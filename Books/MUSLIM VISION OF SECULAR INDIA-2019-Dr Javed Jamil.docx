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2905" w14:textId="77777777" w:rsidR="00477A67" w:rsidRPr="00584AEA" w:rsidRDefault="00477A67" w:rsidP="00270475">
      <w:pPr>
        <w:rPr>
          <w:rFonts w:ascii="Arrus" w:hAnsi="Arrus"/>
          <w:b/>
          <w:bCs/>
          <w:sz w:val="26"/>
          <w:szCs w:val="28"/>
          <w:lang w:val="en-GB"/>
        </w:rPr>
      </w:pPr>
    </w:p>
    <w:p w14:paraId="268B2918" w14:textId="77777777" w:rsidR="00270475" w:rsidRPr="00584AEA" w:rsidRDefault="00270475" w:rsidP="00270475">
      <w:pPr>
        <w:jc w:val="center"/>
        <w:rPr>
          <w:rFonts w:ascii="Arrus" w:hAnsi="Arrus"/>
          <w:b/>
          <w:bCs/>
          <w:sz w:val="58"/>
          <w:szCs w:val="144"/>
          <w:lang w:val="en-GB"/>
        </w:rPr>
      </w:pPr>
    </w:p>
    <w:p w14:paraId="268B2919" w14:textId="77777777" w:rsidR="00270475" w:rsidRPr="00584AEA" w:rsidRDefault="00270475" w:rsidP="00270475">
      <w:pPr>
        <w:jc w:val="center"/>
        <w:rPr>
          <w:rFonts w:ascii="Arrus" w:hAnsi="Arrus"/>
          <w:b/>
          <w:bCs/>
          <w:sz w:val="20"/>
          <w:szCs w:val="48"/>
          <w:lang w:val="en-GB"/>
        </w:rPr>
      </w:pPr>
      <w:r w:rsidRPr="00584AEA">
        <w:rPr>
          <w:rFonts w:ascii="Arrus" w:hAnsi="Arrus"/>
          <w:b/>
          <w:bCs/>
          <w:sz w:val="40"/>
          <w:szCs w:val="144"/>
          <w:lang w:val="en-GB"/>
        </w:rPr>
        <w:t xml:space="preserve">MUSLIM VISION OF SECULAR INDIA: </w:t>
      </w:r>
      <w:r w:rsidRPr="00584AEA">
        <w:rPr>
          <w:rFonts w:ascii="Arrus" w:hAnsi="Arrus"/>
          <w:b/>
          <w:bCs/>
          <w:sz w:val="40"/>
          <w:szCs w:val="72"/>
          <w:lang w:val="en-GB"/>
        </w:rPr>
        <w:t>Destination and Roadmap</w:t>
      </w:r>
    </w:p>
    <w:p w14:paraId="268B291A" w14:textId="77777777" w:rsidR="00270475" w:rsidRPr="00584AEA" w:rsidRDefault="00270475" w:rsidP="00270475">
      <w:pPr>
        <w:jc w:val="center"/>
        <w:rPr>
          <w:rFonts w:ascii="Arrus" w:hAnsi="Arrus"/>
          <w:b/>
          <w:bCs/>
          <w:sz w:val="58"/>
          <w:szCs w:val="144"/>
          <w:lang w:val="en-GB"/>
        </w:rPr>
      </w:pPr>
    </w:p>
    <w:p w14:paraId="268B291B" w14:textId="77777777" w:rsidR="00270475" w:rsidRPr="00584AEA" w:rsidRDefault="00270475" w:rsidP="00270475">
      <w:pPr>
        <w:jc w:val="center"/>
        <w:rPr>
          <w:rFonts w:ascii="Arrus" w:hAnsi="Arrus"/>
          <w:b/>
          <w:bCs/>
          <w:sz w:val="58"/>
          <w:szCs w:val="144"/>
          <w:lang w:val="en-GB"/>
        </w:rPr>
      </w:pPr>
    </w:p>
    <w:p w14:paraId="268B291C" w14:textId="77777777" w:rsidR="00270475" w:rsidRPr="00584AEA" w:rsidRDefault="00270475" w:rsidP="00270475">
      <w:pPr>
        <w:jc w:val="center"/>
        <w:rPr>
          <w:rFonts w:ascii="Arrus" w:hAnsi="Arrus"/>
          <w:b/>
          <w:bCs/>
          <w:sz w:val="58"/>
          <w:szCs w:val="144"/>
          <w:lang w:val="en-GB"/>
        </w:rPr>
      </w:pPr>
    </w:p>
    <w:p w14:paraId="268B291D" w14:textId="77777777" w:rsidR="00270475" w:rsidRPr="00584AEA" w:rsidRDefault="00270475" w:rsidP="00270475">
      <w:pPr>
        <w:jc w:val="center"/>
        <w:rPr>
          <w:rFonts w:ascii="Arrus" w:hAnsi="Arrus"/>
          <w:b/>
          <w:bCs/>
          <w:sz w:val="58"/>
          <w:szCs w:val="144"/>
          <w:lang w:val="en-GB"/>
        </w:rPr>
      </w:pPr>
    </w:p>
    <w:p w14:paraId="268B291E" w14:textId="77777777" w:rsidR="00270475" w:rsidRPr="00584AEA" w:rsidRDefault="00270475" w:rsidP="00270475">
      <w:pPr>
        <w:jc w:val="center"/>
        <w:rPr>
          <w:rFonts w:ascii="Arrus" w:hAnsi="Arrus"/>
          <w:b/>
          <w:bCs/>
          <w:sz w:val="58"/>
          <w:szCs w:val="144"/>
          <w:lang w:val="en-GB"/>
        </w:rPr>
      </w:pPr>
    </w:p>
    <w:p w14:paraId="268B291F" w14:textId="77777777" w:rsidR="00270475" w:rsidRPr="00584AEA" w:rsidRDefault="00270475" w:rsidP="00270475">
      <w:pPr>
        <w:jc w:val="center"/>
        <w:rPr>
          <w:rFonts w:ascii="Arrus" w:hAnsi="Arrus"/>
          <w:b/>
          <w:bCs/>
          <w:sz w:val="58"/>
          <w:szCs w:val="144"/>
          <w:lang w:val="en-GB"/>
        </w:rPr>
      </w:pPr>
    </w:p>
    <w:p w14:paraId="268B2920" w14:textId="77777777" w:rsidR="00270475" w:rsidRPr="00584AEA" w:rsidRDefault="00270475" w:rsidP="00270475">
      <w:pPr>
        <w:jc w:val="center"/>
        <w:rPr>
          <w:rFonts w:ascii="Arrus" w:hAnsi="Arrus"/>
          <w:b/>
          <w:bCs/>
          <w:sz w:val="58"/>
          <w:szCs w:val="144"/>
          <w:lang w:val="en-GB"/>
        </w:rPr>
      </w:pPr>
    </w:p>
    <w:p w14:paraId="268B2921" w14:textId="77777777" w:rsidR="00270475" w:rsidRPr="00584AEA" w:rsidRDefault="00270475" w:rsidP="00270475">
      <w:pPr>
        <w:jc w:val="center"/>
        <w:rPr>
          <w:rFonts w:ascii="Arrus" w:hAnsi="Arrus"/>
          <w:b/>
          <w:bCs/>
          <w:sz w:val="58"/>
          <w:szCs w:val="144"/>
          <w:lang w:val="en-GB"/>
        </w:rPr>
      </w:pPr>
    </w:p>
    <w:p w14:paraId="268B2922" w14:textId="77777777" w:rsidR="00270475" w:rsidRPr="00584AEA" w:rsidRDefault="00270475" w:rsidP="00270475">
      <w:pPr>
        <w:jc w:val="center"/>
        <w:rPr>
          <w:rFonts w:ascii="Arrus" w:hAnsi="Arrus"/>
          <w:b/>
          <w:bCs/>
          <w:sz w:val="58"/>
          <w:szCs w:val="144"/>
          <w:lang w:val="en-GB"/>
        </w:rPr>
      </w:pPr>
    </w:p>
    <w:p w14:paraId="268B2923" w14:textId="77777777" w:rsidR="00270475" w:rsidRPr="00584AEA" w:rsidRDefault="00270475" w:rsidP="00270475">
      <w:pPr>
        <w:jc w:val="center"/>
        <w:rPr>
          <w:rFonts w:ascii="Arrus" w:hAnsi="Arrus"/>
          <w:b/>
          <w:bCs/>
          <w:sz w:val="58"/>
          <w:szCs w:val="144"/>
          <w:lang w:val="en-GB"/>
        </w:rPr>
      </w:pPr>
    </w:p>
    <w:p w14:paraId="268B2924" w14:textId="77777777" w:rsidR="00270475" w:rsidRPr="00584AEA" w:rsidRDefault="00270475" w:rsidP="00270475">
      <w:pPr>
        <w:ind w:left="90"/>
        <w:jc w:val="center"/>
        <w:rPr>
          <w:rFonts w:ascii="Arrus" w:hAnsi="Arrus"/>
          <w:b/>
          <w:bCs/>
          <w:sz w:val="58"/>
          <w:szCs w:val="144"/>
          <w:lang w:val="en-GB"/>
        </w:rPr>
      </w:pPr>
    </w:p>
    <w:p w14:paraId="268B2925" w14:textId="77777777" w:rsidR="00270475" w:rsidRPr="00584AEA" w:rsidRDefault="00270475" w:rsidP="00270475">
      <w:pPr>
        <w:jc w:val="center"/>
        <w:rPr>
          <w:rFonts w:ascii="Arrus" w:hAnsi="Arrus"/>
          <w:b/>
          <w:bCs/>
          <w:sz w:val="68"/>
          <w:szCs w:val="144"/>
          <w:lang w:val="en-GB"/>
        </w:rPr>
      </w:pPr>
    </w:p>
    <w:p w14:paraId="268B2926" w14:textId="77777777" w:rsidR="00270475" w:rsidRPr="00584AEA" w:rsidRDefault="00270475" w:rsidP="00270475">
      <w:pPr>
        <w:jc w:val="center"/>
        <w:rPr>
          <w:rFonts w:ascii="Arrus" w:hAnsi="Arrus"/>
          <w:b/>
          <w:bCs/>
          <w:sz w:val="68"/>
          <w:szCs w:val="144"/>
          <w:lang w:val="en-GB"/>
        </w:rPr>
      </w:pPr>
      <w:r w:rsidRPr="00584AEA">
        <w:rPr>
          <w:rFonts w:ascii="Arrus" w:hAnsi="Arrus"/>
          <w:b/>
          <w:bCs/>
          <w:sz w:val="68"/>
          <w:szCs w:val="144"/>
          <w:lang w:val="en-GB"/>
        </w:rPr>
        <w:t>MUSLIM VISION</w:t>
      </w:r>
    </w:p>
    <w:p w14:paraId="268B2927" w14:textId="77777777" w:rsidR="00270475" w:rsidRPr="00584AEA" w:rsidRDefault="00270475" w:rsidP="00270475">
      <w:pPr>
        <w:jc w:val="center"/>
        <w:rPr>
          <w:rFonts w:ascii="Arrus" w:hAnsi="Arrus"/>
          <w:b/>
          <w:bCs/>
          <w:sz w:val="68"/>
          <w:szCs w:val="144"/>
          <w:lang w:val="en-GB"/>
        </w:rPr>
      </w:pPr>
      <w:r w:rsidRPr="00584AEA">
        <w:rPr>
          <w:rFonts w:ascii="Arrus" w:hAnsi="Arrus"/>
          <w:b/>
          <w:bCs/>
          <w:sz w:val="68"/>
          <w:szCs w:val="144"/>
          <w:lang w:val="en-GB"/>
        </w:rPr>
        <w:lastRenderedPageBreak/>
        <w:t>OF SECULAR INDIA:</w:t>
      </w:r>
    </w:p>
    <w:p w14:paraId="268B2928" w14:textId="77777777" w:rsidR="00270475" w:rsidRPr="00584AEA" w:rsidRDefault="00270475" w:rsidP="00270475">
      <w:pPr>
        <w:jc w:val="center"/>
        <w:rPr>
          <w:rFonts w:ascii="Arrus" w:hAnsi="Arrus"/>
          <w:b/>
          <w:bCs/>
          <w:sz w:val="48"/>
          <w:szCs w:val="48"/>
          <w:lang w:val="en-GB"/>
        </w:rPr>
      </w:pPr>
      <w:r w:rsidRPr="00584AEA">
        <w:rPr>
          <w:rFonts w:ascii="Arrus" w:hAnsi="Arrus"/>
          <w:b/>
          <w:bCs/>
          <w:sz w:val="60"/>
          <w:szCs w:val="72"/>
          <w:lang w:val="en-GB"/>
        </w:rPr>
        <w:t>Destination and Roadmap</w:t>
      </w:r>
    </w:p>
    <w:p w14:paraId="268B2929" w14:textId="77777777" w:rsidR="00270475" w:rsidRPr="00584AEA" w:rsidRDefault="00270475" w:rsidP="00270475">
      <w:pPr>
        <w:jc w:val="center"/>
        <w:rPr>
          <w:rFonts w:ascii="Arrus" w:hAnsi="Arrus"/>
          <w:b/>
          <w:bCs/>
          <w:sz w:val="38"/>
          <w:szCs w:val="48"/>
          <w:lang w:val="en-GB"/>
        </w:rPr>
      </w:pPr>
    </w:p>
    <w:p w14:paraId="268B292A" w14:textId="77777777" w:rsidR="00270475" w:rsidRPr="00584AEA" w:rsidRDefault="00270475" w:rsidP="00270475">
      <w:pPr>
        <w:jc w:val="center"/>
        <w:rPr>
          <w:rFonts w:ascii="Arrus" w:hAnsi="Arrus"/>
          <w:b/>
          <w:bCs/>
          <w:sz w:val="26"/>
          <w:szCs w:val="36"/>
          <w:lang w:val="en-GB"/>
        </w:rPr>
      </w:pPr>
    </w:p>
    <w:p w14:paraId="268B292B" w14:textId="77777777" w:rsidR="00270475" w:rsidRPr="00584AEA" w:rsidRDefault="00270475" w:rsidP="00270475">
      <w:pPr>
        <w:jc w:val="center"/>
        <w:rPr>
          <w:rFonts w:ascii="Arrus" w:hAnsi="Arrus"/>
          <w:b/>
          <w:bCs/>
          <w:sz w:val="26"/>
          <w:szCs w:val="36"/>
          <w:lang w:val="en-GB"/>
        </w:rPr>
      </w:pPr>
    </w:p>
    <w:p w14:paraId="268B292C" w14:textId="77777777" w:rsidR="00270475" w:rsidRPr="00584AEA" w:rsidRDefault="00270475" w:rsidP="00270475">
      <w:pPr>
        <w:jc w:val="center"/>
        <w:rPr>
          <w:rFonts w:ascii="Arrus" w:hAnsi="Arrus"/>
          <w:b/>
          <w:bCs/>
          <w:sz w:val="26"/>
          <w:szCs w:val="36"/>
          <w:lang w:val="en-GB"/>
        </w:rPr>
      </w:pPr>
      <w:r w:rsidRPr="00584AEA">
        <w:rPr>
          <w:rFonts w:ascii="Arrus" w:hAnsi="Arrus"/>
          <w:b/>
          <w:bCs/>
          <w:sz w:val="26"/>
          <w:szCs w:val="36"/>
          <w:lang w:val="en-GB"/>
        </w:rPr>
        <w:t>An Approach Paper aimed at</w:t>
      </w:r>
    </w:p>
    <w:p w14:paraId="268B292D" w14:textId="77777777" w:rsidR="00270475" w:rsidRPr="00584AEA" w:rsidRDefault="00270475" w:rsidP="00270475">
      <w:pPr>
        <w:jc w:val="center"/>
        <w:rPr>
          <w:rFonts w:ascii="Arrus" w:hAnsi="Arrus"/>
          <w:b/>
          <w:bCs/>
          <w:sz w:val="26"/>
          <w:szCs w:val="36"/>
          <w:lang w:val="en-GB"/>
        </w:rPr>
      </w:pPr>
    </w:p>
    <w:p w14:paraId="268B292E" w14:textId="77777777" w:rsidR="00270475" w:rsidRPr="00584AEA" w:rsidRDefault="00270475" w:rsidP="00270475">
      <w:pPr>
        <w:numPr>
          <w:ilvl w:val="0"/>
          <w:numId w:val="1"/>
        </w:numPr>
        <w:tabs>
          <w:tab w:val="left" w:pos="720"/>
        </w:tabs>
        <w:ind w:left="720" w:hanging="360"/>
        <w:jc w:val="center"/>
        <w:rPr>
          <w:rFonts w:ascii="Arrus" w:hAnsi="Arrus"/>
          <w:b/>
          <w:bCs/>
          <w:sz w:val="26"/>
          <w:szCs w:val="36"/>
          <w:lang w:val="en-GB"/>
        </w:rPr>
      </w:pPr>
      <w:r w:rsidRPr="00584AEA">
        <w:rPr>
          <w:rFonts w:ascii="Arrus" w:hAnsi="Arrus"/>
          <w:b/>
          <w:bCs/>
          <w:sz w:val="26"/>
          <w:szCs w:val="36"/>
          <w:lang w:val="en-GB"/>
        </w:rPr>
        <w:t>Presenting a Muslim Perspective of India’s national goals and policies; and</w:t>
      </w:r>
    </w:p>
    <w:p w14:paraId="268B292F" w14:textId="77777777" w:rsidR="00270475" w:rsidRPr="00584AEA" w:rsidRDefault="00270475" w:rsidP="00270475">
      <w:pPr>
        <w:numPr>
          <w:ilvl w:val="0"/>
          <w:numId w:val="2"/>
        </w:numPr>
        <w:tabs>
          <w:tab w:val="left" w:pos="720"/>
        </w:tabs>
        <w:ind w:left="720" w:hanging="360"/>
        <w:jc w:val="center"/>
        <w:rPr>
          <w:rFonts w:ascii="Arrus" w:hAnsi="Arrus"/>
          <w:b/>
          <w:bCs/>
          <w:sz w:val="26"/>
          <w:szCs w:val="36"/>
          <w:lang w:val="en-GB"/>
        </w:rPr>
      </w:pPr>
      <w:r w:rsidRPr="00584AEA">
        <w:rPr>
          <w:rFonts w:ascii="Arrus" w:hAnsi="Arrus"/>
          <w:b/>
          <w:bCs/>
          <w:sz w:val="26"/>
          <w:szCs w:val="36"/>
          <w:lang w:val="en-GB"/>
        </w:rPr>
        <w:t>Developing a Comprehensive National Plan for Social, Economic, Ideological and Political Empowerment of Indian Muslims so that they can play a meaningful role in the national and global affairs</w:t>
      </w:r>
    </w:p>
    <w:p w14:paraId="268B2930" w14:textId="77777777" w:rsidR="00270475" w:rsidRPr="00584AEA" w:rsidRDefault="00270475" w:rsidP="00270475">
      <w:pPr>
        <w:jc w:val="center"/>
        <w:rPr>
          <w:rFonts w:ascii="Arrus" w:hAnsi="Arrus"/>
          <w:b/>
          <w:bCs/>
          <w:sz w:val="50"/>
          <w:szCs w:val="72"/>
          <w:lang w:val="en-GB"/>
        </w:rPr>
      </w:pPr>
    </w:p>
    <w:p w14:paraId="268B2931" w14:textId="77777777" w:rsidR="00270475" w:rsidRPr="00584AEA" w:rsidRDefault="00270475" w:rsidP="00270475">
      <w:pPr>
        <w:jc w:val="center"/>
        <w:rPr>
          <w:rFonts w:ascii="Arrus" w:hAnsi="Arrus"/>
          <w:b/>
          <w:bCs/>
          <w:sz w:val="50"/>
          <w:szCs w:val="72"/>
          <w:lang w:val="en-GB"/>
        </w:rPr>
      </w:pPr>
    </w:p>
    <w:p w14:paraId="268B2932" w14:textId="77777777" w:rsidR="00270475" w:rsidRPr="00584AEA" w:rsidRDefault="00270475" w:rsidP="00270475">
      <w:pPr>
        <w:jc w:val="center"/>
        <w:rPr>
          <w:rFonts w:ascii="Arrus" w:hAnsi="Arrus"/>
          <w:b/>
          <w:bCs/>
          <w:sz w:val="50"/>
          <w:szCs w:val="72"/>
          <w:lang w:val="en-GB"/>
        </w:rPr>
      </w:pPr>
      <w:r w:rsidRPr="00584AEA">
        <w:rPr>
          <w:rFonts w:ascii="Arrus" w:hAnsi="Arrus"/>
          <w:b/>
          <w:bCs/>
          <w:sz w:val="50"/>
          <w:szCs w:val="72"/>
          <w:lang w:val="en-GB"/>
        </w:rPr>
        <w:t>Dr. Javed Jamil</w:t>
      </w:r>
    </w:p>
    <w:p w14:paraId="268B2933" w14:textId="77777777" w:rsidR="00270475" w:rsidRPr="00584AEA" w:rsidRDefault="00270475" w:rsidP="00270475">
      <w:pPr>
        <w:jc w:val="center"/>
        <w:rPr>
          <w:rFonts w:ascii="Arrus" w:hAnsi="Arrus"/>
          <w:b/>
          <w:bCs/>
          <w:sz w:val="22"/>
          <w:szCs w:val="28"/>
          <w:lang w:val="en-GB"/>
        </w:rPr>
      </w:pPr>
    </w:p>
    <w:p w14:paraId="268B2934" w14:textId="77777777" w:rsidR="00270475" w:rsidRPr="00584AEA" w:rsidRDefault="00270475" w:rsidP="00270475">
      <w:pPr>
        <w:jc w:val="center"/>
        <w:rPr>
          <w:rFonts w:ascii="Arrus" w:hAnsi="Arrus"/>
          <w:b/>
          <w:bCs/>
          <w:sz w:val="22"/>
          <w:szCs w:val="28"/>
          <w:lang w:val="en-GB"/>
        </w:rPr>
      </w:pPr>
    </w:p>
    <w:p w14:paraId="268B2935" w14:textId="77777777" w:rsidR="00270475" w:rsidRPr="00584AEA" w:rsidRDefault="00270475" w:rsidP="00270475">
      <w:pPr>
        <w:rPr>
          <w:rFonts w:ascii="Arrus" w:hAnsi="Arrus"/>
          <w:sz w:val="22"/>
          <w:szCs w:val="28"/>
        </w:rPr>
      </w:pPr>
    </w:p>
    <w:p w14:paraId="268B2936" w14:textId="77777777" w:rsidR="00270475" w:rsidRPr="00584AEA" w:rsidRDefault="00270475" w:rsidP="00270475">
      <w:pPr>
        <w:rPr>
          <w:rFonts w:ascii="Arrus" w:hAnsi="Arrus"/>
          <w:sz w:val="22"/>
          <w:szCs w:val="28"/>
        </w:rPr>
      </w:pPr>
    </w:p>
    <w:p w14:paraId="268B2937" w14:textId="77777777" w:rsidR="00270475" w:rsidRPr="00584AEA" w:rsidRDefault="00270475" w:rsidP="00270475">
      <w:pPr>
        <w:jc w:val="both"/>
        <w:rPr>
          <w:rFonts w:ascii="Arrus" w:hAnsi="Arrus"/>
          <w:b/>
          <w:bCs/>
          <w:sz w:val="42"/>
          <w:szCs w:val="52"/>
          <w:lang w:val="en-GB"/>
        </w:rPr>
      </w:pPr>
    </w:p>
    <w:p w14:paraId="268B2938" w14:textId="77777777" w:rsidR="00270475" w:rsidRPr="00584AEA" w:rsidRDefault="00270475" w:rsidP="00270475">
      <w:pPr>
        <w:jc w:val="both"/>
        <w:rPr>
          <w:rFonts w:ascii="Arrus" w:hAnsi="Arrus"/>
          <w:b/>
          <w:bCs/>
          <w:sz w:val="42"/>
          <w:szCs w:val="52"/>
          <w:lang w:val="en-GB"/>
        </w:rPr>
      </w:pPr>
    </w:p>
    <w:p w14:paraId="268B2939" w14:textId="77777777" w:rsidR="00270475" w:rsidRPr="00584AEA" w:rsidRDefault="00270475" w:rsidP="00270475">
      <w:pPr>
        <w:jc w:val="both"/>
        <w:rPr>
          <w:rFonts w:ascii="Arrus" w:hAnsi="Arrus"/>
          <w:b/>
          <w:bCs/>
          <w:sz w:val="42"/>
          <w:szCs w:val="52"/>
          <w:lang w:val="en-GB"/>
        </w:rPr>
      </w:pPr>
    </w:p>
    <w:p w14:paraId="268B293A" w14:textId="77777777" w:rsidR="00270475" w:rsidRPr="00584AEA" w:rsidRDefault="00270475" w:rsidP="00270475">
      <w:pPr>
        <w:jc w:val="center"/>
        <w:rPr>
          <w:rFonts w:ascii="Arrus" w:hAnsi="Arrus"/>
          <w:b/>
          <w:bCs/>
          <w:sz w:val="42"/>
          <w:szCs w:val="52"/>
          <w:lang w:val="en-GB"/>
        </w:rPr>
      </w:pPr>
      <w:r w:rsidRPr="00584AEA">
        <w:rPr>
          <w:rFonts w:ascii="Arrus" w:hAnsi="Arrus"/>
          <w:b/>
          <w:bCs/>
          <w:sz w:val="42"/>
          <w:szCs w:val="52"/>
          <w:lang w:val="en-GB"/>
        </w:rPr>
        <w:t>Mission Publications</w:t>
      </w:r>
    </w:p>
    <w:p w14:paraId="268B293B" w14:textId="77777777" w:rsidR="00270475" w:rsidRPr="00584AEA" w:rsidRDefault="00270475" w:rsidP="00270475">
      <w:pPr>
        <w:jc w:val="both"/>
        <w:rPr>
          <w:rFonts w:ascii="Arrus" w:hAnsi="Arrus"/>
          <w:b/>
          <w:bCs/>
          <w:sz w:val="42"/>
          <w:szCs w:val="52"/>
          <w:lang w:val="en-GB"/>
        </w:rPr>
      </w:pPr>
    </w:p>
    <w:p w14:paraId="268B293C" w14:textId="77777777" w:rsidR="00270475" w:rsidRPr="00584AEA" w:rsidRDefault="00270475" w:rsidP="00270475">
      <w:pPr>
        <w:jc w:val="both"/>
        <w:rPr>
          <w:rFonts w:ascii="Arrus" w:hAnsi="Arrus"/>
          <w:b/>
          <w:bCs/>
          <w:sz w:val="42"/>
          <w:szCs w:val="52"/>
          <w:lang w:val="en-GB"/>
        </w:rPr>
      </w:pPr>
    </w:p>
    <w:p w14:paraId="268B293D" w14:textId="77777777" w:rsidR="00270475" w:rsidRPr="00584AEA" w:rsidRDefault="00270475" w:rsidP="00270475">
      <w:pPr>
        <w:jc w:val="both"/>
        <w:rPr>
          <w:rFonts w:ascii="Arrus" w:hAnsi="Arrus"/>
          <w:b/>
          <w:bCs/>
          <w:sz w:val="42"/>
          <w:szCs w:val="52"/>
          <w:lang w:val="en-GB"/>
        </w:rPr>
      </w:pPr>
    </w:p>
    <w:p w14:paraId="268B293E" w14:textId="77777777" w:rsidR="00270475" w:rsidRPr="00584AEA" w:rsidRDefault="00270475" w:rsidP="00270475">
      <w:pPr>
        <w:jc w:val="both"/>
        <w:rPr>
          <w:rFonts w:ascii="Arrus" w:hAnsi="Arrus"/>
          <w:b/>
          <w:bCs/>
          <w:sz w:val="42"/>
          <w:szCs w:val="52"/>
          <w:lang w:val="en-GB"/>
        </w:rPr>
      </w:pPr>
    </w:p>
    <w:p w14:paraId="268B293F" w14:textId="77777777" w:rsidR="00270475" w:rsidRPr="00584AEA" w:rsidRDefault="00270475" w:rsidP="00270475">
      <w:pPr>
        <w:jc w:val="both"/>
        <w:rPr>
          <w:rFonts w:ascii="Arrus" w:hAnsi="Arrus"/>
          <w:b/>
          <w:bCs/>
          <w:sz w:val="42"/>
          <w:szCs w:val="52"/>
          <w:lang w:val="en-GB"/>
        </w:rPr>
      </w:pPr>
    </w:p>
    <w:p w14:paraId="268B2940" w14:textId="77777777" w:rsidR="00270475" w:rsidRPr="00584AEA" w:rsidRDefault="00270475" w:rsidP="00270475">
      <w:pPr>
        <w:jc w:val="both"/>
        <w:rPr>
          <w:rFonts w:ascii="Arrus" w:hAnsi="Arrus"/>
          <w:b/>
          <w:bCs/>
          <w:sz w:val="42"/>
          <w:szCs w:val="52"/>
          <w:lang w:val="en-GB"/>
        </w:rPr>
      </w:pPr>
    </w:p>
    <w:p w14:paraId="268B2941" w14:textId="77777777" w:rsidR="00270475" w:rsidRPr="00584AEA" w:rsidRDefault="00270475" w:rsidP="00270475">
      <w:pPr>
        <w:jc w:val="both"/>
        <w:rPr>
          <w:rFonts w:ascii="Arrus" w:hAnsi="Arrus"/>
          <w:b/>
          <w:bCs/>
          <w:sz w:val="42"/>
          <w:szCs w:val="52"/>
          <w:lang w:val="en-GB"/>
        </w:rPr>
      </w:pPr>
    </w:p>
    <w:p w14:paraId="268B2942" w14:textId="77777777" w:rsidR="00270475" w:rsidRPr="00584AEA" w:rsidRDefault="00270475" w:rsidP="00270475">
      <w:pPr>
        <w:jc w:val="both"/>
        <w:rPr>
          <w:rFonts w:ascii="Arrus" w:hAnsi="Arrus"/>
          <w:b/>
          <w:bCs/>
          <w:sz w:val="42"/>
          <w:szCs w:val="52"/>
          <w:lang w:val="en-GB"/>
        </w:rPr>
      </w:pPr>
    </w:p>
    <w:p w14:paraId="268B2943"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t>Contents</w:t>
      </w:r>
    </w:p>
    <w:p w14:paraId="268B294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Preface 3</w:t>
      </w:r>
    </w:p>
    <w:p w14:paraId="268B2945" w14:textId="77777777" w:rsidR="00270475" w:rsidRPr="00584AEA" w:rsidRDefault="00270475" w:rsidP="00270475">
      <w:pPr>
        <w:jc w:val="both"/>
        <w:rPr>
          <w:rFonts w:ascii="Arrus" w:hAnsi="Arrus"/>
          <w:sz w:val="22"/>
          <w:szCs w:val="28"/>
          <w:lang w:val="en-GB"/>
        </w:rPr>
      </w:pPr>
    </w:p>
    <w:p w14:paraId="268B2946" w14:textId="77777777" w:rsidR="00270475" w:rsidRPr="00584AEA" w:rsidRDefault="00270475" w:rsidP="00270475">
      <w:pPr>
        <w:jc w:val="both"/>
        <w:rPr>
          <w:rFonts w:ascii="Arrus" w:hAnsi="Arrus"/>
          <w:b/>
          <w:sz w:val="22"/>
          <w:szCs w:val="28"/>
          <w:lang w:val="en-GB"/>
        </w:rPr>
      </w:pPr>
      <w:r w:rsidRPr="00584AEA">
        <w:rPr>
          <w:rFonts w:ascii="Arrus" w:hAnsi="Arrus"/>
          <w:b/>
          <w:sz w:val="22"/>
          <w:szCs w:val="28"/>
          <w:lang w:val="en-GB"/>
        </w:rPr>
        <w:t>Part A: Muslims Part of the Nation</w:t>
      </w:r>
    </w:p>
    <w:p w14:paraId="268B294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1- Introduction:  10</w:t>
      </w:r>
    </w:p>
    <w:p w14:paraId="268B294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2- What has gone wrong? 15</w:t>
      </w:r>
    </w:p>
    <w:p w14:paraId="268B294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3 - Time to Reverse the Tide: Objectives to be achieved 19: </w:t>
      </w:r>
    </w:p>
    <w:p w14:paraId="268B294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4- Changes in Government Policies &amp; Economic Ideology Required: Economic Disparity to be drastically reduced, Steps required for countering commercialisation of human weaknesses, Emphasis on Rural Development, Emphasis on Development of undeveloped urban areas particularly civic amenities 29</w:t>
      </w:r>
    </w:p>
    <w:p w14:paraId="268B294B"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5- Governmental initiatives and their impact: Sachar, Mishra, Kundu Reports: </w:t>
      </w:r>
      <w:r w:rsidRPr="00584AEA">
        <w:rPr>
          <w:rFonts w:ascii="Arrus" w:hAnsi="Arrus"/>
          <w:bCs/>
          <w:sz w:val="22"/>
          <w:szCs w:val="28"/>
        </w:rPr>
        <w:t>Partial Reports, Partial Recommendations, Minimal Implementation</w:t>
      </w:r>
    </w:p>
    <w:p w14:paraId="268B294C" w14:textId="77777777" w:rsidR="00270475" w:rsidRPr="00584AEA" w:rsidRDefault="00270475" w:rsidP="00270475">
      <w:pPr>
        <w:jc w:val="both"/>
        <w:rPr>
          <w:rFonts w:ascii="Arrus" w:hAnsi="Arrus"/>
          <w:sz w:val="22"/>
          <w:szCs w:val="28"/>
          <w:lang w:val="en-GB"/>
        </w:rPr>
      </w:pPr>
    </w:p>
    <w:p w14:paraId="268B294D" w14:textId="77777777" w:rsidR="00270475" w:rsidRPr="00584AEA" w:rsidRDefault="00270475" w:rsidP="00270475">
      <w:pPr>
        <w:jc w:val="both"/>
        <w:rPr>
          <w:rFonts w:ascii="Arrus" w:hAnsi="Arrus"/>
          <w:b/>
          <w:sz w:val="22"/>
          <w:szCs w:val="28"/>
          <w:lang w:val="en-GB"/>
        </w:rPr>
      </w:pPr>
      <w:r w:rsidRPr="00584AEA">
        <w:rPr>
          <w:rFonts w:ascii="Arrus" w:hAnsi="Arrus"/>
          <w:b/>
          <w:sz w:val="22"/>
          <w:szCs w:val="28"/>
          <w:lang w:val="en-GB"/>
        </w:rPr>
        <w:t>Part B: Empowerment of Muslims: Muslim Vision of Holistic Approach</w:t>
      </w:r>
    </w:p>
    <w:p w14:paraId="268B294E" w14:textId="77777777" w:rsidR="00270475" w:rsidRPr="00584AEA" w:rsidRDefault="00270475" w:rsidP="00270475">
      <w:pPr>
        <w:pStyle w:val="ListParagraph"/>
        <w:numPr>
          <w:ilvl w:val="0"/>
          <w:numId w:val="3"/>
        </w:numPr>
        <w:jc w:val="both"/>
        <w:rPr>
          <w:rFonts w:ascii="Arrus" w:hAnsi="Arrus"/>
          <w:b/>
          <w:sz w:val="22"/>
          <w:szCs w:val="28"/>
          <w:lang w:val="en-GB"/>
        </w:rPr>
      </w:pPr>
      <w:r w:rsidRPr="00584AEA">
        <w:rPr>
          <w:rFonts w:ascii="Arrus" w:hAnsi="Arrus"/>
          <w:b/>
          <w:sz w:val="22"/>
          <w:szCs w:val="28"/>
          <w:lang w:val="en-GB"/>
        </w:rPr>
        <w:t>Ideological Empowerment of Muslims</w:t>
      </w:r>
    </w:p>
    <w:p w14:paraId="268B294F" w14:textId="77777777" w:rsidR="00270475" w:rsidRPr="00584AEA" w:rsidRDefault="00270475" w:rsidP="00270475">
      <w:pPr>
        <w:pStyle w:val="ListParagraph"/>
        <w:numPr>
          <w:ilvl w:val="0"/>
          <w:numId w:val="4"/>
        </w:numPr>
        <w:jc w:val="both"/>
        <w:rPr>
          <w:rFonts w:ascii="Arrus" w:hAnsi="Arrus"/>
          <w:sz w:val="22"/>
          <w:szCs w:val="28"/>
          <w:lang w:val="en-GB"/>
        </w:rPr>
      </w:pPr>
      <w:r w:rsidRPr="00584AEA">
        <w:rPr>
          <w:rFonts w:ascii="Arrus" w:hAnsi="Arrus"/>
          <w:sz w:val="22"/>
          <w:szCs w:val="28"/>
          <w:lang w:val="en-GB"/>
        </w:rPr>
        <w:t xml:space="preserve"> Religious Education: Applied Islamics, Mosques as Islamic Centres, Khutbas, 55</w:t>
      </w:r>
    </w:p>
    <w:p w14:paraId="268B2950" w14:textId="77777777" w:rsidR="00270475" w:rsidRPr="00584AEA" w:rsidRDefault="00270475" w:rsidP="00270475">
      <w:pPr>
        <w:pStyle w:val="ListParagraph"/>
        <w:numPr>
          <w:ilvl w:val="0"/>
          <w:numId w:val="4"/>
        </w:numPr>
        <w:jc w:val="both"/>
        <w:rPr>
          <w:rFonts w:ascii="Arrus" w:hAnsi="Arrus"/>
          <w:sz w:val="22"/>
          <w:szCs w:val="28"/>
          <w:lang w:val="en-GB"/>
        </w:rPr>
      </w:pPr>
      <w:r w:rsidRPr="00584AEA">
        <w:rPr>
          <w:rFonts w:ascii="Arrus" w:hAnsi="Arrus"/>
          <w:sz w:val="22"/>
          <w:szCs w:val="28"/>
          <w:lang w:val="en-GB"/>
        </w:rPr>
        <w:t xml:space="preserve">Myths against Islam </w:t>
      </w:r>
    </w:p>
    <w:p w14:paraId="268B2951" w14:textId="77777777" w:rsidR="00270475" w:rsidRPr="00584AEA" w:rsidRDefault="00270475" w:rsidP="00270475">
      <w:pPr>
        <w:pStyle w:val="ListParagraph"/>
        <w:numPr>
          <w:ilvl w:val="0"/>
          <w:numId w:val="4"/>
        </w:numPr>
        <w:jc w:val="both"/>
        <w:rPr>
          <w:rFonts w:ascii="Arrus" w:hAnsi="Arrus"/>
          <w:sz w:val="22"/>
          <w:szCs w:val="28"/>
          <w:lang w:val="en-GB"/>
        </w:rPr>
      </w:pPr>
      <w:r w:rsidRPr="00584AEA">
        <w:rPr>
          <w:rFonts w:ascii="Arrus" w:hAnsi="Arrus"/>
          <w:sz w:val="22"/>
          <w:szCs w:val="28"/>
          <w:lang w:val="en-GB"/>
        </w:rPr>
        <w:t>Global campaign against Muslims</w:t>
      </w:r>
    </w:p>
    <w:p w14:paraId="268B2952" w14:textId="77777777" w:rsidR="00270475" w:rsidRPr="00584AEA" w:rsidRDefault="00270475" w:rsidP="00270475">
      <w:pPr>
        <w:pStyle w:val="ListParagraph"/>
        <w:numPr>
          <w:ilvl w:val="0"/>
          <w:numId w:val="4"/>
        </w:numPr>
        <w:jc w:val="both"/>
        <w:rPr>
          <w:rFonts w:ascii="Arrus" w:hAnsi="Arrus"/>
          <w:sz w:val="22"/>
          <w:szCs w:val="28"/>
          <w:lang w:val="en-GB"/>
        </w:rPr>
      </w:pPr>
      <w:r w:rsidRPr="00584AEA">
        <w:rPr>
          <w:rFonts w:ascii="Arrus" w:hAnsi="Arrus"/>
          <w:sz w:val="22"/>
          <w:szCs w:val="28"/>
          <w:lang w:val="en-GB"/>
        </w:rPr>
        <w:t>Local campaign against Muslims</w:t>
      </w:r>
    </w:p>
    <w:p w14:paraId="268B2953" w14:textId="77777777" w:rsidR="00270475" w:rsidRPr="00584AEA" w:rsidRDefault="00270475" w:rsidP="00270475">
      <w:pPr>
        <w:pStyle w:val="ListParagraph"/>
        <w:numPr>
          <w:ilvl w:val="0"/>
          <w:numId w:val="4"/>
        </w:numPr>
        <w:jc w:val="both"/>
        <w:rPr>
          <w:rFonts w:ascii="Arrus" w:hAnsi="Arrus"/>
          <w:sz w:val="22"/>
          <w:szCs w:val="28"/>
          <w:lang w:val="en-GB"/>
        </w:rPr>
      </w:pPr>
      <w:r w:rsidRPr="00584AEA">
        <w:rPr>
          <w:rFonts w:ascii="Arrus" w:hAnsi="Arrus"/>
          <w:sz w:val="22"/>
          <w:szCs w:val="28"/>
          <w:lang w:val="en-GB"/>
        </w:rPr>
        <w:t>The Fourth Estate: Let Muslims also Own it</w:t>
      </w:r>
    </w:p>
    <w:p w14:paraId="268B2954" w14:textId="77777777" w:rsidR="00270475" w:rsidRPr="00584AEA" w:rsidRDefault="00270475" w:rsidP="00270475">
      <w:pPr>
        <w:pStyle w:val="ListParagraph"/>
        <w:ind w:left="1080"/>
        <w:jc w:val="both"/>
        <w:rPr>
          <w:rFonts w:ascii="Arrus" w:hAnsi="Arrus"/>
          <w:sz w:val="22"/>
          <w:szCs w:val="28"/>
          <w:lang w:val="en-GB"/>
        </w:rPr>
      </w:pPr>
    </w:p>
    <w:p w14:paraId="268B2955" w14:textId="77777777" w:rsidR="00270475" w:rsidRPr="00584AEA" w:rsidRDefault="00270475" w:rsidP="00270475">
      <w:pPr>
        <w:pStyle w:val="ListParagraph"/>
        <w:numPr>
          <w:ilvl w:val="0"/>
          <w:numId w:val="3"/>
        </w:numPr>
        <w:jc w:val="both"/>
        <w:rPr>
          <w:rFonts w:ascii="Arrus" w:hAnsi="Arrus"/>
          <w:b/>
          <w:sz w:val="22"/>
          <w:szCs w:val="28"/>
          <w:lang w:val="en-GB"/>
        </w:rPr>
      </w:pPr>
      <w:r w:rsidRPr="00584AEA">
        <w:rPr>
          <w:rFonts w:ascii="Arrus" w:hAnsi="Arrus"/>
          <w:b/>
          <w:sz w:val="22"/>
          <w:szCs w:val="28"/>
          <w:lang w:val="en-GB"/>
        </w:rPr>
        <w:lastRenderedPageBreak/>
        <w:t>Political Empowerment of Muslims</w:t>
      </w:r>
    </w:p>
    <w:p w14:paraId="268B2956" w14:textId="77777777" w:rsidR="00270475" w:rsidRPr="00584AEA" w:rsidRDefault="00270475" w:rsidP="006F4670">
      <w:pPr>
        <w:pStyle w:val="ListParagraph"/>
        <w:numPr>
          <w:ilvl w:val="0"/>
          <w:numId w:val="36"/>
        </w:numPr>
        <w:jc w:val="both"/>
        <w:rPr>
          <w:rFonts w:ascii="Arrus" w:hAnsi="Arrus"/>
          <w:b/>
          <w:bCs/>
          <w:szCs w:val="32"/>
          <w:lang w:val="en-GB"/>
        </w:rPr>
      </w:pPr>
      <w:r w:rsidRPr="00584AEA">
        <w:rPr>
          <w:rFonts w:ascii="Arrus" w:hAnsi="Arrus"/>
          <w:b/>
          <w:bCs/>
          <w:szCs w:val="32"/>
          <w:lang w:val="en-GB"/>
        </w:rPr>
        <w:t>Give Muslims Role in Governance</w:t>
      </w:r>
    </w:p>
    <w:p w14:paraId="268B2957" w14:textId="77777777" w:rsidR="00270475" w:rsidRPr="00584AEA" w:rsidRDefault="00270475" w:rsidP="006F4670">
      <w:pPr>
        <w:pStyle w:val="ListParagraph"/>
        <w:numPr>
          <w:ilvl w:val="0"/>
          <w:numId w:val="36"/>
        </w:numPr>
        <w:jc w:val="both"/>
        <w:rPr>
          <w:rFonts w:ascii="Arrus" w:hAnsi="Arrus"/>
          <w:b/>
          <w:bCs/>
          <w:sz w:val="22"/>
          <w:szCs w:val="28"/>
          <w:lang w:val="en-GB"/>
        </w:rPr>
      </w:pPr>
      <w:r w:rsidRPr="00584AEA">
        <w:rPr>
          <w:rFonts w:ascii="Arrus" w:hAnsi="Arrus"/>
          <w:b/>
          <w:bCs/>
          <w:sz w:val="22"/>
          <w:szCs w:val="28"/>
          <w:lang w:val="en-GB"/>
        </w:rPr>
        <w:t>Political Parties must take a lead in allotting more tickets and seats to Muslims</w:t>
      </w:r>
    </w:p>
    <w:p w14:paraId="268B2958" w14:textId="77777777" w:rsidR="00270475" w:rsidRPr="00584AEA" w:rsidRDefault="00270475" w:rsidP="006F4670">
      <w:pPr>
        <w:pStyle w:val="ListParagraph"/>
        <w:numPr>
          <w:ilvl w:val="0"/>
          <w:numId w:val="36"/>
        </w:numPr>
        <w:jc w:val="both"/>
        <w:rPr>
          <w:rFonts w:ascii="Arrus" w:hAnsi="Arrus"/>
          <w:b/>
          <w:bCs/>
          <w:sz w:val="22"/>
          <w:szCs w:val="28"/>
          <w:lang w:val="en-GB"/>
        </w:rPr>
      </w:pPr>
      <w:r w:rsidRPr="00584AEA">
        <w:rPr>
          <w:rFonts w:ascii="Arrus" w:hAnsi="Arrus"/>
          <w:b/>
          <w:bCs/>
          <w:sz w:val="22"/>
          <w:szCs w:val="28"/>
          <w:lang w:val="en-GB"/>
        </w:rPr>
        <w:t>Equal Opportunities Commission</w:t>
      </w:r>
    </w:p>
    <w:p w14:paraId="268B2959" w14:textId="77777777" w:rsidR="00270475" w:rsidRPr="00584AEA" w:rsidRDefault="00270475" w:rsidP="006F4670">
      <w:pPr>
        <w:pStyle w:val="ListParagraph"/>
        <w:numPr>
          <w:ilvl w:val="0"/>
          <w:numId w:val="36"/>
        </w:numPr>
        <w:jc w:val="both"/>
        <w:rPr>
          <w:rFonts w:ascii="Arrus" w:hAnsi="Arrus"/>
          <w:b/>
          <w:bCs/>
          <w:sz w:val="22"/>
          <w:szCs w:val="28"/>
          <w:lang w:val="en-GB"/>
        </w:rPr>
      </w:pPr>
      <w:r w:rsidRPr="00584AEA">
        <w:rPr>
          <w:rFonts w:ascii="Arrus" w:hAnsi="Arrus"/>
          <w:b/>
          <w:bCs/>
          <w:sz w:val="22"/>
          <w:szCs w:val="28"/>
          <w:lang w:val="en-GB"/>
        </w:rPr>
        <w:t>Indian Waqf Services</w:t>
      </w:r>
    </w:p>
    <w:p w14:paraId="268B295A" w14:textId="77777777" w:rsidR="00270475" w:rsidRPr="00584AEA" w:rsidRDefault="00270475" w:rsidP="006F4670">
      <w:pPr>
        <w:pStyle w:val="ListParagraph"/>
        <w:numPr>
          <w:ilvl w:val="0"/>
          <w:numId w:val="36"/>
        </w:numPr>
        <w:shd w:val="clear" w:color="auto" w:fill="FFFFFF"/>
        <w:spacing w:before="120"/>
        <w:jc w:val="both"/>
        <w:rPr>
          <w:rFonts w:ascii="Arrus" w:hAnsi="Arrus"/>
          <w:b/>
          <w:bCs/>
          <w:sz w:val="22"/>
          <w:szCs w:val="28"/>
          <w:lang w:val="en-GB"/>
        </w:rPr>
      </w:pPr>
      <w:r w:rsidRPr="00584AEA">
        <w:rPr>
          <w:rFonts w:ascii="Arrus" w:hAnsi="Arrus"/>
          <w:b/>
          <w:bCs/>
          <w:sz w:val="22"/>
          <w:szCs w:val="28"/>
          <w:lang w:val="en-GB"/>
        </w:rPr>
        <w:t>Give Minority Commission a full-fledged Statutory Status</w:t>
      </w:r>
    </w:p>
    <w:p w14:paraId="268B295B" w14:textId="77777777" w:rsidR="00270475" w:rsidRPr="00584AEA" w:rsidRDefault="00270475" w:rsidP="006F4670">
      <w:pPr>
        <w:pStyle w:val="ListParagraph"/>
        <w:numPr>
          <w:ilvl w:val="0"/>
          <w:numId w:val="36"/>
        </w:numPr>
        <w:jc w:val="both"/>
        <w:rPr>
          <w:rFonts w:ascii="Arrus" w:hAnsi="Arrus"/>
          <w:b/>
          <w:bCs/>
          <w:sz w:val="22"/>
          <w:szCs w:val="28"/>
          <w:lang w:val="en-GB"/>
        </w:rPr>
      </w:pPr>
      <w:r w:rsidRPr="00584AEA">
        <w:rPr>
          <w:rFonts w:ascii="Arrus" w:hAnsi="Arrus"/>
          <w:b/>
          <w:bCs/>
          <w:sz w:val="22"/>
          <w:szCs w:val="28"/>
          <w:lang w:val="en-GB"/>
        </w:rPr>
        <w:t>Proactive rather than reactive politics needed</w:t>
      </w:r>
    </w:p>
    <w:p w14:paraId="268B295C" w14:textId="77777777" w:rsidR="00270475" w:rsidRPr="00584AEA" w:rsidRDefault="00270475" w:rsidP="00270475">
      <w:pPr>
        <w:pStyle w:val="ListParagraph"/>
        <w:numPr>
          <w:ilvl w:val="0"/>
          <w:numId w:val="3"/>
        </w:numPr>
        <w:jc w:val="both"/>
        <w:rPr>
          <w:rFonts w:ascii="Arrus" w:hAnsi="Arrus"/>
          <w:b/>
          <w:sz w:val="22"/>
          <w:szCs w:val="28"/>
          <w:lang w:val="en-GB"/>
        </w:rPr>
      </w:pPr>
      <w:r w:rsidRPr="00584AEA">
        <w:rPr>
          <w:rFonts w:ascii="Arrus" w:hAnsi="Arrus"/>
          <w:b/>
          <w:sz w:val="22"/>
          <w:szCs w:val="28"/>
          <w:lang w:val="en-GB"/>
        </w:rPr>
        <w:t>Social Empowerment of Muslims</w:t>
      </w:r>
    </w:p>
    <w:p w14:paraId="268B295D" w14:textId="77777777" w:rsidR="00270475" w:rsidRPr="00584AEA" w:rsidRDefault="00270475" w:rsidP="00270475">
      <w:pPr>
        <w:pStyle w:val="ListParagraph"/>
        <w:numPr>
          <w:ilvl w:val="0"/>
          <w:numId w:val="5"/>
        </w:numPr>
        <w:jc w:val="both"/>
        <w:rPr>
          <w:rFonts w:ascii="Arrus" w:hAnsi="Arrus"/>
          <w:sz w:val="22"/>
          <w:szCs w:val="28"/>
          <w:lang w:val="en-GB"/>
        </w:rPr>
      </w:pPr>
      <w:r w:rsidRPr="00584AEA">
        <w:rPr>
          <w:rFonts w:ascii="Arrus" w:hAnsi="Arrus"/>
          <w:sz w:val="22"/>
          <w:szCs w:val="28"/>
          <w:lang w:val="en-GB"/>
        </w:rPr>
        <w:t xml:space="preserve">Modern Education: Primary, Secondary, Higher </w:t>
      </w:r>
    </w:p>
    <w:p w14:paraId="268B295E" w14:textId="77777777" w:rsidR="00270475" w:rsidRPr="00584AEA" w:rsidRDefault="00270475" w:rsidP="00270475">
      <w:pPr>
        <w:pStyle w:val="ListParagraph"/>
        <w:numPr>
          <w:ilvl w:val="0"/>
          <w:numId w:val="5"/>
        </w:numPr>
        <w:spacing w:before="150"/>
        <w:jc w:val="both"/>
        <w:rPr>
          <w:rFonts w:ascii="Arrus" w:hAnsi="Arrus"/>
          <w:sz w:val="22"/>
          <w:szCs w:val="28"/>
          <w:lang w:val="en-GB"/>
        </w:rPr>
      </w:pPr>
      <w:r w:rsidRPr="00584AEA">
        <w:rPr>
          <w:rFonts w:ascii="Arrus" w:hAnsi="Arrus"/>
          <w:sz w:val="22"/>
          <w:szCs w:val="28"/>
          <w:lang w:val="en-GB"/>
        </w:rPr>
        <w:t xml:space="preserve">Health Infrastructure: Special Efforts on Health Front needed by Muslim Community </w:t>
      </w:r>
    </w:p>
    <w:p w14:paraId="268B295F" w14:textId="77777777" w:rsidR="00270475" w:rsidRPr="00584AEA" w:rsidRDefault="00270475" w:rsidP="00270475">
      <w:pPr>
        <w:pStyle w:val="ListParagraph"/>
        <w:numPr>
          <w:ilvl w:val="0"/>
          <w:numId w:val="5"/>
        </w:numPr>
        <w:jc w:val="both"/>
        <w:rPr>
          <w:rFonts w:ascii="Arrus" w:hAnsi="Arrus"/>
          <w:sz w:val="22"/>
          <w:szCs w:val="28"/>
          <w:lang w:val="en-GB"/>
        </w:rPr>
      </w:pPr>
      <w:r w:rsidRPr="00584AEA">
        <w:rPr>
          <w:rFonts w:ascii="Arrus" w:hAnsi="Arrus"/>
          <w:sz w:val="22"/>
          <w:szCs w:val="28"/>
          <w:lang w:val="en-GB"/>
        </w:rPr>
        <w:t>Security</w:t>
      </w:r>
    </w:p>
    <w:p w14:paraId="268B2960" w14:textId="77777777" w:rsidR="00270475" w:rsidRPr="00584AEA" w:rsidRDefault="00270475" w:rsidP="00270475">
      <w:pPr>
        <w:pStyle w:val="ListParagraph"/>
        <w:numPr>
          <w:ilvl w:val="0"/>
          <w:numId w:val="5"/>
        </w:numPr>
        <w:jc w:val="both"/>
        <w:rPr>
          <w:rFonts w:ascii="Arrus" w:hAnsi="Arrus"/>
          <w:sz w:val="22"/>
          <w:szCs w:val="28"/>
          <w:lang w:val="en-GB"/>
        </w:rPr>
      </w:pPr>
      <w:r w:rsidRPr="00584AEA">
        <w:rPr>
          <w:rFonts w:ascii="Arrus" w:hAnsi="Arrus"/>
          <w:sz w:val="22"/>
          <w:szCs w:val="28"/>
          <w:lang w:val="en-GB"/>
        </w:rPr>
        <w:t>Reservation</w:t>
      </w:r>
    </w:p>
    <w:p w14:paraId="268B2961" w14:textId="77777777" w:rsidR="00270475" w:rsidRPr="00584AEA" w:rsidRDefault="00270475" w:rsidP="00270475">
      <w:pPr>
        <w:pStyle w:val="ListParagraph"/>
        <w:numPr>
          <w:ilvl w:val="0"/>
          <w:numId w:val="5"/>
        </w:numPr>
        <w:jc w:val="both"/>
        <w:rPr>
          <w:rFonts w:ascii="Arrus" w:hAnsi="Arrus"/>
          <w:sz w:val="22"/>
          <w:szCs w:val="28"/>
          <w:lang w:val="en-GB"/>
        </w:rPr>
      </w:pPr>
      <w:r w:rsidRPr="00584AEA">
        <w:rPr>
          <w:rFonts w:ascii="Arrus" w:hAnsi="Arrus"/>
          <w:sz w:val="22"/>
          <w:szCs w:val="28"/>
          <w:lang w:val="en-GB"/>
        </w:rPr>
        <w:t>Unity of Muslims</w:t>
      </w:r>
    </w:p>
    <w:p w14:paraId="268B2962" w14:textId="77777777" w:rsidR="00270475" w:rsidRPr="00584AEA" w:rsidRDefault="00270475" w:rsidP="00270475">
      <w:pPr>
        <w:pStyle w:val="ListParagraph"/>
        <w:numPr>
          <w:ilvl w:val="0"/>
          <w:numId w:val="5"/>
        </w:numPr>
        <w:jc w:val="both"/>
        <w:rPr>
          <w:rFonts w:ascii="Arrus" w:hAnsi="Arrus"/>
          <w:sz w:val="22"/>
          <w:szCs w:val="28"/>
          <w:lang w:val="en-GB"/>
        </w:rPr>
      </w:pPr>
      <w:r w:rsidRPr="00584AEA">
        <w:rPr>
          <w:rFonts w:ascii="Arrus" w:hAnsi="Arrus"/>
          <w:sz w:val="22"/>
          <w:szCs w:val="28"/>
          <w:lang w:val="en-GB"/>
        </w:rPr>
        <w:t>Interfaith</w:t>
      </w:r>
    </w:p>
    <w:p w14:paraId="268B2963" w14:textId="77777777" w:rsidR="00270475" w:rsidRPr="00584AEA" w:rsidRDefault="00270475" w:rsidP="00270475">
      <w:pPr>
        <w:pStyle w:val="ListParagraph"/>
        <w:numPr>
          <w:ilvl w:val="0"/>
          <w:numId w:val="5"/>
        </w:numPr>
        <w:jc w:val="both"/>
        <w:rPr>
          <w:rFonts w:ascii="Arrus" w:hAnsi="Arrus"/>
          <w:sz w:val="22"/>
          <w:szCs w:val="28"/>
          <w:lang w:val="en-GB"/>
        </w:rPr>
      </w:pPr>
      <w:r w:rsidRPr="00584AEA">
        <w:rPr>
          <w:rFonts w:ascii="Arrus" w:hAnsi="Arrus"/>
          <w:sz w:val="22"/>
          <w:szCs w:val="28"/>
          <w:lang w:val="en-GB"/>
        </w:rPr>
        <w:t xml:space="preserve">Equality, </w:t>
      </w:r>
    </w:p>
    <w:p w14:paraId="268B2964" w14:textId="77777777" w:rsidR="00270475" w:rsidRPr="00584AEA" w:rsidRDefault="00270475" w:rsidP="00270475">
      <w:pPr>
        <w:pStyle w:val="ListParagraph"/>
        <w:numPr>
          <w:ilvl w:val="0"/>
          <w:numId w:val="5"/>
        </w:numPr>
        <w:jc w:val="both"/>
        <w:rPr>
          <w:rFonts w:ascii="Arrus" w:hAnsi="Arrus"/>
          <w:sz w:val="22"/>
          <w:szCs w:val="28"/>
          <w:lang w:val="en-GB"/>
        </w:rPr>
      </w:pPr>
      <w:r w:rsidRPr="00584AEA">
        <w:rPr>
          <w:rFonts w:ascii="Arrus" w:hAnsi="Arrus"/>
          <w:sz w:val="22"/>
          <w:szCs w:val="28"/>
          <w:lang w:val="en-GB"/>
        </w:rPr>
        <w:t>Campaign against Social Evils</w:t>
      </w:r>
    </w:p>
    <w:p w14:paraId="268B2965" w14:textId="77777777" w:rsidR="00270475" w:rsidRPr="00584AEA" w:rsidRDefault="00270475" w:rsidP="00270475">
      <w:pPr>
        <w:pStyle w:val="ListParagraph"/>
        <w:numPr>
          <w:ilvl w:val="0"/>
          <w:numId w:val="5"/>
        </w:numPr>
        <w:jc w:val="both"/>
        <w:rPr>
          <w:rFonts w:ascii="Arrus" w:hAnsi="Arrus"/>
          <w:sz w:val="22"/>
          <w:szCs w:val="28"/>
          <w:lang w:val="en-GB"/>
        </w:rPr>
      </w:pPr>
      <w:r w:rsidRPr="00584AEA">
        <w:rPr>
          <w:rFonts w:ascii="Arrus" w:hAnsi="Arrus"/>
          <w:sz w:val="22"/>
          <w:szCs w:val="28"/>
          <w:lang w:val="en-GB"/>
        </w:rPr>
        <w:t xml:space="preserve">Employment. </w:t>
      </w:r>
    </w:p>
    <w:p w14:paraId="268B2966" w14:textId="77777777" w:rsidR="00270475" w:rsidRPr="00584AEA" w:rsidRDefault="00270475" w:rsidP="00270475">
      <w:pPr>
        <w:pStyle w:val="ListParagraph"/>
        <w:numPr>
          <w:ilvl w:val="0"/>
          <w:numId w:val="5"/>
        </w:numPr>
        <w:jc w:val="both"/>
        <w:rPr>
          <w:rFonts w:ascii="Arrus" w:hAnsi="Arrus"/>
          <w:sz w:val="22"/>
          <w:szCs w:val="28"/>
          <w:lang w:val="en-GB"/>
        </w:rPr>
      </w:pPr>
      <w:r w:rsidRPr="00584AEA">
        <w:rPr>
          <w:rFonts w:ascii="Arrus" w:hAnsi="Arrus"/>
          <w:sz w:val="22"/>
          <w:szCs w:val="28"/>
          <w:lang w:val="en-GB"/>
        </w:rPr>
        <w:t xml:space="preserve">Empowerment of Women within Islamic Parameters </w:t>
      </w:r>
    </w:p>
    <w:p w14:paraId="268B2967" w14:textId="77777777" w:rsidR="00270475" w:rsidRPr="00584AEA" w:rsidRDefault="00270475" w:rsidP="00270475">
      <w:pPr>
        <w:pStyle w:val="ListParagraph"/>
        <w:numPr>
          <w:ilvl w:val="0"/>
          <w:numId w:val="5"/>
        </w:numPr>
        <w:jc w:val="both"/>
        <w:rPr>
          <w:rFonts w:ascii="Arrus" w:hAnsi="Arrus"/>
          <w:sz w:val="22"/>
          <w:szCs w:val="28"/>
          <w:lang w:val="en-GB"/>
        </w:rPr>
      </w:pPr>
      <w:r w:rsidRPr="00584AEA">
        <w:rPr>
          <w:rFonts w:ascii="Arrus" w:hAnsi="Arrus"/>
          <w:sz w:val="22"/>
          <w:szCs w:val="28"/>
          <w:lang w:val="en-GB"/>
        </w:rPr>
        <w:t>Empowerment of Youth</w:t>
      </w:r>
    </w:p>
    <w:p w14:paraId="268B2968" w14:textId="77777777" w:rsidR="00270475" w:rsidRPr="00584AEA" w:rsidRDefault="00270475" w:rsidP="00270475">
      <w:pPr>
        <w:pStyle w:val="ListParagraph"/>
        <w:numPr>
          <w:ilvl w:val="0"/>
          <w:numId w:val="5"/>
        </w:numPr>
        <w:jc w:val="both"/>
        <w:rPr>
          <w:rFonts w:ascii="Arrus" w:hAnsi="Arrus"/>
          <w:sz w:val="22"/>
          <w:szCs w:val="28"/>
          <w:lang w:val="en-GB"/>
        </w:rPr>
      </w:pPr>
      <w:r w:rsidRPr="00584AEA">
        <w:rPr>
          <w:rFonts w:ascii="Arrus" w:hAnsi="Arrus"/>
          <w:sz w:val="22"/>
          <w:szCs w:val="28"/>
          <w:lang w:val="en-GB"/>
        </w:rPr>
        <w:t>Urban Development: Civic Amenities, Peace Cities</w:t>
      </w:r>
    </w:p>
    <w:p w14:paraId="268B2969" w14:textId="77777777" w:rsidR="00270475" w:rsidRPr="00584AEA" w:rsidRDefault="00270475" w:rsidP="00270475">
      <w:pPr>
        <w:pStyle w:val="ListParagraph"/>
        <w:numPr>
          <w:ilvl w:val="0"/>
          <w:numId w:val="5"/>
        </w:numPr>
        <w:jc w:val="both"/>
        <w:rPr>
          <w:rFonts w:ascii="Arrus" w:hAnsi="Arrus"/>
          <w:sz w:val="22"/>
          <w:szCs w:val="28"/>
          <w:lang w:val="en-GB"/>
        </w:rPr>
      </w:pPr>
      <w:r w:rsidRPr="00584AEA">
        <w:rPr>
          <w:rFonts w:ascii="Arrus" w:hAnsi="Arrus"/>
          <w:sz w:val="22"/>
          <w:szCs w:val="28"/>
          <w:lang w:val="en-GB"/>
        </w:rPr>
        <w:t xml:space="preserve">Rural Development </w:t>
      </w:r>
    </w:p>
    <w:p w14:paraId="268B296A" w14:textId="77777777" w:rsidR="00270475" w:rsidRPr="00584AEA" w:rsidRDefault="00270475" w:rsidP="00270475">
      <w:pPr>
        <w:pStyle w:val="ListParagraph"/>
        <w:numPr>
          <w:ilvl w:val="0"/>
          <w:numId w:val="5"/>
        </w:numPr>
        <w:jc w:val="both"/>
        <w:rPr>
          <w:rFonts w:ascii="Arrus" w:hAnsi="Arrus"/>
          <w:sz w:val="22"/>
          <w:szCs w:val="28"/>
          <w:lang w:val="en-GB"/>
        </w:rPr>
      </w:pPr>
      <w:r w:rsidRPr="00584AEA">
        <w:rPr>
          <w:rFonts w:ascii="Arrus" w:hAnsi="Arrus"/>
          <w:sz w:val="22"/>
          <w:szCs w:val="28"/>
          <w:lang w:val="en-GB"/>
        </w:rPr>
        <w:t xml:space="preserve">NGO Sector </w:t>
      </w:r>
    </w:p>
    <w:p w14:paraId="268B296B" w14:textId="77777777" w:rsidR="00270475" w:rsidRPr="00584AEA" w:rsidRDefault="00270475" w:rsidP="00270475">
      <w:pPr>
        <w:pStyle w:val="ListParagraph"/>
        <w:numPr>
          <w:ilvl w:val="0"/>
          <w:numId w:val="3"/>
        </w:numPr>
        <w:jc w:val="both"/>
        <w:rPr>
          <w:rFonts w:ascii="Arrus" w:hAnsi="Arrus"/>
          <w:b/>
          <w:sz w:val="22"/>
          <w:szCs w:val="28"/>
          <w:lang w:val="en-GB"/>
        </w:rPr>
      </w:pPr>
      <w:r w:rsidRPr="00584AEA">
        <w:rPr>
          <w:rFonts w:ascii="Arrus" w:hAnsi="Arrus"/>
          <w:b/>
          <w:sz w:val="22"/>
          <w:szCs w:val="28"/>
          <w:lang w:val="en-GB"/>
        </w:rPr>
        <w:t>Economic Empowerment of Muslims</w:t>
      </w:r>
    </w:p>
    <w:p w14:paraId="268B296C" w14:textId="77777777" w:rsidR="00270475" w:rsidRPr="00584AEA" w:rsidRDefault="00270475" w:rsidP="00270475">
      <w:pPr>
        <w:pStyle w:val="ListParagraph"/>
        <w:numPr>
          <w:ilvl w:val="0"/>
          <w:numId w:val="6"/>
        </w:numPr>
        <w:jc w:val="both"/>
        <w:rPr>
          <w:rFonts w:ascii="Arrus" w:hAnsi="Arrus"/>
          <w:sz w:val="22"/>
          <w:szCs w:val="28"/>
          <w:lang w:val="en-GB"/>
        </w:rPr>
      </w:pPr>
      <w:r w:rsidRPr="00584AEA">
        <w:rPr>
          <w:rFonts w:ascii="Arrus" w:hAnsi="Arrus" w:cs="Times New Roman"/>
          <w:sz w:val="22"/>
          <w:szCs w:val="28"/>
          <w:lang w:val="en-GB"/>
        </w:rPr>
        <w:t xml:space="preserve"> </w:t>
      </w:r>
      <w:r w:rsidRPr="00584AEA">
        <w:rPr>
          <w:rFonts w:ascii="Arrus" w:hAnsi="Arrus"/>
          <w:sz w:val="22"/>
          <w:szCs w:val="28"/>
          <w:lang w:val="en-GB"/>
        </w:rPr>
        <w:t>Scope of Islamic Economics in India</w:t>
      </w:r>
    </w:p>
    <w:p w14:paraId="268B296D" w14:textId="77777777" w:rsidR="00270475" w:rsidRPr="00584AEA" w:rsidRDefault="00270475" w:rsidP="00270475">
      <w:pPr>
        <w:pStyle w:val="ListParagraph"/>
        <w:numPr>
          <w:ilvl w:val="0"/>
          <w:numId w:val="6"/>
        </w:numPr>
        <w:jc w:val="both"/>
        <w:rPr>
          <w:rFonts w:ascii="Arrus" w:hAnsi="Arrus"/>
          <w:sz w:val="22"/>
          <w:szCs w:val="28"/>
          <w:lang w:val="en-GB"/>
        </w:rPr>
      </w:pPr>
      <w:r w:rsidRPr="00584AEA">
        <w:rPr>
          <w:rFonts w:ascii="Arrus" w:hAnsi="Arrus"/>
          <w:sz w:val="22"/>
          <w:szCs w:val="28"/>
          <w:lang w:val="en-GB"/>
        </w:rPr>
        <w:t>Dynamic Theory of Economics: Wealth Generation</w:t>
      </w:r>
    </w:p>
    <w:p w14:paraId="268B296E" w14:textId="77777777" w:rsidR="00270475" w:rsidRPr="00584AEA" w:rsidRDefault="00270475" w:rsidP="00270475">
      <w:pPr>
        <w:pStyle w:val="ListParagraph"/>
        <w:numPr>
          <w:ilvl w:val="0"/>
          <w:numId w:val="6"/>
        </w:numPr>
        <w:jc w:val="both"/>
        <w:rPr>
          <w:rFonts w:ascii="Arrus" w:hAnsi="Arrus"/>
          <w:sz w:val="22"/>
          <w:szCs w:val="28"/>
          <w:lang w:val="en-GB"/>
        </w:rPr>
      </w:pPr>
      <w:r w:rsidRPr="00584AEA">
        <w:rPr>
          <w:rFonts w:ascii="Arrus" w:hAnsi="Arrus"/>
          <w:sz w:val="22"/>
          <w:szCs w:val="28"/>
          <w:lang w:val="en-GB"/>
        </w:rPr>
        <w:t>Exploring the scope of large scale Muslim participation in Corporate Sector, especially the Consumer Market: People’s Corporate India</w:t>
      </w:r>
    </w:p>
    <w:p w14:paraId="268B296F" w14:textId="77777777" w:rsidR="00270475" w:rsidRPr="00584AEA" w:rsidRDefault="00270475" w:rsidP="00270475">
      <w:pPr>
        <w:pStyle w:val="ListParagraph"/>
        <w:numPr>
          <w:ilvl w:val="0"/>
          <w:numId w:val="6"/>
        </w:numPr>
        <w:jc w:val="both"/>
        <w:rPr>
          <w:rFonts w:ascii="Arrus" w:hAnsi="Arrus"/>
          <w:sz w:val="22"/>
          <w:szCs w:val="28"/>
          <w:lang w:val="en-GB"/>
        </w:rPr>
      </w:pPr>
      <w:r w:rsidRPr="00584AEA">
        <w:rPr>
          <w:rFonts w:ascii="Arrus" w:hAnsi="Arrus"/>
          <w:sz w:val="22"/>
          <w:szCs w:val="28"/>
          <w:lang w:val="en-GB"/>
        </w:rPr>
        <w:t>Small and Medium Enterprises (SMEs)</w:t>
      </w:r>
    </w:p>
    <w:p w14:paraId="268B2970" w14:textId="77777777" w:rsidR="00270475" w:rsidRPr="00584AEA" w:rsidRDefault="00270475" w:rsidP="00270475">
      <w:pPr>
        <w:pStyle w:val="ListParagraph"/>
        <w:numPr>
          <w:ilvl w:val="0"/>
          <w:numId w:val="6"/>
        </w:numPr>
        <w:jc w:val="both"/>
        <w:rPr>
          <w:rFonts w:ascii="Arrus" w:hAnsi="Arrus"/>
          <w:sz w:val="22"/>
          <w:szCs w:val="28"/>
          <w:lang w:val="en-GB"/>
        </w:rPr>
      </w:pPr>
      <w:r w:rsidRPr="00584AEA">
        <w:rPr>
          <w:rFonts w:ascii="Arrus" w:hAnsi="Arrus"/>
          <w:sz w:val="22"/>
          <w:szCs w:val="28"/>
          <w:lang w:val="en-GB"/>
        </w:rPr>
        <w:t>Small businesses</w:t>
      </w:r>
    </w:p>
    <w:p w14:paraId="268B2971" w14:textId="77777777" w:rsidR="00270475" w:rsidRPr="00584AEA" w:rsidRDefault="00270475" w:rsidP="00270475">
      <w:pPr>
        <w:pStyle w:val="ListParagraph"/>
        <w:numPr>
          <w:ilvl w:val="0"/>
          <w:numId w:val="6"/>
        </w:numPr>
        <w:jc w:val="both"/>
        <w:rPr>
          <w:rFonts w:ascii="Arrus" w:hAnsi="Arrus"/>
          <w:sz w:val="22"/>
          <w:szCs w:val="28"/>
          <w:lang w:val="en-GB"/>
        </w:rPr>
      </w:pPr>
      <w:r w:rsidRPr="00584AEA">
        <w:rPr>
          <w:rFonts w:ascii="Arrus" w:hAnsi="Arrus"/>
          <w:sz w:val="22"/>
          <w:szCs w:val="28"/>
          <w:lang w:val="en-GB"/>
        </w:rPr>
        <w:t>Economic Relations with Muslim Countries</w:t>
      </w:r>
    </w:p>
    <w:p w14:paraId="268B2972" w14:textId="77777777" w:rsidR="00270475" w:rsidRPr="00584AEA" w:rsidRDefault="00270475" w:rsidP="00270475">
      <w:pPr>
        <w:pStyle w:val="ListParagraph"/>
        <w:numPr>
          <w:ilvl w:val="0"/>
          <w:numId w:val="6"/>
        </w:numPr>
        <w:jc w:val="both"/>
        <w:rPr>
          <w:rFonts w:ascii="Arrus" w:hAnsi="Arrus"/>
          <w:sz w:val="22"/>
          <w:szCs w:val="28"/>
          <w:lang w:val="en-GB"/>
        </w:rPr>
      </w:pPr>
      <w:r w:rsidRPr="00584AEA">
        <w:rPr>
          <w:rFonts w:ascii="Arrus" w:hAnsi="Arrus"/>
          <w:sz w:val="22"/>
          <w:szCs w:val="28"/>
          <w:lang w:val="en-GB"/>
        </w:rPr>
        <w:t>Islamic Finance</w:t>
      </w:r>
    </w:p>
    <w:p w14:paraId="268B2973" w14:textId="77777777" w:rsidR="00270475" w:rsidRPr="00584AEA" w:rsidRDefault="00270475" w:rsidP="00270475">
      <w:pPr>
        <w:pStyle w:val="ListParagraph"/>
        <w:numPr>
          <w:ilvl w:val="0"/>
          <w:numId w:val="6"/>
        </w:numPr>
        <w:jc w:val="both"/>
        <w:rPr>
          <w:rFonts w:ascii="Arrus" w:hAnsi="Arrus"/>
          <w:sz w:val="22"/>
          <w:szCs w:val="28"/>
          <w:lang w:val="en-GB"/>
        </w:rPr>
      </w:pPr>
      <w:r w:rsidRPr="00584AEA">
        <w:rPr>
          <w:rFonts w:ascii="Arrus" w:hAnsi="Arrus"/>
          <w:kern w:val="32"/>
          <w:sz w:val="22"/>
          <w:szCs w:val="28"/>
          <w:lang w:val="en-GB"/>
        </w:rPr>
        <w:t xml:space="preserve">Shariah-compliant stock exchange </w:t>
      </w:r>
    </w:p>
    <w:p w14:paraId="268B2974" w14:textId="77777777" w:rsidR="00270475" w:rsidRPr="00584AEA" w:rsidRDefault="00270475" w:rsidP="00270475">
      <w:pPr>
        <w:pStyle w:val="ListParagraph"/>
        <w:numPr>
          <w:ilvl w:val="0"/>
          <w:numId w:val="6"/>
        </w:numPr>
        <w:jc w:val="both"/>
        <w:rPr>
          <w:rFonts w:ascii="Arrus" w:hAnsi="Arrus"/>
          <w:sz w:val="22"/>
          <w:szCs w:val="28"/>
          <w:lang w:val="en-GB"/>
        </w:rPr>
      </w:pPr>
      <w:r w:rsidRPr="00584AEA">
        <w:rPr>
          <w:rFonts w:ascii="Arrus" w:hAnsi="Arrus"/>
          <w:sz w:val="22"/>
          <w:szCs w:val="28"/>
          <w:lang w:val="en-GB"/>
        </w:rPr>
        <w:t>Management of Awqaf Properties</w:t>
      </w:r>
    </w:p>
    <w:p w14:paraId="268B2975" w14:textId="77777777" w:rsidR="00270475" w:rsidRPr="00584AEA" w:rsidRDefault="00270475" w:rsidP="00270475">
      <w:pPr>
        <w:pStyle w:val="ListParagraph"/>
        <w:numPr>
          <w:ilvl w:val="0"/>
          <w:numId w:val="3"/>
        </w:numPr>
        <w:jc w:val="both"/>
        <w:rPr>
          <w:rFonts w:ascii="Arrus" w:hAnsi="Arrus"/>
          <w:sz w:val="22"/>
          <w:szCs w:val="28"/>
          <w:lang w:val="en-GB"/>
        </w:rPr>
      </w:pPr>
      <w:r w:rsidRPr="00584AEA">
        <w:rPr>
          <w:rFonts w:ascii="Arrus" w:hAnsi="Arrus"/>
          <w:sz w:val="22"/>
          <w:szCs w:val="28"/>
          <w:lang w:val="en-GB"/>
        </w:rPr>
        <w:t>Political Empowerment of Muslims</w:t>
      </w:r>
    </w:p>
    <w:p w14:paraId="268B2976" w14:textId="77777777" w:rsidR="00270475" w:rsidRPr="00584AEA" w:rsidRDefault="00270475" w:rsidP="00270475">
      <w:pPr>
        <w:pStyle w:val="ListParagraph"/>
        <w:ind w:left="1080"/>
        <w:jc w:val="both"/>
        <w:rPr>
          <w:rFonts w:ascii="Arrus" w:hAnsi="Arrus"/>
          <w:sz w:val="22"/>
          <w:szCs w:val="28"/>
          <w:lang w:val="en-GB"/>
        </w:rPr>
      </w:pPr>
    </w:p>
    <w:p w14:paraId="268B2977" w14:textId="77777777" w:rsidR="00270475" w:rsidRPr="00584AEA" w:rsidRDefault="00270475" w:rsidP="00270475">
      <w:pPr>
        <w:jc w:val="both"/>
        <w:rPr>
          <w:rFonts w:ascii="Arrus" w:hAnsi="Arrus"/>
          <w:b/>
          <w:sz w:val="22"/>
          <w:szCs w:val="28"/>
          <w:lang w:val="en-GB"/>
        </w:rPr>
      </w:pPr>
      <w:r w:rsidRPr="00584AEA">
        <w:rPr>
          <w:rFonts w:ascii="Arrus" w:hAnsi="Arrus"/>
          <w:b/>
          <w:sz w:val="22"/>
          <w:szCs w:val="28"/>
          <w:lang w:val="en-GB"/>
        </w:rPr>
        <w:t xml:space="preserve">Part C- Roadmap </w:t>
      </w:r>
    </w:p>
    <w:p w14:paraId="268B2978" w14:textId="77777777" w:rsidR="00270475" w:rsidRPr="00584AEA" w:rsidRDefault="00270475" w:rsidP="00270475">
      <w:pPr>
        <w:pStyle w:val="ListParagraph"/>
        <w:numPr>
          <w:ilvl w:val="0"/>
          <w:numId w:val="7"/>
        </w:numPr>
        <w:jc w:val="both"/>
        <w:rPr>
          <w:rFonts w:ascii="Arrus" w:hAnsi="Arrus"/>
          <w:sz w:val="22"/>
          <w:szCs w:val="28"/>
          <w:lang w:val="en-GB"/>
        </w:rPr>
      </w:pPr>
      <w:r w:rsidRPr="00584AEA">
        <w:rPr>
          <w:rFonts w:ascii="Arrus" w:hAnsi="Arrus"/>
          <w:sz w:val="22"/>
          <w:szCs w:val="28"/>
          <w:lang w:val="en-GB"/>
        </w:rPr>
        <w:t xml:space="preserve">Need for a National Level Organisation of Muslims </w:t>
      </w:r>
    </w:p>
    <w:p w14:paraId="268B2979" w14:textId="77777777" w:rsidR="00270475" w:rsidRPr="00584AEA" w:rsidRDefault="00270475" w:rsidP="00270475">
      <w:pPr>
        <w:pStyle w:val="ListParagraph"/>
        <w:numPr>
          <w:ilvl w:val="0"/>
          <w:numId w:val="7"/>
        </w:numPr>
        <w:jc w:val="both"/>
        <w:rPr>
          <w:rFonts w:ascii="Arrus" w:hAnsi="Arrus"/>
          <w:sz w:val="22"/>
          <w:szCs w:val="28"/>
          <w:lang w:val="en-GB"/>
        </w:rPr>
      </w:pPr>
      <w:r w:rsidRPr="00584AEA">
        <w:rPr>
          <w:rFonts w:ascii="Arrus" w:hAnsi="Arrus"/>
          <w:sz w:val="22"/>
          <w:szCs w:val="28"/>
          <w:lang w:val="en-GB"/>
        </w:rPr>
        <w:t>Governmental Schemes: An Overview</w:t>
      </w:r>
    </w:p>
    <w:p w14:paraId="268B297A" w14:textId="77777777" w:rsidR="00270475" w:rsidRPr="00584AEA" w:rsidRDefault="00270475" w:rsidP="00270475">
      <w:pPr>
        <w:pStyle w:val="ListParagraph"/>
        <w:numPr>
          <w:ilvl w:val="0"/>
          <w:numId w:val="7"/>
        </w:numPr>
        <w:jc w:val="both"/>
        <w:rPr>
          <w:rFonts w:ascii="Arrus" w:hAnsi="Arrus"/>
          <w:sz w:val="22"/>
          <w:szCs w:val="28"/>
          <w:lang w:val="en-GB"/>
        </w:rPr>
      </w:pPr>
      <w:r w:rsidRPr="00584AEA">
        <w:rPr>
          <w:rFonts w:ascii="Arrus" w:hAnsi="Arrus"/>
          <w:sz w:val="22"/>
          <w:szCs w:val="28"/>
          <w:lang w:val="en-GB"/>
        </w:rPr>
        <w:lastRenderedPageBreak/>
        <w:t xml:space="preserve">Perceptions, Facts &amp; Figures (Compiled) </w:t>
      </w:r>
    </w:p>
    <w:p w14:paraId="268B297B" w14:textId="77777777" w:rsidR="00270475" w:rsidRPr="00584AEA" w:rsidRDefault="00270475" w:rsidP="00270475">
      <w:pPr>
        <w:pStyle w:val="ListParagraph"/>
        <w:numPr>
          <w:ilvl w:val="0"/>
          <w:numId w:val="7"/>
        </w:numPr>
        <w:jc w:val="both"/>
        <w:rPr>
          <w:rFonts w:ascii="Arrus" w:hAnsi="Arrus"/>
          <w:sz w:val="22"/>
          <w:szCs w:val="28"/>
          <w:lang w:val="en-GB"/>
        </w:rPr>
      </w:pPr>
      <w:r w:rsidRPr="00584AEA">
        <w:rPr>
          <w:rFonts w:ascii="Arrus" w:hAnsi="Arrus"/>
          <w:sz w:val="22"/>
          <w:szCs w:val="28"/>
          <w:lang w:val="en-GB"/>
        </w:rPr>
        <w:t xml:space="preserve">Muslim Perspective of National Development and Socioeconomic Empowerment of Muslim Indians: Measures Suggested (enlisted here) </w:t>
      </w:r>
    </w:p>
    <w:p w14:paraId="268B297C" w14:textId="77777777" w:rsidR="00270475" w:rsidRPr="00584AEA" w:rsidRDefault="00270475" w:rsidP="00270475">
      <w:pPr>
        <w:pStyle w:val="ListParagraph"/>
        <w:numPr>
          <w:ilvl w:val="0"/>
          <w:numId w:val="7"/>
        </w:numPr>
        <w:jc w:val="both"/>
        <w:rPr>
          <w:rFonts w:ascii="Arrus" w:hAnsi="Arrus"/>
          <w:sz w:val="22"/>
          <w:szCs w:val="28"/>
          <w:lang w:val="en-GB"/>
        </w:rPr>
      </w:pPr>
      <w:r w:rsidRPr="00584AEA">
        <w:rPr>
          <w:rFonts w:ascii="Arrus" w:hAnsi="Arrus"/>
          <w:sz w:val="22"/>
          <w:szCs w:val="28"/>
          <w:lang w:val="en-GB"/>
        </w:rPr>
        <w:t xml:space="preserve">Last Word </w:t>
      </w:r>
    </w:p>
    <w:p w14:paraId="268B297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The Man behind the Work</w:t>
      </w:r>
      <w:r w:rsidRPr="00584AEA">
        <w:rPr>
          <w:rFonts w:ascii="Arrus" w:hAnsi="Arrus"/>
          <w:sz w:val="22"/>
          <w:szCs w:val="28"/>
          <w:lang w:val="en-GB"/>
        </w:rPr>
        <w:tab/>
      </w:r>
    </w:p>
    <w:p w14:paraId="268B297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Annexure</w:t>
      </w:r>
    </w:p>
    <w:p w14:paraId="268B297F" w14:textId="77777777" w:rsidR="00270475" w:rsidRPr="00584AEA" w:rsidRDefault="00270475" w:rsidP="00270475">
      <w:pPr>
        <w:jc w:val="both"/>
        <w:rPr>
          <w:rFonts w:ascii="Arrus" w:hAnsi="Arrus"/>
          <w:sz w:val="22"/>
          <w:szCs w:val="28"/>
          <w:lang w:val="en-GB"/>
        </w:rPr>
      </w:pPr>
    </w:p>
    <w:p w14:paraId="268B2980" w14:textId="77777777" w:rsidR="00270475" w:rsidRPr="00584AEA" w:rsidRDefault="00270475" w:rsidP="00270475">
      <w:pPr>
        <w:jc w:val="both"/>
        <w:rPr>
          <w:rFonts w:ascii="Arrus" w:hAnsi="Arrus"/>
          <w:b/>
          <w:bCs/>
          <w:sz w:val="34"/>
          <w:szCs w:val="44"/>
          <w:lang w:val="en-GB"/>
        </w:rPr>
      </w:pPr>
    </w:p>
    <w:p w14:paraId="268B2981" w14:textId="77777777" w:rsidR="00270475" w:rsidRPr="00584AEA" w:rsidRDefault="00270475" w:rsidP="00270475">
      <w:pPr>
        <w:jc w:val="both"/>
        <w:rPr>
          <w:rFonts w:ascii="Arrus" w:hAnsi="Arrus"/>
          <w:b/>
          <w:bCs/>
          <w:sz w:val="42"/>
          <w:szCs w:val="52"/>
          <w:lang w:val="en-GB"/>
        </w:rPr>
      </w:pPr>
    </w:p>
    <w:p w14:paraId="268B2982" w14:textId="77777777" w:rsidR="00270475" w:rsidRPr="00584AEA" w:rsidRDefault="00270475" w:rsidP="00270475">
      <w:pPr>
        <w:rPr>
          <w:rFonts w:ascii="Arrus" w:hAnsi="Arrus"/>
          <w:sz w:val="22"/>
          <w:szCs w:val="28"/>
        </w:rPr>
      </w:pPr>
    </w:p>
    <w:p w14:paraId="268B2983" w14:textId="77777777" w:rsidR="00270475" w:rsidRPr="00584AEA" w:rsidRDefault="00270475" w:rsidP="00270475">
      <w:pPr>
        <w:rPr>
          <w:rFonts w:ascii="Arrus" w:hAnsi="Arrus"/>
          <w:sz w:val="22"/>
          <w:szCs w:val="28"/>
        </w:rPr>
      </w:pPr>
    </w:p>
    <w:p w14:paraId="268B2984" w14:textId="77777777" w:rsidR="00270475" w:rsidRPr="00584AEA" w:rsidRDefault="00270475" w:rsidP="00270475">
      <w:pPr>
        <w:rPr>
          <w:rFonts w:ascii="Arrus" w:hAnsi="Arrus"/>
          <w:sz w:val="22"/>
          <w:szCs w:val="28"/>
        </w:rPr>
      </w:pPr>
    </w:p>
    <w:p w14:paraId="268B2985" w14:textId="77777777" w:rsidR="00270475" w:rsidRPr="00584AEA" w:rsidRDefault="00270475" w:rsidP="00270475">
      <w:pPr>
        <w:rPr>
          <w:rFonts w:ascii="Arrus" w:hAnsi="Arrus"/>
          <w:sz w:val="22"/>
          <w:szCs w:val="28"/>
        </w:rPr>
      </w:pPr>
    </w:p>
    <w:p w14:paraId="268B2986" w14:textId="77777777" w:rsidR="00270475" w:rsidRPr="00584AEA" w:rsidRDefault="00270475" w:rsidP="00270475">
      <w:pPr>
        <w:rPr>
          <w:rFonts w:ascii="Arrus" w:hAnsi="Arrus"/>
          <w:sz w:val="22"/>
          <w:szCs w:val="28"/>
        </w:rPr>
      </w:pPr>
    </w:p>
    <w:p w14:paraId="268B2987" w14:textId="77777777" w:rsidR="00270475" w:rsidRPr="00584AEA" w:rsidRDefault="00270475" w:rsidP="00270475">
      <w:pPr>
        <w:jc w:val="both"/>
        <w:rPr>
          <w:rFonts w:ascii="Arrus" w:hAnsi="Arrus"/>
          <w:b/>
          <w:bCs/>
          <w:sz w:val="22"/>
          <w:szCs w:val="28"/>
          <w:lang w:val="en-GB"/>
        </w:rPr>
      </w:pPr>
    </w:p>
    <w:p w14:paraId="268B2988" w14:textId="77777777" w:rsidR="00270475" w:rsidRPr="00584AEA" w:rsidRDefault="00270475" w:rsidP="00270475">
      <w:pPr>
        <w:jc w:val="both"/>
        <w:rPr>
          <w:rFonts w:ascii="Arrus" w:hAnsi="Arrus"/>
          <w:b/>
          <w:bCs/>
          <w:sz w:val="22"/>
          <w:szCs w:val="28"/>
          <w:lang w:val="en-GB"/>
        </w:rPr>
      </w:pPr>
    </w:p>
    <w:p w14:paraId="268B2989" w14:textId="77777777" w:rsidR="00270475" w:rsidRPr="00584AEA" w:rsidRDefault="00270475" w:rsidP="00270475">
      <w:pPr>
        <w:jc w:val="both"/>
        <w:rPr>
          <w:rFonts w:ascii="Arrus" w:hAnsi="Arrus"/>
          <w:b/>
          <w:bCs/>
          <w:sz w:val="22"/>
          <w:szCs w:val="28"/>
          <w:lang w:val="en-GB"/>
        </w:rPr>
      </w:pPr>
    </w:p>
    <w:p w14:paraId="268B298A" w14:textId="77777777" w:rsidR="00270475" w:rsidRPr="00584AEA" w:rsidRDefault="00270475" w:rsidP="00270475">
      <w:pPr>
        <w:jc w:val="both"/>
        <w:rPr>
          <w:rFonts w:ascii="Arrus" w:hAnsi="Arrus"/>
          <w:b/>
          <w:bCs/>
          <w:sz w:val="22"/>
          <w:szCs w:val="28"/>
          <w:lang w:val="en-GB"/>
        </w:rPr>
      </w:pPr>
    </w:p>
    <w:p w14:paraId="268B298B" w14:textId="77777777" w:rsidR="00270475" w:rsidRPr="00584AEA" w:rsidRDefault="00270475" w:rsidP="00270475">
      <w:pPr>
        <w:jc w:val="both"/>
        <w:rPr>
          <w:rFonts w:ascii="Arrus" w:hAnsi="Arrus"/>
          <w:b/>
          <w:bCs/>
          <w:sz w:val="22"/>
          <w:szCs w:val="28"/>
          <w:lang w:val="en-GB"/>
        </w:rPr>
      </w:pPr>
    </w:p>
    <w:p w14:paraId="268B298C" w14:textId="77777777" w:rsidR="00270475" w:rsidRPr="00584AEA" w:rsidRDefault="00270475" w:rsidP="00270475">
      <w:pPr>
        <w:jc w:val="both"/>
        <w:rPr>
          <w:rFonts w:ascii="Arrus" w:hAnsi="Arrus"/>
          <w:b/>
          <w:bCs/>
          <w:sz w:val="22"/>
          <w:szCs w:val="28"/>
          <w:lang w:val="en-GB"/>
        </w:rPr>
      </w:pPr>
    </w:p>
    <w:p w14:paraId="268B298D" w14:textId="77777777" w:rsidR="00270475" w:rsidRPr="00584AEA" w:rsidRDefault="00270475" w:rsidP="00270475">
      <w:pPr>
        <w:jc w:val="both"/>
        <w:rPr>
          <w:rFonts w:ascii="Arrus" w:hAnsi="Arrus"/>
          <w:b/>
          <w:bCs/>
          <w:sz w:val="22"/>
          <w:szCs w:val="28"/>
          <w:lang w:val="en-GB"/>
        </w:rPr>
      </w:pPr>
    </w:p>
    <w:p w14:paraId="268B298E" w14:textId="77777777" w:rsidR="00270475" w:rsidRPr="00584AEA" w:rsidRDefault="00270475" w:rsidP="00270475">
      <w:pPr>
        <w:jc w:val="both"/>
        <w:rPr>
          <w:rFonts w:ascii="Arrus" w:hAnsi="Arrus"/>
          <w:b/>
          <w:bCs/>
          <w:sz w:val="22"/>
          <w:szCs w:val="28"/>
          <w:lang w:val="en-GB"/>
        </w:rPr>
      </w:pPr>
    </w:p>
    <w:p w14:paraId="268B298F" w14:textId="77777777" w:rsidR="00270475" w:rsidRPr="00584AEA" w:rsidRDefault="00270475" w:rsidP="00270475">
      <w:pPr>
        <w:jc w:val="both"/>
        <w:rPr>
          <w:rFonts w:ascii="Arrus" w:hAnsi="Arrus"/>
          <w:b/>
          <w:bCs/>
          <w:sz w:val="22"/>
          <w:szCs w:val="28"/>
          <w:lang w:val="en-GB"/>
        </w:rPr>
      </w:pPr>
    </w:p>
    <w:p w14:paraId="268B2990"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In the name of Allah, Kind- Merciful</w:t>
      </w:r>
    </w:p>
    <w:p w14:paraId="268B2991"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t>Preface</w:t>
      </w:r>
    </w:p>
    <w:p w14:paraId="268B2992" w14:textId="77777777" w:rsidR="00270475" w:rsidRPr="00584AEA" w:rsidRDefault="00270475" w:rsidP="00270475">
      <w:pPr>
        <w:jc w:val="both"/>
        <w:rPr>
          <w:rFonts w:ascii="Arrus" w:hAnsi="Arrus"/>
          <w:sz w:val="34"/>
          <w:szCs w:val="44"/>
          <w:lang w:val="en-GB"/>
        </w:rPr>
      </w:pPr>
    </w:p>
    <w:p w14:paraId="268B2993"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We are not necessarily what others think of us. They have their own coloured glasses tinged with their own biases, ideological proclivities, perceptions and interests. We, Muslims, must learn to view ourselves through our own glasses. The only condition is that these glasses should be able to correct our myopic as well as hypermetropic vision.  The problem with Muslims has been that for too long now they have been judging themselves and determining their goals and priorities on the basis of what others think or decide. We have forgotten that we have our own strengths and weaknesses which are often vastly different from the strengths and weaknesses that others find in us. We have our own ideological foundations, our own goals and our own ways to reach the destination. We have our own vision of the world which </w:t>
      </w:r>
      <w:r w:rsidRPr="00584AEA">
        <w:rPr>
          <w:rFonts w:ascii="Arrus" w:hAnsi="Arrus"/>
          <w:sz w:val="22"/>
          <w:szCs w:val="28"/>
          <w:lang w:val="en-GB"/>
        </w:rPr>
        <w:lastRenderedPageBreak/>
        <w:t xml:space="preserve">unfortunately we have stopped expressing and implementing. The result is that we are being perpetually kept by certain forces – external as well as internal, in an unrelenting grip of inferiority complex. We are being made to keep believing that we are a lost community having hardly any appreciable strength and that our future is doomed unless we follow a certain course of action and toe a certain line. We have to learn to reject without fail such an attitude of deception towards us. This however does not mean that we must reject others’ views about us altogether. Criticism often provides a unique opportunity to re-examine and refresh our approach; and if we find the criticism unwarranted it can engender a new vigour in our hearts and spirits. We must learn to make a systematic analysis of what others say and deal with the issues without being overawed or apologetic.  </w:t>
      </w:r>
    </w:p>
    <w:p w14:paraId="268B2994" w14:textId="77777777" w:rsidR="00270475" w:rsidRPr="00584AEA" w:rsidRDefault="00270475" w:rsidP="00270475">
      <w:pPr>
        <w:jc w:val="both"/>
        <w:rPr>
          <w:rFonts w:ascii="Arrus" w:hAnsi="Arrus"/>
          <w:sz w:val="22"/>
          <w:szCs w:val="28"/>
          <w:lang w:val="en-GB"/>
        </w:rPr>
      </w:pPr>
    </w:p>
    <w:p w14:paraId="268B2995" w14:textId="0DFEE4F9" w:rsidR="00270475" w:rsidRPr="00584AEA" w:rsidRDefault="00270475" w:rsidP="004F7B0F">
      <w:pPr>
        <w:ind w:firstLine="720"/>
        <w:jc w:val="both"/>
        <w:rPr>
          <w:rFonts w:ascii="Arrus" w:hAnsi="Arrus"/>
          <w:sz w:val="22"/>
          <w:szCs w:val="28"/>
          <w:lang w:val="en-GB"/>
        </w:rPr>
      </w:pPr>
      <w:r w:rsidRPr="00584AEA">
        <w:rPr>
          <w:rFonts w:ascii="Arrus" w:hAnsi="Arrus"/>
          <w:sz w:val="22"/>
          <w:szCs w:val="28"/>
          <w:lang w:val="en-GB"/>
        </w:rPr>
        <w:t>Indian Muslim Community is no different. In recent years, the community and its leaders seem to have forgotten to see anything beyond what Sachar committees are showing them and plan what Rangnath Misra commissions are planning for them. There have been initiatives at small scales in different fields. But there has been hardly any national plan and national effort on the part of Indian Muslim Community to determine their own course of action, enlisting the governmental support where it is required and engaging in their own endeavours where they can and must help themselves. Th</w:t>
      </w:r>
      <w:r w:rsidR="004F7B0F" w:rsidRPr="00584AEA">
        <w:rPr>
          <w:rFonts w:ascii="Arrus" w:hAnsi="Arrus"/>
          <w:sz w:val="22"/>
          <w:szCs w:val="28"/>
          <w:lang w:val="en-GB"/>
        </w:rPr>
        <w:t>e first part of this</w:t>
      </w:r>
      <w:r w:rsidRPr="00584AEA">
        <w:rPr>
          <w:rFonts w:ascii="Arrus" w:hAnsi="Arrus"/>
          <w:sz w:val="22"/>
          <w:szCs w:val="28"/>
          <w:lang w:val="en-GB"/>
        </w:rPr>
        <w:t xml:space="preserve"> work</w:t>
      </w:r>
      <w:r w:rsidR="004F7B0F" w:rsidRPr="00584AEA">
        <w:rPr>
          <w:rFonts w:ascii="Arrus" w:hAnsi="Arrus"/>
          <w:sz w:val="22"/>
          <w:szCs w:val="28"/>
          <w:lang w:val="en-GB"/>
        </w:rPr>
        <w:t>, first released as document in 2012 and later released as a book,</w:t>
      </w:r>
      <w:r w:rsidRPr="00584AEA">
        <w:rPr>
          <w:rFonts w:ascii="Arrus" w:hAnsi="Arrus"/>
          <w:sz w:val="22"/>
          <w:szCs w:val="28"/>
          <w:lang w:val="en-GB"/>
        </w:rPr>
        <w:t xml:space="preserve"> is perhaps the first of its kind</w:t>
      </w:r>
      <w:r w:rsidR="004F7B0F" w:rsidRPr="00584AEA">
        <w:rPr>
          <w:rFonts w:ascii="Arrus" w:hAnsi="Arrus"/>
          <w:sz w:val="22"/>
          <w:szCs w:val="28"/>
          <w:lang w:val="en-GB"/>
        </w:rPr>
        <w:t>,</w:t>
      </w:r>
      <w:r w:rsidRPr="00584AEA">
        <w:rPr>
          <w:rFonts w:ascii="Arrus" w:hAnsi="Arrus"/>
          <w:sz w:val="22"/>
          <w:szCs w:val="28"/>
          <w:lang w:val="en-GB"/>
        </w:rPr>
        <w:t xml:space="preserve"> as it approaches the issues of Muslims in a comprehensive way</w:t>
      </w:r>
      <w:r w:rsidR="004F7B0F" w:rsidRPr="00584AEA">
        <w:rPr>
          <w:rFonts w:ascii="Arrus" w:hAnsi="Arrus"/>
          <w:sz w:val="22"/>
          <w:szCs w:val="28"/>
          <w:lang w:val="en-GB"/>
        </w:rPr>
        <w:t>,</w:t>
      </w:r>
      <w:r w:rsidRPr="00584AEA">
        <w:rPr>
          <w:rFonts w:ascii="Arrus" w:hAnsi="Arrus"/>
          <w:sz w:val="22"/>
          <w:szCs w:val="28"/>
          <w:lang w:val="en-GB"/>
        </w:rPr>
        <w:t xml:space="preserve"> just as the Planning Commissions do for the nation</w:t>
      </w:r>
      <w:r w:rsidR="004F7B0F" w:rsidRPr="00584AEA">
        <w:rPr>
          <w:rFonts w:ascii="Arrus" w:hAnsi="Arrus"/>
          <w:sz w:val="22"/>
          <w:szCs w:val="28"/>
          <w:lang w:val="en-GB"/>
        </w:rPr>
        <w:t>,</w:t>
      </w:r>
      <w:r w:rsidRPr="00584AEA">
        <w:rPr>
          <w:rFonts w:ascii="Arrus" w:hAnsi="Arrus"/>
          <w:sz w:val="22"/>
          <w:szCs w:val="28"/>
          <w:lang w:val="en-GB"/>
        </w:rPr>
        <w:t xml:space="preserve"> and from the perspective of Muslim way of thinking.  Muslims are no ordinary minority. They are not even a significant minority. They are about 180 million people. These numbers demand a big planning followed by a big effort. This approach paper endeavours to view the whole spectrum of Muslim life in the country. </w:t>
      </w:r>
    </w:p>
    <w:p w14:paraId="268B2996" w14:textId="77777777" w:rsidR="00270475" w:rsidRPr="00584AEA" w:rsidRDefault="00270475" w:rsidP="00270475">
      <w:pPr>
        <w:jc w:val="both"/>
        <w:rPr>
          <w:rFonts w:ascii="Arrus" w:hAnsi="Arrus"/>
          <w:sz w:val="22"/>
          <w:szCs w:val="28"/>
          <w:lang w:val="en-GB"/>
        </w:rPr>
      </w:pPr>
    </w:p>
    <w:p w14:paraId="268B2997" w14:textId="3BEE5F87" w:rsidR="00270475" w:rsidRPr="00584AEA" w:rsidRDefault="00270475" w:rsidP="004F7B0F">
      <w:pPr>
        <w:ind w:firstLine="720"/>
        <w:jc w:val="both"/>
        <w:rPr>
          <w:rFonts w:ascii="Arrus" w:hAnsi="Arrus"/>
          <w:sz w:val="22"/>
          <w:szCs w:val="28"/>
          <w:lang w:val="en-GB"/>
        </w:rPr>
      </w:pPr>
      <w:r w:rsidRPr="00584AEA">
        <w:rPr>
          <w:rFonts w:ascii="Arrus" w:hAnsi="Arrus"/>
          <w:sz w:val="22"/>
          <w:szCs w:val="28"/>
          <w:lang w:val="en-GB"/>
        </w:rPr>
        <w:t>I have taken care not to present Muslims as a community that cannot simply survive without help from outside. I have purposefully tried to present them as a social unit, which has huge potential not only to make themselves a dynamic, vibrant and prosperous community but also a people that can and must play a meaningful role in national and international affairs.  They have a strong belief system and a religion that</w:t>
      </w:r>
      <w:r w:rsidR="004F7B0F" w:rsidRPr="00584AEA">
        <w:rPr>
          <w:rFonts w:ascii="Arrus" w:hAnsi="Arrus"/>
          <w:sz w:val="22"/>
          <w:szCs w:val="28"/>
          <w:lang w:val="en-GB"/>
        </w:rPr>
        <w:t xml:space="preserve"> presents a holistic system of peace and</w:t>
      </w:r>
      <w:r w:rsidRPr="00584AEA">
        <w:rPr>
          <w:rFonts w:ascii="Arrus" w:hAnsi="Arrus"/>
          <w:sz w:val="22"/>
          <w:szCs w:val="28"/>
          <w:lang w:val="en-GB"/>
        </w:rPr>
        <w:t xml:space="preserve"> </w:t>
      </w:r>
      <w:r w:rsidR="004F7B0F" w:rsidRPr="00584AEA">
        <w:rPr>
          <w:rFonts w:ascii="Arrus" w:hAnsi="Arrus"/>
          <w:sz w:val="22"/>
          <w:szCs w:val="28"/>
          <w:lang w:val="en-GB"/>
        </w:rPr>
        <w:t>calls for</w:t>
      </w:r>
      <w:r w:rsidRPr="00584AEA">
        <w:rPr>
          <w:rFonts w:ascii="Arrus" w:hAnsi="Arrus"/>
          <w:sz w:val="22"/>
          <w:szCs w:val="28"/>
          <w:lang w:val="en-GB"/>
        </w:rPr>
        <w:t xml:space="preserve"> “promoting good</w:t>
      </w:r>
      <w:r w:rsidR="004F7B0F" w:rsidRPr="00584AEA">
        <w:rPr>
          <w:rFonts w:ascii="Arrus" w:hAnsi="Arrus"/>
          <w:sz w:val="22"/>
          <w:szCs w:val="28"/>
          <w:lang w:val="en-GB"/>
        </w:rPr>
        <w:t xml:space="preserve"> </w:t>
      </w:r>
      <w:r w:rsidR="004F7B0F" w:rsidRPr="00584AEA">
        <w:rPr>
          <w:rFonts w:ascii="Arrus" w:hAnsi="Arrus"/>
          <w:i/>
          <w:sz w:val="22"/>
          <w:szCs w:val="28"/>
          <w:lang w:val="en-GB"/>
        </w:rPr>
        <w:t xml:space="preserve">(Amr </w:t>
      </w:r>
      <w:proofErr w:type="spellStart"/>
      <w:r w:rsidR="004F7B0F" w:rsidRPr="00584AEA">
        <w:rPr>
          <w:rFonts w:ascii="Arrus" w:hAnsi="Arrus"/>
          <w:i/>
          <w:sz w:val="22"/>
          <w:szCs w:val="28"/>
          <w:lang w:val="en-GB"/>
        </w:rPr>
        <w:t>bil</w:t>
      </w:r>
      <w:proofErr w:type="spellEnd"/>
      <w:r w:rsidR="004F7B0F" w:rsidRPr="00584AEA">
        <w:rPr>
          <w:rFonts w:ascii="Arrus" w:hAnsi="Arrus"/>
          <w:i/>
          <w:sz w:val="22"/>
          <w:szCs w:val="28"/>
          <w:lang w:val="en-GB"/>
        </w:rPr>
        <w:t xml:space="preserve"> </w:t>
      </w:r>
      <w:proofErr w:type="spellStart"/>
      <w:r w:rsidR="004F7B0F" w:rsidRPr="00584AEA">
        <w:rPr>
          <w:rFonts w:ascii="Arrus" w:hAnsi="Arrus"/>
          <w:i/>
          <w:sz w:val="22"/>
          <w:szCs w:val="28"/>
          <w:lang w:val="en-GB"/>
        </w:rPr>
        <w:t>maruf</w:t>
      </w:r>
      <w:proofErr w:type="spellEnd"/>
      <w:r w:rsidR="004F7B0F" w:rsidRPr="00584AEA">
        <w:rPr>
          <w:rFonts w:ascii="Arrus" w:hAnsi="Arrus"/>
          <w:i/>
          <w:sz w:val="22"/>
          <w:szCs w:val="28"/>
          <w:lang w:val="en-GB"/>
        </w:rPr>
        <w:t>)</w:t>
      </w:r>
      <w:r w:rsidRPr="00584AEA">
        <w:rPr>
          <w:rFonts w:ascii="Arrus" w:hAnsi="Arrus"/>
          <w:sz w:val="22"/>
          <w:szCs w:val="28"/>
          <w:lang w:val="en-GB"/>
        </w:rPr>
        <w:t xml:space="preserve"> and campaign against evils</w:t>
      </w:r>
      <w:r w:rsidR="004F7B0F" w:rsidRPr="00584AEA">
        <w:rPr>
          <w:rFonts w:ascii="Arrus" w:hAnsi="Arrus"/>
          <w:sz w:val="22"/>
          <w:szCs w:val="28"/>
          <w:lang w:val="en-GB"/>
        </w:rPr>
        <w:t xml:space="preserve"> </w:t>
      </w:r>
      <w:r w:rsidR="004F7B0F" w:rsidRPr="00584AEA">
        <w:rPr>
          <w:rFonts w:ascii="Arrus" w:hAnsi="Arrus"/>
          <w:i/>
          <w:sz w:val="22"/>
          <w:szCs w:val="28"/>
          <w:lang w:val="en-GB"/>
        </w:rPr>
        <w:t>(</w:t>
      </w:r>
      <w:proofErr w:type="spellStart"/>
      <w:r w:rsidR="004F7B0F" w:rsidRPr="00584AEA">
        <w:rPr>
          <w:rFonts w:ascii="Arrus" w:hAnsi="Arrus"/>
          <w:i/>
          <w:sz w:val="22"/>
          <w:szCs w:val="28"/>
          <w:lang w:val="en-GB"/>
        </w:rPr>
        <w:t>nahi</w:t>
      </w:r>
      <w:proofErr w:type="spellEnd"/>
      <w:r w:rsidR="004F7B0F" w:rsidRPr="00584AEA">
        <w:rPr>
          <w:rFonts w:ascii="Arrus" w:hAnsi="Arrus"/>
          <w:i/>
          <w:sz w:val="22"/>
          <w:szCs w:val="28"/>
          <w:lang w:val="en-GB"/>
        </w:rPr>
        <w:t xml:space="preserve"> anil </w:t>
      </w:r>
      <w:proofErr w:type="spellStart"/>
      <w:r w:rsidR="004F7B0F" w:rsidRPr="00584AEA">
        <w:rPr>
          <w:rFonts w:ascii="Arrus" w:hAnsi="Arrus"/>
          <w:i/>
          <w:sz w:val="22"/>
          <w:szCs w:val="28"/>
          <w:lang w:val="en-GB"/>
        </w:rPr>
        <w:t>munkar</w:t>
      </w:r>
      <w:proofErr w:type="spellEnd"/>
      <w:r w:rsidR="004F7B0F" w:rsidRPr="00584AEA">
        <w:rPr>
          <w:rFonts w:ascii="Arrus" w:hAnsi="Arrus"/>
          <w:i/>
          <w:sz w:val="22"/>
          <w:szCs w:val="28"/>
          <w:lang w:val="en-GB"/>
        </w:rPr>
        <w:t>)</w:t>
      </w:r>
      <w:r w:rsidRPr="00584AEA">
        <w:rPr>
          <w:rFonts w:ascii="Arrus" w:hAnsi="Arrus"/>
          <w:sz w:val="22"/>
          <w:szCs w:val="28"/>
          <w:lang w:val="en-GB"/>
        </w:rPr>
        <w:t>”</w:t>
      </w:r>
      <w:r w:rsidR="004F7B0F" w:rsidRPr="00584AEA">
        <w:rPr>
          <w:rFonts w:ascii="Arrus" w:hAnsi="Arrus"/>
          <w:sz w:val="22"/>
          <w:szCs w:val="28"/>
          <w:lang w:val="en-GB"/>
        </w:rPr>
        <w:t xml:space="preserve"> in order to ensure</w:t>
      </w:r>
      <w:r w:rsidRPr="00584AEA">
        <w:rPr>
          <w:rFonts w:ascii="Arrus" w:hAnsi="Arrus"/>
          <w:sz w:val="22"/>
          <w:szCs w:val="28"/>
          <w:lang w:val="en-GB"/>
        </w:rPr>
        <w:t xml:space="preserve"> peaceful existence of the whole mankind. They have their own perspective with which they view the world. This Approach Paper </w:t>
      </w:r>
      <w:r w:rsidRPr="00584AEA">
        <w:rPr>
          <w:rFonts w:ascii="Arrus" w:hAnsi="Arrus"/>
          <w:sz w:val="22"/>
          <w:szCs w:val="28"/>
          <w:lang w:val="en-GB"/>
        </w:rPr>
        <w:lastRenderedPageBreak/>
        <w:t>presents their viewpoint regarding various aspects of the system, which is in force within the country and outside. The quality of system is extremely important because changing individuals or society at large is not going to deliver if the system is not right. A good system must be peace-promoting and health-protective and must guarantee security to all the sections of the people. The system must be in a position to assert itself and set the things right whenever they go wrong.</w:t>
      </w:r>
    </w:p>
    <w:p w14:paraId="268B2998" w14:textId="77777777" w:rsidR="00270475" w:rsidRPr="00584AEA" w:rsidRDefault="00270475" w:rsidP="00270475">
      <w:pPr>
        <w:jc w:val="both"/>
        <w:rPr>
          <w:rFonts w:ascii="Arrus" w:hAnsi="Arrus"/>
          <w:sz w:val="22"/>
          <w:szCs w:val="28"/>
          <w:lang w:val="en-GB"/>
        </w:rPr>
      </w:pPr>
    </w:p>
    <w:p w14:paraId="268B2999" w14:textId="77777777" w:rsidR="00270475" w:rsidRPr="00584AEA" w:rsidRDefault="00270475" w:rsidP="004F7B0F">
      <w:pPr>
        <w:ind w:firstLine="720"/>
        <w:jc w:val="both"/>
        <w:rPr>
          <w:rFonts w:ascii="Arrus" w:hAnsi="Arrus"/>
          <w:sz w:val="22"/>
          <w:szCs w:val="28"/>
          <w:lang w:val="en-GB"/>
        </w:rPr>
      </w:pPr>
      <w:r w:rsidRPr="00584AEA">
        <w:rPr>
          <w:rFonts w:ascii="Arrus" w:hAnsi="Arrus"/>
          <w:sz w:val="22"/>
          <w:szCs w:val="28"/>
          <w:lang w:val="en-GB"/>
        </w:rPr>
        <w:t>I know there will be people who will object to the approach adopted in this paper. Some of them will criticise it because of their preconceived notions developed on account of the influence of the existing ideologies. Some may argue that it is not desirable to change the course of history and Muslims must only try to benefit from what exists. I personally do not believe in continuing with the status quo and feel that ideological and social campaigns must be run to seek changes for making a healthier, purer and more peaceful world. There is no reason why we should endorse anything not good for society at large. We cannot simply become pawns in the hands of the forces that rule the roost. At the same time, I will argue with equal vehemence that we must also learn to make adjustments and to seek cooperation and collaboration with others within the acceptable limits. While we must continue our ideological drives for change, we must simultaneously continue to do what we can do in the present conditions. I believe in comprehensiveness and simultaneity of actions. Successful functioning of any system requires multi-dimensional, multi-sectoral and multi-level approach on all fronts. We cannot ignore any aspect. While we can have certain priorities, this does not mean that we cannot work simultaneously on all the major fronts. This of course requires sustained planning, division of work, coordination, monitoring, setting up of goals, through analysis of achievements and failures and readjustment of methods whenever required.</w:t>
      </w:r>
    </w:p>
    <w:p w14:paraId="268B299A" w14:textId="77777777" w:rsidR="00270475" w:rsidRPr="00584AEA" w:rsidRDefault="00270475" w:rsidP="00270475">
      <w:pPr>
        <w:jc w:val="both"/>
        <w:rPr>
          <w:rFonts w:ascii="Arrus" w:hAnsi="Arrus"/>
          <w:sz w:val="22"/>
          <w:szCs w:val="28"/>
          <w:lang w:val="en-GB"/>
        </w:rPr>
      </w:pPr>
    </w:p>
    <w:p w14:paraId="268B299B" w14:textId="77777777" w:rsidR="00270475" w:rsidRPr="00584AEA" w:rsidRDefault="00270475" w:rsidP="004F7B0F">
      <w:pPr>
        <w:ind w:firstLine="720"/>
        <w:jc w:val="both"/>
        <w:rPr>
          <w:rFonts w:ascii="Arrus" w:hAnsi="Arrus"/>
          <w:b/>
          <w:bCs/>
          <w:sz w:val="22"/>
          <w:szCs w:val="28"/>
          <w:lang w:val="en-GB"/>
        </w:rPr>
      </w:pPr>
      <w:r w:rsidRPr="00584AEA">
        <w:rPr>
          <w:rFonts w:ascii="Arrus" w:hAnsi="Arrus"/>
          <w:sz w:val="22"/>
          <w:szCs w:val="28"/>
          <w:lang w:val="en-GB"/>
        </w:rPr>
        <w:t xml:space="preserve">This paper is in effect a preliminary description of Muslim Vision of Secular India. India is as dear to Muslims as to other Indians, and they are equally anxious to seeing India emerge as the true leader of the mankind. </w:t>
      </w:r>
      <w:r w:rsidRPr="00584AEA">
        <w:rPr>
          <w:rFonts w:ascii="Arrus" w:hAnsi="Arrus"/>
          <w:b/>
          <w:bCs/>
          <w:sz w:val="22"/>
          <w:szCs w:val="28"/>
          <w:lang w:val="en-GB"/>
        </w:rPr>
        <w:t xml:space="preserve">India of their dreams is not a country having any hegemonic ambitions.  Power at the cost of peace, human, moral and family values is devil. India of their dreams is the leader that guides the mankind to developing a healthier, purer, and more prosperous and more peaceful world, with the fruits of development reaching every human being living anywhere in the world irrespective of his caste, colour, creed and faith. </w:t>
      </w:r>
    </w:p>
    <w:p w14:paraId="268B299C" w14:textId="77777777" w:rsidR="00270475" w:rsidRPr="00584AEA" w:rsidRDefault="00270475" w:rsidP="00270475">
      <w:pPr>
        <w:jc w:val="both"/>
        <w:rPr>
          <w:rFonts w:ascii="Arrus" w:hAnsi="Arrus"/>
          <w:b/>
          <w:bCs/>
          <w:sz w:val="22"/>
          <w:szCs w:val="28"/>
          <w:lang w:val="en-GB"/>
        </w:rPr>
      </w:pPr>
    </w:p>
    <w:p w14:paraId="268B299D"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 xml:space="preserve">Muslims do know that, despite having emphasis on certain aspects of development, their vision is not entirely different from the vision of their fellow countrymen belonging to other religions; and this is why they have reasons to feel confident that their vision of India will be realised one day with the support of all Indians. Indian people are overwhelmingly religious, and all of them love moral values and family system practised by religion. All religious communities think almost alike as far as social and cultural values are concerned. It is this commonness rather than communal hatred, which is ultimately going to rule the nation. </w:t>
      </w:r>
    </w:p>
    <w:p w14:paraId="268B299E" w14:textId="77777777" w:rsidR="00270475" w:rsidRPr="00584AEA" w:rsidRDefault="00270475" w:rsidP="00270475">
      <w:pPr>
        <w:jc w:val="both"/>
        <w:rPr>
          <w:rFonts w:ascii="Arrus" w:hAnsi="Arrus"/>
          <w:sz w:val="22"/>
          <w:szCs w:val="28"/>
          <w:lang w:val="en-GB"/>
        </w:rPr>
      </w:pPr>
    </w:p>
    <w:p w14:paraId="268B299F" w14:textId="77777777" w:rsidR="00270475" w:rsidRPr="00584AEA" w:rsidRDefault="00270475" w:rsidP="004F7B0F">
      <w:pPr>
        <w:ind w:firstLine="720"/>
        <w:jc w:val="both"/>
        <w:rPr>
          <w:rFonts w:ascii="Arrus" w:hAnsi="Arrus"/>
          <w:sz w:val="22"/>
          <w:szCs w:val="22"/>
          <w:lang w:val="en-GB"/>
        </w:rPr>
      </w:pPr>
      <w:r w:rsidRPr="00584AEA">
        <w:rPr>
          <w:rFonts w:ascii="Arrus" w:hAnsi="Arrus"/>
          <w:sz w:val="22"/>
          <w:szCs w:val="22"/>
          <w:lang w:val="en-GB"/>
        </w:rPr>
        <w:t xml:space="preserve">I had released this document for the first time in May 2012 in a gathering attended by several ministers and top Muslim leaders, academicians and ulama. At that time, I had said that this Approach Paper was still in a raw shape and needed considerable refinement. This is why I had suggested that it must be circulated without delay among the people who have the capability to plan and think both at the macro and micro level. I requested the experts of different fields to go into it and give their inputs along with the line of action without compromising the basic principles of comprehensiveness, simultaneity and distribution and coordination of work followed by sustained monitoring and reassessment.  </w:t>
      </w:r>
    </w:p>
    <w:p w14:paraId="268B29A0" w14:textId="77777777" w:rsidR="00270475" w:rsidRPr="00584AEA" w:rsidRDefault="00270475" w:rsidP="00270475">
      <w:pPr>
        <w:jc w:val="both"/>
        <w:rPr>
          <w:rFonts w:ascii="Arrus" w:hAnsi="Arrus"/>
          <w:sz w:val="22"/>
          <w:szCs w:val="28"/>
        </w:rPr>
      </w:pPr>
    </w:p>
    <w:p w14:paraId="268B29A1" w14:textId="77777777" w:rsidR="00270475" w:rsidRPr="00584AEA" w:rsidRDefault="00270475" w:rsidP="004F7B0F">
      <w:pPr>
        <w:ind w:firstLine="720"/>
        <w:jc w:val="both"/>
        <w:rPr>
          <w:rFonts w:ascii="Arrus" w:hAnsi="Arrus"/>
          <w:sz w:val="22"/>
          <w:szCs w:val="28"/>
        </w:rPr>
      </w:pPr>
      <w:r w:rsidRPr="00584AEA">
        <w:rPr>
          <w:rFonts w:ascii="Arrus" w:hAnsi="Arrus"/>
          <w:sz w:val="22"/>
          <w:szCs w:val="28"/>
        </w:rPr>
        <w:t xml:space="preserve">The document generated huge interest among intellectuals all over the world, especially the Muslims of Indian origin. </w:t>
      </w:r>
      <w:r w:rsidRPr="00584AEA">
        <w:rPr>
          <w:rFonts w:ascii="Arrus" w:hAnsi="Arrus"/>
          <w:sz w:val="22"/>
          <w:szCs w:val="22"/>
        </w:rPr>
        <w:t xml:space="preserve">It was almost universally hailed as a historical document, the first of its kind in Independent India. The document reinvigorated interest in the issues related to the empowerment of Muslims, and many </w:t>
      </w:r>
      <w:proofErr w:type="spellStart"/>
      <w:r w:rsidRPr="00584AEA">
        <w:rPr>
          <w:rFonts w:ascii="Arrus" w:hAnsi="Arrus"/>
          <w:sz w:val="22"/>
          <w:szCs w:val="22"/>
        </w:rPr>
        <w:t>organisations</w:t>
      </w:r>
      <w:proofErr w:type="spellEnd"/>
      <w:r w:rsidRPr="00584AEA">
        <w:rPr>
          <w:rFonts w:ascii="Arrus" w:hAnsi="Arrus"/>
          <w:sz w:val="22"/>
          <w:szCs w:val="22"/>
        </w:rPr>
        <w:t xml:space="preserve"> and leaders, in their own way, started programmes in that direction. For the first time, people started talking about Muslim Vision, comprehensive empowerment and roadmap of development. </w:t>
      </w:r>
      <w:r w:rsidRPr="00584AEA">
        <w:rPr>
          <w:rFonts w:ascii="Arrus" w:hAnsi="Arrus"/>
          <w:sz w:val="22"/>
          <w:szCs w:val="28"/>
        </w:rPr>
        <w:t xml:space="preserve">Since its release, there has surely been a renewed and more aggressive debate on Muslim issues, with many </w:t>
      </w:r>
      <w:proofErr w:type="spellStart"/>
      <w:r w:rsidRPr="00584AEA">
        <w:rPr>
          <w:rFonts w:ascii="Arrus" w:hAnsi="Arrus"/>
          <w:sz w:val="22"/>
          <w:szCs w:val="28"/>
        </w:rPr>
        <w:t>organisations</w:t>
      </w:r>
      <w:proofErr w:type="spellEnd"/>
      <w:r w:rsidRPr="00584AEA">
        <w:rPr>
          <w:rFonts w:ascii="Arrus" w:hAnsi="Arrus"/>
          <w:sz w:val="22"/>
          <w:szCs w:val="28"/>
        </w:rPr>
        <w:t xml:space="preserve"> coming out with their own vision papers and roadmaps. However, where I have failed, is that I have not been able to create an organisation, which could have made serious attempts to implement the roadmap in a comprehensive and coordinated manner. There have been several reasons behind this failure, personal as well as collective, which I do not intend to discuss at this moment. I do hope that the future will see the failure turn into success. Insha Allah.</w:t>
      </w:r>
    </w:p>
    <w:p w14:paraId="268B29A2" w14:textId="77777777" w:rsidR="00270475" w:rsidRPr="00584AEA" w:rsidRDefault="00270475" w:rsidP="00270475">
      <w:pPr>
        <w:shd w:val="clear" w:color="auto" w:fill="FFFFFF"/>
        <w:jc w:val="both"/>
        <w:textAlignment w:val="baseline"/>
        <w:rPr>
          <w:rFonts w:ascii="Arrus" w:hAnsi="Arrus"/>
          <w:sz w:val="22"/>
          <w:szCs w:val="22"/>
        </w:rPr>
      </w:pPr>
      <w:r w:rsidRPr="00584AEA">
        <w:rPr>
          <w:rFonts w:ascii="Arrus" w:hAnsi="Arrus"/>
          <w:sz w:val="22"/>
          <w:szCs w:val="22"/>
        </w:rPr>
        <w:t xml:space="preserve"> </w:t>
      </w:r>
    </w:p>
    <w:p w14:paraId="268B29A3" w14:textId="77777777" w:rsidR="00270475" w:rsidRPr="00584AEA" w:rsidRDefault="00270475" w:rsidP="004F7B0F">
      <w:pPr>
        <w:shd w:val="clear" w:color="auto" w:fill="FFFFFF"/>
        <w:ind w:firstLine="720"/>
        <w:jc w:val="both"/>
        <w:textAlignment w:val="baseline"/>
        <w:rPr>
          <w:rFonts w:ascii="Arrus" w:hAnsi="Arrus"/>
          <w:sz w:val="22"/>
          <w:szCs w:val="22"/>
        </w:rPr>
      </w:pPr>
      <w:r w:rsidRPr="00584AEA">
        <w:rPr>
          <w:rFonts w:ascii="Arrus" w:hAnsi="Arrus"/>
          <w:sz w:val="22"/>
          <w:szCs w:val="22"/>
        </w:rPr>
        <w:t>This book is a vast improvement on the document with up-</w:t>
      </w:r>
      <w:r w:rsidRPr="00584AEA">
        <w:rPr>
          <w:rFonts w:ascii="Arrus" w:hAnsi="Arrus"/>
          <w:sz w:val="22"/>
          <w:szCs w:val="22"/>
        </w:rPr>
        <w:lastRenderedPageBreak/>
        <w:t xml:space="preserve">gradation and addition of several issues, researches and papers. I have taken care to also incorporate the recent reports and papers on the relevant issues. Kundu Report, papers by Abu Saleh Shareef, </w:t>
      </w:r>
      <w:proofErr w:type="spellStart"/>
      <w:r w:rsidRPr="00584AEA">
        <w:rPr>
          <w:rFonts w:ascii="Arrus" w:hAnsi="Arrus"/>
          <w:sz w:val="22"/>
          <w:szCs w:val="22"/>
        </w:rPr>
        <w:t>Dhereraj</w:t>
      </w:r>
      <w:proofErr w:type="spellEnd"/>
      <w:r w:rsidRPr="00584AEA">
        <w:rPr>
          <w:rFonts w:ascii="Arrus" w:hAnsi="Arrus"/>
          <w:sz w:val="22"/>
          <w:szCs w:val="22"/>
        </w:rPr>
        <w:t xml:space="preserve"> K Jha, Abdul Shaban and many others have been used to present a comprehensive picture. </w:t>
      </w:r>
    </w:p>
    <w:p w14:paraId="268B29A4" w14:textId="77777777" w:rsidR="00270475" w:rsidRPr="00584AEA" w:rsidRDefault="00270475" w:rsidP="00270475">
      <w:pPr>
        <w:shd w:val="clear" w:color="auto" w:fill="FFFFFF"/>
        <w:rPr>
          <w:rFonts w:ascii="Arrus" w:hAnsi="Arrus"/>
          <w:sz w:val="22"/>
          <w:szCs w:val="22"/>
        </w:rPr>
      </w:pPr>
    </w:p>
    <w:p w14:paraId="268B29A5" w14:textId="77777777" w:rsidR="00270475" w:rsidRPr="00584AEA" w:rsidRDefault="00270475" w:rsidP="004F7B0F">
      <w:pPr>
        <w:shd w:val="clear" w:color="auto" w:fill="FFFFFF"/>
        <w:ind w:firstLine="720"/>
        <w:jc w:val="both"/>
        <w:rPr>
          <w:rFonts w:ascii="Arrus" w:hAnsi="Arrus"/>
          <w:sz w:val="22"/>
          <w:szCs w:val="22"/>
          <w:u w:val="single"/>
        </w:rPr>
      </w:pPr>
      <w:r w:rsidRPr="00584AEA">
        <w:rPr>
          <w:rFonts w:ascii="Arrus" w:hAnsi="Arrus"/>
          <w:sz w:val="22"/>
          <w:szCs w:val="22"/>
          <w:u w:val="single"/>
        </w:rPr>
        <w:t xml:space="preserve">First of all, with all the humility I can command I express my thankfulness to Almighty Alah for giving me courage, conviction, knowledge and ability to complete the work.  I would be failing in my duty if I do not express my gratitude to Former Minister of Minority </w:t>
      </w:r>
      <w:proofErr w:type="spellStart"/>
      <w:r w:rsidRPr="00584AEA">
        <w:rPr>
          <w:rFonts w:ascii="Arrus" w:hAnsi="Arrus"/>
          <w:sz w:val="22"/>
          <w:szCs w:val="22"/>
          <w:u w:val="single"/>
        </w:rPr>
        <w:t>Affairs,Mr</w:t>
      </w:r>
      <w:proofErr w:type="spellEnd"/>
      <w:r w:rsidRPr="00584AEA">
        <w:rPr>
          <w:rFonts w:ascii="Arrus" w:hAnsi="Arrus"/>
          <w:sz w:val="22"/>
          <w:szCs w:val="22"/>
          <w:u w:val="single"/>
        </w:rPr>
        <w:t xml:space="preserve"> K Rahman Khan and The immediate trigger for publishing it as book came from Mr. Manzoor Ghori,</w:t>
      </w:r>
      <w:r w:rsidRPr="00584AEA">
        <w:rPr>
          <w:rFonts w:ascii="Arrus" w:hAnsi="Arrus"/>
          <w:color w:val="000000"/>
          <w:sz w:val="22"/>
          <w:szCs w:val="22"/>
          <w:u w:val="single"/>
        </w:rPr>
        <w:t xml:space="preserve"> </w:t>
      </w:r>
      <w:r w:rsidRPr="00584AEA">
        <w:rPr>
          <w:rStyle w:val="a"/>
          <w:rFonts w:ascii="Arrus" w:eastAsiaTheme="majorEastAsia" w:hAnsi="Arrus"/>
          <w:color w:val="000000"/>
          <w:sz w:val="22"/>
          <w:szCs w:val="22"/>
          <w:u w:val="single"/>
        </w:rPr>
        <w:t xml:space="preserve"> </w:t>
      </w:r>
      <w:r w:rsidRPr="00584AEA">
        <w:rPr>
          <w:rStyle w:val="pg-1fc1"/>
          <w:rFonts w:ascii="Arrus" w:eastAsiaTheme="majorEastAsia" w:hAnsi="Arrus"/>
          <w:color w:val="000000"/>
          <w:sz w:val="22"/>
          <w:szCs w:val="22"/>
          <w:u w:val="single"/>
        </w:rPr>
        <w:t>Executive Director</w:t>
      </w:r>
      <w:r w:rsidRPr="00584AEA">
        <w:rPr>
          <w:rFonts w:ascii="Arrus" w:hAnsi="Arrus"/>
          <w:color w:val="000000"/>
          <w:sz w:val="22"/>
          <w:szCs w:val="22"/>
          <w:u w:val="single"/>
        </w:rPr>
        <w:t xml:space="preserve">, </w:t>
      </w:r>
      <w:r w:rsidRPr="00584AEA">
        <w:rPr>
          <w:rStyle w:val="pg-1fc1"/>
          <w:rFonts w:ascii="Arrus" w:eastAsiaTheme="majorEastAsia" w:hAnsi="Arrus"/>
          <w:color w:val="000000"/>
          <w:sz w:val="22"/>
          <w:szCs w:val="22"/>
          <w:u w:val="single"/>
        </w:rPr>
        <w:t xml:space="preserve">Indian Muslim Relief &amp; Charities, the USA, </w:t>
      </w:r>
      <w:r w:rsidRPr="00584AEA">
        <w:rPr>
          <w:rFonts w:ascii="Arrus" w:hAnsi="Arrus"/>
          <w:color w:val="000000"/>
          <w:sz w:val="22"/>
          <w:szCs w:val="22"/>
          <w:u w:val="single"/>
        </w:rPr>
        <w:t xml:space="preserve">I am extremely grateful to him for the support he provided for the book.  </w:t>
      </w:r>
      <w:r w:rsidRPr="00584AEA">
        <w:rPr>
          <w:rStyle w:val="a"/>
          <w:rFonts w:ascii="Arrus" w:eastAsiaTheme="majorEastAsia" w:hAnsi="Arrus"/>
          <w:color w:val="000000"/>
          <w:sz w:val="22"/>
          <w:szCs w:val="22"/>
          <w:u w:val="single"/>
        </w:rPr>
        <w:t xml:space="preserve"> </w:t>
      </w:r>
      <w:r w:rsidRPr="00584AEA">
        <w:rPr>
          <w:rFonts w:ascii="Arrus" w:hAnsi="Arrus"/>
          <w:color w:val="000000"/>
          <w:sz w:val="22"/>
          <w:szCs w:val="22"/>
          <w:u w:val="single"/>
        </w:rPr>
        <w:t xml:space="preserve">            </w:t>
      </w:r>
    </w:p>
    <w:p w14:paraId="268B29A6" w14:textId="77777777" w:rsidR="00270475" w:rsidRPr="00584AEA" w:rsidRDefault="00270475" w:rsidP="00270475">
      <w:pPr>
        <w:shd w:val="clear" w:color="auto" w:fill="FFFFFF"/>
        <w:jc w:val="both"/>
        <w:textAlignment w:val="baseline"/>
        <w:rPr>
          <w:sz w:val="28"/>
          <w:szCs w:val="28"/>
        </w:rPr>
      </w:pPr>
    </w:p>
    <w:p w14:paraId="268B29A7" w14:textId="77777777" w:rsidR="00270475" w:rsidRPr="00584AEA" w:rsidRDefault="00270475" w:rsidP="00270475">
      <w:pPr>
        <w:shd w:val="clear" w:color="auto" w:fill="FFFFFF"/>
        <w:jc w:val="both"/>
        <w:textAlignment w:val="baseline"/>
        <w:rPr>
          <w:rFonts w:ascii="Arrus" w:hAnsi="Arrus"/>
          <w:sz w:val="22"/>
          <w:szCs w:val="22"/>
        </w:rPr>
      </w:pPr>
    </w:p>
    <w:p w14:paraId="268B29A8" w14:textId="77777777" w:rsidR="00270475" w:rsidRPr="00584AEA" w:rsidRDefault="00270475" w:rsidP="00270475">
      <w:pPr>
        <w:jc w:val="both"/>
        <w:rPr>
          <w:rFonts w:ascii="Arrus" w:hAnsi="Arrus"/>
          <w:sz w:val="22"/>
          <w:szCs w:val="28"/>
        </w:rPr>
      </w:pPr>
    </w:p>
    <w:p w14:paraId="268B29A9" w14:textId="77777777" w:rsidR="00270475" w:rsidRPr="00584AEA" w:rsidRDefault="00270475" w:rsidP="00270475">
      <w:pPr>
        <w:rPr>
          <w:rFonts w:ascii="Arrus" w:hAnsi="Arrus"/>
          <w:sz w:val="22"/>
          <w:szCs w:val="28"/>
        </w:rPr>
      </w:pPr>
    </w:p>
    <w:p w14:paraId="268B29AA" w14:textId="77777777" w:rsidR="00270475" w:rsidRPr="00584AEA" w:rsidRDefault="00270475" w:rsidP="00270475">
      <w:pPr>
        <w:rPr>
          <w:rFonts w:ascii="Arrus" w:hAnsi="Arrus"/>
          <w:sz w:val="22"/>
          <w:szCs w:val="28"/>
        </w:rPr>
      </w:pPr>
    </w:p>
    <w:p w14:paraId="268B29AB" w14:textId="77777777" w:rsidR="00270475" w:rsidRPr="00584AEA" w:rsidRDefault="00270475" w:rsidP="00270475">
      <w:pPr>
        <w:jc w:val="both"/>
        <w:rPr>
          <w:rFonts w:ascii="Arrus" w:hAnsi="Arrus"/>
          <w:b/>
          <w:sz w:val="42"/>
          <w:szCs w:val="28"/>
          <w:lang w:val="en-GB"/>
        </w:rPr>
      </w:pPr>
    </w:p>
    <w:p w14:paraId="268B29AC" w14:textId="77777777" w:rsidR="00270475" w:rsidRPr="00584AEA" w:rsidRDefault="00270475" w:rsidP="00270475">
      <w:pPr>
        <w:jc w:val="both"/>
        <w:rPr>
          <w:rFonts w:ascii="Arrus" w:hAnsi="Arrus"/>
          <w:b/>
          <w:sz w:val="42"/>
          <w:szCs w:val="28"/>
          <w:lang w:val="en-GB"/>
        </w:rPr>
      </w:pPr>
    </w:p>
    <w:p w14:paraId="268B29AD" w14:textId="77777777" w:rsidR="00270475" w:rsidRPr="00584AEA" w:rsidRDefault="00270475" w:rsidP="00270475">
      <w:pPr>
        <w:jc w:val="both"/>
        <w:rPr>
          <w:rFonts w:ascii="Arrus" w:hAnsi="Arrus"/>
          <w:b/>
          <w:sz w:val="42"/>
          <w:szCs w:val="28"/>
          <w:lang w:val="en-GB"/>
        </w:rPr>
      </w:pPr>
    </w:p>
    <w:p w14:paraId="268B29AE" w14:textId="77777777" w:rsidR="00270475" w:rsidRPr="00584AEA" w:rsidRDefault="00270475" w:rsidP="00270475">
      <w:pPr>
        <w:jc w:val="both"/>
        <w:rPr>
          <w:rFonts w:ascii="Arrus" w:hAnsi="Arrus"/>
          <w:b/>
          <w:sz w:val="42"/>
          <w:szCs w:val="28"/>
          <w:lang w:val="en-GB"/>
        </w:rPr>
      </w:pPr>
    </w:p>
    <w:p w14:paraId="268B29AF" w14:textId="77777777" w:rsidR="00270475" w:rsidRPr="00584AEA" w:rsidRDefault="00270475" w:rsidP="00270475">
      <w:pPr>
        <w:jc w:val="both"/>
        <w:rPr>
          <w:rFonts w:ascii="Arrus" w:hAnsi="Arrus"/>
          <w:b/>
          <w:sz w:val="42"/>
          <w:szCs w:val="28"/>
          <w:lang w:val="en-GB"/>
        </w:rPr>
      </w:pPr>
    </w:p>
    <w:p w14:paraId="268B29B0" w14:textId="77777777" w:rsidR="00270475" w:rsidRPr="00584AEA" w:rsidRDefault="00270475" w:rsidP="00270475">
      <w:pPr>
        <w:jc w:val="both"/>
        <w:rPr>
          <w:rFonts w:ascii="Arrus" w:hAnsi="Arrus"/>
          <w:b/>
          <w:sz w:val="42"/>
          <w:szCs w:val="28"/>
          <w:lang w:val="en-GB"/>
        </w:rPr>
      </w:pPr>
    </w:p>
    <w:p w14:paraId="268B29B1" w14:textId="77777777" w:rsidR="00270475" w:rsidRPr="00584AEA" w:rsidRDefault="00270475" w:rsidP="00270475">
      <w:pPr>
        <w:jc w:val="both"/>
        <w:rPr>
          <w:rFonts w:ascii="Arrus" w:hAnsi="Arrus"/>
          <w:b/>
          <w:sz w:val="42"/>
          <w:szCs w:val="28"/>
          <w:lang w:val="en-GB"/>
        </w:rPr>
      </w:pPr>
    </w:p>
    <w:p w14:paraId="268B29B2" w14:textId="77777777" w:rsidR="00270475" w:rsidRPr="00584AEA" w:rsidRDefault="00270475" w:rsidP="00270475">
      <w:pPr>
        <w:jc w:val="both"/>
        <w:rPr>
          <w:rFonts w:ascii="Arrus" w:hAnsi="Arrus"/>
          <w:b/>
          <w:sz w:val="42"/>
          <w:szCs w:val="28"/>
          <w:lang w:val="en-GB"/>
        </w:rPr>
      </w:pPr>
    </w:p>
    <w:p w14:paraId="268B29B3" w14:textId="77777777" w:rsidR="00270475" w:rsidRPr="00584AEA" w:rsidRDefault="00270475" w:rsidP="00270475">
      <w:pPr>
        <w:jc w:val="both"/>
        <w:rPr>
          <w:rFonts w:ascii="Arrus" w:hAnsi="Arrus"/>
          <w:b/>
          <w:sz w:val="42"/>
          <w:szCs w:val="28"/>
          <w:lang w:val="en-GB"/>
        </w:rPr>
      </w:pPr>
    </w:p>
    <w:p w14:paraId="268B29B4" w14:textId="77777777" w:rsidR="00270475" w:rsidRPr="00584AEA" w:rsidRDefault="00270475" w:rsidP="00270475">
      <w:pPr>
        <w:jc w:val="both"/>
        <w:rPr>
          <w:rFonts w:ascii="Arrus" w:hAnsi="Arrus"/>
          <w:b/>
          <w:sz w:val="42"/>
          <w:szCs w:val="28"/>
          <w:lang w:val="en-GB"/>
        </w:rPr>
      </w:pPr>
    </w:p>
    <w:p w14:paraId="268B29B5" w14:textId="77777777" w:rsidR="00270475" w:rsidRPr="00584AEA" w:rsidRDefault="00270475" w:rsidP="00270475">
      <w:pPr>
        <w:jc w:val="both"/>
        <w:rPr>
          <w:rFonts w:ascii="Arrus" w:hAnsi="Arrus"/>
          <w:b/>
          <w:sz w:val="42"/>
          <w:szCs w:val="28"/>
          <w:lang w:val="en-GB"/>
        </w:rPr>
      </w:pPr>
      <w:r w:rsidRPr="00584AEA">
        <w:rPr>
          <w:rFonts w:ascii="Arrus" w:hAnsi="Arrus"/>
          <w:b/>
          <w:sz w:val="42"/>
          <w:szCs w:val="28"/>
          <w:lang w:val="en-GB"/>
        </w:rPr>
        <w:t>Part A: Muslims Part of the Nation</w:t>
      </w:r>
    </w:p>
    <w:p w14:paraId="268B29B6" w14:textId="77777777" w:rsidR="00270475" w:rsidRPr="00584AEA" w:rsidRDefault="00270475" w:rsidP="00270475">
      <w:pPr>
        <w:rPr>
          <w:rFonts w:ascii="Arrus" w:hAnsi="Arrus"/>
          <w:sz w:val="22"/>
          <w:szCs w:val="28"/>
        </w:rPr>
      </w:pPr>
    </w:p>
    <w:p w14:paraId="268B29B7" w14:textId="77777777" w:rsidR="00270475" w:rsidRPr="00584AEA" w:rsidRDefault="00270475" w:rsidP="00270475">
      <w:pPr>
        <w:rPr>
          <w:rFonts w:ascii="Arrus" w:hAnsi="Arrus"/>
          <w:sz w:val="22"/>
          <w:szCs w:val="28"/>
        </w:rPr>
      </w:pPr>
    </w:p>
    <w:p w14:paraId="268B29B8" w14:textId="77777777" w:rsidR="00270475" w:rsidRPr="00584AEA" w:rsidRDefault="00270475" w:rsidP="00270475">
      <w:pPr>
        <w:rPr>
          <w:rFonts w:ascii="Arrus" w:hAnsi="Arrus"/>
          <w:sz w:val="22"/>
          <w:szCs w:val="28"/>
        </w:rPr>
      </w:pPr>
    </w:p>
    <w:p w14:paraId="268B29B9" w14:textId="77777777" w:rsidR="00270475" w:rsidRPr="00584AEA" w:rsidRDefault="00270475" w:rsidP="00270475">
      <w:pPr>
        <w:rPr>
          <w:rFonts w:ascii="Arrus" w:hAnsi="Arrus"/>
          <w:sz w:val="22"/>
          <w:szCs w:val="28"/>
        </w:rPr>
      </w:pPr>
    </w:p>
    <w:p w14:paraId="268B29BA" w14:textId="77777777" w:rsidR="00270475" w:rsidRPr="00584AEA" w:rsidRDefault="00270475" w:rsidP="00270475">
      <w:pPr>
        <w:rPr>
          <w:rFonts w:ascii="Arrus" w:hAnsi="Arrus"/>
          <w:sz w:val="22"/>
          <w:szCs w:val="28"/>
        </w:rPr>
      </w:pPr>
    </w:p>
    <w:p w14:paraId="268B29BB" w14:textId="77777777" w:rsidR="00270475" w:rsidRPr="00584AEA" w:rsidRDefault="00270475" w:rsidP="00270475">
      <w:pPr>
        <w:rPr>
          <w:rFonts w:ascii="Arrus" w:hAnsi="Arrus"/>
          <w:sz w:val="22"/>
          <w:szCs w:val="28"/>
        </w:rPr>
      </w:pPr>
    </w:p>
    <w:p w14:paraId="268B29BC" w14:textId="77777777" w:rsidR="00270475" w:rsidRPr="00584AEA" w:rsidRDefault="00270475" w:rsidP="00270475">
      <w:pPr>
        <w:rPr>
          <w:rFonts w:ascii="Arrus" w:hAnsi="Arrus"/>
          <w:sz w:val="22"/>
          <w:szCs w:val="28"/>
        </w:rPr>
      </w:pPr>
    </w:p>
    <w:p w14:paraId="268B29BD" w14:textId="77777777" w:rsidR="00270475" w:rsidRPr="00584AEA" w:rsidRDefault="00270475" w:rsidP="00270475">
      <w:pPr>
        <w:rPr>
          <w:rFonts w:ascii="Arrus" w:hAnsi="Arrus"/>
          <w:sz w:val="22"/>
          <w:szCs w:val="28"/>
        </w:rPr>
      </w:pPr>
    </w:p>
    <w:p w14:paraId="268B29BE" w14:textId="77777777" w:rsidR="00270475" w:rsidRPr="00584AEA" w:rsidRDefault="00270475" w:rsidP="00270475">
      <w:pPr>
        <w:rPr>
          <w:rFonts w:ascii="Arrus" w:hAnsi="Arrus"/>
          <w:sz w:val="22"/>
          <w:szCs w:val="28"/>
        </w:rPr>
      </w:pPr>
    </w:p>
    <w:p w14:paraId="268B29BF" w14:textId="77777777" w:rsidR="00270475" w:rsidRPr="00584AEA" w:rsidRDefault="00270475" w:rsidP="00270475">
      <w:pPr>
        <w:rPr>
          <w:rFonts w:ascii="Arrus" w:hAnsi="Arrus"/>
          <w:sz w:val="22"/>
          <w:szCs w:val="28"/>
        </w:rPr>
      </w:pPr>
    </w:p>
    <w:p w14:paraId="268B29C0" w14:textId="77777777" w:rsidR="00270475" w:rsidRPr="00584AEA" w:rsidRDefault="00270475" w:rsidP="00270475">
      <w:pPr>
        <w:rPr>
          <w:rFonts w:ascii="Arrus" w:hAnsi="Arrus"/>
          <w:sz w:val="22"/>
          <w:szCs w:val="28"/>
        </w:rPr>
      </w:pPr>
    </w:p>
    <w:p w14:paraId="268B29C1" w14:textId="77777777" w:rsidR="00270475" w:rsidRPr="00584AEA" w:rsidRDefault="00270475" w:rsidP="00270475">
      <w:pPr>
        <w:rPr>
          <w:rFonts w:ascii="Arrus" w:hAnsi="Arrus"/>
          <w:sz w:val="22"/>
          <w:szCs w:val="28"/>
        </w:rPr>
      </w:pPr>
    </w:p>
    <w:p w14:paraId="268B29C2" w14:textId="77777777" w:rsidR="00270475" w:rsidRPr="00584AEA" w:rsidRDefault="00270475" w:rsidP="00270475">
      <w:pPr>
        <w:rPr>
          <w:rFonts w:ascii="Arrus" w:hAnsi="Arrus"/>
          <w:sz w:val="22"/>
          <w:szCs w:val="28"/>
        </w:rPr>
      </w:pPr>
    </w:p>
    <w:p w14:paraId="268B29C3" w14:textId="77777777" w:rsidR="00270475" w:rsidRPr="00584AEA" w:rsidRDefault="00270475" w:rsidP="00270475">
      <w:pPr>
        <w:rPr>
          <w:rFonts w:ascii="Arrus" w:hAnsi="Arrus"/>
          <w:sz w:val="22"/>
          <w:szCs w:val="28"/>
        </w:rPr>
      </w:pPr>
    </w:p>
    <w:p w14:paraId="268B29C4" w14:textId="77777777" w:rsidR="00270475" w:rsidRPr="00584AEA" w:rsidRDefault="00270475" w:rsidP="00270475">
      <w:pPr>
        <w:rPr>
          <w:rFonts w:ascii="Arrus" w:hAnsi="Arrus"/>
          <w:sz w:val="22"/>
          <w:szCs w:val="28"/>
        </w:rPr>
      </w:pPr>
    </w:p>
    <w:p w14:paraId="268B29C5" w14:textId="77777777" w:rsidR="00270475" w:rsidRPr="00584AEA" w:rsidRDefault="00270475" w:rsidP="00270475">
      <w:pPr>
        <w:rPr>
          <w:rFonts w:ascii="Arrus" w:hAnsi="Arrus"/>
          <w:sz w:val="22"/>
          <w:szCs w:val="28"/>
        </w:rPr>
      </w:pPr>
    </w:p>
    <w:p w14:paraId="268B29C6" w14:textId="77777777" w:rsidR="00270475" w:rsidRPr="00584AEA" w:rsidRDefault="00270475" w:rsidP="00270475">
      <w:pPr>
        <w:rPr>
          <w:rFonts w:ascii="Arrus" w:hAnsi="Arrus"/>
          <w:sz w:val="22"/>
          <w:szCs w:val="28"/>
        </w:rPr>
      </w:pPr>
    </w:p>
    <w:p w14:paraId="268B29C7" w14:textId="77777777" w:rsidR="00270475" w:rsidRPr="00584AEA" w:rsidRDefault="00270475" w:rsidP="00270475">
      <w:pPr>
        <w:rPr>
          <w:rFonts w:ascii="Arrus" w:hAnsi="Arrus"/>
          <w:sz w:val="22"/>
          <w:szCs w:val="28"/>
        </w:rPr>
      </w:pPr>
    </w:p>
    <w:p w14:paraId="268B29C8" w14:textId="77777777" w:rsidR="00270475" w:rsidRPr="00584AEA" w:rsidRDefault="00270475" w:rsidP="00270475">
      <w:pPr>
        <w:rPr>
          <w:rFonts w:ascii="Arrus" w:hAnsi="Arrus"/>
          <w:sz w:val="22"/>
          <w:szCs w:val="28"/>
        </w:rPr>
      </w:pPr>
    </w:p>
    <w:p w14:paraId="268B29C9" w14:textId="77777777" w:rsidR="00270475" w:rsidRPr="00584AEA" w:rsidRDefault="00270475" w:rsidP="00270475">
      <w:pPr>
        <w:rPr>
          <w:rFonts w:ascii="Arrus" w:hAnsi="Arrus"/>
          <w:sz w:val="22"/>
          <w:szCs w:val="28"/>
        </w:rPr>
      </w:pPr>
    </w:p>
    <w:p w14:paraId="268B29CA" w14:textId="77777777" w:rsidR="00270475" w:rsidRPr="00584AEA" w:rsidRDefault="00270475" w:rsidP="00270475">
      <w:pPr>
        <w:rPr>
          <w:rFonts w:ascii="Arrus" w:hAnsi="Arrus"/>
          <w:sz w:val="22"/>
          <w:szCs w:val="28"/>
        </w:rPr>
      </w:pPr>
    </w:p>
    <w:p w14:paraId="268B29CB" w14:textId="77777777" w:rsidR="00270475" w:rsidRPr="00584AEA" w:rsidRDefault="00270475" w:rsidP="00270475">
      <w:pPr>
        <w:rPr>
          <w:rFonts w:ascii="Arrus" w:hAnsi="Arrus"/>
          <w:sz w:val="22"/>
          <w:szCs w:val="28"/>
        </w:rPr>
      </w:pPr>
    </w:p>
    <w:p w14:paraId="268B29CC" w14:textId="77777777" w:rsidR="00270475" w:rsidRPr="00584AEA" w:rsidRDefault="00270475" w:rsidP="00270475">
      <w:pPr>
        <w:rPr>
          <w:rFonts w:ascii="Arrus" w:hAnsi="Arrus"/>
          <w:sz w:val="22"/>
          <w:szCs w:val="28"/>
        </w:rPr>
      </w:pPr>
    </w:p>
    <w:p w14:paraId="268B29CD" w14:textId="77777777" w:rsidR="00270475" w:rsidRPr="00584AEA" w:rsidRDefault="00270475" w:rsidP="00270475">
      <w:pPr>
        <w:rPr>
          <w:rFonts w:ascii="Arrus" w:hAnsi="Arrus"/>
          <w:sz w:val="22"/>
          <w:szCs w:val="28"/>
        </w:rPr>
      </w:pPr>
    </w:p>
    <w:p w14:paraId="268B29CE" w14:textId="77777777" w:rsidR="00270475" w:rsidRPr="00584AEA" w:rsidRDefault="00270475" w:rsidP="00270475">
      <w:pPr>
        <w:rPr>
          <w:rFonts w:ascii="Arrus" w:hAnsi="Arrus"/>
          <w:sz w:val="22"/>
          <w:szCs w:val="28"/>
        </w:rPr>
      </w:pPr>
    </w:p>
    <w:p w14:paraId="268B29CF" w14:textId="77777777" w:rsidR="00270475" w:rsidRPr="00584AEA" w:rsidRDefault="00270475" w:rsidP="00270475">
      <w:pPr>
        <w:rPr>
          <w:rFonts w:ascii="Arrus" w:hAnsi="Arrus"/>
          <w:sz w:val="22"/>
          <w:szCs w:val="28"/>
        </w:rPr>
      </w:pPr>
    </w:p>
    <w:p w14:paraId="268B29D0" w14:textId="77777777" w:rsidR="00270475" w:rsidRPr="00584AEA" w:rsidRDefault="00270475" w:rsidP="00270475">
      <w:pPr>
        <w:rPr>
          <w:rFonts w:ascii="Arrus" w:hAnsi="Arrus"/>
          <w:sz w:val="22"/>
          <w:szCs w:val="28"/>
        </w:rPr>
      </w:pPr>
    </w:p>
    <w:p w14:paraId="268B29D1" w14:textId="77777777" w:rsidR="00270475" w:rsidRPr="00584AEA" w:rsidRDefault="00270475" w:rsidP="00270475">
      <w:pPr>
        <w:rPr>
          <w:rFonts w:ascii="Arrus" w:hAnsi="Arrus"/>
          <w:sz w:val="22"/>
          <w:szCs w:val="28"/>
        </w:rPr>
      </w:pPr>
    </w:p>
    <w:p w14:paraId="268B29D2" w14:textId="77777777" w:rsidR="00270475" w:rsidRPr="00584AEA" w:rsidRDefault="00270475" w:rsidP="00270475">
      <w:pPr>
        <w:rPr>
          <w:rFonts w:ascii="Arrus" w:hAnsi="Arrus"/>
          <w:sz w:val="22"/>
          <w:szCs w:val="28"/>
        </w:rPr>
      </w:pPr>
    </w:p>
    <w:p w14:paraId="268B29D3" w14:textId="77777777" w:rsidR="00270475" w:rsidRPr="00584AEA" w:rsidRDefault="00270475" w:rsidP="00270475">
      <w:pPr>
        <w:rPr>
          <w:rFonts w:ascii="Arrus" w:hAnsi="Arrus"/>
          <w:sz w:val="22"/>
          <w:szCs w:val="28"/>
        </w:rPr>
      </w:pPr>
    </w:p>
    <w:p w14:paraId="268B29DD"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t xml:space="preserve">1- Introduction: </w:t>
      </w:r>
    </w:p>
    <w:p w14:paraId="268B29DE"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t>“Minority”, “Second Largest Majority” or/and “Part of Majority”?</w:t>
      </w:r>
    </w:p>
    <w:p w14:paraId="268B29DF" w14:textId="77777777" w:rsidR="00270475" w:rsidRPr="00584AEA" w:rsidRDefault="00270475" w:rsidP="00270475">
      <w:pPr>
        <w:jc w:val="both"/>
        <w:rPr>
          <w:rFonts w:ascii="Arrus" w:hAnsi="Arrus"/>
          <w:sz w:val="22"/>
          <w:szCs w:val="28"/>
          <w:lang w:val="en-GB"/>
        </w:rPr>
      </w:pPr>
    </w:p>
    <w:p w14:paraId="268B29E0" w14:textId="77777777" w:rsidR="00270475" w:rsidRPr="00584AEA" w:rsidRDefault="00270475" w:rsidP="004F7B0F">
      <w:pPr>
        <w:ind w:firstLine="720"/>
        <w:jc w:val="both"/>
        <w:rPr>
          <w:rFonts w:ascii="Arrus" w:hAnsi="Arrus"/>
          <w:sz w:val="22"/>
          <w:szCs w:val="28"/>
          <w:lang w:val="en-GB"/>
        </w:rPr>
      </w:pPr>
      <w:r w:rsidRPr="00584AEA">
        <w:rPr>
          <w:rFonts w:ascii="Arrus" w:hAnsi="Arrus"/>
          <w:sz w:val="22"/>
          <w:szCs w:val="28"/>
          <w:lang w:val="en-GB"/>
        </w:rPr>
        <w:t xml:space="preserve">People have been looking at the Indian Muslim population mainly in two ways. There is a third way also, which I will explain later. Some Muslim leaders are fond of calling Muslims as the second largest majority of the country while the rest of the country prefers to call them the biggest minority. People however fail to realize that while technically both positions imply the same, philosophically and socio-economically </w:t>
      </w:r>
      <w:r w:rsidRPr="00584AEA">
        <w:rPr>
          <w:rFonts w:ascii="Arrus" w:hAnsi="Arrus"/>
          <w:sz w:val="22"/>
          <w:szCs w:val="28"/>
          <w:lang w:val="en-GB"/>
        </w:rPr>
        <w:lastRenderedPageBreak/>
        <w:t xml:space="preserve">speaking, there is a huge difference between the two. While Muslims remain the biggest minority of the country, the truth remains that they have not succeeded in becoming the “Second Largest Majority”.  It will be worthwhile here to understand the difference between these two positions. When somebody speaks of Muslims as minority, it implies that Muslims are in a disadvantageous position and are at the mercy of the majority population and a government dominated by the members of the majority community. They have hardly any say in the national affairs and they are not in a position to make any impact even if they seek to do so. They are able to live and work only because of certain rights guaranteed in the constitution, and if they are unable to properly develop, the government is duty bound to announce certain schemes for their support. The governmental actions of course depend upon political factors and the scale of the ability of the minority to pressurize the government. Sometimes, the government takes certain measures in certain fields when it feels that without these actions, certain governmental policies will encounter impediments. It is the political and economic motives rather than any desire to help the minority that often influences the governmental decisions, policies and programmes. This is what has exactly happened in India where Muslims, since Independence, have been living at the mercy of successive governments, which have not done enough to safeguard the genuine interests of the community and empower them at the socioeconomic front. The results are for all to see, and have been documented in the reports of several government appointed commissions, Sachar Committee Report and Ranganath Mishra Commission report being the recent notable examples. A lot has been said and discussed about these reports and we will also dwell on certain issues related to these reports later in this work. </w:t>
      </w:r>
    </w:p>
    <w:p w14:paraId="268B29E1" w14:textId="77777777" w:rsidR="00270475" w:rsidRPr="00584AEA" w:rsidRDefault="00270475" w:rsidP="00270475">
      <w:pPr>
        <w:jc w:val="both"/>
        <w:rPr>
          <w:rFonts w:ascii="Arrus" w:hAnsi="Arrus"/>
          <w:sz w:val="22"/>
          <w:szCs w:val="28"/>
          <w:lang w:val="en-GB"/>
        </w:rPr>
      </w:pPr>
    </w:p>
    <w:p w14:paraId="268B29E2" w14:textId="7134C02C" w:rsidR="00270475" w:rsidRPr="00584AEA" w:rsidRDefault="00270475" w:rsidP="00B5277D">
      <w:pPr>
        <w:ind w:firstLine="720"/>
        <w:jc w:val="both"/>
        <w:rPr>
          <w:rFonts w:ascii="Arrus" w:hAnsi="Arrus"/>
          <w:sz w:val="22"/>
          <w:szCs w:val="28"/>
          <w:lang w:val="en-GB"/>
        </w:rPr>
      </w:pPr>
      <w:r w:rsidRPr="00584AEA">
        <w:rPr>
          <w:rFonts w:ascii="Arrus" w:hAnsi="Arrus"/>
          <w:sz w:val="22"/>
          <w:szCs w:val="28"/>
          <w:lang w:val="en-GB"/>
        </w:rPr>
        <w:t xml:space="preserve">The other is the tag of “Second Largest Majority”, which is demographically the right tag considering the numbers of Muslims living in this country and their percentage in the overall population. The number of Muslims in India is around </w:t>
      </w:r>
      <w:r w:rsidR="0027715F" w:rsidRPr="00584AEA">
        <w:rPr>
          <w:rFonts w:ascii="Arrus" w:hAnsi="Arrus"/>
          <w:sz w:val="22"/>
          <w:szCs w:val="28"/>
          <w:lang w:val="en-GB"/>
        </w:rPr>
        <w:t>20</w:t>
      </w:r>
      <w:r w:rsidRPr="00584AEA">
        <w:rPr>
          <w:rFonts w:ascii="Arrus" w:hAnsi="Arrus"/>
          <w:sz w:val="22"/>
          <w:szCs w:val="28"/>
          <w:lang w:val="en-GB"/>
        </w:rPr>
        <w:t xml:space="preserve">0 million. It </w:t>
      </w:r>
      <w:r w:rsidR="0027715F" w:rsidRPr="00584AEA">
        <w:rPr>
          <w:rFonts w:ascii="Arrus" w:hAnsi="Arrus"/>
          <w:sz w:val="22"/>
          <w:szCs w:val="28"/>
          <w:lang w:val="en-GB"/>
        </w:rPr>
        <w:t>is projected to increase</w:t>
      </w:r>
      <w:r w:rsidRPr="00584AEA">
        <w:rPr>
          <w:rFonts w:ascii="Arrus" w:hAnsi="Arrus"/>
          <w:sz w:val="22"/>
          <w:szCs w:val="28"/>
          <w:lang w:val="en-GB"/>
        </w:rPr>
        <w:t xml:space="preserve"> to 236.2 million over by 2030. This makes Muslim population of the country bigger than that of any Muslim country except Indonesia. This position implies that Muslims must be able to wield a significant influence on the national and international policies being pursued in the country including all the programmes related to socioeconomic development of the country. This also implies that Muslims must be getting a significant share in all that the country possesses in accordance with their population. In addition, it also indicates that no </w:t>
      </w:r>
      <w:r w:rsidRPr="00584AEA">
        <w:rPr>
          <w:rFonts w:ascii="Arrus" w:hAnsi="Arrus"/>
          <w:sz w:val="22"/>
          <w:szCs w:val="28"/>
          <w:lang w:val="en-GB"/>
        </w:rPr>
        <w:lastRenderedPageBreak/>
        <w:t xml:space="preserve">government would ever be in a position to ignore their interests and they must be contributing to and harvesting benefits in all the successes of the country. Their presence in all the institutions of the country, their economic status, their social standing and their clout as individuals as well as community must demonstrate their demographical positioning.  Everybody knows that unfortunately this has not happened and the chances of this happening in near future seem to be remote in the present scenario. This is at least what the experts – Muslims as well as non-Muslims feel. And this is exactly the position that needs to be reversed. </w:t>
      </w:r>
      <w:r w:rsidR="00B5277D" w:rsidRPr="00584AEA">
        <w:rPr>
          <w:rFonts w:ascii="Arrus" w:hAnsi="Arrus"/>
          <w:sz w:val="22"/>
          <w:szCs w:val="28"/>
          <w:lang w:val="en-GB"/>
        </w:rPr>
        <w:t>Till around 10 years back, Muslims were not being looked after as well by the governments as they should have. But in recent years, steps are being deliberately taken to target them, to harass them and to stall whatever little progress they have been making. We will discuss this in detail later.</w:t>
      </w:r>
    </w:p>
    <w:p w14:paraId="268B29E3" w14:textId="77777777" w:rsidR="00270475" w:rsidRPr="00584AEA" w:rsidRDefault="00270475" w:rsidP="00270475">
      <w:pPr>
        <w:jc w:val="both"/>
        <w:rPr>
          <w:rFonts w:ascii="Arrus" w:hAnsi="Arrus"/>
          <w:sz w:val="22"/>
          <w:szCs w:val="28"/>
          <w:lang w:val="en-GB"/>
        </w:rPr>
      </w:pPr>
    </w:p>
    <w:p w14:paraId="268B29E4" w14:textId="77777777" w:rsidR="00270475" w:rsidRPr="00584AEA" w:rsidRDefault="00270475" w:rsidP="00B5277D">
      <w:pPr>
        <w:ind w:firstLine="720"/>
        <w:jc w:val="both"/>
        <w:rPr>
          <w:rFonts w:ascii="Arrus" w:hAnsi="Arrus"/>
          <w:sz w:val="22"/>
          <w:szCs w:val="28"/>
          <w:lang w:val="en-GB"/>
        </w:rPr>
      </w:pPr>
      <w:r w:rsidRPr="00584AEA">
        <w:rPr>
          <w:rFonts w:ascii="Arrus" w:hAnsi="Arrus"/>
          <w:sz w:val="22"/>
          <w:szCs w:val="28"/>
          <w:lang w:val="en-GB"/>
        </w:rPr>
        <w:t xml:space="preserve">The “Second largest majority”-status however does not in any way mean that Muslims do not or must not enjoy the rights as “minority” guaranteed in the constitution of the country. For legal purposes, Muslims remain a “minority” despite their social positioning as the second largest majority. </w:t>
      </w:r>
    </w:p>
    <w:p w14:paraId="268B29E5" w14:textId="77777777" w:rsidR="00270475" w:rsidRPr="00584AEA" w:rsidRDefault="00270475" w:rsidP="00270475">
      <w:pPr>
        <w:jc w:val="both"/>
        <w:rPr>
          <w:rFonts w:ascii="Arrus" w:hAnsi="Arrus"/>
          <w:sz w:val="22"/>
          <w:szCs w:val="28"/>
          <w:lang w:val="en-GB"/>
        </w:rPr>
      </w:pPr>
    </w:p>
    <w:p w14:paraId="268B29E6" w14:textId="299BE2B3" w:rsidR="00270475" w:rsidRPr="00584AEA" w:rsidRDefault="00270475" w:rsidP="00B5277D">
      <w:pPr>
        <w:ind w:firstLine="720"/>
        <w:jc w:val="both"/>
        <w:rPr>
          <w:rFonts w:ascii="Arrus" w:hAnsi="Arrus"/>
          <w:sz w:val="22"/>
          <w:szCs w:val="28"/>
          <w:lang w:val="en-GB"/>
        </w:rPr>
      </w:pPr>
      <w:r w:rsidRPr="00584AEA">
        <w:rPr>
          <w:rFonts w:ascii="Arrus" w:hAnsi="Arrus"/>
          <w:sz w:val="22"/>
          <w:szCs w:val="28"/>
          <w:lang w:val="en-GB"/>
        </w:rPr>
        <w:t xml:space="preserve">Still more important however is the fact that, socially speaking, Muslims are part of the Deprived Majority of Indians. The majority of Indians, irrespective of their religion, are poor, deprived and oppressed in many ways. They harbour similar concerns about their incomes, living conditions, health and security. Economic disparity is increasing without any brakes, the crimes are ever on the rise, the living conditions remain </w:t>
      </w:r>
      <w:r w:rsidR="00B5277D" w:rsidRPr="00584AEA">
        <w:rPr>
          <w:rFonts w:ascii="Arrus" w:hAnsi="Arrus"/>
          <w:sz w:val="22"/>
          <w:szCs w:val="28"/>
          <w:lang w:val="en-GB"/>
        </w:rPr>
        <w:t>wretched,</w:t>
      </w:r>
      <w:r w:rsidRPr="00584AEA">
        <w:rPr>
          <w:rFonts w:ascii="Arrus" w:hAnsi="Arrus"/>
          <w:sz w:val="22"/>
          <w:szCs w:val="28"/>
          <w:lang w:val="en-GB"/>
        </w:rPr>
        <w:t xml:space="preserve"> and health status is nowhere near the desired level. The majority of </w:t>
      </w:r>
      <w:r w:rsidR="00B5277D" w:rsidRPr="00584AEA">
        <w:rPr>
          <w:rFonts w:ascii="Arrus" w:hAnsi="Arrus"/>
          <w:sz w:val="22"/>
          <w:szCs w:val="28"/>
          <w:lang w:val="en-GB"/>
        </w:rPr>
        <w:t xml:space="preserve">have-nots </w:t>
      </w:r>
      <w:r w:rsidRPr="00584AEA">
        <w:rPr>
          <w:rFonts w:ascii="Arrus" w:hAnsi="Arrus"/>
          <w:sz w:val="22"/>
          <w:szCs w:val="28"/>
          <w:lang w:val="en-GB"/>
        </w:rPr>
        <w:t>are being ruthlessly ruled by the minority of</w:t>
      </w:r>
      <w:r w:rsidR="00B5277D" w:rsidRPr="00584AEA">
        <w:rPr>
          <w:rFonts w:ascii="Arrus" w:hAnsi="Arrus"/>
          <w:sz w:val="22"/>
          <w:szCs w:val="28"/>
          <w:lang w:val="en-GB"/>
        </w:rPr>
        <w:t xml:space="preserve"> haves</w:t>
      </w:r>
      <w:r w:rsidRPr="00584AEA">
        <w:rPr>
          <w:rFonts w:ascii="Arrus" w:hAnsi="Arrus"/>
          <w:sz w:val="22"/>
          <w:szCs w:val="28"/>
          <w:lang w:val="en-GB"/>
        </w:rPr>
        <w:t xml:space="preserve">. </w:t>
      </w:r>
    </w:p>
    <w:p w14:paraId="268B29E7" w14:textId="77777777" w:rsidR="00270475" w:rsidRPr="00584AEA" w:rsidRDefault="00270475" w:rsidP="00270475">
      <w:pPr>
        <w:jc w:val="both"/>
        <w:rPr>
          <w:rFonts w:ascii="Arrus" w:hAnsi="Arrus"/>
          <w:sz w:val="22"/>
          <w:szCs w:val="28"/>
          <w:lang w:val="en-GB"/>
        </w:rPr>
      </w:pPr>
    </w:p>
    <w:p w14:paraId="268B29E8" w14:textId="77777777" w:rsidR="00270475" w:rsidRPr="00584AEA" w:rsidRDefault="00270475" w:rsidP="00371056">
      <w:pPr>
        <w:ind w:firstLine="720"/>
        <w:jc w:val="both"/>
        <w:rPr>
          <w:rFonts w:ascii="Arrus" w:hAnsi="Arrus"/>
          <w:sz w:val="22"/>
          <w:szCs w:val="28"/>
          <w:lang w:val="en-GB"/>
        </w:rPr>
      </w:pPr>
      <w:r w:rsidRPr="00584AEA">
        <w:rPr>
          <w:rFonts w:ascii="Arrus" w:hAnsi="Arrus"/>
          <w:sz w:val="22"/>
          <w:szCs w:val="28"/>
          <w:lang w:val="en-GB"/>
        </w:rPr>
        <w:t xml:space="preserve">In short, Indian Muslims have three statuses. Constitutionally, they are a Minority, and have the constitutional right to demand all the rights of minorities enshrined in the Constitution including Right to Equality, Right to Justice, Personal Law and other rights related to religion, culture, language, education and employment. Ideologically, they are the Second Largest Majority, and in this capacity, they must empower themselves in a way that they are able to influence the direction of all the governmental policies. Socially, they are Part of Majority, which is deprived. If they have to play a meaningful role in the country, they have to play an effective role in all the three capacities. </w:t>
      </w:r>
    </w:p>
    <w:p w14:paraId="268B29E9" w14:textId="77777777" w:rsidR="00270475" w:rsidRPr="00584AEA" w:rsidRDefault="00270475" w:rsidP="00270475">
      <w:pPr>
        <w:jc w:val="both"/>
        <w:rPr>
          <w:rFonts w:ascii="Arrus" w:hAnsi="Arrus"/>
          <w:sz w:val="22"/>
          <w:szCs w:val="28"/>
          <w:lang w:val="en-GB"/>
        </w:rPr>
      </w:pPr>
    </w:p>
    <w:p w14:paraId="268B29EA"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Special Position</w:t>
      </w:r>
    </w:p>
    <w:p w14:paraId="268B29EB" w14:textId="77777777" w:rsidR="00270475" w:rsidRPr="00584AEA" w:rsidRDefault="00270475" w:rsidP="00270475">
      <w:pPr>
        <w:jc w:val="both"/>
        <w:rPr>
          <w:rFonts w:ascii="Arrus" w:hAnsi="Arrus"/>
          <w:sz w:val="22"/>
          <w:szCs w:val="28"/>
          <w:lang w:val="en-GB"/>
        </w:rPr>
      </w:pPr>
    </w:p>
    <w:p w14:paraId="268B29EC" w14:textId="77777777" w:rsidR="00270475" w:rsidRPr="00584AEA" w:rsidRDefault="00270475" w:rsidP="00371056">
      <w:pPr>
        <w:ind w:firstLine="720"/>
        <w:jc w:val="both"/>
        <w:rPr>
          <w:rFonts w:ascii="Arrus" w:hAnsi="Arrus"/>
          <w:sz w:val="22"/>
          <w:szCs w:val="28"/>
          <w:lang w:val="en-GB"/>
        </w:rPr>
      </w:pPr>
      <w:r w:rsidRPr="00584AEA">
        <w:rPr>
          <w:rFonts w:ascii="Arrus" w:hAnsi="Arrus"/>
          <w:sz w:val="22"/>
          <w:szCs w:val="28"/>
          <w:lang w:val="en-GB"/>
        </w:rPr>
        <w:t xml:space="preserve">It should be clear to one and all that irrespective of what they publicly speak, the majority community of the country, especially certain forces representing them, and the Governmental institutions would love more to keep Muslims behaving as a minority, an insignificant minority, rather than assist them behaving as the Second Largest Majority or even a significant minority. This is consistent with the position of the majorities all over the world. </w:t>
      </w:r>
      <w:r w:rsidRPr="00584AEA">
        <w:rPr>
          <w:rFonts w:ascii="Arrus" w:hAnsi="Arrus"/>
          <w:b/>
          <w:bCs/>
          <w:sz w:val="22"/>
          <w:szCs w:val="28"/>
          <w:lang w:val="en-GB"/>
        </w:rPr>
        <w:t>But Muslims must realize sooner than later that they are in a very special kind of situation in India. The sooner they realize it the better it will be for the community. The sooner they are able to make the country as a whole realise this the better it is for the country</w:t>
      </w:r>
      <w:r w:rsidRPr="00584AEA">
        <w:rPr>
          <w:rFonts w:ascii="Arrus" w:hAnsi="Arrus"/>
          <w:sz w:val="22"/>
          <w:szCs w:val="28"/>
          <w:lang w:val="en-GB"/>
        </w:rPr>
        <w:t xml:space="preserve">. But this entails lot of responsibilities and, if Muslims want to emerge as the “second Largest Majority” in true sense, they must learn to behave responsibly. </w:t>
      </w:r>
    </w:p>
    <w:p w14:paraId="268B29ED" w14:textId="77777777" w:rsidR="00270475" w:rsidRPr="00584AEA" w:rsidRDefault="00270475" w:rsidP="00270475">
      <w:pPr>
        <w:jc w:val="both"/>
        <w:rPr>
          <w:rFonts w:ascii="Arrus" w:hAnsi="Arrus"/>
          <w:sz w:val="22"/>
          <w:szCs w:val="28"/>
          <w:lang w:val="en-GB"/>
        </w:rPr>
      </w:pPr>
    </w:p>
    <w:p w14:paraId="268B29EE" w14:textId="7A5C2FDD" w:rsidR="00270475" w:rsidRPr="00584AEA" w:rsidRDefault="00270475" w:rsidP="00371056">
      <w:pPr>
        <w:ind w:firstLine="360"/>
        <w:jc w:val="both"/>
        <w:rPr>
          <w:rFonts w:ascii="Arrus" w:hAnsi="Arrus"/>
          <w:sz w:val="22"/>
          <w:szCs w:val="28"/>
          <w:lang w:val="en-GB"/>
        </w:rPr>
      </w:pPr>
      <w:r w:rsidRPr="00584AEA">
        <w:rPr>
          <w:rFonts w:ascii="Arrus" w:hAnsi="Arrus"/>
          <w:sz w:val="22"/>
          <w:szCs w:val="28"/>
          <w:lang w:val="en-GB"/>
        </w:rPr>
        <w:t xml:space="preserve">Muslims hold a very special place in India. Demographically, their population is around </w:t>
      </w:r>
      <w:r w:rsidR="00371056" w:rsidRPr="00584AEA">
        <w:rPr>
          <w:rFonts w:ascii="Arrus" w:hAnsi="Arrus"/>
          <w:sz w:val="22"/>
          <w:szCs w:val="28"/>
          <w:lang w:val="en-GB"/>
        </w:rPr>
        <w:t>20</w:t>
      </w:r>
      <w:r w:rsidRPr="00584AEA">
        <w:rPr>
          <w:rFonts w:ascii="Arrus" w:hAnsi="Arrus"/>
          <w:sz w:val="22"/>
          <w:szCs w:val="28"/>
          <w:lang w:val="en-GB"/>
        </w:rPr>
        <w:t>0 million, greater than the population of most of the Muslim countries except perhaps Indonesia. They are the second largest majority of the country after Hindus. But considering the fact that Hindus have Dalits, which constitutionally have a separate status other than the rest of the Hindus, the gap between non-SC Hindus and Muslims further narrows making them a much more important political, social, cultural and economic entity than what looks on the surface. There are other social divisions in the country, and the backward Hindus are socially more similar to Muslims in many ways than the elite Hindu classes. Their situation is special because</w:t>
      </w:r>
    </w:p>
    <w:p w14:paraId="268B29EF" w14:textId="77777777" w:rsidR="00270475" w:rsidRPr="00584AEA" w:rsidRDefault="00270475" w:rsidP="00270475">
      <w:pPr>
        <w:jc w:val="both"/>
        <w:rPr>
          <w:rFonts w:ascii="Arrus" w:hAnsi="Arrus"/>
          <w:sz w:val="22"/>
          <w:szCs w:val="28"/>
          <w:lang w:val="en-GB"/>
        </w:rPr>
      </w:pPr>
    </w:p>
    <w:p w14:paraId="268B29F0" w14:textId="19A46AEC" w:rsidR="00270475" w:rsidRPr="00584AEA" w:rsidRDefault="00270475" w:rsidP="00270475">
      <w:pPr>
        <w:numPr>
          <w:ilvl w:val="0"/>
          <w:numId w:val="8"/>
        </w:numPr>
        <w:tabs>
          <w:tab w:val="left" w:pos="720"/>
        </w:tabs>
        <w:ind w:left="720" w:hanging="360"/>
        <w:jc w:val="both"/>
        <w:rPr>
          <w:rFonts w:ascii="Arrus" w:hAnsi="Arrus"/>
          <w:sz w:val="22"/>
          <w:szCs w:val="28"/>
          <w:lang w:val="en-GB"/>
        </w:rPr>
      </w:pPr>
      <w:r w:rsidRPr="00584AEA">
        <w:rPr>
          <w:rFonts w:ascii="Arrus" w:hAnsi="Arrus"/>
          <w:sz w:val="22"/>
          <w:szCs w:val="28"/>
          <w:lang w:val="en-GB"/>
        </w:rPr>
        <w:t xml:space="preserve">They are </w:t>
      </w:r>
      <w:r w:rsidRPr="00584AEA">
        <w:rPr>
          <w:rFonts w:ascii="Arrus" w:hAnsi="Arrus"/>
          <w:b/>
          <w:bCs/>
          <w:sz w:val="22"/>
          <w:szCs w:val="28"/>
          <w:lang w:val="en-GB"/>
        </w:rPr>
        <w:t>citizens of a country which is the second most populous nation of the world and the biggest democracy</w:t>
      </w:r>
      <w:r w:rsidRPr="00584AEA">
        <w:rPr>
          <w:rFonts w:ascii="Arrus" w:hAnsi="Arrus"/>
          <w:sz w:val="22"/>
          <w:szCs w:val="28"/>
          <w:lang w:val="en-GB"/>
        </w:rPr>
        <w:t xml:space="preserve">. India is also among the major emerging economies of the world and is strategically extremely important from the global point of view. India has traditionally been a non-aligned country with no formal linkages with any Superpower though this has suffered significant erosion in last few decades. India has also </w:t>
      </w:r>
      <w:r w:rsidRPr="00584AEA">
        <w:rPr>
          <w:rFonts w:ascii="Arrus" w:hAnsi="Arrus"/>
          <w:b/>
          <w:bCs/>
          <w:sz w:val="22"/>
          <w:szCs w:val="28"/>
          <w:lang w:val="en-GB"/>
        </w:rPr>
        <w:t>strong religious influence</w:t>
      </w:r>
      <w:r w:rsidRPr="00584AEA">
        <w:rPr>
          <w:rFonts w:ascii="Arrus" w:hAnsi="Arrus"/>
          <w:sz w:val="22"/>
          <w:szCs w:val="28"/>
          <w:lang w:val="en-GB"/>
        </w:rPr>
        <w:t xml:space="preserve"> with an overwhelming majority of the population having deep religious convictions. It has been a country that has given birth to several great religions of the world</w:t>
      </w:r>
      <w:r w:rsidR="00286DA3" w:rsidRPr="00584AEA">
        <w:rPr>
          <w:rFonts w:ascii="Arrus" w:hAnsi="Arrus"/>
          <w:sz w:val="22"/>
          <w:szCs w:val="28"/>
          <w:lang w:val="en-GB"/>
        </w:rPr>
        <w:t>,</w:t>
      </w:r>
      <w:r w:rsidRPr="00584AEA">
        <w:rPr>
          <w:rFonts w:ascii="Arrus" w:hAnsi="Arrus"/>
          <w:sz w:val="22"/>
          <w:szCs w:val="28"/>
          <w:lang w:val="en-GB"/>
        </w:rPr>
        <w:t xml:space="preserve"> notably Hinduism, Buddhism, Sikhism and Jainism, and has contributed significantly to the development of many religions of non-Indian origin, especially Islam. Muslim rulers have ruled India for several centuries and Islamic culture, architecture and religious beliefs have influenced the social and </w:t>
      </w:r>
      <w:r w:rsidRPr="00584AEA">
        <w:rPr>
          <w:rFonts w:ascii="Arrus" w:hAnsi="Arrus"/>
          <w:sz w:val="22"/>
          <w:szCs w:val="28"/>
          <w:lang w:val="en-GB"/>
        </w:rPr>
        <w:lastRenderedPageBreak/>
        <w:t xml:space="preserve">cultural life in India in a remarkable way. Not only India has visible stamp of Islamic architecture all over the country, it has also contributed significantly to Islam through several important movements like Sufism, Tablighi Jamaat, Deobandi movement, Jamat-e Islami and Aligarh Movement. </w:t>
      </w:r>
    </w:p>
    <w:p w14:paraId="268B29F1" w14:textId="735F432B" w:rsidR="00270475" w:rsidRPr="00584AEA" w:rsidRDefault="00270475" w:rsidP="00270475">
      <w:pPr>
        <w:numPr>
          <w:ilvl w:val="0"/>
          <w:numId w:val="8"/>
        </w:numPr>
        <w:tabs>
          <w:tab w:val="left" w:pos="720"/>
        </w:tabs>
        <w:ind w:left="720" w:hanging="360"/>
        <w:jc w:val="both"/>
        <w:rPr>
          <w:rFonts w:ascii="Arrus" w:hAnsi="Arrus"/>
          <w:sz w:val="22"/>
          <w:szCs w:val="28"/>
          <w:lang w:val="en-GB"/>
        </w:rPr>
      </w:pPr>
      <w:r w:rsidRPr="00584AEA">
        <w:rPr>
          <w:rFonts w:ascii="Arrus" w:hAnsi="Arrus"/>
          <w:sz w:val="22"/>
          <w:szCs w:val="28"/>
          <w:lang w:val="en-GB"/>
        </w:rPr>
        <w:t xml:space="preserve">India is also a </w:t>
      </w:r>
      <w:r w:rsidRPr="00584AEA">
        <w:rPr>
          <w:rFonts w:ascii="Arrus" w:hAnsi="Arrus"/>
          <w:b/>
          <w:bCs/>
          <w:sz w:val="22"/>
          <w:szCs w:val="28"/>
          <w:lang w:val="en-GB"/>
        </w:rPr>
        <w:t>Secular country</w:t>
      </w:r>
      <w:r w:rsidRPr="00584AEA">
        <w:rPr>
          <w:rFonts w:ascii="Arrus" w:hAnsi="Arrus"/>
          <w:sz w:val="22"/>
          <w:szCs w:val="28"/>
          <w:lang w:val="en-GB"/>
        </w:rPr>
        <w:t xml:space="preserve">, with a totally different </w:t>
      </w:r>
      <w:r w:rsidR="00286DA3" w:rsidRPr="00584AEA">
        <w:rPr>
          <w:rFonts w:ascii="Arrus" w:hAnsi="Arrus"/>
          <w:sz w:val="22"/>
          <w:szCs w:val="28"/>
          <w:lang w:val="en-GB"/>
        </w:rPr>
        <w:t>meaning</w:t>
      </w:r>
      <w:r w:rsidRPr="00584AEA">
        <w:rPr>
          <w:rFonts w:ascii="Arrus" w:hAnsi="Arrus"/>
          <w:sz w:val="22"/>
          <w:szCs w:val="28"/>
          <w:lang w:val="en-GB"/>
        </w:rPr>
        <w:t xml:space="preserve"> of “Secularism” from what is understood in West. In West, secularism means total negation and disregard of religion and religious morality. In India it means respect to all religions without any discrimination, recognition of all ethnic minorities as equal and recognition of all religions by the State without having any religion of its own. Masses in India are </w:t>
      </w:r>
      <w:r w:rsidR="00CB5936" w:rsidRPr="00584AEA">
        <w:rPr>
          <w:rFonts w:ascii="Arrus" w:hAnsi="Arrus"/>
          <w:sz w:val="22"/>
          <w:szCs w:val="28"/>
          <w:lang w:val="en-GB"/>
        </w:rPr>
        <w:t>fonder</w:t>
      </w:r>
      <w:r w:rsidRPr="00584AEA">
        <w:rPr>
          <w:rFonts w:ascii="Arrus" w:hAnsi="Arrus"/>
          <w:sz w:val="22"/>
          <w:szCs w:val="28"/>
          <w:lang w:val="en-GB"/>
        </w:rPr>
        <w:t xml:space="preserve"> of religious morality than </w:t>
      </w:r>
      <w:r w:rsidR="00CB5936" w:rsidRPr="00584AEA">
        <w:rPr>
          <w:rFonts w:ascii="Arrus" w:hAnsi="Arrus"/>
          <w:sz w:val="22"/>
          <w:szCs w:val="28"/>
          <w:lang w:val="en-GB"/>
        </w:rPr>
        <w:t xml:space="preserve">the </w:t>
      </w:r>
      <w:r w:rsidRPr="00584AEA">
        <w:rPr>
          <w:rFonts w:ascii="Arrus" w:hAnsi="Arrus"/>
          <w:sz w:val="22"/>
          <w:szCs w:val="28"/>
          <w:lang w:val="en-GB"/>
        </w:rPr>
        <w:t xml:space="preserve">modern concepts of “freedom of choice”. </w:t>
      </w:r>
    </w:p>
    <w:p w14:paraId="268B29F2" w14:textId="5A4A159A" w:rsidR="00270475" w:rsidRPr="00584AEA" w:rsidRDefault="00270475" w:rsidP="00270475">
      <w:pPr>
        <w:numPr>
          <w:ilvl w:val="0"/>
          <w:numId w:val="8"/>
        </w:numPr>
        <w:tabs>
          <w:tab w:val="left" w:pos="720"/>
        </w:tabs>
        <w:ind w:left="720" w:hanging="360"/>
        <w:jc w:val="both"/>
        <w:rPr>
          <w:rFonts w:ascii="Arrus" w:hAnsi="Arrus"/>
          <w:sz w:val="22"/>
          <w:szCs w:val="28"/>
          <w:lang w:val="en-GB"/>
        </w:rPr>
      </w:pPr>
      <w:r w:rsidRPr="00584AEA">
        <w:rPr>
          <w:rFonts w:ascii="Arrus" w:hAnsi="Arrus"/>
          <w:b/>
          <w:bCs/>
          <w:sz w:val="22"/>
          <w:szCs w:val="28"/>
          <w:lang w:val="en-GB"/>
        </w:rPr>
        <w:t>Muslims are highly religious people</w:t>
      </w:r>
      <w:r w:rsidRPr="00584AEA">
        <w:rPr>
          <w:rFonts w:ascii="Arrus" w:hAnsi="Arrus"/>
          <w:sz w:val="22"/>
          <w:szCs w:val="28"/>
          <w:lang w:val="en-GB"/>
        </w:rPr>
        <w:t xml:space="preserve"> having unshakable faith in their religion. They never feel comfortable in any developments, which are against religious teachings in general and Islamic teachings in particular. They often react emotionally to any provocation or any action</w:t>
      </w:r>
      <w:r w:rsidR="00AE1C19" w:rsidRPr="00584AEA">
        <w:rPr>
          <w:rFonts w:ascii="Arrus" w:hAnsi="Arrus"/>
          <w:sz w:val="22"/>
          <w:szCs w:val="28"/>
          <w:lang w:val="en-GB"/>
        </w:rPr>
        <w:t>,</w:t>
      </w:r>
      <w:r w:rsidRPr="00584AEA">
        <w:rPr>
          <w:rFonts w:ascii="Arrus" w:hAnsi="Arrus"/>
          <w:sz w:val="22"/>
          <w:szCs w:val="28"/>
          <w:lang w:val="en-GB"/>
        </w:rPr>
        <w:t xml:space="preserve"> </w:t>
      </w:r>
      <w:r w:rsidR="00AE1C19" w:rsidRPr="00584AEA">
        <w:rPr>
          <w:rFonts w:ascii="Arrus" w:hAnsi="Arrus"/>
          <w:sz w:val="22"/>
          <w:szCs w:val="28"/>
          <w:lang w:val="en-GB"/>
        </w:rPr>
        <w:t>which</w:t>
      </w:r>
      <w:r w:rsidRPr="00584AEA">
        <w:rPr>
          <w:rFonts w:ascii="Arrus" w:hAnsi="Arrus"/>
          <w:sz w:val="22"/>
          <w:szCs w:val="28"/>
          <w:lang w:val="en-GB"/>
        </w:rPr>
        <w:t xml:space="preserve"> ostensibly appears to be violating their beliefs.  Living in India</w:t>
      </w:r>
      <w:r w:rsidR="00AE1C19" w:rsidRPr="00584AEA">
        <w:rPr>
          <w:rFonts w:ascii="Arrus" w:hAnsi="Arrus"/>
          <w:sz w:val="22"/>
          <w:szCs w:val="28"/>
          <w:lang w:val="en-GB"/>
        </w:rPr>
        <w:t>,</w:t>
      </w:r>
      <w:r w:rsidRPr="00584AEA">
        <w:rPr>
          <w:rFonts w:ascii="Arrus" w:hAnsi="Arrus"/>
          <w:sz w:val="22"/>
          <w:szCs w:val="28"/>
          <w:lang w:val="en-GB"/>
        </w:rPr>
        <w:t xml:space="preserve"> they often feel that the majority community is insensitive to their religious convictions and often tries to pressurise governments to do things that are not viewed positively by Muslims. </w:t>
      </w:r>
    </w:p>
    <w:p w14:paraId="268B29F3" w14:textId="62CE94B0" w:rsidR="00270475" w:rsidRPr="00584AEA" w:rsidRDefault="00270475" w:rsidP="00270475">
      <w:pPr>
        <w:numPr>
          <w:ilvl w:val="0"/>
          <w:numId w:val="8"/>
        </w:numPr>
        <w:tabs>
          <w:tab w:val="left" w:pos="720"/>
        </w:tabs>
        <w:ind w:left="720" w:hanging="360"/>
        <w:jc w:val="both"/>
        <w:rPr>
          <w:rFonts w:ascii="Arrus" w:hAnsi="Arrus"/>
          <w:sz w:val="22"/>
          <w:szCs w:val="28"/>
          <w:lang w:val="en-GB"/>
        </w:rPr>
      </w:pPr>
      <w:r w:rsidRPr="00584AEA">
        <w:rPr>
          <w:rFonts w:ascii="Arrus" w:hAnsi="Arrus"/>
          <w:sz w:val="22"/>
          <w:szCs w:val="28"/>
          <w:lang w:val="en-GB"/>
        </w:rPr>
        <w:t xml:space="preserve">Two factors have played hugely on the psyche of Indian Hindus, particularly those influenced by Hindutva ideologies, which have affected Muslims in a big way. The first is a long Muslim rule in India. Some Hindutva organisations have culled historical events of their liking to make sweeping generalisations of Muslim Rule having been anti-Hindu, a position challenged by most of the serious historians. The second is the Partition of the country in a way that led to continued animosity and hostility between India and Pakistan. Pakistan being a Muslim majority country, Indian Hindus often tend to view Indian Muslims as some kind of extension of Pakistan. This feeling has been a hurdle in bonding between Muslims and Hindus; and has often been used by vested interests to arouse communal hatred in the country. When this feeling combines with some specific events or local tensions, this often leads </w:t>
      </w:r>
      <w:r w:rsidR="00AE1C19" w:rsidRPr="00584AEA">
        <w:rPr>
          <w:rFonts w:ascii="Arrus" w:hAnsi="Arrus"/>
          <w:sz w:val="22"/>
          <w:szCs w:val="28"/>
          <w:lang w:val="en-GB"/>
        </w:rPr>
        <w:t>to</w:t>
      </w:r>
      <w:r w:rsidRPr="00584AEA">
        <w:rPr>
          <w:rFonts w:ascii="Arrus" w:hAnsi="Arrus"/>
          <w:sz w:val="22"/>
          <w:szCs w:val="28"/>
          <w:lang w:val="en-GB"/>
        </w:rPr>
        <w:t xml:space="preserve"> riots. The history of riots in India is notorious for being largely one-sided in terms of the victims and the support of the governmental machinery. This has generated a sense of insecurity in the minds of Muslims leading to their continued ghettoisation. They often tend to be suspicious of the governmental moves particularly when some political party or </w:t>
      </w:r>
      <w:r w:rsidRPr="00584AEA">
        <w:rPr>
          <w:rFonts w:ascii="Arrus" w:hAnsi="Arrus"/>
          <w:sz w:val="22"/>
          <w:szCs w:val="28"/>
          <w:lang w:val="en-GB"/>
        </w:rPr>
        <w:lastRenderedPageBreak/>
        <w:t xml:space="preserve">leader believed to be close to Hindutva controls the power. They genuinely fear the forces of Hindutva because these forces have shown much less concern about adopting the values of Hindu religion and are taking much greater interest in campaigning against Muslims. </w:t>
      </w:r>
    </w:p>
    <w:p w14:paraId="268B29F4" w14:textId="77777777" w:rsidR="00270475" w:rsidRPr="00584AEA" w:rsidRDefault="00270475" w:rsidP="00270475">
      <w:pPr>
        <w:numPr>
          <w:ilvl w:val="0"/>
          <w:numId w:val="8"/>
        </w:numPr>
        <w:tabs>
          <w:tab w:val="left" w:pos="720"/>
        </w:tabs>
        <w:ind w:left="720" w:hanging="360"/>
        <w:jc w:val="both"/>
        <w:rPr>
          <w:rFonts w:ascii="Arrus" w:hAnsi="Arrus"/>
          <w:sz w:val="22"/>
          <w:szCs w:val="28"/>
          <w:lang w:val="en-GB"/>
        </w:rPr>
      </w:pPr>
      <w:r w:rsidRPr="00584AEA">
        <w:rPr>
          <w:rFonts w:ascii="Arrus" w:hAnsi="Arrus"/>
          <w:sz w:val="22"/>
          <w:szCs w:val="28"/>
          <w:lang w:val="en-GB"/>
        </w:rPr>
        <w:t xml:space="preserve">Despite their failures and shortcomings on various fronts, </w:t>
      </w:r>
      <w:r w:rsidRPr="00584AEA">
        <w:rPr>
          <w:rFonts w:ascii="Arrus" w:hAnsi="Arrus"/>
          <w:b/>
          <w:bCs/>
          <w:sz w:val="22"/>
          <w:szCs w:val="28"/>
          <w:lang w:val="en-GB"/>
        </w:rPr>
        <w:t>Muslims are very well aware of their hidden potential and capabilities.</w:t>
      </w:r>
      <w:r w:rsidRPr="00584AEA">
        <w:rPr>
          <w:rFonts w:ascii="Arrus" w:hAnsi="Arrus"/>
          <w:sz w:val="22"/>
          <w:szCs w:val="28"/>
          <w:lang w:val="en-GB"/>
        </w:rPr>
        <w:t xml:space="preserve"> They are aware of their numbers, their strong historical background, their talents in various fields and their ability to influence the turn of events once they sit together to find what has gone wrong. </w:t>
      </w:r>
    </w:p>
    <w:p w14:paraId="268B29F5" w14:textId="77777777" w:rsidR="00270475" w:rsidRPr="00584AEA" w:rsidRDefault="00270475" w:rsidP="00270475">
      <w:pPr>
        <w:jc w:val="both"/>
        <w:rPr>
          <w:rFonts w:ascii="Arrus" w:hAnsi="Arrus"/>
          <w:sz w:val="22"/>
          <w:szCs w:val="28"/>
          <w:lang w:val="en-GB"/>
        </w:rPr>
      </w:pPr>
    </w:p>
    <w:p w14:paraId="268B29F6" w14:textId="77777777" w:rsidR="00270475" w:rsidRPr="00584AEA" w:rsidRDefault="00270475" w:rsidP="00270475">
      <w:pPr>
        <w:jc w:val="both"/>
        <w:rPr>
          <w:rFonts w:ascii="Arrus" w:hAnsi="Arrus"/>
          <w:b/>
          <w:bCs/>
          <w:szCs w:val="32"/>
          <w:lang w:val="en-GB"/>
        </w:rPr>
      </w:pPr>
    </w:p>
    <w:p w14:paraId="268B29F7" w14:textId="77777777" w:rsidR="00270475" w:rsidRPr="00584AEA" w:rsidRDefault="00270475" w:rsidP="00270475">
      <w:pPr>
        <w:jc w:val="both"/>
        <w:rPr>
          <w:rFonts w:ascii="Arrus" w:hAnsi="Arrus"/>
          <w:b/>
          <w:bCs/>
          <w:szCs w:val="32"/>
          <w:lang w:val="en-GB"/>
        </w:rPr>
      </w:pPr>
    </w:p>
    <w:p w14:paraId="268B29F8" w14:textId="77777777" w:rsidR="00270475" w:rsidRPr="00584AEA" w:rsidRDefault="00270475" w:rsidP="00270475">
      <w:pPr>
        <w:jc w:val="both"/>
        <w:rPr>
          <w:rFonts w:ascii="Arrus" w:hAnsi="Arrus"/>
          <w:b/>
          <w:bCs/>
          <w:szCs w:val="32"/>
          <w:lang w:val="en-GB"/>
        </w:rPr>
      </w:pPr>
    </w:p>
    <w:p w14:paraId="268B29F9" w14:textId="77777777" w:rsidR="00270475" w:rsidRPr="00584AEA" w:rsidRDefault="00270475" w:rsidP="00270475">
      <w:pPr>
        <w:jc w:val="both"/>
        <w:rPr>
          <w:rFonts w:ascii="Arrus" w:hAnsi="Arrus"/>
          <w:b/>
          <w:bCs/>
          <w:szCs w:val="32"/>
          <w:lang w:val="en-GB"/>
        </w:rPr>
      </w:pPr>
    </w:p>
    <w:p w14:paraId="268B29FA" w14:textId="77777777" w:rsidR="00270475" w:rsidRPr="00584AEA" w:rsidRDefault="00270475" w:rsidP="00270475">
      <w:pPr>
        <w:jc w:val="both"/>
        <w:rPr>
          <w:rFonts w:ascii="Arrus" w:hAnsi="Arrus"/>
          <w:b/>
          <w:bCs/>
          <w:sz w:val="42"/>
          <w:szCs w:val="52"/>
          <w:lang w:val="en-GB"/>
        </w:rPr>
      </w:pPr>
    </w:p>
    <w:p w14:paraId="268B29FB" w14:textId="77777777" w:rsidR="00270475" w:rsidRPr="00584AEA" w:rsidRDefault="00270475" w:rsidP="00270475">
      <w:pPr>
        <w:jc w:val="both"/>
        <w:rPr>
          <w:rFonts w:ascii="Arrus" w:hAnsi="Arrus"/>
          <w:b/>
          <w:bCs/>
          <w:sz w:val="42"/>
          <w:szCs w:val="52"/>
          <w:lang w:val="en-GB"/>
        </w:rPr>
      </w:pPr>
    </w:p>
    <w:p w14:paraId="268B29FD"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t>2- What has gone wrong?</w:t>
      </w:r>
    </w:p>
    <w:p w14:paraId="268B29FE" w14:textId="77777777" w:rsidR="00270475" w:rsidRPr="00584AEA" w:rsidRDefault="00270475" w:rsidP="00270475">
      <w:pPr>
        <w:jc w:val="both"/>
        <w:rPr>
          <w:rFonts w:ascii="Arrus" w:hAnsi="Arrus"/>
          <w:sz w:val="22"/>
          <w:szCs w:val="28"/>
          <w:lang w:val="en-GB"/>
        </w:rPr>
      </w:pPr>
    </w:p>
    <w:p w14:paraId="268B29FF" w14:textId="77777777" w:rsidR="00270475" w:rsidRPr="00584AEA" w:rsidRDefault="00270475" w:rsidP="00270475">
      <w:pPr>
        <w:jc w:val="both"/>
        <w:rPr>
          <w:rFonts w:ascii="Arrus" w:hAnsi="Arrus"/>
          <w:sz w:val="22"/>
          <w:szCs w:val="28"/>
          <w:lang w:val="en-GB"/>
        </w:rPr>
      </w:pPr>
    </w:p>
    <w:p w14:paraId="268B2A00" w14:textId="77777777" w:rsidR="00270475" w:rsidRPr="00584AEA" w:rsidRDefault="00270475" w:rsidP="00AE1C19">
      <w:pPr>
        <w:ind w:firstLine="720"/>
        <w:jc w:val="both"/>
        <w:rPr>
          <w:rFonts w:ascii="Arrus" w:hAnsi="Arrus"/>
          <w:sz w:val="22"/>
          <w:szCs w:val="28"/>
          <w:lang w:val="en-GB"/>
        </w:rPr>
      </w:pPr>
      <w:r w:rsidRPr="00584AEA">
        <w:rPr>
          <w:rFonts w:ascii="Arrus" w:hAnsi="Arrus"/>
          <w:sz w:val="22"/>
          <w:szCs w:val="28"/>
          <w:lang w:val="en-GB"/>
        </w:rPr>
        <w:t xml:space="preserve">It is important to analyse what has gone wrong with Indian Muslims. Having a glorious historical background with Muslim rule covering most of the last 1000 years of the country, a very strong religious inclination and a distinct culture, Muslims of India tend to be more emotional than practical in their approach. They have been the victims of </w:t>
      </w:r>
    </w:p>
    <w:p w14:paraId="268B2A01" w14:textId="77777777" w:rsidR="00270475" w:rsidRPr="00584AEA" w:rsidRDefault="00270475" w:rsidP="00270475">
      <w:pPr>
        <w:jc w:val="both"/>
        <w:rPr>
          <w:rFonts w:ascii="Arrus" w:hAnsi="Arrus"/>
          <w:sz w:val="22"/>
          <w:szCs w:val="28"/>
          <w:lang w:val="en-GB"/>
        </w:rPr>
      </w:pPr>
    </w:p>
    <w:p w14:paraId="268B2A02" w14:textId="77777777" w:rsidR="00270475" w:rsidRPr="00584AEA" w:rsidRDefault="00270475" w:rsidP="00270475">
      <w:pPr>
        <w:numPr>
          <w:ilvl w:val="0"/>
          <w:numId w:val="9"/>
        </w:numPr>
        <w:tabs>
          <w:tab w:val="left" w:pos="360"/>
        </w:tabs>
        <w:ind w:left="360" w:hanging="360"/>
        <w:jc w:val="both"/>
        <w:rPr>
          <w:rFonts w:ascii="Arrus" w:hAnsi="Arrus"/>
          <w:b/>
          <w:bCs/>
          <w:sz w:val="22"/>
          <w:szCs w:val="28"/>
          <w:lang w:val="en-GB"/>
        </w:rPr>
      </w:pPr>
      <w:r w:rsidRPr="00584AEA">
        <w:rPr>
          <w:rFonts w:ascii="Arrus" w:hAnsi="Arrus"/>
          <w:b/>
          <w:bCs/>
          <w:sz w:val="22"/>
          <w:szCs w:val="28"/>
          <w:lang w:val="en-GB"/>
        </w:rPr>
        <w:t xml:space="preserve">The power game by the political parties </w:t>
      </w:r>
    </w:p>
    <w:p w14:paraId="268B2A03" w14:textId="196C14C6" w:rsidR="00270475" w:rsidRPr="00584AEA" w:rsidRDefault="00270475" w:rsidP="00AE1C19">
      <w:pPr>
        <w:ind w:firstLine="720"/>
        <w:jc w:val="both"/>
        <w:rPr>
          <w:rFonts w:ascii="Arrus" w:hAnsi="Arrus"/>
          <w:sz w:val="22"/>
          <w:szCs w:val="28"/>
          <w:lang w:val="en-GB"/>
        </w:rPr>
      </w:pPr>
      <w:r w:rsidRPr="00584AEA">
        <w:rPr>
          <w:rFonts w:ascii="Arrus" w:hAnsi="Arrus"/>
          <w:sz w:val="22"/>
          <w:szCs w:val="28"/>
          <w:lang w:val="en-GB"/>
        </w:rPr>
        <w:t>India’s democratic model has many positives about it, the biggest positive of course being that it has survived against all odds. It has been able to imbue a belief in Indians that they can play a decisive role in throwing any government and replace it with the other. If however the ability of the people to change the governments becomes the sole criterion of the success of a democracy, it is nothing but a cruel joke. Indian democracy</w:t>
      </w:r>
      <w:r w:rsidR="00AE1C19" w:rsidRPr="00584AEA">
        <w:rPr>
          <w:rFonts w:ascii="Arrus" w:hAnsi="Arrus"/>
          <w:sz w:val="22"/>
          <w:szCs w:val="28"/>
          <w:lang w:val="en-GB"/>
        </w:rPr>
        <w:t>,</w:t>
      </w:r>
      <w:r w:rsidRPr="00584AEA">
        <w:rPr>
          <w:rFonts w:ascii="Arrus" w:hAnsi="Arrus"/>
          <w:sz w:val="22"/>
          <w:szCs w:val="28"/>
          <w:lang w:val="en-GB"/>
        </w:rPr>
        <w:t xml:space="preserve"> like most of the other democracies of the world</w:t>
      </w:r>
      <w:r w:rsidR="00AE1C19" w:rsidRPr="00584AEA">
        <w:rPr>
          <w:rFonts w:ascii="Arrus" w:hAnsi="Arrus"/>
          <w:sz w:val="22"/>
          <w:szCs w:val="28"/>
          <w:lang w:val="en-GB"/>
        </w:rPr>
        <w:t>,</w:t>
      </w:r>
      <w:r w:rsidRPr="00584AEA">
        <w:rPr>
          <w:rFonts w:ascii="Arrus" w:hAnsi="Arrus"/>
          <w:sz w:val="22"/>
          <w:szCs w:val="28"/>
          <w:lang w:val="en-GB"/>
        </w:rPr>
        <w:t xml:space="preserve"> has many negatives. It has not always brought the best people in the forefront of politics. The corporate-politicians-bureaucracy nexus has more harmed than benefited the masses. The demographic realities </w:t>
      </w:r>
      <w:r w:rsidRPr="00584AEA">
        <w:rPr>
          <w:rFonts w:ascii="Arrus" w:hAnsi="Arrus"/>
          <w:sz w:val="22"/>
          <w:szCs w:val="28"/>
          <w:lang w:val="en-GB"/>
        </w:rPr>
        <w:lastRenderedPageBreak/>
        <w:t xml:space="preserve">and constraints have made the greedy politicians look for communal agendas to gain an upper hand. No political party or group has succeeded to earn acclaim from all sections and all communities of the people.  There are certain parties that have earned notorious reputation of being anti-Muslim; but the truth is that no political party has cared about the masses in general and Muslim community in particular. All political parties without exception are guilty of criminal ignorance of the needs of the people including Muslims.  The so-called Secular parties have only used Muslims as vote banks, making big promises but taking only some cosmetic steps to keep them glued. The anti-Muslim organisations and parties have labelled even these minor cosmetic changes as “appeasement”, which helps in consolidation of their own vote bank.  </w:t>
      </w:r>
    </w:p>
    <w:p w14:paraId="268B2A04" w14:textId="77777777" w:rsidR="00270475" w:rsidRPr="00584AEA" w:rsidRDefault="00270475" w:rsidP="00270475">
      <w:pPr>
        <w:ind w:left="360"/>
        <w:jc w:val="both"/>
        <w:rPr>
          <w:rFonts w:ascii="Arrus" w:hAnsi="Arrus"/>
          <w:sz w:val="22"/>
          <w:szCs w:val="28"/>
          <w:lang w:val="en-GB"/>
        </w:rPr>
      </w:pPr>
    </w:p>
    <w:p w14:paraId="268B2A05" w14:textId="77777777" w:rsidR="00270475" w:rsidRPr="00584AEA" w:rsidRDefault="00270475" w:rsidP="00270475">
      <w:pPr>
        <w:numPr>
          <w:ilvl w:val="0"/>
          <w:numId w:val="10"/>
        </w:numPr>
        <w:tabs>
          <w:tab w:val="left" w:pos="0"/>
        </w:tabs>
        <w:ind w:left="360" w:hanging="360"/>
        <w:jc w:val="both"/>
        <w:rPr>
          <w:rFonts w:ascii="Arrus" w:hAnsi="Arrus"/>
          <w:b/>
          <w:bCs/>
          <w:sz w:val="22"/>
          <w:szCs w:val="28"/>
          <w:lang w:val="en-GB"/>
        </w:rPr>
      </w:pPr>
      <w:r w:rsidRPr="00584AEA">
        <w:rPr>
          <w:rFonts w:ascii="Arrus" w:hAnsi="Arrus"/>
          <w:b/>
          <w:bCs/>
          <w:sz w:val="22"/>
          <w:szCs w:val="28"/>
          <w:lang w:val="en-GB"/>
        </w:rPr>
        <w:t>The game played by Muslim political leaders</w:t>
      </w:r>
    </w:p>
    <w:p w14:paraId="3FF020DE" w14:textId="77777777" w:rsidR="00AE1C19" w:rsidRPr="00584AEA" w:rsidRDefault="00270475" w:rsidP="00AE1C19">
      <w:pPr>
        <w:ind w:firstLine="720"/>
        <w:jc w:val="both"/>
        <w:rPr>
          <w:rFonts w:ascii="Arrus" w:hAnsi="Arrus"/>
          <w:sz w:val="22"/>
          <w:szCs w:val="28"/>
          <w:lang w:val="en-GB"/>
        </w:rPr>
      </w:pPr>
      <w:r w:rsidRPr="00584AEA">
        <w:rPr>
          <w:rFonts w:ascii="Arrus" w:hAnsi="Arrus"/>
          <w:sz w:val="22"/>
          <w:szCs w:val="28"/>
          <w:lang w:val="en-GB"/>
        </w:rPr>
        <w:t xml:space="preserve">The selection of the candidates for elections and ministries has in general been dismal with hardly any regard to the public service records and personal integrity of the candidates, the only criteria being their ability to spend money and garner votes.  This has been true in the case of Muslims as well. Not only their representation in numerical terms has been significantly lower than what it should have been; but also in terms of representing their community their representatives in parliaments and assemblies have not proved to be equal to the task. Most if not all of them have cared more for toeing the party line than arguing the case of Muslims. They have neither been adequately informed nor interested to know how the Muslim issues can be resolved. Many of them have used their political clouts for their personal ends. </w:t>
      </w:r>
    </w:p>
    <w:p w14:paraId="268B2A07" w14:textId="304D170B" w:rsidR="00270475" w:rsidRPr="00584AEA" w:rsidRDefault="00270475" w:rsidP="00AE1C19">
      <w:pPr>
        <w:ind w:firstLine="720"/>
        <w:jc w:val="both"/>
        <w:rPr>
          <w:rFonts w:ascii="Arrus" w:hAnsi="Arrus"/>
          <w:sz w:val="22"/>
          <w:szCs w:val="28"/>
          <w:lang w:val="en-GB"/>
        </w:rPr>
      </w:pPr>
      <w:r w:rsidRPr="00584AEA">
        <w:rPr>
          <w:rFonts w:ascii="Arrus" w:hAnsi="Arrus"/>
          <w:sz w:val="22"/>
          <w:szCs w:val="28"/>
          <w:lang w:val="en-GB"/>
        </w:rPr>
        <w:t xml:space="preserve">There have been several Muslim political leaders whose love for the community was demonstrated in merely using sentimental issues for their political aggrandisement. It is not that these issues – the issues related to Personal Law, religious places, communal riots, etc-- were not important or should not have been politically raised. They in fact required greater attention than they actually got. But the biggest problem with the Muslim political leaders has been that they have not been able to look beyond these issues. They have had absolutely no socioeconomic </w:t>
      </w:r>
      <w:r w:rsidR="00AE1C19" w:rsidRPr="00584AEA">
        <w:rPr>
          <w:rFonts w:ascii="Arrus" w:hAnsi="Arrus"/>
          <w:sz w:val="22"/>
          <w:szCs w:val="28"/>
          <w:lang w:val="en-GB"/>
        </w:rPr>
        <w:t>agenda,</w:t>
      </w:r>
      <w:r w:rsidRPr="00584AEA">
        <w:rPr>
          <w:rFonts w:ascii="Arrus" w:hAnsi="Arrus"/>
          <w:sz w:val="22"/>
          <w:szCs w:val="28"/>
          <w:lang w:val="en-GB"/>
        </w:rPr>
        <w:t xml:space="preserve"> and no notable effort has been made till this date to develop institutions for macro as well as micro level planning covering all the aspects of the needs of the community and their role in national and international affairs. Even when dealing with sentimental issues, they have usually sought short term solutions and have not had clues to what should be done to ensure that such issues do not recur. </w:t>
      </w:r>
    </w:p>
    <w:p w14:paraId="268B2A08"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lastRenderedPageBreak/>
        <w:t xml:space="preserve"> </w:t>
      </w:r>
    </w:p>
    <w:p w14:paraId="268B2A09" w14:textId="77777777" w:rsidR="00270475" w:rsidRPr="00584AEA" w:rsidRDefault="00270475" w:rsidP="00270475">
      <w:pPr>
        <w:numPr>
          <w:ilvl w:val="0"/>
          <w:numId w:val="11"/>
        </w:numPr>
        <w:tabs>
          <w:tab w:val="left" w:pos="0"/>
        </w:tabs>
        <w:ind w:left="360" w:hanging="360"/>
        <w:jc w:val="both"/>
        <w:rPr>
          <w:rFonts w:ascii="Arrus" w:hAnsi="Arrus"/>
          <w:b/>
          <w:bCs/>
          <w:sz w:val="22"/>
          <w:szCs w:val="28"/>
          <w:lang w:val="en-GB"/>
        </w:rPr>
      </w:pPr>
      <w:r w:rsidRPr="00584AEA">
        <w:rPr>
          <w:rFonts w:ascii="Arrus" w:hAnsi="Arrus"/>
          <w:b/>
          <w:bCs/>
          <w:sz w:val="22"/>
          <w:szCs w:val="28"/>
          <w:lang w:val="en-GB"/>
        </w:rPr>
        <w:t xml:space="preserve">The inefficient role played by the traditional religious scholars </w:t>
      </w:r>
      <w:r w:rsidRPr="00584AEA">
        <w:rPr>
          <w:rFonts w:ascii="Arrus" w:hAnsi="Arrus"/>
          <w:b/>
          <w:bCs/>
          <w:i/>
          <w:sz w:val="22"/>
          <w:szCs w:val="28"/>
          <w:lang w:val="en-GB"/>
        </w:rPr>
        <w:t>(Ulama)</w:t>
      </w:r>
    </w:p>
    <w:p w14:paraId="3CF47F17" w14:textId="77777777" w:rsidR="00AE1C19" w:rsidRPr="00584AEA" w:rsidRDefault="00270475" w:rsidP="00AE1C19">
      <w:pPr>
        <w:ind w:firstLine="720"/>
        <w:jc w:val="both"/>
        <w:rPr>
          <w:rFonts w:ascii="Arrus" w:hAnsi="Arrus"/>
          <w:sz w:val="22"/>
          <w:szCs w:val="28"/>
          <w:lang w:val="en-GB"/>
        </w:rPr>
      </w:pPr>
      <w:r w:rsidRPr="00584AEA">
        <w:rPr>
          <w:rFonts w:ascii="Arrus" w:hAnsi="Arrus"/>
          <w:i/>
          <w:sz w:val="22"/>
          <w:szCs w:val="28"/>
          <w:lang w:val="en-GB"/>
        </w:rPr>
        <w:t>Ulama</w:t>
      </w:r>
      <w:r w:rsidRPr="00584AEA">
        <w:rPr>
          <w:rFonts w:ascii="Arrus" w:hAnsi="Arrus"/>
          <w:sz w:val="22"/>
          <w:szCs w:val="28"/>
          <w:lang w:val="en-GB"/>
        </w:rPr>
        <w:t xml:space="preserve"> are traditionally simple, devoted and conscientious people whose personal lives have always been exemplary. They are rightly credited for preserving the texts of Islam in their original form and for maintaining certain degree of morality and spirituality in society. Indian </w:t>
      </w:r>
      <w:r w:rsidRPr="00584AEA">
        <w:rPr>
          <w:rFonts w:ascii="Arrus" w:hAnsi="Arrus"/>
          <w:i/>
          <w:sz w:val="22"/>
          <w:szCs w:val="28"/>
          <w:lang w:val="en-GB"/>
        </w:rPr>
        <w:t>Ulama</w:t>
      </w:r>
      <w:r w:rsidRPr="00584AEA">
        <w:rPr>
          <w:rFonts w:ascii="Arrus" w:hAnsi="Arrus"/>
          <w:sz w:val="22"/>
          <w:szCs w:val="28"/>
          <w:lang w:val="en-GB"/>
        </w:rPr>
        <w:t xml:space="preserve"> have made significant contributions in the field of </w:t>
      </w:r>
      <w:r w:rsidRPr="00584AEA">
        <w:rPr>
          <w:rFonts w:ascii="Arrus" w:hAnsi="Arrus"/>
          <w:i/>
          <w:iCs/>
          <w:sz w:val="22"/>
          <w:szCs w:val="28"/>
          <w:lang w:val="en-GB"/>
        </w:rPr>
        <w:t>Deen</w:t>
      </w:r>
      <w:r w:rsidRPr="00584AEA">
        <w:rPr>
          <w:rFonts w:ascii="Arrus" w:hAnsi="Arrus"/>
          <w:sz w:val="22"/>
          <w:szCs w:val="28"/>
          <w:lang w:val="en-GB"/>
        </w:rPr>
        <w:t xml:space="preserve"> and are rated very high in the world of Islam. However, the loss of political power in the country and domination of non-Islamic ideologies all over the world have led Islamic learning to shrink to the theological domain. The Madrasa System in the country has failed to realise the threat posed by un-Islamic ideologies and have made absolutely no attempt whatsoever to objectively understand and analyse the developments taking place in various fields. With the lack of knowledge of the contemporary developments, the modern educated class started losing confidence in their leadership. </w:t>
      </w:r>
      <w:r w:rsidRPr="00584AEA">
        <w:rPr>
          <w:rFonts w:ascii="Arrus" w:hAnsi="Arrus"/>
          <w:i/>
          <w:sz w:val="22"/>
          <w:szCs w:val="28"/>
          <w:lang w:val="en-GB"/>
        </w:rPr>
        <w:t>Ulama</w:t>
      </w:r>
      <w:r w:rsidRPr="00584AEA">
        <w:rPr>
          <w:rFonts w:ascii="Arrus" w:hAnsi="Arrus"/>
          <w:sz w:val="22"/>
          <w:szCs w:val="28"/>
          <w:lang w:val="en-GB"/>
        </w:rPr>
        <w:t xml:space="preserve"> tried to exert their dominance through emphasis on theological agenda and did not show adequate interest in the socioeconomic development of the community. The gap between traditional religious scholars and modern educated Muslims on the one hand and </w:t>
      </w:r>
      <w:r w:rsidRPr="00584AEA">
        <w:rPr>
          <w:rFonts w:ascii="Arrus" w:hAnsi="Arrus"/>
          <w:i/>
          <w:sz w:val="22"/>
          <w:szCs w:val="28"/>
          <w:lang w:val="en-GB"/>
        </w:rPr>
        <w:t>Ulama</w:t>
      </w:r>
      <w:r w:rsidRPr="00584AEA">
        <w:rPr>
          <w:rFonts w:ascii="Arrus" w:hAnsi="Arrus"/>
          <w:sz w:val="22"/>
          <w:szCs w:val="28"/>
          <w:lang w:val="en-GB"/>
        </w:rPr>
        <w:t xml:space="preserve"> and the masses on the other hand has continued to widen with every passing day. The government and the Hindu organisations have also been viewing the role of </w:t>
      </w:r>
      <w:r w:rsidRPr="00584AEA">
        <w:rPr>
          <w:rFonts w:ascii="Arrus" w:hAnsi="Arrus"/>
          <w:i/>
          <w:sz w:val="22"/>
          <w:szCs w:val="28"/>
          <w:lang w:val="en-GB"/>
        </w:rPr>
        <w:t>Ulama</w:t>
      </w:r>
      <w:r w:rsidRPr="00584AEA">
        <w:rPr>
          <w:rFonts w:ascii="Arrus" w:hAnsi="Arrus"/>
          <w:sz w:val="22"/>
          <w:szCs w:val="28"/>
          <w:lang w:val="en-GB"/>
        </w:rPr>
        <w:t xml:space="preserve"> as either against the interests of the country or as negative. This is unfortunate that such a view has developed and continued to gain strength; but the truth is that this is not wholly true. </w:t>
      </w:r>
      <w:r w:rsidRPr="00584AEA">
        <w:rPr>
          <w:rFonts w:ascii="Arrus" w:hAnsi="Arrus"/>
          <w:i/>
          <w:sz w:val="22"/>
          <w:szCs w:val="28"/>
          <w:lang w:val="en-GB"/>
        </w:rPr>
        <w:t>Ulama</w:t>
      </w:r>
      <w:r w:rsidRPr="00584AEA">
        <w:rPr>
          <w:rFonts w:ascii="Arrus" w:hAnsi="Arrus"/>
          <w:sz w:val="22"/>
          <w:szCs w:val="28"/>
          <w:lang w:val="en-GB"/>
        </w:rPr>
        <w:t xml:space="preserve"> are still genuinely concerned about the community as well as the country; but in absence of a formal relationship with the Muslim experts in different fields, they often do not respond adequately to the situation. The recurrent criticism has further alienated them. The decreased role of </w:t>
      </w:r>
      <w:r w:rsidRPr="00584AEA">
        <w:rPr>
          <w:rFonts w:ascii="Arrus" w:hAnsi="Arrus"/>
          <w:i/>
          <w:sz w:val="22"/>
          <w:szCs w:val="28"/>
          <w:lang w:val="en-GB"/>
        </w:rPr>
        <w:t>Ulama</w:t>
      </w:r>
      <w:r w:rsidRPr="00584AEA">
        <w:rPr>
          <w:rFonts w:ascii="Arrus" w:hAnsi="Arrus"/>
          <w:sz w:val="22"/>
          <w:szCs w:val="28"/>
          <w:lang w:val="en-GB"/>
        </w:rPr>
        <w:t xml:space="preserve"> in the community life, especially in socioeconomic fields, has not done any good to the community. </w:t>
      </w:r>
    </w:p>
    <w:p w14:paraId="268B2A0B" w14:textId="4C38DFF4" w:rsidR="00270475" w:rsidRPr="00584AEA" w:rsidRDefault="00270475" w:rsidP="00AE1C19">
      <w:pPr>
        <w:ind w:firstLine="720"/>
        <w:jc w:val="both"/>
        <w:rPr>
          <w:rFonts w:ascii="Arrus" w:hAnsi="Arrus"/>
          <w:sz w:val="22"/>
          <w:szCs w:val="28"/>
          <w:lang w:val="en-GB"/>
        </w:rPr>
      </w:pPr>
      <w:r w:rsidRPr="00584AEA">
        <w:rPr>
          <w:rFonts w:ascii="Arrus" w:hAnsi="Arrus"/>
          <w:sz w:val="22"/>
          <w:szCs w:val="28"/>
          <w:lang w:val="en-GB"/>
        </w:rPr>
        <w:t xml:space="preserve">The non-Madrasa Islamic scholars and organisations too have not substantially responded to the rapidly changing circumstances. These organisations too have either remained confined to the theological agenda of Islam or have often jumped straightaway to the political agenda without realising that the successes at the political front have minimum chances in the absence of a strong socioeconomic agenda.  Moreover, the religious scholars – both traditional and modern, have more often than not adopted defensive and apologetic approach in the matters of religion. This has led to the development of an inferiority complex in the Muslim community, which has started feeling insecure in </w:t>
      </w:r>
      <w:r w:rsidRPr="00584AEA">
        <w:rPr>
          <w:rFonts w:ascii="Arrus" w:hAnsi="Arrus"/>
          <w:sz w:val="22"/>
          <w:szCs w:val="28"/>
          <w:lang w:val="en-GB"/>
        </w:rPr>
        <w:lastRenderedPageBreak/>
        <w:t xml:space="preserve">face of the onslaught at various fronts. </w:t>
      </w:r>
    </w:p>
    <w:p w14:paraId="268B2A0C" w14:textId="77777777" w:rsidR="00270475" w:rsidRPr="00584AEA" w:rsidRDefault="00270475" w:rsidP="00270475">
      <w:pPr>
        <w:ind w:left="360"/>
        <w:jc w:val="both"/>
        <w:rPr>
          <w:rFonts w:ascii="Arrus" w:hAnsi="Arrus"/>
          <w:sz w:val="22"/>
          <w:szCs w:val="28"/>
          <w:lang w:val="en-GB"/>
        </w:rPr>
      </w:pPr>
    </w:p>
    <w:p w14:paraId="268B2A0D" w14:textId="77777777" w:rsidR="00270475" w:rsidRPr="00584AEA" w:rsidRDefault="00270475" w:rsidP="00270475">
      <w:pPr>
        <w:numPr>
          <w:ilvl w:val="0"/>
          <w:numId w:val="12"/>
        </w:numPr>
        <w:tabs>
          <w:tab w:val="left" w:pos="0"/>
          <w:tab w:val="left" w:pos="360"/>
        </w:tabs>
        <w:ind w:left="360" w:hanging="360"/>
        <w:jc w:val="both"/>
        <w:rPr>
          <w:rFonts w:ascii="Arrus" w:hAnsi="Arrus"/>
          <w:b/>
          <w:bCs/>
          <w:sz w:val="22"/>
          <w:szCs w:val="28"/>
          <w:lang w:val="en-GB"/>
        </w:rPr>
      </w:pPr>
      <w:r w:rsidRPr="00584AEA">
        <w:rPr>
          <w:rFonts w:ascii="Arrus" w:hAnsi="Arrus"/>
          <w:b/>
          <w:bCs/>
          <w:sz w:val="22"/>
          <w:szCs w:val="28"/>
          <w:lang w:val="en-GB"/>
        </w:rPr>
        <w:t xml:space="preserve">The selfishness of Muslim intellectuals </w:t>
      </w:r>
    </w:p>
    <w:p w14:paraId="268B2A0E" w14:textId="76FA85C0" w:rsidR="00270475" w:rsidRPr="00584AEA" w:rsidRDefault="00270475" w:rsidP="00AE1C19">
      <w:pPr>
        <w:ind w:firstLine="720"/>
        <w:jc w:val="both"/>
        <w:rPr>
          <w:rFonts w:ascii="Arrus" w:hAnsi="Arrus"/>
          <w:sz w:val="22"/>
          <w:szCs w:val="28"/>
          <w:lang w:val="en-GB"/>
        </w:rPr>
      </w:pPr>
      <w:r w:rsidRPr="00584AEA">
        <w:rPr>
          <w:rFonts w:ascii="Arrus" w:hAnsi="Arrus"/>
          <w:sz w:val="22"/>
          <w:szCs w:val="28"/>
          <w:lang w:val="en-GB"/>
        </w:rPr>
        <w:t xml:space="preserve">Muslim intellectuals are no less to blame. Most of them have proved to be </w:t>
      </w:r>
      <w:r w:rsidR="00AE1C19" w:rsidRPr="00584AEA">
        <w:rPr>
          <w:rFonts w:ascii="Arrus" w:hAnsi="Arrus"/>
          <w:sz w:val="22"/>
          <w:szCs w:val="28"/>
          <w:lang w:val="en-GB"/>
        </w:rPr>
        <w:t>self-seekers</w:t>
      </w:r>
      <w:r w:rsidRPr="00584AEA">
        <w:rPr>
          <w:rFonts w:ascii="Arrus" w:hAnsi="Arrus"/>
          <w:sz w:val="22"/>
          <w:szCs w:val="28"/>
          <w:lang w:val="en-GB"/>
        </w:rPr>
        <w:t xml:space="preserve"> demonstrating hardly any interest in the development of their community. The Muslim officers have often feared that any support to the Muslim cause could land them into trouble, as their departmental bosses would not like this kind of approach. They would often be reluctant to help Muslims even where it was absolutely justified. The intellectuals have been nothing but drawing room thinkers and analysts, with little inclination towards using their intellectual power into developing a comprehensive strategy for an all-round development of Muslim community. Instead of doing anything worthwhile themselves, they would waste all their time in criticising </w:t>
      </w:r>
      <w:r w:rsidRPr="00584AEA">
        <w:rPr>
          <w:rFonts w:ascii="Arrus" w:hAnsi="Arrus"/>
          <w:i/>
          <w:sz w:val="22"/>
          <w:szCs w:val="28"/>
          <w:lang w:val="en-GB"/>
        </w:rPr>
        <w:t>Ulama</w:t>
      </w:r>
      <w:r w:rsidRPr="00584AEA">
        <w:rPr>
          <w:rFonts w:ascii="Arrus" w:hAnsi="Arrus"/>
          <w:sz w:val="22"/>
          <w:szCs w:val="28"/>
          <w:lang w:val="en-GB"/>
        </w:rPr>
        <w:t xml:space="preserve"> and political leaders. This is true even of the products of institutions like Aligarh Muslim University and Jamia Millia Islamia. Despite being passionate followers of Sir Syed Khan, only a few </w:t>
      </w:r>
      <w:proofErr w:type="spellStart"/>
      <w:r w:rsidRPr="00584AEA">
        <w:rPr>
          <w:rFonts w:ascii="Arrus" w:hAnsi="Arrus"/>
          <w:sz w:val="22"/>
          <w:szCs w:val="28"/>
          <w:lang w:val="en-GB"/>
        </w:rPr>
        <w:t>Aligarians</w:t>
      </w:r>
      <w:proofErr w:type="spellEnd"/>
      <w:r w:rsidRPr="00584AEA">
        <w:rPr>
          <w:rFonts w:ascii="Arrus" w:hAnsi="Arrus"/>
          <w:sz w:val="22"/>
          <w:szCs w:val="28"/>
          <w:lang w:val="en-GB"/>
        </w:rPr>
        <w:t xml:space="preserve"> followed his example and have been only busy in celebrating his birthday. </w:t>
      </w:r>
    </w:p>
    <w:p w14:paraId="268B2A0F" w14:textId="77777777" w:rsidR="00270475" w:rsidRPr="00584AEA" w:rsidRDefault="00270475" w:rsidP="00270475">
      <w:pPr>
        <w:jc w:val="both"/>
        <w:rPr>
          <w:rFonts w:ascii="Arrus" w:hAnsi="Arrus"/>
          <w:sz w:val="22"/>
          <w:szCs w:val="28"/>
          <w:lang w:val="en-GB"/>
        </w:rPr>
      </w:pPr>
    </w:p>
    <w:p w14:paraId="268B2A10" w14:textId="77777777" w:rsidR="00270475" w:rsidRPr="00584AEA" w:rsidRDefault="00270475" w:rsidP="00270475">
      <w:pPr>
        <w:jc w:val="both"/>
        <w:rPr>
          <w:rFonts w:ascii="Arrus" w:hAnsi="Arrus"/>
          <w:b/>
          <w:bCs/>
          <w:szCs w:val="32"/>
          <w:lang w:val="en-GB"/>
        </w:rPr>
      </w:pPr>
    </w:p>
    <w:p w14:paraId="268B2A11" w14:textId="77777777" w:rsidR="00270475" w:rsidRPr="00584AEA" w:rsidRDefault="00270475" w:rsidP="00270475">
      <w:pPr>
        <w:jc w:val="both"/>
        <w:rPr>
          <w:rFonts w:ascii="Arrus" w:hAnsi="Arrus"/>
          <w:b/>
          <w:bCs/>
          <w:szCs w:val="32"/>
          <w:lang w:val="en-GB"/>
        </w:rPr>
      </w:pPr>
    </w:p>
    <w:p w14:paraId="268B2A12" w14:textId="77777777" w:rsidR="00270475" w:rsidRPr="00584AEA" w:rsidRDefault="00270475" w:rsidP="00270475">
      <w:pPr>
        <w:jc w:val="both"/>
        <w:rPr>
          <w:rFonts w:ascii="Arrus" w:hAnsi="Arrus"/>
          <w:b/>
          <w:bCs/>
          <w:szCs w:val="32"/>
          <w:lang w:val="en-GB"/>
        </w:rPr>
      </w:pPr>
    </w:p>
    <w:p w14:paraId="268B2A13" w14:textId="77777777" w:rsidR="00270475" w:rsidRPr="00584AEA" w:rsidRDefault="00270475" w:rsidP="00270475">
      <w:pPr>
        <w:jc w:val="both"/>
        <w:rPr>
          <w:rFonts w:ascii="Arrus" w:hAnsi="Arrus"/>
          <w:b/>
          <w:bCs/>
          <w:szCs w:val="32"/>
          <w:lang w:val="en-GB"/>
        </w:rPr>
      </w:pPr>
    </w:p>
    <w:p w14:paraId="268B2A14" w14:textId="77777777" w:rsidR="00270475" w:rsidRPr="00584AEA" w:rsidRDefault="00270475" w:rsidP="00270475">
      <w:pPr>
        <w:jc w:val="both"/>
        <w:rPr>
          <w:rFonts w:ascii="Arrus" w:hAnsi="Arrus"/>
          <w:b/>
          <w:bCs/>
          <w:szCs w:val="32"/>
          <w:lang w:val="en-GB"/>
        </w:rPr>
      </w:pPr>
    </w:p>
    <w:p w14:paraId="268B2A15" w14:textId="77777777" w:rsidR="00270475" w:rsidRPr="00584AEA" w:rsidRDefault="00270475" w:rsidP="00270475">
      <w:pPr>
        <w:jc w:val="both"/>
        <w:rPr>
          <w:rFonts w:ascii="Arrus" w:hAnsi="Arrus"/>
          <w:b/>
          <w:bCs/>
          <w:szCs w:val="32"/>
          <w:lang w:val="en-GB"/>
        </w:rPr>
      </w:pPr>
    </w:p>
    <w:p w14:paraId="268B2A16" w14:textId="77777777" w:rsidR="00270475" w:rsidRPr="00584AEA" w:rsidRDefault="00270475" w:rsidP="00270475">
      <w:pPr>
        <w:jc w:val="both"/>
        <w:rPr>
          <w:rFonts w:ascii="Arrus" w:hAnsi="Arrus"/>
          <w:b/>
          <w:bCs/>
          <w:szCs w:val="32"/>
          <w:lang w:val="en-GB"/>
        </w:rPr>
      </w:pPr>
    </w:p>
    <w:p w14:paraId="268B2A17" w14:textId="77777777" w:rsidR="00270475" w:rsidRPr="00584AEA" w:rsidRDefault="00270475" w:rsidP="00270475">
      <w:pPr>
        <w:jc w:val="both"/>
        <w:rPr>
          <w:rFonts w:ascii="Arrus" w:hAnsi="Arrus"/>
          <w:b/>
          <w:bCs/>
          <w:sz w:val="42"/>
          <w:szCs w:val="52"/>
          <w:lang w:val="en-GB"/>
        </w:rPr>
      </w:pPr>
    </w:p>
    <w:p w14:paraId="268B2A18" w14:textId="77777777" w:rsidR="00270475" w:rsidRPr="00584AEA" w:rsidRDefault="00270475" w:rsidP="00270475">
      <w:pPr>
        <w:jc w:val="both"/>
        <w:rPr>
          <w:rFonts w:ascii="Arrus" w:hAnsi="Arrus"/>
          <w:b/>
          <w:bCs/>
          <w:sz w:val="42"/>
          <w:szCs w:val="52"/>
          <w:lang w:val="en-GB"/>
        </w:rPr>
      </w:pPr>
    </w:p>
    <w:p w14:paraId="268B2A19" w14:textId="77777777" w:rsidR="00270475" w:rsidRPr="00584AEA" w:rsidRDefault="00270475" w:rsidP="00270475">
      <w:pPr>
        <w:jc w:val="both"/>
        <w:rPr>
          <w:rFonts w:ascii="Arrus" w:hAnsi="Arrus"/>
          <w:b/>
          <w:bCs/>
          <w:sz w:val="42"/>
          <w:szCs w:val="52"/>
          <w:lang w:val="en-GB"/>
        </w:rPr>
      </w:pPr>
    </w:p>
    <w:p w14:paraId="268B2A1A" w14:textId="77777777" w:rsidR="00270475" w:rsidRPr="00584AEA" w:rsidRDefault="00270475" w:rsidP="00270475">
      <w:pPr>
        <w:jc w:val="both"/>
        <w:rPr>
          <w:rFonts w:ascii="Arrus" w:hAnsi="Arrus"/>
          <w:b/>
          <w:bCs/>
          <w:sz w:val="42"/>
          <w:szCs w:val="52"/>
          <w:lang w:val="en-GB"/>
        </w:rPr>
      </w:pPr>
    </w:p>
    <w:p w14:paraId="268B2A1B" w14:textId="77777777" w:rsidR="00270475" w:rsidRPr="00584AEA" w:rsidRDefault="00270475" w:rsidP="00270475">
      <w:pPr>
        <w:jc w:val="both"/>
        <w:rPr>
          <w:rFonts w:ascii="Arrus" w:hAnsi="Arrus"/>
          <w:b/>
          <w:bCs/>
          <w:sz w:val="42"/>
          <w:szCs w:val="52"/>
          <w:lang w:val="en-GB"/>
        </w:rPr>
      </w:pPr>
    </w:p>
    <w:p w14:paraId="268B2A1C" w14:textId="77777777" w:rsidR="00270475" w:rsidRPr="00584AEA" w:rsidRDefault="00270475" w:rsidP="00270475">
      <w:pPr>
        <w:jc w:val="both"/>
        <w:rPr>
          <w:rFonts w:ascii="Arrus" w:hAnsi="Arrus"/>
          <w:b/>
          <w:bCs/>
          <w:sz w:val="42"/>
          <w:szCs w:val="52"/>
          <w:lang w:val="en-GB"/>
        </w:rPr>
      </w:pPr>
    </w:p>
    <w:p w14:paraId="268B2A1D" w14:textId="77777777" w:rsidR="00270475" w:rsidRPr="00584AEA" w:rsidRDefault="00270475" w:rsidP="00270475">
      <w:pPr>
        <w:jc w:val="both"/>
        <w:rPr>
          <w:rFonts w:ascii="Arrus" w:hAnsi="Arrus"/>
          <w:b/>
          <w:bCs/>
          <w:sz w:val="42"/>
          <w:szCs w:val="52"/>
          <w:lang w:val="en-GB"/>
        </w:rPr>
      </w:pPr>
    </w:p>
    <w:p w14:paraId="268B2A1E" w14:textId="77777777" w:rsidR="00270475" w:rsidRPr="00584AEA" w:rsidRDefault="00270475" w:rsidP="00270475">
      <w:pPr>
        <w:jc w:val="both"/>
        <w:rPr>
          <w:rFonts w:ascii="Arrus" w:hAnsi="Arrus"/>
          <w:b/>
          <w:bCs/>
          <w:sz w:val="42"/>
          <w:szCs w:val="52"/>
          <w:lang w:val="en-GB"/>
        </w:rPr>
      </w:pPr>
    </w:p>
    <w:p w14:paraId="268B2A24" w14:textId="6BFA5E1B"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lastRenderedPageBreak/>
        <w:t>3- Time to reverse the tide</w:t>
      </w:r>
      <w:r w:rsidR="00A32A63" w:rsidRPr="00584AEA">
        <w:rPr>
          <w:rFonts w:ascii="Arrus" w:hAnsi="Arrus"/>
          <w:b/>
          <w:bCs/>
          <w:sz w:val="42"/>
          <w:szCs w:val="52"/>
          <w:lang w:val="en-GB"/>
        </w:rPr>
        <w:t xml:space="preserve"> </w:t>
      </w:r>
    </w:p>
    <w:p w14:paraId="268B2A25" w14:textId="77777777" w:rsidR="00270475" w:rsidRPr="00584AEA" w:rsidRDefault="00270475" w:rsidP="00270475">
      <w:pPr>
        <w:jc w:val="both"/>
        <w:rPr>
          <w:rFonts w:ascii="Arrus" w:hAnsi="Arrus"/>
          <w:sz w:val="22"/>
          <w:szCs w:val="28"/>
          <w:lang w:val="en-GB"/>
        </w:rPr>
      </w:pPr>
    </w:p>
    <w:p w14:paraId="268B2A26" w14:textId="38B89225" w:rsidR="00270475" w:rsidRPr="00584AEA" w:rsidRDefault="00270475" w:rsidP="00AE1C19">
      <w:pPr>
        <w:ind w:firstLine="720"/>
        <w:jc w:val="both"/>
        <w:rPr>
          <w:rFonts w:ascii="Arrus" w:hAnsi="Arrus"/>
          <w:sz w:val="22"/>
          <w:szCs w:val="28"/>
          <w:lang w:val="en-GB"/>
        </w:rPr>
      </w:pPr>
      <w:r w:rsidRPr="00584AEA">
        <w:rPr>
          <w:rFonts w:ascii="Arrus" w:hAnsi="Arrus"/>
          <w:sz w:val="22"/>
          <w:szCs w:val="28"/>
          <w:lang w:val="en-GB"/>
        </w:rPr>
        <w:t>The sorry state of affairs of Indian Muslims cannot be allowed to continue any further. It is in fact already too late. Still, it is better late than never. If Muslims have to reverse the tide and have to empower themselves on every front, they will have to</w:t>
      </w:r>
      <w:r w:rsidR="00401F18" w:rsidRPr="00584AEA">
        <w:rPr>
          <w:rFonts w:ascii="Arrus" w:hAnsi="Arrus"/>
          <w:sz w:val="22"/>
          <w:szCs w:val="28"/>
          <w:lang w:val="en-GB"/>
        </w:rPr>
        <w:t>:</w:t>
      </w:r>
    </w:p>
    <w:p w14:paraId="268B2A27" w14:textId="77777777" w:rsidR="00270475" w:rsidRPr="00584AEA" w:rsidRDefault="00270475" w:rsidP="00270475">
      <w:pPr>
        <w:jc w:val="both"/>
        <w:rPr>
          <w:rFonts w:ascii="Arrus" w:hAnsi="Arrus"/>
          <w:sz w:val="22"/>
          <w:szCs w:val="28"/>
          <w:lang w:val="en-GB"/>
        </w:rPr>
      </w:pPr>
    </w:p>
    <w:p w14:paraId="268B2A28" w14:textId="77777777" w:rsidR="00270475" w:rsidRPr="00584AEA" w:rsidRDefault="00270475" w:rsidP="00270475">
      <w:pPr>
        <w:numPr>
          <w:ilvl w:val="0"/>
          <w:numId w:val="13"/>
        </w:numPr>
        <w:tabs>
          <w:tab w:val="left" w:pos="0"/>
          <w:tab w:val="left" w:pos="540"/>
        </w:tabs>
        <w:ind w:left="360" w:hanging="360"/>
        <w:jc w:val="both"/>
        <w:rPr>
          <w:rFonts w:ascii="Arrus" w:hAnsi="Arrus"/>
          <w:b/>
          <w:bCs/>
          <w:sz w:val="22"/>
          <w:szCs w:val="28"/>
          <w:lang w:val="en-GB"/>
        </w:rPr>
      </w:pPr>
      <w:r w:rsidRPr="00584AEA">
        <w:rPr>
          <w:rFonts w:ascii="Arrus" w:hAnsi="Arrus"/>
          <w:b/>
          <w:bCs/>
          <w:sz w:val="22"/>
          <w:szCs w:val="28"/>
          <w:lang w:val="en-GB"/>
        </w:rPr>
        <w:t>Realise their real potential</w:t>
      </w:r>
    </w:p>
    <w:p w14:paraId="6C2085F5" w14:textId="77777777" w:rsidR="00401F18" w:rsidRPr="00584AEA" w:rsidRDefault="00401F18" w:rsidP="00401F18">
      <w:pPr>
        <w:ind w:firstLine="720"/>
        <w:jc w:val="both"/>
        <w:rPr>
          <w:rFonts w:ascii="Arrus" w:hAnsi="Arrus"/>
          <w:sz w:val="22"/>
          <w:szCs w:val="28"/>
          <w:lang w:val="en-GB"/>
        </w:rPr>
      </w:pPr>
    </w:p>
    <w:p w14:paraId="268B2A29" w14:textId="09786DFF" w:rsidR="00270475" w:rsidRPr="00584AEA" w:rsidRDefault="00270475" w:rsidP="00401F18">
      <w:pPr>
        <w:ind w:firstLine="720"/>
        <w:jc w:val="both"/>
        <w:rPr>
          <w:rFonts w:ascii="Arrus" w:hAnsi="Arrus"/>
          <w:sz w:val="22"/>
          <w:szCs w:val="28"/>
          <w:lang w:val="en-GB"/>
        </w:rPr>
      </w:pPr>
      <w:r w:rsidRPr="00584AEA">
        <w:rPr>
          <w:rFonts w:ascii="Arrus" w:hAnsi="Arrus"/>
          <w:sz w:val="22"/>
          <w:szCs w:val="28"/>
          <w:lang w:val="en-GB"/>
        </w:rPr>
        <w:t>Despite shortcomings at many levels, Muslims have the capability and potential to emerge as the leaders of the world. Muslims are followers of a religion, which is not a mere set of rituals but a complete System readymade for application in all the spheres of the world. They have a glorious past, which they can always feel proud of. In the last few decades</w:t>
      </w:r>
      <w:r w:rsidR="00401F18" w:rsidRPr="00584AEA">
        <w:rPr>
          <w:rFonts w:ascii="Arrus" w:hAnsi="Arrus"/>
          <w:sz w:val="22"/>
          <w:szCs w:val="28"/>
          <w:lang w:val="en-GB"/>
        </w:rPr>
        <w:t>,</w:t>
      </w:r>
      <w:r w:rsidRPr="00584AEA">
        <w:rPr>
          <w:rFonts w:ascii="Arrus" w:hAnsi="Arrus"/>
          <w:sz w:val="22"/>
          <w:szCs w:val="28"/>
          <w:lang w:val="en-GB"/>
        </w:rPr>
        <w:t xml:space="preserve"> Muslims of the world have fast tracked the road of progress. With the exception of a few Muslim countries like Pakistan, Bangladesh, Afghanistan and Sudan, Muslim countries in general have good per capita incomes, very high life expectancy, very good literacy rates, extremely low crime rates, relatively low level of family disturbances, extremely low rate of abortions and sex related diseases and highly developed infrastructure. Unfortunately, Muslims in India do not only suffer from the deficiencies of the country </w:t>
      </w:r>
      <w:r w:rsidR="00401F18" w:rsidRPr="00584AEA">
        <w:rPr>
          <w:rFonts w:ascii="Arrus" w:hAnsi="Arrus"/>
          <w:sz w:val="22"/>
          <w:szCs w:val="28"/>
          <w:lang w:val="en-GB"/>
        </w:rPr>
        <w:t>as a</w:t>
      </w:r>
      <w:r w:rsidRPr="00584AEA">
        <w:rPr>
          <w:rFonts w:ascii="Arrus" w:hAnsi="Arrus"/>
          <w:sz w:val="22"/>
          <w:szCs w:val="28"/>
          <w:lang w:val="en-GB"/>
        </w:rPr>
        <w:t xml:space="preserve"> whole like low literacy rate, not very high life expectancy and low per capita income but are also behind the average in these parameters in comparison to the other communities. Their inability to influence the national policies and to derive benefits from what the country offers has not allowed them to prosper. But the current situation should not in any way heighten their inferiority complex. They must realise their huge potential. They have unparalleled creativity and innovative talent, which is no less than that possessed by any community. This is demonstrated by the fact that despite overall lack of progress, Muslims have more than a substantial share among the celebrities. Late Abdul Kalam is credited with being the mastermind behind India’s Missile as well as Nuclear Technology. Azeem Premji has revolutionised Computer </w:t>
      </w:r>
      <w:r w:rsidR="00401F18" w:rsidRPr="00584AEA">
        <w:rPr>
          <w:rFonts w:ascii="Arrus" w:hAnsi="Arrus"/>
          <w:sz w:val="22"/>
          <w:szCs w:val="28"/>
          <w:lang w:val="en-GB"/>
        </w:rPr>
        <w:t>T</w:t>
      </w:r>
      <w:r w:rsidRPr="00584AEA">
        <w:rPr>
          <w:rFonts w:ascii="Arrus" w:hAnsi="Arrus"/>
          <w:sz w:val="22"/>
          <w:szCs w:val="28"/>
          <w:lang w:val="en-GB"/>
        </w:rPr>
        <w:t xml:space="preserve">echnology in India and is one of the richest people of the </w:t>
      </w:r>
      <w:r w:rsidR="00401F18" w:rsidRPr="00584AEA">
        <w:rPr>
          <w:rFonts w:ascii="Arrus" w:hAnsi="Arrus"/>
          <w:sz w:val="22"/>
          <w:szCs w:val="28"/>
          <w:lang w:val="en-GB"/>
        </w:rPr>
        <w:t>country</w:t>
      </w:r>
      <w:r w:rsidRPr="00584AEA">
        <w:rPr>
          <w:rFonts w:ascii="Arrus" w:hAnsi="Arrus"/>
          <w:sz w:val="22"/>
          <w:szCs w:val="28"/>
          <w:lang w:val="en-GB"/>
        </w:rPr>
        <w:t xml:space="preserve">, who is also known for his philanthropic contributions. The Music and Film world are dominated by Muslim names with several top stars being Muslims. Late M F Hussein was the first Indian artist who made a presence on the world map. Several other top scientists, sportsmen, politicians, social activists and literary figures are Muslims. Even illiterate Muslims demonstrate high skills and are the backbone of several small and medium size </w:t>
      </w:r>
      <w:r w:rsidRPr="00584AEA">
        <w:rPr>
          <w:rFonts w:ascii="Arrus" w:hAnsi="Arrus"/>
          <w:sz w:val="22"/>
          <w:szCs w:val="28"/>
          <w:lang w:val="en-GB"/>
        </w:rPr>
        <w:lastRenderedPageBreak/>
        <w:t xml:space="preserve">industries. Once they realise their true potential and know the ways to use it, there will be no looking back, and they will fast emerge as a vibrant community. They </w:t>
      </w:r>
      <w:r w:rsidR="00401F18" w:rsidRPr="00584AEA">
        <w:rPr>
          <w:rFonts w:ascii="Arrus" w:hAnsi="Arrus"/>
          <w:sz w:val="22"/>
          <w:szCs w:val="28"/>
          <w:lang w:val="en-GB"/>
        </w:rPr>
        <w:t xml:space="preserve">must </w:t>
      </w:r>
      <w:r w:rsidRPr="00584AEA">
        <w:rPr>
          <w:rFonts w:ascii="Arrus" w:hAnsi="Arrus"/>
          <w:sz w:val="22"/>
          <w:szCs w:val="28"/>
          <w:lang w:val="en-GB"/>
        </w:rPr>
        <w:t xml:space="preserve">also realise that, with more than </w:t>
      </w:r>
      <w:r w:rsidR="00401F18" w:rsidRPr="00584AEA">
        <w:rPr>
          <w:rFonts w:ascii="Arrus" w:hAnsi="Arrus"/>
          <w:sz w:val="22"/>
          <w:szCs w:val="28"/>
          <w:lang w:val="en-GB"/>
        </w:rPr>
        <w:t>20</w:t>
      </w:r>
      <w:r w:rsidRPr="00584AEA">
        <w:rPr>
          <w:rFonts w:ascii="Arrus" w:hAnsi="Arrus"/>
          <w:sz w:val="22"/>
          <w:szCs w:val="28"/>
          <w:lang w:val="en-GB"/>
        </w:rPr>
        <w:t xml:space="preserve">0 million-population, they have that many consumers and if they enter the corporate world in a big way their success is guaranteed.  In </w:t>
      </w:r>
      <w:r w:rsidR="00401F18" w:rsidRPr="00584AEA">
        <w:rPr>
          <w:rFonts w:ascii="Arrus" w:hAnsi="Arrus"/>
          <w:sz w:val="22"/>
          <w:szCs w:val="28"/>
          <w:lang w:val="en-GB"/>
        </w:rPr>
        <w:t>addition,</w:t>
      </w:r>
      <w:r w:rsidRPr="00584AEA">
        <w:rPr>
          <w:rFonts w:ascii="Arrus" w:hAnsi="Arrus"/>
          <w:sz w:val="22"/>
          <w:szCs w:val="28"/>
          <w:lang w:val="en-GB"/>
        </w:rPr>
        <w:t xml:space="preserve"> of course, their political potential is immense</w:t>
      </w:r>
      <w:r w:rsidR="00401F18" w:rsidRPr="00584AEA">
        <w:rPr>
          <w:rFonts w:ascii="Arrus" w:hAnsi="Arrus"/>
          <w:sz w:val="22"/>
          <w:szCs w:val="28"/>
          <w:lang w:val="en-GB"/>
        </w:rPr>
        <w:t>;</w:t>
      </w:r>
      <w:r w:rsidRPr="00584AEA">
        <w:rPr>
          <w:rFonts w:ascii="Arrus" w:hAnsi="Arrus"/>
          <w:sz w:val="22"/>
          <w:szCs w:val="28"/>
          <w:lang w:val="en-GB"/>
        </w:rPr>
        <w:t xml:space="preserve"> and they must play their political card with all the churning and planning it requires with both the interests of the country as a whole as well as those of the community in mind. 15 pc voters can make a big difference in Indian political scenario</w:t>
      </w:r>
      <w:r w:rsidR="00401F18" w:rsidRPr="00584AEA">
        <w:rPr>
          <w:rFonts w:ascii="Arrus" w:hAnsi="Arrus"/>
          <w:sz w:val="22"/>
          <w:szCs w:val="28"/>
          <w:lang w:val="en-GB"/>
        </w:rPr>
        <w:t>, where a political groups getting 35-40 pc votes forms the government.  It means that</w:t>
      </w:r>
      <w:r w:rsidRPr="00584AEA">
        <w:rPr>
          <w:rFonts w:ascii="Arrus" w:hAnsi="Arrus"/>
          <w:sz w:val="22"/>
          <w:szCs w:val="28"/>
          <w:lang w:val="en-GB"/>
        </w:rPr>
        <w:t xml:space="preserve"> if they can garner the support of another 15 pc through careful handling of national issues, they can play a decisive role in governance.</w:t>
      </w:r>
    </w:p>
    <w:p w14:paraId="268B2A2A" w14:textId="77777777" w:rsidR="00270475" w:rsidRPr="00584AEA" w:rsidRDefault="00270475" w:rsidP="00270475">
      <w:pPr>
        <w:ind w:left="360"/>
        <w:jc w:val="both"/>
        <w:rPr>
          <w:rFonts w:ascii="Arrus" w:hAnsi="Arrus"/>
          <w:sz w:val="22"/>
          <w:szCs w:val="28"/>
          <w:lang w:val="en-GB"/>
        </w:rPr>
      </w:pPr>
    </w:p>
    <w:p w14:paraId="268B2A2B" w14:textId="77777777" w:rsidR="00270475" w:rsidRPr="00584AEA" w:rsidRDefault="00270475" w:rsidP="00270475">
      <w:pPr>
        <w:numPr>
          <w:ilvl w:val="0"/>
          <w:numId w:val="14"/>
        </w:numPr>
        <w:tabs>
          <w:tab w:val="left" w:pos="0"/>
        </w:tabs>
        <w:ind w:left="360" w:hanging="360"/>
        <w:jc w:val="both"/>
        <w:rPr>
          <w:rFonts w:ascii="Arrus" w:hAnsi="Arrus"/>
          <w:b/>
          <w:bCs/>
          <w:sz w:val="22"/>
          <w:szCs w:val="28"/>
          <w:lang w:val="en-GB"/>
        </w:rPr>
      </w:pPr>
      <w:r w:rsidRPr="00584AEA">
        <w:rPr>
          <w:rFonts w:ascii="Arrus" w:hAnsi="Arrus"/>
          <w:b/>
          <w:bCs/>
          <w:sz w:val="22"/>
          <w:szCs w:val="28"/>
          <w:lang w:val="en-GB"/>
        </w:rPr>
        <w:t>Analyse their role in the country as a whole;</w:t>
      </w:r>
    </w:p>
    <w:p w14:paraId="7E3E9F7C" w14:textId="77777777" w:rsidR="00401F18" w:rsidRPr="00584AEA" w:rsidRDefault="00401F18" w:rsidP="00270475">
      <w:pPr>
        <w:ind w:firstLine="360"/>
        <w:jc w:val="both"/>
        <w:rPr>
          <w:rFonts w:ascii="Arrus" w:hAnsi="Arrus"/>
          <w:sz w:val="22"/>
          <w:szCs w:val="28"/>
          <w:lang w:val="en-GB"/>
        </w:rPr>
      </w:pPr>
    </w:p>
    <w:p w14:paraId="268B2A2C" w14:textId="21EC55F8" w:rsidR="00270475" w:rsidRPr="00584AEA" w:rsidRDefault="00270475" w:rsidP="00401F18">
      <w:pPr>
        <w:ind w:firstLine="720"/>
        <w:jc w:val="both"/>
        <w:rPr>
          <w:rFonts w:ascii="Arrus" w:hAnsi="Arrus"/>
          <w:sz w:val="22"/>
          <w:szCs w:val="28"/>
          <w:lang w:val="en-GB"/>
        </w:rPr>
      </w:pPr>
      <w:r w:rsidRPr="00584AEA">
        <w:rPr>
          <w:rFonts w:ascii="Arrus" w:hAnsi="Arrus"/>
          <w:sz w:val="22"/>
          <w:szCs w:val="28"/>
          <w:lang w:val="en-GB"/>
        </w:rPr>
        <w:t>One big problem with Muslims has been their minority complex and their tendency to view their issues in isolation. They have to understand the truth that they are no ordinary citizens of the country but are the second largest majority, and they must play their role as such. Muslims cannot leave the country to run in accordance with the wishes of a particular</w:t>
      </w:r>
      <w:r w:rsidR="00401F18" w:rsidRPr="00584AEA">
        <w:rPr>
          <w:rFonts w:ascii="Arrus" w:hAnsi="Arrus"/>
          <w:sz w:val="22"/>
          <w:szCs w:val="28"/>
          <w:lang w:val="en-GB"/>
        </w:rPr>
        <w:t xml:space="preserve"> group of a particular</w:t>
      </w:r>
      <w:r w:rsidRPr="00584AEA">
        <w:rPr>
          <w:rFonts w:ascii="Arrus" w:hAnsi="Arrus"/>
          <w:sz w:val="22"/>
          <w:szCs w:val="28"/>
          <w:lang w:val="en-GB"/>
        </w:rPr>
        <w:t xml:space="preserve"> community or some of their leaders. This is our </w:t>
      </w:r>
      <w:r w:rsidR="00401F18" w:rsidRPr="00584AEA">
        <w:rPr>
          <w:rFonts w:ascii="Arrus" w:hAnsi="Arrus"/>
          <w:sz w:val="22"/>
          <w:szCs w:val="28"/>
          <w:lang w:val="en-GB"/>
        </w:rPr>
        <w:t>country,</w:t>
      </w:r>
      <w:r w:rsidRPr="00584AEA">
        <w:rPr>
          <w:rFonts w:ascii="Arrus" w:hAnsi="Arrus"/>
          <w:sz w:val="22"/>
          <w:szCs w:val="28"/>
          <w:lang w:val="en-GB"/>
        </w:rPr>
        <w:t xml:space="preserve"> and we must be ready to play a role consistent with our status. </w:t>
      </w:r>
      <w:r w:rsidRPr="00584AEA">
        <w:rPr>
          <w:rFonts w:ascii="Arrus" w:hAnsi="Arrus"/>
          <w:b/>
          <w:bCs/>
          <w:sz w:val="22"/>
          <w:szCs w:val="28"/>
          <w:lang w:val="en-GB"/>
        </w:rPr>
        <w:t xml:space="preserve">Moreover, we have to realise that the question of minority or majority cannot be based merely on the ground of ethnicity. We may be a minority or second largest majority in terms of our religious </w:t>
      </w:r>
      <w:r w:rsidR="00401F18" w:rsidRPr="00584AEA">
        <w:rPr>
          <w:rFonts w:ascii="Arrus" w:hAnsi="Arrus"/>
          <w:b/>
          <w:bCs/>
          <w:sz w:val="22"/>
          <w:szCs w:val="28"/>
          <w:lang w:val="en-GB"/>
        </w:rPr>
        <w:t>associations,</w:t>
      </w:r>
      <w:r w:rsidRPr="00584AEA">
        <w:rPr>
          <w:rFonts w:ascii="Arrus" w:hAnsi="Arrus"/>
          <w:b/>
          <w:bCs/>
          <w:sz w:val="22"/>
          <w:szCs w:val="28"/>
          <w:lang w:val="en-GB"/>
        </w:rPr>
        <w:t xml:space="preserve"> but we are part of majority in the sense that the majority of Indians are poor and backward and have same kind of problems confronting their lives</w:t>
      </w:r>
      <w:r w:rsidRPr="00584AEA">
        <w:rPr>
          <w:rFonts w:ascii="Arrus" w:hAnsi="Arrus"/>
          <w:sz w:val="22"/>
          <w:szCs w:val="28"/>
          <w:lang w:val="en-GB"/>
        </w:rPr>
        <w:t xml:space="preserve">. We can be the leaders of this majority because our faith tells us to campaign for delivering the weak and underprivileged. We have to think about the whole mankind, and we know that a sizeable portion of mankind lives in our country. </w:t>
      </w:r>
    </w:p>
    <w:p w14:paraId="268B2A2D" w14:textId="77777777" w:rsidR="00270475" w:rsidRPr="00584AEA" w:rsidRDefault="00270475" w:rsidP="00270475">
      <w:pPr>
        <w:ind w:left="360"/>
        <w:jc w:val="both"/>
        <w:rPr>
          <w:rFonts w:ascii="Arrus" w:hAnsi="Arrus"/>
          <w:sz w:val="22"/>
          <w:szCs w:val="28"/>
          <w:lang w:val="en-GB"/>
        </w:rPr>
      </w:pPr>
    </w:p>
    <w:p w14:paraId="268B2A2E" w14:textId="77777777" w:rsidR="00270475" w:rsidRPr="00584AEA" w:rsidRDefault="00270475" w:rsidP="00270475">
      <w:pPr>
        <w:numPr>
          <w:ilvl w:val="0"/>
          <w:numId w:val="15"/>
        </w:numPr>
        <w:tabs>
          <w:tab w:val="left" w:pos="0"/>
        </w:tabs>
        <w:ind w:left="360" w:hanging="360"/>
        <w:jc w:val="both"/>
        <w:rPr>
          <w:rFonts w:ascii="Arrus" w:hAnsi="Arrus"/>
          <w:b/>
          <w:bCs/>
          <w:sz w:val="22"/>
          <w:szCs w:val="28"/>
          <w:lang w:val="en-GB"/>
        </w:rPr>
      </w:pPr>
      <w:r w:rsidRPr="00584AEA">
        <w:rPr>
          <w:rFonts w:ascii="Arrus" w:hAnsi="Arrus"/>
          <w:b/>
          <w:bCs/>
          <w:sz w:val="22"/>
          <w:szCs w:val="28"/>
          <w:lang w:val="en-GB"/>
        </w:rPr>
        <w:t xml:space="preserve">Realize the national issues </w:t>
      </w:r>
    </w:p>
    <w:p w14:paraId="6CC228AC" w14:textId="77777777" w:rsidR="00401F18" w:rsidRPr="00584AEA" w:rsidRDefault="00401F18" w:rsidP="00270475">
      <w:pPr>
        <w:ind w:firstLine="360"/>
        <w:jc w:val="both"/>
        <w:rPr>
          <w:rFonts w:ascii="Arrus" w:hAnsi="Arrus"/>
          <w:sz w:val="22"/>
          <w:szCs w:val="28"/>
          <w:lang w:val="en-GB"/>
        </w:rPr>
      </w:pPr>
    </w:p>
    <w:p w14:paraId="268B2A2F" w14:textId="4BB1F499" w:rsidR="00270475" w:rsidRPr="00584AEA" w:rsidRDefault="00270475" w:rsidP="00401F18">
      <w:pPr>
        <w:ind w:firstLine="720"/>
        <w:jc w:val="both"/>
        <w:rPr>
          <w:rFonts w:ascii="Arrus" w:hAnsi="Arrus"/>
          <w:sz w:val="22"/>
          <w:szCs w:val="28"/>
          <w:lang w:val="en-GB"/>
        </w:rPr>
      </w:pPr>
      <w:r w:rsidRPr="00584AEA">
        <w:rPr>
          <w:rFonts w:ascii="Arrus" w:hAnsi="Arrus"/>
          <w:sz w:val="22"/>
          <w:szCs w:val="28"/>
          <w:lang w:val="en-GB"/>
        </w:rPr>
        <w:t>Once Muslims decide to play a bigger role rather than being a minority, they will have to recognise issues which affect the population of the country</w:t>
      </w:r>
      <w:r w:rsidR="00401F18" w:rsidRPr="00584AEA">
        <w:rPr>
          <w:rFonts w:ascii="Arrus" w:hAnsi="Arrus"/>
          <w:sz w:val="22"/>
          <w:szCs w:val="28"/>
          <w:lang w:val="en-GB"/>
        </w:rPr>
        <w:t>,</w:t>
      </w:r>
      <w:r w:rsidRPr="00584AEA">
        <w:rPr>
          <w:rFonts w:ascii="Arrus" w:hAnsi="Arrus"/>
          <w:sz w:val="22"/>
          <w:szCs w:val="28"/>
          <w:lang w:val="en-GB"/>
        </w:rPr>
        <w:t xml:space="preserve"> as a whole</w:t>
      </w:r>
      <w:r w:rsidR="00401F18" w:rsidRPr="00584AEA">
        <w:rPr>
          <w:rFonts w:ascii="Arrus" w:hAnsi="Arrus"/>
          <w:sz w:val="22"/>
          <w:szCs w:val="28"/>
          <w:lang w:val="en-GB"/>
        </w:rPr>
        <w:t>,</w:t>
      </w:r>
      <w:r w:rsidRPr="00584AEA">
        <w:rPr>
          <w:rFonts w:ascii="Arrus" w:hAnsi="Arrus"/>
          <w:sz w:val="22"/>
          <w:szCs w:val="28"/>
          <w:lang w:val="en-GB"/>
        </w:rPr>
        <w:t xml:space="preserve"> affecting Muslims as much as other sections.  As explained above, the nation cannot and should not always be viewed on communal grounds. There are different classes in society; and Muslim individuals belong to different classes as well. </w:t>
      </w:r>
      <w:r w:rsidRPr="00584AEA">
        <w:rPr>
          <w:rFonts w:ascii="Arrus" w:hAnsi="Arrus"/>
          <w:b/>
          <w:bCs/>
          <w:sz w:val="22"/>
          <w:szCs w:val="28"/>
          <w:lang w:val="en-GB"/>
        </w:rPr>
        <w:t xml:space="preserve">There are </w:t>
      </w:r>
      <w:r w:rsidRPr="00584AEA">
        <w:rPr>
          <w:rFonts w:ascii="Arrus" w:hAnsi="Arrus"/>
          <w:b/>
          <w:bCs/>
          <w:sz w:val="22"/>
          <w:szCs w:val="28"/>
          <w:lang w:val="en-GB"/>
        </w:rPr>
        <w:lastRenderedPageBreak/>
        <w:t>Muslim elites, Muslim middle class and Muslim poor; and in all these capacities they share the problems or privileges of the people belonging to the respective sections of other communities.</w:t>
      </w:r>
      <w:r w:rsidRPr="00584AEA">
        <w:rPr>
          <w:rFonts w:ascii="Arrus" w:hAnsi="Arrus"/>
          <w:sz w:val="22"/>
          <w:szCs w:val="28"/>
          <w:lang w:val="en-GB"/>
        </w:rPr>
        <w:t xml:space="preserve"> India is largely a country of poor followed by a very big middle class followed by a minuscule percentage of elites. Muslims must learn to identify themselves with these classes as well; and must seek national policies that positively affect these classes. They must know that any tilt in national policies towards poor, labour class, middle class, artisans, skilled workers, small scale industries and small farmers and workers in rural sector is going to benefit Muslims as much as they will benefit Hindus and other communities. In truth these will benefit Muslims even more because the bigger percentage of Muslims falls in these categories. </w:t>
      </w:r>
    </w:p>
    <w:p w14:paraId="2299DEE0" w14:textId="77777777" w:rsidR="00401F18" w:rsidRPr="00584AEA" w:rsidRDefault="00401F18" w:rsidP="00270475">
      <w:pPr>
        <w:ind w:firstLine="360"/>
        <w:jc w:val="both"/>
        <w:rPr>
          <w:rFonts w:ascii="Arrus" w:hAnsi="Arrus"/>
          <w:sz w:val="22"/>
          <w:szCs w:val="28"/>
          <w:lang w:val="en-GB"/>
        </w:rPr>
      </w:pPr>
    </w:p>
    <w:p w14:paraId="268B2A30" w14:textId="54203BAA" w:rsidR="00270475" w:rsidRPr="00584AEA" w:rsidRDefault="00270475" w:rsidP="00401F18">
      <w:pPr>
        <w:ind w:firstLine="720"/>
        <w:jc w:val="both"/>
        <w:rPr>
          <w:rFonts w:ascii="Arrus" w:hAnsi="Arrus"/>
          <w:sz w:val="22"/>
          <w:szCs w:val="28"/>
          <w:lang w:val="en-GB"/>
        </w:rPr>
      </w:pPr>
      <w:r w:rsidRPr="00584AEA">
        <w:rPr>
          <w:rFonts w:ascii="Arrus" w:hAnsi="Arrus"/>
          <w:sz w:val="22"/>
          <w:szCs w:val="28"/>
          <w:lang w:val="en-GB"/>
        </w:rPr>
        <w:t xml:space="preserve">Furthermore, there are issues related to the basic infrastructure – roads, water supply, electricity, environment, health infrastructure, bank and insurance policies, inflation, economic </w:t>
      </w:r>
      <w:r w:rsidR="00401F18" w:rsidRPr="00584AEA">
        <w:rPr>
          <w:rFonts w:ascii="Arrus" w:hAnsi="Arrus"/>
          <w:sz w:val="22"/>
          <w:szCs w:val="28"/>
          <w:lang w:val="en-GB"/>
        </w:rPr>
        <w:t>inequality</w:t>
      </w:r>
      <w:r w:rsidRPr="00584AEA">
        <w:rPr>
          <w:rFonts w:ascii="Arrus" w:hAnsi="Arrus"/>
          <w:sz w:val="22"/>
          <w:szCs w:val="28"/>
          <w:lang w:val="en-GB"/>
        </w:rPr>
        <w:t xml:space="preserve">, environment, communications, etc that have as much effect on the lives of Muslims as on any other community. Then there are issues related to security including crimes and social issues like alcohol, drugs, smoking, gambling, promiscuity, prostitution, pornography, corruption and bribery that affect the whole nation, and Muslims have hard views about how these issues should be tackled. Muslims must not lose sight of these issues and must be active participants in any dispensation – public or private, which positively deals with these issues. Muslims must know that the issues related to security, religion and economy are not the only issues. The issues of health, civic amenities and transportation are equally important for comfortable living. In </w:t>
      </w:r>
      <w:r w:rsidR="00401F18" w:rsidRPr="00584AEA">
        <w:rPr>
          <w:rFonts w:ascii="Arrus" w:hAnsi="Arrus"/>
          <w:sz w:val="22"/>
          <w:szCs w:val="28"/>
          <w:lang w:val="en-GB"/>
        </w:rPr>
        <w:t>fact,</w:t>
      </w:r>
      <w:r w:rsidRPr="00584AEA">
        <w:rPr>
          <w:rFonts w:ascii="Arrus" w:hAnsi="Arrus"/>
          <w:sz w:val="22"/>
          <w:szCs w:val="28"/>
          <w:lang w:val="en-GB"/>
        </w:rPr>
        <w:t xml:space="preserve"> they are more important because they affect almost every life. </w:t>
      </w:r>
    </w:p>
    <w:p w14:paraId="0775AB4A" w14:textId="77777777" w:rsidR="00401F18" w:rsidRPr="00584AEA" w:rsidRDefault="00401F18" w:rsidP="00270475">
      <w:pPr>
        <w:ind w:firstLine="360"/>
        <w:jc w:val="both"/>
        <w:rPr>
          <w:rFonts w:ascii="Arrus" w:hAnsi="Arrus"/>
          <w:sz w:val="22"/>
          <w:szCs w:val="28"/>
          <w:lang w:val="en-GB"/>
        </w:rPr>
      </w:pPr>
    </w:p>
    <w:p w14:paraId="268B2A31" w14:textId="5E9B22DB" w:rsidR="00270475" w:rsidRPr="00584AEA" w:rsidRDefault="00270475" w:rsidP="00401F18">
      <w:pPr>
        <w:ind w:firstLine="720"/>
        <w:jc w:val="both"/>
        <w:rPr>
          <w:rFonts w:ascii="Arrus" w:hAnsi="Arrus"/>
          <w:sz w:val="22"/>
          <w:szCs w:val="28"/>
          <w:lang w:val="en-GB"/>
        </w:rPr>
      </w:pPr>
      <w:r w:rsidRPr="00584AEA">
        <w:rPr>
          <w:rFonts w:ascii="Arrus" w:hAnsi="Arrus"/>
          <w:sz w:val="22"/>
          <w:szCs w:val="28"/>
          <w:lang w:val="en-GB"/>
        </w:rPr>
        <w:t xml:space="preserve">In addition, Muslims must be aware of international issues because they are part of mankind; and their religion rightly claims to be a religion for the whole mankind. Moreover, Muslims have natural emotional linkages with the underprivileged and oppressed people of the whole world particularly if they happen to be Muslims. Being second largest majority of the country, Muslims have the natural right to ensure that the government’s foreign policies give full consideration to their sensitivities. </w:t>
      </w:r>
      <w:r w:rsidRPr="00584AEA">
        <w:rPr>
          <w:rFonts w:ascii="Arrus" w:hAnsi="Arrus"/>
          <w:b/>
          <w:bCs/>
          <w:sz w:val="22"/>
          <w:szCs w:val="28"/>
          <w:lang w:val="en-GB"/>
        </w:rPr>
        <w:t xml:space="preserve">Anything that is not in the interest of the second largest majority of the country, </w:t>
      </w:r>
      <w:r w:rsidR="00401F18" w:rsidRPr="00584AEA">
        <w:rPr>
          <w:rFonts w:ascii="Arrus" w:hAnsi="Arrus"/>
          <w:b/>
          <w:bCs/>
          <w:sz w:val="22"/>
          <w:szCs w:val="28"/>
          <w:lang w:val="en-GB"/>
        </w:rPr>
        <w:t>20</w:t>
      </w:r>
      <w:r w:rsidRPr="00584AEA">
        <w:rPr>
          <w:rFonts w:ascii="Arrus" w:hAnsi="Arrus"/>
          <w:b/>
          <w:bCs/>
          <w:sz w:val="22"/>
          <w:szCs w:val="28"/>
          <w:lang w:val="en-GB"/>
        </w:rPr>
        <w:t>-million strong, cannot be in the interest of the country</w:t>
      </w:r>
      <w:r w:rsidRPr="00584AEA">
        <w:rPr>
          <w:rFonts w:ascii="Arrus" w:hAnsi="Arrus"/>
          <w:sz w:val="22"/>
          <w:szCs w:val="28"/>
          <w:lang w:val="en-GB"/>
        </w:rPr>
        <w:t>. The government</w:t>
      </w:r>
      <w:r w:rsidR="00401F18" w:rsidRPr="00584AEA">
        <w:rPr>
          <w:rFonts w:ascii="Arrus" w:hAnsi="Arrus"/>
          <w:sz w:val="22"/>
          <w:szCs w:val="28"/>
          <w:lang w:val="en-GB"/>
        </w:rPr>
        <w:t xml:space="preserve"> and the political compensations</w:t>
      </w:r>
      <w:r w:rsidRPr="00584AEA">
        <w:rPr>
          <w:rFonts w:ascii="Arrus" w:hAnsi="Arrus"/>
          <w:sz w:val="22"/>
          <w:szCs w:val="28"/>
          <w:lang w:val="en-GB"/>
        </w:rPr>
        <w:t xml:space="preserve"> must recognise this truth sooner than later; and must be careful towards developing strategic alliances with countries that are </w:t>
      </w:r>
      <w:r w:rsidRPr="00584AEA">
        <w:rPr>
          <w:rFonts w:ascii="Arrus" w:hAnsi="Arrus"/>
          <w:sz w:val="22"/>
          <w:szCs w:val="28"/>
          <w:lang w:val="en-GB"/>
        </w:rPr>
        <w:lastRenderedPageBreak/>
        <w:t xml:space="preserve">regarded by Muslims as the enemies of Islam or Muslims. </w:t>
      </w:r>
    </w:p>
    <w:p w14:paraId="268B2A32" w14:textId="77777777" w:rsidR="00270475" w:rsidRPr="00584AEA" w:rsidRDefault="00270475" w:rsidP="00270475">
      <w:pPr>
        <w:ind w:left="360"/>
        <w:jc w:val="both"/>
        <w:rPr>
          <w:rFonts w:ascii="Arrus" w:hAnsi="Arrus"/>
          <w:sz w:val="22"/>
          <w:szCs w:val="28"/>
          <w:lang w:val="en-GB"/>
        </w:rPr>
      </w:pPr>
    </w:p>
    <w:p w14:paraId="268B2A33" w14:textId="77777777" w:rsidR="00270475" w:rsidRPr="00584AEA" w:rsidRDefault="00270475" w:rsidP="00270475">
      <w:pPr>
        <w:numPr>
          <w:ilvl w:val="0"/>
          <w:numId w:val="16"/>
        </w:numPr>
        <w:tabs>
          <w:tab w:val="left" w:pos="180"/>
        </w:tabs>
        <w:ind w:left="360" w:hanging="360"/>
        <w:jc w:val="both"/>
        <w:rPr>
          <w:rFonts w:ascii="Arrus" w:hAnsi="Arrus"/>
          <w:b/>
          <w:bCs/>
          <w:sz w:val="22"/>
          <w:szCs w:val="28"/>
          <w:lang w:val="en-GB"/>
        </w:rPr>
      </w:pPr>
      <w:r w:rsidRPr="00584AEA">
        <w:rPr>
          <w:rFonts w:ascii="Arrus" w:hAnsi="Arrus"/>
          <w:b/>
          <w:bCs/>
          <w:sz w:val="22"/>
          <w:szCs w:val="28"/>
          <w:lang w:val="en-GB"/>
        </w:rPr>
        <w:t xml:space="preserve">Realize their specific issues </w:t>
      </w:r>
    </w:p>
    <w:p w14:paraId="705EA754" w14:textId="77777777" w:rsidR="00401F18" w:rsidRPr="00584AEA" w:rsidRDefault="00401F18" w:rsidP="00270475">
      <w:pPr>
        <w:ind w:firstLine="360"/>
        <w:jc w:val="both"/>
        <w:rPr>
          <w:rFonts w:ascii="Arrus" w:hAnsi="Arrus"/>
          <w:sz w:val="22"/>
          <w:szCs w:val="28"/>
          <w:lang w:val="en-GB"/>
        </w:rPr>
      </w:pPr>
    </w:p>
    <w:p w14:paraId="268B2A34" w14:textId="4AD6BC40" w:rsidR="00270475" w:rsidRPr="00584AEA" w:rsidRDefault="00270475" w:rsidP="00401F18">
      <w:pPr>
        <w:ind w:firstLine="720"/>
        <w:jc w:val="both"/>
        <w:rPr>
          <w:rFonts w:ascii="Arrus" w:hAnsi="Arrus"/>
          <w:sz w:val="22"/>
          <w:szCs w:val="28"/>
          <w:lang w:val="en-GB"/>
        </w:rPr>
      </w:pPr>
      <w:r w:rsidRPr="00584AEA">
        <w:rPr>
          <w:rFonts w:ascii="Arrus" w:hAnsi="Arrus"/>
          <w:sz w:val="22"/>
          <w:szCs w:val="28"/>
          <w:lang w:val="en-GB"/>
        </w:rPr>
        <w:t>In addition to recognising the national issues Muslims</w:t>
      </w:r>
      <w:r w:rsidR="00401F18" w:rsidRPr="00584AEA">
        <w:rPr>
          <w:rFonts w:ascii="Arrus" w:hAnsi="Arrus"/>
          <w:sz w:val="22"/>
          <w:szCs w:val="28"/>
          <w:lang w:val="en-GB"/>
        </w:rPr>
        <w:t>,</w:t>
      </w:r>
      <w:r w:rsidRPr="00584AEA">
        <w:rPr>
          <w:rFonts w:ascii="Arrus" w:hAnsi="Arrus"/>
          <w:sz w:val="22"/>
          <w:szCs w:val="28"/>
          <w:lang w:val="en-GB"/>
        </w:rPr>
        <w:t xml:space="preserve"> have to realise their specific issues. The tendency so far has been to focus on religious and cultural issues</w:t>
      </w:r>
      <w:r w:rsidR="00401F18" w:rsidRPr="00584AEA">
        <w:rPr>
          <w:rFonts w:ascii="Arrus" w:hAnsi="Arrus"/>
          <w:sz w:val="22"/>
          <w:szCs w:val="28"/>
          <w:lang w:val="en-GB"/>
        </w:rPr>
        <w:t>;</w:t>
      </w:r>
      <w:r w:rsidRPr="00584AEA">
        <w:rPr>
          <w:rFonts w:ascii="Arrus" w:hAnsi="Arrus"/>
          <w:sz w:val="22"/>
          <w:szCs w:val="28"/>
          <w:lang w:val="en-GB"/>
        </w:rPr>
        <w:t xml:space="preserve"> and the socioeconomic issues have been ignored. Education has received some attention during last 20-25 years</w:t>
      </w:r>
      <w:r w:rsidR="00401F18" w:rsidRPr="00584AEA">
        <w:rPr>
          <w:rFonts w:ascii="Arrus" w:hAnsi="Arrus"/>
          <w:sz w:val="22"/>
          <w:szCs w:val="28"/>
          <w:lang w:val="en-GB"/>
        </w:rPr>
        <w:t>;</w:t>
      </w:r>
      <w:r w:rsidRPr="00584AEA">
        <w:rPr>
          <w:rFonts w:ascii="Arrus" w:hAnsi="Arrus"/>
          <w:sz w:val="22"/>
          <w:szCs w:val="28"/>
          <w:lang w:val="en-GB"/>
        </w:rPr>
        <w:t xml:space="preserve"> but in absence of failure to work on the economic front, educational development has neither progressed with an adequate speed nor has this led to any significant improvement in the general condition of Muslims. Muslims have to recognise their religious, cultural, political, social and economic issues and make a detailed analysis of all these issues. No single issue can be ignored. The tendency to give one issue more importance than the other is not the right way to adopt. Emotional issues cannot be ignored</w:t>
      </w:r>
      <w:r w:rsidR="00401F18" w:rsidRPr="00584AEA">
        <w:rPr>
          <w:rFonts w:ascii="Arrus" w:hAnsi="Arrus"/>
          <w:sz w:val="22"/>
          <w:szCs w:val="28"/>
          <w:lang w:val="en-GB"/>
        </w:rPr>
        <w:t>;</w:t>
      </w:r>
      <w:r w:rsidRPr="00584AEA">
        <w:rPr>
          <w:rFonts w:ascii="Arrus" w:hAnsi="Arrus"/>
          <w:sz w:val="22"/>
          <w:szCs w:val="28"/>
          <w:lang w:val="en-GB"/>
        </w:rPr>
        <w:t xml:space="preserve"> but focussing only on emotional issues, which has generally been the case, has not helped Muslims. Even when some issue has assumed extraordinary importance, other issues should not be allowed to be ignored for long. </w:t>
      </w:r>
    </w:p>
    <w:p w14:paraId="268B2A35" w14:textId="173CDC07" w:rsidR="00270475" w:rsidRPr="00584AEA" w:rsidRDefault="00270475" w:rsidP="00401F18">
      <w:pPr>
        <w:ind w:firstLine="720"/>
        <w:jc w:val="both"/>
        <w:rPr>
          <w:rFonts w:ascii="Arrus" w:hAnsi="Arrus"/>
          <w:sz w:val="22"/>
          <w:szCs w:val="28"/>
          <w:lang w:val="en-GB"/>
        </w:rPr>
      </w:pPr>
      <w:r w:rsidRPr="00584AEA">
        <w:rPr>
          <w:rFonts w:ascii="Arrus" w:hAnsi="Arrus"/>
          <w:sz w:val="22"/>
          <w:szCs w:val="28"/>
          <w:lang w:val="en-GB"/>
        </w:rPr>
        <w:t xml:space="preserve">Muslims </w:t>
      </w:r>
      <w:r w:rsidR="00401F18" w:rsidRPr="00584AEA">
        <w:rPr>
          <w:rFonts w:ascii="Arrus" w:hAnsi="Arrus"/>
          <w:sz w:val="22"/>
          <w:szCs w:val="28"/>
          <w:lang w:val="en-GB"/>
        </w:rPr>
        <w:t>need</w:t>
      </w:r>
      <w:r w:rsidRPr="00584AEA">
        <w:rPr>
          <w:rFonts w:ascii="Arrus" w:hAnsi="Arrus"/>
          <w:sz w:val="22"/>
          <w:szCs w:val="28"/>
          <w:lang w:val="en-GB"/>
        </w:rPr>
        <w:t xml:space="preserve"> also to plan their strategies in accordance with their special conditions. They have a greater percentage of younger population than the national average, faster growth in younger population and greater increase in the number of labourers as well as consumers. All these specifics require special modes of planning in the social as well as educational areas. </w:t>
      </w:r>
    </w:p>
    <w:p w14:paraId="4A6511A0" w14:textId="77777777" w:rsidR="00401F18" w:rsidRPr="00584AEA" w:rsidRDefault="00401F18" w:rsidP="00401F18">
      <w:pPr>
        <w:ind w:firstLine="720"/>
        <w:jc w:val="both"/>
        <w:rPr>
          <w:rFonts w:ascii="Arrus" w:hAnsi="Arrus"/>
          <w:sz w:val="22"/>
          <w:szCs w:val="28"/>
          <w:lang w:val="en-GB"/>
        </w:rPr>
      </w:pPr>
    </w:p>
    <w:p w14:paraId="268B2A36" w14:textId="48139B4A" w:rsidR="00270475" w:rsidRPr="00584AEA" w:rsidRDefault="00401F18" w:rsidP="00270475">
      <w:pPr>
        <w:numPr>
          <w:ilvl w:val="0"/>
          <w:numId w:val="17"/>
        </w:numPr>
        <w:tabs>
          <w:tab w:val="left" w:pos="0"/>
        </w:tabs>
        <w:ind w:left="360" w:hanging="360"/>
        <w:jc w:val="both"/>
        <w:rPr>
          <w:rFonts w:ascii="Arrus" w:hAnsi="Arrus"/>
          <w:b/>
          <w:bCs/>
          <w:sz w:val="22"/>
          <w:szCs w:val="28"/>
          <w:lang w:val="en-GB"/>
        </w:rPr>
      </w:pPr>
      <w:r w:rsidRPr="00584AEA">
        <w:rPr>
          <w:rFonts w:ascii="Arrus" w:hAnsi="Arrus"/>
          <w:b/>
          <w:bCs/>
          <w:sz w:val="22"/>
          <w:szCs w:val="28"/>
          <w:lang w:val="en-GB"/>
        </w:rPr>
        <w:t>Must</w:t>
      </w:r>
      <w:r w:rsidR="00270475" w:rsidRPr="00584AEA">
        <w:rPr>
          <w:rFonts w:ascii="Arrus" w:hAnsi="Arrus"/>
          <w:b/>
          <w:bCs/>
          <w:sz w:val="22"/>
          <w:szCs w:val="28"/>
          <w:lang w:val="en-GB"/>
        </w:rPr>
        <w:t xml:space="preserve"> prepare a Comprehensive </w:t>
      </w:r>
      <w:r w:rsidRPr="00584AEA">
        <w:rPr>
          <w:rFonts w:ascii="Arrus" w:hAnsi="Arrus"/>
          <w:b/>
          <w:bCs/>
          <w:sz w:val="22"/>
          <w:szCs w:val="28"/>
          <w:lang w:val="en-GB"/>
        </w:rPr>
        <w:t>S</w:t>
      </w:r>
      <w:r w:rsidR="00270475" w:rsidRPr="00584AEA">
        <w:rPr>
          <w:rFonts w:ascii="Arrus" w:hAnsi="Arrus"/>
          <w:b/>
          <w:bCs/>
          <w:sz w:val="22"/>
          <w:szCs w:val="28"/>
          <w:lang w:val="en-GB"/>
        </w:rPr>
        <w:t xml:space="preserve">trategy for working on </w:t>
      </w:r>
      <w:r w:rsidRPr="00584AEA">
        <w:rPr>
          <w:rFonts w:ascii="Arrus" w:hAnsi="Arrus"/>
          <w:b/>
          <w:bCs/>
          <w:sz w:val="22"/>
          <w:szCs w:val="28"/>
          <w:lang w:val="en-GB"/>
        </w:rPr>
        <w:t>A</w:t>
      </w:r>
      <w:r w:rsidR="00270475" w:rsidRPr="00584AEA">
        <w:rPr>
          <w:rFonts w:ascii="Arrus" w:hAnsi="Arrus"/>
          <w:b/>
          <w:bCs/>
          <w:sz w:val="22"/>
          <w:szCs w:val="28"/>
          <w:lang w:val="en-GB"/>
        </w:rPr>
        <w:t xml:space="preserve">ll </w:t>
      </w:r>
      <w:r w:rsidRPr="00584AEA">
        <w:rPr>
          <w:rFonts w:ascii="Arrus" w:hAnsi="Arrus"/>
          <w:b/>
          <w:bCs/>
          <w:sz w:val="22"/>
          <w:szCs w:val="28"/>
          <w:lang w:val="en-GB"/>
        </w:rPr>
        <w:t>F</w:t>
      </w:r>
      <w:r w:rsidR="00270475" w:rsidRPr="00584AEA">
        <w:rPr>
          <w:rFonts w:ascii="Arrus" w:hAnsi="Arrus"/>
          <w:b/>
          <w:bCs/>
          <w:sz w:val="22"/>
          <w:szCs w:val="28"/>
          <w:lang w:val="en-GB"/>
        </w:rPr>
        <w:t xml:space="preserve">ronts almost </w:t>
      </w:r>
      <w:r w:rsidRPr="00584AEA">
        <w:rPr>
          <w:rFonts w:ascii="Arrus" w:hAnsi="Arrus"/>
          <w:b/>
          <w:bCs/>
          <w:sz w:val="22"/>
          <w:szCs w:val="28"/>
          <w:lang w:val="en-GB"/>
        </w:rPr>
        <w:t>S</w:t>
      </w:r>
      <w:r w:rsidR="00270475" w:rsidRPr="00584AEA">
        <w:rPr>
          <w:rFonts w:ascii="Arrus" w:hAnsi="Arrus"/>
          <w:b/>
          <w:bCs/>
          <w:sz w:val="22"/>
          <w:szCs w:val="28"/>
          <w:lang w:val="en-GB"/>
        </w:rPr>
        <w:t>imultaneously</w:t>
      </w:r>
    </w:p>
    <w:p w14:paraId="273E7936" w14:textId="77777777" w:rsidR="00401F18" w:rsidRPr="00584AEA" w:rsidRDefault="00401F18" w:rsidP="00270475">
      <w:pPr>
        <w:ind w:firstLine="360"/>
        <w:jc w:val="both"/>
        <w:rPr>
          <w:rFonts w:ascii="Arrus" w:hAnsi="Arrus"/>
          <w:sz w:val="22"/>
          <w:szCs w:val="28"/>
          <w:lang w:val="en-GB"/>
        </w:rPr>
      </w:pPr>
    </w:p>
    <w:p w14:paraId="268B2A37" w14:textId="2262114D" w:rsidR="00270475" w:rsidRPr="00584AEA" w:rsidRDefault="00270475" w:rsidP="00401F18">
      <w:pPr>
        <w:ind w:firstLine="720"/>
        <w:jc w:val="both"/>
        <w:rPr>
          <w:rFonts w:ascii="Arrus" w:hAnsi="Arrus"/>
          <w:b/>
          <w:bCs/>
          <w:sz w:val="20"/>
          <w:lang w:val="en-GB"/>
        </w:rPr>
      </w:pPr>
      <w:r w:rsidRPr="00584AEA">
        <w:rPr>
          <w:rFonts w:ascii="Arrus" w:hAnsi="Arrus"/>
          <w:sz w:val="22"/>
          <w:szCs w:val="28"/>
          <w:lang w:val="en-GB"/>
        </w:rPr>
        <w:t xml:space="preserve">Here the emphasis is on three words: </w:t>
      </w:r>
      <w:r w:rsidRPr="00584AEA">
        <w:rPr>
          <w:rFonts w:ascii="Arrus" w:hAnsi="Arrus"/>
          <w:b/>
          <w:bCs/>
          <w:sz w:val="22"/>
          <w:szCs w:val="28"/>
          <w:lang w:val="en-GB"/>
        </w:rPr>
        <w:t>“Comprehensive”, “On all Fronts” and “Almost Simultaneously”.</w:t>
      </w:r>
      <w:r w:rsidRPr="00584AEA">
        <w:rPr>
          <w:rFonts w:ascii="Arrus" w:hAnsi="Arrus"/>
          <w:sz w:val="22"/>
          <w:szCs w:val="28"/>
          <w:lang w:val="en-GB"/>
        </w:rPr>
        <w:t xml:space="preserve"> Muslim community has been unable to prepare a comprehensive strategy for their respectful existence in the country. As Muslims, they have either concentrated on the theological agenda of Islam or have straightaway jumped to the Political agenda. As Indians, they have only sought benefits from the country without playing any substantial role at the national and international level, except in individual capacities. When they thought of socioeconomic development, they could only focus on one issue: Education. Even in their educational pursuits, the strategy has not been comprehensive. For a social existence of a community, which happens to be the second largest majority of the country and second largest in terms of Muslim population of any country in the world and placed in a </w:t>
      </w:r>
      <w:r w:rsidRPr="00584AEA">
        <w:rPr>
          <w:rFonts w:ascii="Arrus" w:hAnsi="Arrus"/>
          <w:sz w:val="22"/>
          <w:szCs w:val="28"/>
          <w:lang w:val="en-GB"/>
        </w:rPr>
        <w:lastRenderedPageBreak/>
        <w:t>unique political situation, they must have begun working on a Comprehensive Plan right after Partition. But there is no use in blaming the historical mistakes now. We must start afresh</w:t>
      </w:r>
      <w:r w:rsidRPr="00584AEA">
        <w:rPr>
          <w:rFonts w:ascii="Arrus" w:hAnsi="Arrus"/>
          <w:b/>
          <w:bCs/>
          <w:sz w:val="22"/>
          <w:szCs w:val="28"/>
          <w:lang w:val="en-GB"/>
        </w:rPr>
        <w:t>. Muslims are a country within country. Their planning has to be on a scale on which a country makes its plans.</w:t>
      </w:r>
      <w:r w:rsidRPr="00584AEA">
        <w:rPr>
          <w:rFonts w:ascii="Arrus" w:hAnsi="Arrus"/>
          <w:sz w:val="22"/>
          <w:szCs w:val="28"/>
          <w:lang w:val="en-GB"/>
        </w:rPr>
        <w:t xml:space="preserve"> The government of a country cannot ignore any aspect of living or administration. It cannot leave some issues for the posterity to handle. It has to work simultaneously on all the fronts making a comprehensive time bound plans for not only the survival but also the growth and progress of the country. The work is distributed and ministries are formed with ministers and big staffs taking charge of respective departments. In the same fashion, Muslims must have </w:t>
      </w:r>
      <w:r w:rsidRPr="00584AEA">
        <w:rPr>
          <w:rFonts w:ascii="Arrus" w:hAnsi="Arrus"/>
          <w:b/>
          <w:bCs/>
          <w:sz w:val="22"/>
          <w:szCs w:val="28"/>
          <w:lang w:val="en-GB"/>
        </w:rPr>
        <w:t>separate Departments for Education, Economics, Political issues, Religious and Ethical Issues, Urdu and Cultural issues, Health, Social Issues, Women and Children, Youth Affairs, Media, NGO Networking, International issues, industries, Civic Amenities, Rural Development, Agriculture, Tourism, Waqf, Security, etc.</w:t>
      </w:r>
      <w:r w:rsidRPr="00584AEA">
        <w:rPr>
          <w:rFonts w:ascii="Arrus" w:hAnsi="Arrus"/>
          <w:b/>
          <w:bCs/>
          <w:sz w:val="20"/>
          <w:lang w:val="en-GB"/>
        </w:rPr>
        <w:t xml:space="preserve"> </w:t>
      </w:r>
    </w:p>
    <w:p w14:paraId="36B3205B" w14:textId="77777777" w:rsidR="00401F18" w:rsidRPr="00584AEA" w:rsidRDefault="00401F18" w:rsidP="00270475">
      <w:pPr>
        <w:ind w:firstLine="360"/>
        <w:jc w:val="both"/>
        <w:rPr>
          <w:rFonts w:ascii="Arrus" w:hAnsi="Arrus"/>
          <w:sz w:val="22"/>
          <w:szCs w:val="28"/>
          <w:lang w:val="en-GB"/>
        </w:rPr>
      </w:pPr>
    </w:p>
    <w:p w14:paraId="268B2A38" w14:textId="33394259" w:rsidR="00270475" w:rsidRPr="00584AEA" w:rsidRDefault="00270475" w:rsidP="00401F18">
      <w:pPr>
        <w:ind w:firstLine="720"/>
        <w:jc w:val="both"/>
        <w:rPr>
          <w:rFonts w:ascii="Arrus" w:hAnsi="Arrus"/>
          <w:sz w:val="22"/>
          <w:szCs w:val="28"/>
          <w:lang w:val="en-GB"/>
        </w:rPr>
      </w:pPr>
      <w:r w:rsidRPr="00584AEA">
        <w:rPr>
          <w:rFonts w:ascii="Arrus" w:hAnsi="Arrus"/>
          <w:sz w:val="22"/>
          <w:szCs w:val="28"/>
          <w:lang w:val="en-GB"/>
        </w:rPr>
        <w:t xml:space="preserve">This has to be realised that all the needs of life are inter-linked. If you do not have education you cannot hope to have money. But if you don’t have money, you cannot give proper education to your children. If Muslims have not achieved adequate progress in education, one of the reasons is that they have not developed industries. A rich man, even if he is illiterate, sends his children to best schools. An educated person without sufficient funds has to make compromises. Furthermore, the establishment of institutions depends on the number of wealthy persons in societies. Mere education cannot bring big money. It can be argued that the main reason for failure at the industrial front is the lack of education but it can be equally vehemently argued that big efforts at the industrial level require many other things and examples of illiterates as big success stories in the field of Entrepreneurship abound. </w:t>
      </w:r>
    </w:p>
    <w:p w14:paraId="268B2A39" w14:textId="77777777" w:rsidR="00270475" w:rsidRPr="00584AEA" w:rsidRDefault="00270475" w:rsidP="00270475">
      <w:pPr>
        <w:ind w:firstLine="360"/>
        <w:jc w:val="both"/>
        <w:rPr>
          <w:rFonts w:ascii="Arrus" w:hAnsi="Arrus"/>
          <w:sz w:val="22"/>
          <w:szCs w:val="28"/>
          <w:lang w:val="en-GB"/>
        </w:rPr>
      </w:pPr>
    </w:p>
    <w:p w14:paraId="268B2A3A" w14:textId="33CF8161" w:rsidR="00270475" w:rsidRPr="00584AEA" w:rsidRDefault="00270475" w:rsidP="00270475">
      <w:pPr>
        <w:numPr>
          <w:ilvl w:val="0"/>
          <w:numId w:val="18"/>
        </w:numPr>
        <w:tabs>
          <w:tab w:val="left" w:pos="0"/>
        </w:tabs>
        <w:ind w:left="360" w:hanging="360"/>
        <w:jc w:val="both"/>
        <w:rPr>
          <w:rFonts w:ascii="Arrus" w:hAnsi="Arrus"/>
          <w:b/>
          <w:bCs/>
          <w:sz w:val="22"/>
          <w:szCs w:val="28"/>
          <w:lang w:val="en-GB"/>
        </w:rPr>
      </w:pPr>
      <w:r w:rsidRPr="00584AEA">
        <w:rPr>
          <w:rFonts w:ascii="Arrus" w:hAnsi="Arrus"/>
          <w:b/>
          <w:bCs/>
          <w:sz w:val="22"/>
          <w:szCs w:val="28"/>
          <w:lang w:val="en-GB"/>
        </w:rPr>
        <w:t>Have to concentrate on</w:t>
      </w:r>
    </w:p>
    <w:p w14:paraId="268B2A3B" w14:textId="77777777" w:rsidR="00270475" w:rsidRPr="00584AEA" w:rsidRDefault="00270475" w:rsidP="00270475">
      <w:pPr>
        <w:tabs>
          <w:tab w:val="left" w:pos="0"/>
        </w:tabs>
        <w:ind w:left="360"/>
        <w:jc w:val="both"/>
        <w:rPr>
          <w:rFonts w:ascii="Arrus" w:hAnsi="Arrus"/>
          <w:b/>
          <w:bCs/>
          <w:sz w:val="22"/>
          <w:szCs w:val="28"/>
          <w:lang w:val="en-GB"/>
        </w:rPr>
      </w:pPr>
    </w:p>
    <w:p w14:paraId="268B2A3C"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 xml:space="preserve">(a) What the government can do and must do for them </w:t>
      </w:r>
    </w:p>
    <w:p w14:paraId="268B2A3D" w14:textId="5663EA42"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Muslims are equal citizens of the country. They pay all the taxes like other communities. They save and submit their savings in the banks. They buy shares. They work in Indian industries and institutions in various capacities, from being workers to managers. They contribute to Indian development in every possible way. They have therefore the right to all kinds of support from the government. They do not only have to know and get what the government has decided in accordance with its policies and programmes; they must also pressurise the government </w:t>
      </w:r>
      <w:r w:rsidRPr="00584AEA">
        <w:rPr>
          <w:rFonts w:ascii="Arrus" w:hAnsi="Arrus"/>
          <w:sz w:val="22"/>
          <w:szCs w:val="28"/>
          <w:lang w:val="en-GB"/>
        </w:rPr>
        <w:lastRenderedPageBreak/>
        <w:t xml:space="preserve">to take actions that directly and indirectly benefit them. The policies of the government must change so that the economic </w:t>
      </w:r>
      <w:r w:rsidR="00ED3236" w:rsidRPr="00584AEA">
        <w:rPr>
          <w:rFonts w:ascii="Arrus" w:hAnsi="Arrus"/>
          <w:sz w:val="22"/>
          <w:szCs w:val="28"/>
          <w:lang w:val="en-GB"/>
        </w:rPr>
        <w:t>inequality</w:t>
      </w:r>
      <w:r w:rsidRPr="00584AEA">
        <w:rPr>
          <w:rFonts w:ascii="Arrus" w:hAnsi="Arrus"/>
          <w:sz w:val="22"/>
          <w:szCs w:val="28"/>
          <w:lang w:val="en-GB"/>
        </w:rPr>
        <w:t xml:space="preserve"> must get drastically and rapidly reduced. They must suggest measures and pressurise the government to act in a way so that the masses benefit. They must also see that the benefit of the government programmes reach Muslim masses. In addition, they can and must seek special support in all the possible areas. </w:t>
      </w:r>
      <w:r w:rsidR="00ED3236" w:rsidRPr="00584AEA">
        <w:rPr>
          <w:rFonts w:ascii="Arrus" w:hAnsi="Arrus"/>
          <w:sz w:val="22"/>
          <w:szCs w:val="28"/>
          <w:lang w:val="en-GB"/>
        </w:rPr>
        <w:t xml:space="preserve">They have the right and must also seek special provisions and concessions from the Government because of their deprivations in almost all the fields. They must seek rights similar to other underprivileged communities; and also special protection in matters related to their religion and personal community matters. </w:t>
      </w:r>
    </w:p>
    <w:p w14:paraId="268B2A3E" w14:textId="77777777" w:rsidR="00270475" w:rsidRPr="00584AEA" w:rsidRDefault="00270475" w:rsidP="00270475">
      <w:pPr>
        <w:ind w:left="360"/>
        <w:jc w:val="both"/>
        <w:rPr>
          <w:rFonts w:ascii="Arrus" w:hAnsi="Arrus"/>
          <w:sz w:val="22"/>
          <w:szCs w:val="28"/>
          <w:lang w:val="en-GB"/>
        </w:rPr>
      </w:pPr>
    </w:p>
    <w:p w14:paraId="268B2A3F" w14:textId="0A97B8C0"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(b) What they can and must do for themselves</w:t>
      </w:r>
      <w:r w:rsidR="00ED3236" w:rsidRPr="00584AEA">
        <w:rPr>
          <w:rFonts w:ascii="Arrus" w:hAnsi="Arrus"/>
          <w:b/>
          <w:bCs/>
          <w:sz w:val="22"/>
          <w:szCs w:val="28"/>
          <w:lang w:val="en-GB"/>
        </w:rPr>
        <w:t>: building a community that can successfully govern itself</w:t>
      </w:r>
    </w:p>
    <w:p w14:paraId="268B2A40" w14:textId="3E5BA100"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However, depending only on the mercy of the government without making any efforts themselves is bound to be suicidal. Both have to be given equal importance. We cannot shrug responsibilities for our own failure. We have worked in tits and bits, most of the time at minor levels, in only certain fields. We have failed to act as a </w:t>
      </w:r>
      <w:r w:rsidR="00ED3236" w:rsidRPr="00584AEA">
        <w:rPr>
          <w:rFonts w:ascii="Arrus" w:hAnsi="Arrus"/>
          <w:sz w:val="22"/>
          <w:szCs w:val="28"/>
          <w:lang w:val="en-GB"/>
        </w:rPr>
        <w:t>community that can successfully govern itself</w:t>
      </w:r>
      <w:r w:rsidRPr="00584AEA">
        <w:rPr>
          <w:rFonts w:ascii="Arrus" w:hAnsi="Arrus"/>
          <w:sz w:val="22"/>
          <w:szCs w:val="28"/>
          <w:lang w:val="en-GB"/>
        </w:rPr>
        <w:t xml:space="preserve">. We have never thought of preparing any comprehensive strategy for the community at the national level.  Our organisations have emerged and responded mainly in reaction to certain events. We have always been lambasting governments and political parties for neglecting Muslim issues. We have not become an important part of the nation and of the government, the way we should have become. This is high time we renewed our whole strategy. While our efforts to force the governments to take corrective measures must not cease and must in fact be redoubled, we must now start the action at our front on a war footing. We must not wait any more for establishing a Body that can plan for the community the same way as the National Planning Commission does for the whole country. We have to study and analyse every single issue – big and small, must make our own studies and surveys where required, must gather our own resources – human and material, must fix our own targets for next 1 year, 5 years, 10 and 20 years and must set up our own implementing and monitoring mechanisms. We do not have to depend on the ideological tilts of the government in socioeconomic spheres but must develop our own concepts, parameters and ideologies based on our own perceptions of development. Where we feel the government and other organisations and institutions are acting in the right direction, we must not hesitate to support them. Our approach must be guided by the realities and not by </w:t>
      </w:r>
      <w:r w:rsidRPr="00584AEA">
        <w:rPr>
          <w:rFonts w:ascii="Arrus" w:hAnsi="Arrus"/>
          <w:sz w:val="22"/>
          <w:szCs w:val="28"/>
          <w:lang w:val="en-GB"/>
        </w:rPr>
        <w:lastRenderedPageBreak/>
        <w:t xml:space="preserve">emotions.  </w:t>
      </w:r>
    </w:p>
    <w:p w14:paraId="268B2A41" w14:textId="77777777" w:rsidR="00270475" w:rsidRPr="00584AEA" w:rsidRDefault="00270475" w:rsidP="00270475">
      <w:pPr>
        <w:jc w:val="both"/>
        <w:rPr>
          <w:rFonts w:ascii="Arrus" w:hAnsi="Arrus"/>
          <w:sz w:val="22"/>
          <w:szCs w:val="28"/>
          <w:lang w:val="en-GB"/>
        </w:rPr>
      </w:pPr>
    </w:p>
    <w:p w14:paraId="268B2A42" w14:textId="77777777" w:rsidR="00270475" w:rsidRPr="00584AEA" w:rsidRDefault="00270475" w:rsidP="00270475">
      <w:pPr>
        <w:jc w:val="both"/>
        <w:rPr>
          <w:rFonts w:ascii="Arrus" w:hAnsi="Arrus"/>
          <w:b/>
          <w:bCs/>
          <w:sz w:val="30"/>
          <w:szCs w:val="28"/>
        </w:rPr>
      </w:pPr>
    </w:p>
    <w:p w14:paraId="268B2A43" w14:textId="77777777" w:rsidR="00270475" w:rsidRPr="00584AEA" w:rsidRDefault="00270475" w:rsidP="00270475">
      <w:pPr>
        <w:jc w:val="both"/>
        <w:rPr>
          <w:rFonts w:ascii="Arrus" w:hAnsi="Arrus"/>
          <w:b/>
          <w:bCs/>
          <w:sz w:val="30"/>
          <w:szCs w:val="28"/>
        </w:rPr>
      </w:pPr>
    </w:p>
    <w:p w14:paraId="268B2A44" w14:textId="77777777" w:rsidR="00270475" w:rsidRPr="00584AEA" w:rsidRDefault="00270475" w:rsidP="00270475">
      <w:pPr>
        <w:jc w:val="both"/>
        <w:rPr>
          <w:rFonts w:ascii="Arrus" w:hAnsi="Arrus"/>
          <w:b/>
          <w:bCs/>
          <w:sz w:val="30"/>
          <w:szCs w:val="28"/>
        </w:rPr>
      </w:pPr>
    </w:p>
    <w:p w14:paraId="268B2A45" w14:textId="77777777" w:rsidR="00270475" w:rsidRPr="00584AEA" w:rsidRDefault="00270475" w:rsidP="00270475">
      <w:pPr>
        <w:jc w:val="both"/>
        <w:rPr>
          <w:rFonts w:ascii="Arrus" w:hAnsi="Arrus"/>
          <w:b/>
          <w:bCs/>
          <w:sz w:val="30"/>
          <w:szCs w:val="28"/>
        </w:rPr>
      </w:pPr>
    </w:p>
    <w:p w14:paraId="268B2A46" w14:textId="77777777" w:rsidR="00270475" w:rsidRPr="00584AEA" w:rsidRDefault="00270475" w:rsidP="00270475">
      <w:pPr>
        <w:jc w:val="both"/>
        <w:rPr>
          <w:rFonts w:ascii="Arrus" w:hAnsi="Arrus"/>
          <w:b/>
          <w:bCs/>
          <w:sz w:val="30"/>
          <w:szCs w:val="28"/>
        </w:rPr>
      </w:pPr>
    </w:p>
    <w:p w14:paraId="268B2A47" w14:textId="77777777" w:rsidR="00270475" w:rsidRPr="00584AEA" w:rsidRDefault="00270475" w:rsidP="00270475">
      <w:pPr>
        <w:jc w:val="both"/>
        <w:rPr>
          <w:rFonts w:ascii="Arrus" w:hAnsi="Arrus"/>
          <w:b/>
          <w:bCs/>
          <w:sz w:val="30"/>
          <w:szCs w:val="28"/>
        </w:rPr>
      </w:pPr>
    </w:p>
    <w:p w14:paraId="268B2A48" w14:textId="77777777" w:rsidR="00270475" w:rsidRPr="00584AEA" w:rsidRDefault="00270475" w:rsidP="00270475">
      <w:pPr>
        <w:jc w:val="both"/>
        <w:rPr>
          <w:rFonts w:ascii="Arrus" w:hAnsi="Arrus"/>
          <w:b/>
          <w:bCs/>
          <w:sz w:val="30"/>
          <w:szCs w:val="28"/>
        </w:rPr>
      </w:pPr>
    </w:p>
    <w:p w14:paraId="268B2A49" w14:textId="77777777" w:rsidR="00270475" w:rsidRPr="00584AEA" w:rsidRDefault="00270475" w:rsidP="00270475">
      <w:pPr>
        <w:jc w:val="both"/>
        <w:rPr>
          <w:rFonts w:ascii="Arrus" w:hAnsi="Arrus"/>
          <w:b/>
          <w:bCs/>
          <w:sz w:val="30"/>
          <w:szCs w:val="28"/>
        </w:rPr>
      </w:pPr>
    </w:p>
    <w:p w14:paraId="268B2A4A" w14:textId="77777777" w:rsidR="00270475" w:rsidRPr="00584AEA" w:rsidRDefault="00270475" w:rsidP="00270475">
      <w:pPr>
        <w:jc w:val="both"/>
        <w:rPr>
          <w:rFonts w:ascii="Arrus" w:hAnsi="Arrus"/>
          <w:b/>
          <w:bCs/>
          <w:sz w:val="30"/>
          <w:szCs w:val="28"/>
        </w:rPr>
      </w:pPr>
    </w:p>
    <w:p w14:paraId="268B2A4B" w14:textId="77777777" w:rsidR="00270475" w:rsidRPr="00584AEA" w:rsidRDefault="00270475" w:rsidP="00270475">
      <w:pPr>
        <w:jc w:val="both"/>
        <w:rPr>
          <w:rFonts w:ascii="Arrus" w:hAnsi="Arrus"/>
          <w:b/>
          <w:bCs/>
          <w:sz w:val="30"/>
          <w:szCs w:val="28"/>
        </w:rPr>
      </w:pPr>
    </w:p>
    <w:p w14:paraId="268B2A4C" w14:textId="77777777" w:rsidR="00270475" w:rsidRPr="00584AEA" w:rsidRDefault="00270475" w:rsidP="00270475">
      <w:pPr>
        <w:jc w:val="both"/>
        <w:rPr>
          <w:rFonts w:ascii="Arrus" w:hAnsi="Arrus"/>
          <w:b/>
          <w:bCs/>
          <w:sz w:val="30"/>
          <w:szCs w:val="28"/>
        </w:rPr>
      </w:pPr>
    </w:p>
    <w:p w14:paraId="268B2A4D" w14:textId="0C1A8827" w:rsidR="00270475" w:rsidRPr="00584AEA" w:rsidRDefault="00270475" w:rsidP="00270475">
      <w:pPr>
        <w:jc w:val="both"/>
        <w:rPr>
          <w:rFonts w:ascii="Arrus" w:hAnsi="Arrus"/>
          <w:b/>
          <w:bCs/>
          <w:sz w:val="30"/>
          <w:szCs w:val="28"/>
        </w:rPr>
      </w:pPr>
    </w:p>
    <w:p w14:paraId="268B2A4E" w14:textId="77777777" w:rsidR="00270475" w:rsidRPr="00584AEA" w:rsidRDefault="00270475" w:rsidP="00270475">
      <w:pPr>
        <w:jc w:val="both"/>
        <w:rPr>
          <w:rFonts w:ascii="Arrus" w:hAnsi="Arrus"/>
          <w:b/>
          <w:bCs/>
          <w:sz w:val="30"/>
          <w:szCs w:val="28"/>
        </w:rPr>
      </w:pPr>
      <w:r w:rsidRPr="00584AEA">
        <w:rPr>
          <w:rFonts w:ascii="Arrus" w:hAnsi="Arrus"/>
          <w:b/>
          <w:bCs/>
          <w:sz w:val="30"/>
          <w:szCs w:val="28"/>
        </w:rPr>
        <w:t>Sachar, Mishra and Kundu: Partial Reports, Partial Recommendations, Minimal Implementation</w:t>
      </w:r>
    </w:p>
    <w:p w14:paraId="268B2A4F" w14:textId="77777777" w:rsidR="00270475" w:rsidRPr="00584AEA" w:rsidRDefault="00270475" w:rsidP="00270475">
      <w:pPr>
        <w:jc w:val="both"/>
        <w:rPr>
          <w:rFonts w:ascii="Arrus" w:hAnsi="Arrus"/>
          <w:b/>
          <w:bCs/>
          <w:sz w:val="22"/>
          <w:szCs w:val="28"/>
        </w:rPr>
      </w:pPr>
    </w:p>
    <w:p w14:paraId="268B2A50" w14:textId="1060D8DA" w:rsidR="00270475" w:rsidRPr="00584AEA" w:rsidRDefault="00270475" w:rsidP="00270475">
      <w:pPr>
        <w:jc w:val="both"/>
        <w:rPr>
          <w:rFonts w:ascii="Arrus" w:hAnsi="Arrus"/>
          <w:b/>
          <w:bCs/>
          <w:sz w:val="22"/>
          <w:szCs w:val="28"/>
        </w:rPr>
      </w:pPr>
      <w:r w:rsidRPr="00584AEA">
        <w:rPr>
          <w:rFonts w:ascii="Arrus" w:hAnsi="Arrus"/>
          <w:b/>
          <w:bCs/>
          <w:sz w:val="22"/>
          <w:szCs w:val="28"/>
        </w:rPr>
        <w:t xml:space="preserve">Limitations of </w:t>
      </w:r>
      <w:r w:rsidRPr="00584AEA">
        <w:rPr>
          <w:rStyle w:val="mw-headline"/>
          <w:rFonts w:ascii="Arrus" w:hAnsi="Arrus"/>
          <w:b/>
          <w:bCs/>
          <w:sz w:val="22"/>
          <w:szCs w:val="28"/>
        </w:rPr>
        <w:t xml:space="preserve">Sachar </w:t>
      </w:r>
      <w:r w:rsidR="00ED3236" w:rsidRPr="00584AEA">
        <w:rPr>
          <w:rStyle w:val="mw-headline"/>
          <w:rFonts w:ascii="Arrus" w:hAnsi="Arrus"/>
          <w:b/>
          <w:bCs/>
          <w:sz w:val="22"/>
          <w:szCs w:val="28"/>
        </w:rPr>
        <w:t>Committee</w:t>
      </w:r>
      <w:r w:rsidRPr="00584AEA">
        <w:rPr>
          <w:rStyle w:val="mw-headline"/>
          <w:rFonts w:ascii="Arrus" w:hAnsi="Arrus"/>
          <w:b/>
          <w:bCs/>
          <w:sz w:val="22"/>
          <w:szCs w:val="28"/>
        </w:rPr>
        <w:t xml:space="preserve"> Report</w:t>
      </w:r>
    </w:p>
    <w:p w14:paraId="268B2A51" w14:textId="77777777" w:rsidR="00270475" w:rsidRPr="00584AEA" w:rsidRDefault="00270475" w:rsidP="00270475">
      <w:pPr>
        <w:ind w:firstLine="720"/>
        <w:jc w:val="both"/>
        <w:rPr>
          <w:rFonts w:ascii="Arrus" w:hAnsi="Arrus"/>
          <w:sz w:val="22"/>
          <w:szCs w:val="28"/>
        </w:rPr>
      </w:pPr>
      <w:r w:rsidRPr="00584AEA">
        <w:rPr>
          <w:rFonts w:ascii="Arrus" w:hAnsi="Arrus"/>
          <w:sz w:val="22"/>
          <w:szCs w:val="28"/>
        </w:rPr>
        <w:t xml:space="preserve">Before fixing objectives in accordance with our own vision, let us see in brief what Sachar Committee reported, and what were the follow-ups and their results. </w:t>
      </w:r>
    </w:p>
    <w:p w14:paraId="268B2A52" w14:textId="7136F96B" w:rsidR="00270475" w:rsidRPr="00584AEA" w:rsidRDefault="00270475" w:rsidP="00584AEA">
      <w:pPr>
        <w:jc w:val="both"/>
        <w:rPr>
          <w:sz w:val="28"/>
          <w:szCs w:val="28"/>
        </w:rPr>
      </w:pPr>
      <w:r w:rsidRPr="00584AEA">
        <w:rPr>
          <w:rStyle w:val="mw-headline"/>
          <w:rFonts w:ascii="Arrus" w:hAnsi="Arrus"/>
          <w:sz w:val="22"/>
          <w:szCs w:val="28"/>
        </w:rPr>
        <w:t xml:space="preserve">Sachar </w:t>
      </w:r>
      <w:r w:rsidR="00ED3236" w:rsidRPr="00584AEA">
        <w:rPr>
          <w:rStyle w:val="mw-headline"/>
          <w:rFonts w:ascii="Arrus" w:hAnsi="Arrus"/>
          <w:sz w:val="22"/>
          <w:szCs w:val="28"/>
        </w:rPr>
        <w:t>Committee</w:t>
      </w:r>
      <w:r w:rsidRPr="00584AEA">
        <w:rPr>
          <w:rStyle w:val="mw-headline"/>
          <w:rFonts w:ascii="Arrus" w:hAnsi="Arrus"/>
          <w:sz w:val="22"/>
          <w:szCs w:val="28"/>
        </w:rPr>
        <w:t xml:space="preserve"> Report was published in 2006. The report attracted huge attention</w:t>
      </w:r>
      <w:r w:rsidR="00ED3236" w:rsidRPr="00584AEA">
        <w:rPr>
          <w:rStyle w:val="mw-headline"/>
          <w:rFonts w:ascii="Arrus" w:hAnsi="Arrus"/>
          <w:sz w:val="22"/>
          <w:szCs w:val="28"/>
        </w:rPr>
        <w:t>;</w:t>
      </w:r>
      <w:r w:rsidRPr="00584AEA">
        <w:rPr>
          <w:rStyle w:val="mw-headline"/>
          <w:rFonts w:ascii="Arrus" w:hAnsi="Arrus"/>
          <w:sz w:val="22"/>
          <w:szCs w:val="28"/>
        </w:rPr>
        <w:t xml:space="preserve"> because for the first time since independence a committee formed by the government studied the conditions of Muslims in the country and its findings not only statistically confirmed what was largely known but also challenged the charges of appeasement of Muslims. Since </w:t>
      </w:r>
      <w:r w:rsidR="00584AEA" w:rsidRPr="00584AEA">
        <w:rPr>
          <w:rStyle w:val="mw-headline"/>
          <w:rFonts w:ascii="Arrus" w:hAnsi="Arrus"/>
          <w:sz w:val="22"/>
          <w:szCs w:val="28"/>
        </w:rPr>
        <w:t>then,</w:t>
      </w:r>
      <w:r w:rsidRPr="00584AEA">
        <w:rPr>
          <w:rStyle w:val="mw-headline"/>
          <w:rFonts w:ascii="Arrus" w:hAnsi="Arrus"/>
          <w:sz w:val="22"/>
          <w:szCs w:val="28"/>
        </w:rPr>
        <w:t xml:space="preserve"> Muslim as well as other intellectuals, community leaders and analysts have become so obsessed with the report that they cannot think beyond it. We will see below that not only Sachar Committee Report had very limited value as far as the issues of Muslims are concerned but will also show later that little has been achieved of whatever the Committee Report proposed.</w:t>
      </w:r>
    </w:p>
    <w:p w14:paraId="558500C0" w14:textId="77777777" w:rsidR="00584AEA" w:rsidRDefault="00584AEA" w:rsidP="00584AEA">
      <w:pPr>
        <w:rPr>
          <w:rFonts w:ascii="Arrus" w:hAnsi="Arrus"/>
          <w:sz w:val="22"/>
          <w:szCs w:val="22"/>
        </w:rPr>
      </w:pPr>
    </w:p>
    <w:p w14:paraId="268B2A53" w14:textId="7EFB41FF" w:rsidR="00270475" w:rsidRPr="00584AEA" w:rsidRDefault="00270475" w:rsidP="00584AEA">
      <w:pPr>
        <w:rPr>
          <w:rFonts w:ascii="Arrus" w:hAnsi="Arrus"/>
        </w:rPr>
      </w:pPr>
      <w:r w:rsidRPr="00584AEA">
        <w:rPr>
          <w:rFonts w:ascii="Arrus" w:hAnsi="Arrus"/>
          <w:sz w:val="22"/>
          <w:szCs w:val="22"/>
        </w:rPr>
        <w:t>The terms of reference that were fixed for the Committee are reproduced below</w:t>
      </w:r>
      <w:r w:rsidR="00584AEA">
        <w:rPr>
          <w:rFonts w:ascii="Arrus" w:hAnsi="Arrus"/>
        </w:rPr>
        <w:t>:</w:t>
      </w:r>
    </w:p>
    <w:p w14:paraId="268B2A54"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“(a) </w:t>
      </w:r>
      <w:r w:rsidRPr="00584AEA">
        <w:rPr>
          <w:rFonts w:ascii="Arrus" w:hAnsi="Arrus"/>
          <w:i/>
          <w:iCs/>
          <w:sz w:val="22"/>
          <w:szCs w:val="28"/>
        </w:rPr>
        <w:t xml:space="preserve">Obtain relevant information </w:t>
      </w:r>
      <w:r w:rsidRPr="00584AEA">
        <w:rPr>
          <w:rFonts w:ascii="Arrus" w:hAnsi="Arrus"/>
          <w:sz w:val="22"/>
          <w:szCs w:val="28"/>
        </w:rPr>
        <w:t xml:space="preserve">from departments/agencies of the </w:t>
      </w:r>
      <w:r w:rsidRPr="00584AEA">
        <w:rPr>
          <w:rFonts w:ascii="Arrus" w:hAnsi="Arrus"/>
          <w:sz w:val="22"/>
          <w:szCs w:val="28"/>
        </w:rPr>
        <w:lastRenderedPageBreak/>
        <w:t xml:space="preserve">Central and State Governments and also conduct an </w:t>
      </w:r>
      <w:r w:rsidRPr="00584AEA">
        <w:rPr>
          <w:rFonts w:ascii="Arrus" w:hAnsi="Arrus"/>
          <w:i/>
          <w:iCs/>
          <w:sz w:val="22"/>
          <w:szCs w:val="28"/>
        </w:rPr>
        <w:t xml:space="preserve">intensive literature survey </w:t>
      </w:r>
      <w:r w:rsidRPr="00584AEA">
        <w:rPr>
          <w:rFonts w:ascii="Arrus" w:hAnsi="Arrus"/>
          <w:sz w:val="22"/>
          <w:szCs w:val="28"/>
        </w:rPr>
        <w:t xml:space="preserve">to identify published data, articles and research on the relative social, economic and educational status of Muslims in India at the state, regional and district levels, to address, </w:t>
      </w:r>
      <w:r w:rsidRPr="00584AEA">
        <w:rPr>
          <w:rFonts w:ascii="Arrus" w:hAnsi="Arrus"/>
          <w:i/>
          <w:iCs/>
          <w:sz w:val="22"/>
          <w:szCs w:val="28"/>
        </w:rPr>
        <w:t>inter alia</w:t>
      </w:r>
      <w:r w:rsidRPr="00584AEA">
        <w:rPr>
          <w:rFonts w:ascii="Arrus" w:hAnsi="Arrus"/>
          <w:sz w:val="22"/>
          <w:szCs w:val="28"/>
        </w:rPr>
        <w:t xml:space="preserve">, the following questions: </w:t>
      </w:r>
    </w:p>
    <w:p w14:paraId="268B2A55"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  In which </w:t>
      </w:r>
      <w:r w:rsidRPr="00584AEA">
        <w:rPr>
          <w:rFonts w:ascii="Arrus" w:hAnsi="Arrus"/>
          <w:i/>
          <w:iCs/>
          <w:sz w:val="22"/>
          <w:szCs w:val="28"/>
        </w:rPr>
        <w:t xml:space="preserve">States, Regions, Districts and Blocks </w:t>
      </w:r>
      <w:r w:rsidRPr="00584AEA">
        <w:rPr>
          <w:rFonts w:ascii="Arrus" w:hAnsi="Arrus"/>
          <w:sz w:val="22"/>
          <w:szCs w:val="28"/>
        </w:rPr>
        <w:t>do the Muslims of India mostly live?</w:t>
      </w:r>
    </w:p>
    <w:p w14:paraId="268B2A56"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-What is the </w:t>
      </w:r>
      <w:r w:rsidRPr="00584AEA">
        <w:rPr>
          <w:rFonts w:ascii="Arrus" w:hAnsi="Arrus"/>
          <w:i/>
          <w:iCs/>
          <w:sz w:val="22"/>
          <w:szCs w:val="28"/>
        </w:rPr>
        <w:t>geographical pattern of their economic activity</w:t>
      </w:r>
      <w:r w:rsidRPr="00584AEA">
        <w:rPr>
          <w:rFonts w:ascii="Arrus" w:hAnsi="Arrus"/>
          <w:sz w:val="22"/>
          <w:szCs w:val="28"/>
        </w:rPr>
        <w:t>, i.e. what do they mostly do for a living in various States, Regions and Districts?</w:t>
      </w:r>
    </w:p>
    <w:p w14:paraId="268B2A57"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 What are their </w:t>
      </w:r>
      <w:r w:rsidRPr="00584AEA">
        <w:rPr>
          <w:rFonts w:ascii="Arrus" w:hAnsi="Arrus"/>
          <w:i/>
          <w:iCs/>
          <w:sz w:val="22"/>
          <w:szCs w:val="28"/>
        </w:rPr>
        <w:t xml:space="preserve">asset bases and income levels </w:t>
      </w:r>
      <w:r w:rsidRPr="00584AEA">
        <w:rPr>
          <w:rFonts w:ascii="Arrus" w:hAnsi="Arrus"/>
          <w:sz w:val="22"/>
          <w:szCs w:val="28"/>
        </w:rPr>
        <w:t>relative to other groups across Social, Economic and Educational Status of the Muslim Community of India in various States and Regions?</w:t>
      </w:r>
    </w:p>
    <w:p w14:paraId="268B2A58"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 What is the </w:t>
      </w:r>
      <w:r w:rsidRPr="00584AEA">
        <w:rPr>
          <w:rFonts w:ascii="Arrus" w:hAnsi="Arrus"/>
          <w:i/>
          <w:iCs/>
          <w:sz w:val="22"/>
          <w:szCs w:val="28"/>
        </w:rPr>
        <w:t xml:space="preserve">level of their socio-economic development </w:t>
      </w:r>
      <w:r w:rsidRPr="00584AEA">
        <w:rPr>
          <w:rFonts w:ascii="Arrus" w:hAnsi="Arrus"/>
          <w:sz w:val="22"/>
          <w:szCs w:val="28"/>
        </w:rPr>
        <w:t>in terms of relevant indicators such as literacy rate, dropout rate, maternal mortality rate (MMR), infant mortality rate (IMR) etc.? How does this compare with other communities in various States?</w:t>
      </w:r>
    </w:p>
    <w:p w14:paraId="268B2A59"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 What is their </w:t>
      </w:r>
      <w:r w:rsidRPr="00584AEA">
        <w:rPr>
          <w:rFonts w:ascii="Arrus" w:hAnsi="Arrus"/>
          <w:i/>
          <w:iCs/>
          <w:sz w:val="22"/>
          <w:szCs w:val="28"/>
        </w:rPr>
        <w:t>relative share in public &amp; private sector employment</w:t>
      </w:r>
      <w:r w:rsidRPr="00584AEA">
        <w:rPr>
          <w:rFonts w:ascii="Arrus" w:hAnsi="Arrus"/>
          <w:sz w:val="22"/>
          <w:szCs w:val="28"/>
        </w:rPr>
        <w:t>? Does it vary across States and what is the pattern of the variation? Is the share in employment in proportion to their population in various States? If not, what are the hurdles?</w:t>
      </w:r>
    </w:p>
    <w:p w14:paraId="268B2A5A"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 What is the </w:t>
      </w:r>
      <w:r w:rsidRPr="00584AEA">
        <w:rPr>
          <w:rFonts w:ascii="Arrus" w:hAnsi="Arrus"/>
          <w:i/>
          <w:iCs/>
          <w:sz w:val="22"/>
          <w:szCs w:val="28"/>
        </w:rPr>
        <w:t xml:space="preserve">proportion of Other Backward Classes </w:t>
      </w:r>
      <w:r w:rsidRPr="00584AEA">
        <w:rPr>
          <w:rFonts w:ascii="Arrus" w:hAnsi="Arrus"/>
          <w:sz w:val="22"/>
          <w:szCs w:val="28"/>
        </w:rPr>
        <w:t xml:space="preserve">(OBCs) from the Muslim community </w:t>
      </w:r>
      <w:r w:rsidRPr="00584AEA">
        <w:rPr>
          <w:rFonts w:ascii="Arrus" w:hAnsi="Arrus"/>
          <w:i/>
          <w:iCs/>
          <w:sz w:val="22"/>
          <w:szCs w:val="28"/>
        </w:rPr>
        <w:t xml:space="preserve">in the total OBC population </w:t>
      </w:r>
      <w:r w:rsidRPr="00584AEA">
        <w:rPr>
          <w:rFonts w:ascii="Arrus" w:hAnsi="Arrus"/>
          <w:sz w:val="22"/>
          <w:szCs w:val="28"/>
        </w:rPr>
        <w:t>in various States? Are the Muslim OBCs listed in the comprehensive list of OBCs prepared by the National and State Backward Classes Commissions and adopted by the Central and State Governments for reservation for various purposes? What is the share of Muslim OBCs in the total public sector employment for OBCs in the Centre and in various States in various years?</w:t>
      </w:r>
    </w:p>
    <w:p w14:paraId="268B2A5B"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 Does the Muslim community have adequate access to education and health services, </w:t>
      </w:r>
      <w:r w:rsidRPr="00584AEA">
        <w:rPr>
          <w:rFonts w:ascii="Arrus" w:hAnsi="Arrus"/>
          <w:i/>
          <w:iCs/>
          <w:sz w:val="22"/>
          <w:szCs w:val="28"/>
        </w:rPr>
        <w:t>municipal infrastructure and, bank credit provided by Government/ public sector entities</w:t>
      </w:r>
      <w:r w:rsidRPr="00584AEA">
        <w:rPr>
          <w:rFonts w:ascii="Arrus" w:hAnsi="Arrus"/>
          <w:sz w:val="22"/>
          <w:szCs w:val="28"/>
        </w:rPr>
        <w:t>? How does this compare to access enjoyed by other communities in various States? What is the level of social infrastructure (schools, health centres, ICDS centres etc.) located in areas of Muslim concentration in comparison to the general level of such infrastructure in various States?</w:t>
      </w:r>
    </w:p>
    <w:p w14:paraId="268B2A5C" w14:textId="77777777" w:rsidR="00270475" w:rsidRPr="00584AEA" w:rsidRDefault="00270475" w:rsidP="00270475">
      <w:pPr>
        <w:jc w:val="both"/>
        <w:rPr>
          <w:rFonts w:ascii="Arrus" w:hAnsi="Arrus"/>
          <w:sz w:val="22"/>
          <w:szCs w:val="28"/>
        </w:rPr>
      </w:pPr>
      <w:r w:rsidRPr="00584AEA">
        <w:rPr>
          <w:rFonts w:ascii="Arrus" w:hAnsi="Arrus"/>
          <w:sz w:val="22"/>
          <w:szCs w:val="28"/>
        </w:rPr>
        <w:t>(b) Consolidate, collate and analyze the above information/literature to identify areas of intervention by Government to address relevant issues relating to the social, economic and educational status of the Muslim community.”</w:t>
      </w:r>
    </w:p>
    <w:p w14:paraId="268B2A5D" w14:textId="77777777" w:rsidR="00270475" w:rsidRPr="00584AEA" w:rsidRDefault="00270475" w:rsidP="00270475">
      <w:pPr>
        <w:pStyle w:val="NormalWeb"/>
        <w:shd w:val="clear" w:color="auto" w:fill="FFFFFF"/>
        <w:spacing w:before="96" w:after="120"/>
        <w:jc w:val="both"/>
        <w:rPr>
          <w:rFonts w:ascii="Arrus" w:hAnsi="Arrus"/>
          <w:sz w:val="22"/>
          <w:szCs w:val="28"/>
        </w:rPr>
      </w:pPr>
      <w:r w:rsidRPr="00584AEA">
        <w:rPr>
          <w:rFonts w:ascii="Arrus" w:hAnsi="Arrus"/>
          <w:sz w:val="22"/>
          <w:szCs w:val="28"/>
        </w:rPr>
        <w:t>The major points covered in the reports are:</w:t>
      </w:r>
    </w:p>
    <w:p w14:paraId="268B2A5E" w14:textId="77777777" w:rsidR="00270475" w:rsidRPr="00584AEA" w:rsidRDefault="00270475" w:rsidP="006F4670">
      <w:pPr>
        <w:widowControl/>
        <w:numPr>
          <w:ilvl w:val="0"/>
          <w:numId w:val="121"/>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lastRenderedPageBreak/>
        <w:t>In the field of literacy the Committee has found that the rate among Muslims is very much below than the national average. The gap between Muslims and the general average is greater in urban areas and women. 25 per cent of children of Muslim parents in the 6-14 year age group have either never attended school or have dropped out.</w:t>
      </w:r>
    </w:p>
    <w:p w14:paraId="268B2A5F" w14:textId="77777777" w:rsidR="00270475" w:rsidRPr="00584AEA" w:rsidRDefault="00270475" w:rsidP="006F4670">
      <w:pPr>
        <w:widowControl/>
        <w:numPr>
          <w:ilvl w:val="0"/>
          <w:numId w:val="122"/>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Muslim parents are not averse to mainstream education or to send their children to affordable Government schools. The access to government schools for children of Muslim parents is limited.</w:t>
      </w:r>
    </w:p>
    <w:p w14:paraId="268B2A60" w14:textId="77777777" w:rsidR="00270475" w:rsidRPr="00584AEA" w:rsidRDefault="00270475" w:rsidP="006F4670">
      <w:pPr>
        <w:widowControl/>
        <w:numPr>
          <w:ilvl w:val="0"/>
          <w:numId w:val="123"/>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Bidi workers, tailors and mechanics need to be provided with social safety nets and social security. The participation of Muslims in the professional and managerial cadre is low.</w:t>
      </w:r>
    </w:p>
    <w:p w14:paraId="268B2A61" w14:textId="33E562B2" w:rsidR="00270475" w:rsidRPr="00584AEA" w:rsidRDefault="00270475" w:rsidP="006F4670">
      <w:pPr>
        <w:widowControl/>
        <w:numPr>
          <w:ilvl w:val="0"/>
          <w:numId w:val="124"/>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 xml:space="preserve">The average amount of bank loan disbursed to the Muslims is 2/3 of the amount disbursed to other minorities. In some </w:t>
      </w:r>
      <w:r w:rsidR="00584AEA" w:rsidRPr="00584AEA">
        <w:rPr>
          <w:rFonts w:ascii="Arrus" w:hAnsi="Arrus"/>
          <w:sz w:val="22"/>
          <w:szCs w:val="28"/>
        </w:rPr>
        <w:t>cases,</w:t>
      </w:r>
      <w:r w:rsidRPr="00584AEA">
        <w:rPr>
          <w:rFonts w:ascii="Arrus" w:hAnsi="Arrus"/>
          <w:sz w:val="22"/>
          <w:szCs w:val="28"/>
        </w:rPr>
        <w:t xml:space="preserve"> it is half. The Reserve Bank of India’s efforts to extend banking and credit facilities under the Prime Minister’s 15-point programme of 1983 has mainly benefited other minorities marginalizing Muslims.</w:t>
      </w:r>
    </w:p>
    <w:p w14:paraId="268B2A62" w14:textId="77777777" w:rsidR="00270475" w:rsidRPr="00584AEA" w:rsidRDefault="00270475" w:rsidP="006F4670">
      <w:pPr>
        <w:widowControl/>
        <w:numPr>
          <w:ilvl w:val="0"/>
          <w:numId w:val="125"/>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There is a clear and significant inverse association between the proportion of the Muslim population and the availability of educational infrastructure in small villages. Muslim concentration villages are not well served with pucca approach roads and local bus stops.</w:t>
      </w:r>
    </w:p>
    <w:p w14:paraId="268B2A63" w14:textId="77777777" w:rsidR="00270475" w:rsidRPr="00584AEA" w:rsidRDefault="00270475" w:rsidP="006F4670">
      <w:pPr>
        <w:widowControl/>
        <w:numPr>
          <w:ilvl w:val="0"/>
          <w:numId w:val="126"/>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Substantially larger proportion of the Muslim households in urban areas are in the less than Rs.500 expenditure bracket.</w:t>
      </w:r>
    </w:p>
    <w:p w14:paraId="268B2A64" w14:textId="77777777" w:rsidR="00270475" w:rsidRPr="00584AEA" w:rsidRDefault="00270475" w:rsidP="006F4670">
      <w:pPr>
        <w:widowControl/>
        <w:numPr>
          <w:ilvl w:val="0"/>
          <w:numId w:val="127"/>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The presence of Muslims has been found to be only 3% in the IAS, 1.8% in the IFS and 4% in the IPS.</w:t>
      </w:r>
    </w:p>
    <w:p w14:paraId="268B2A65" w14:textId="77777777" w:rsidR="00270475" w:rsidRPr="00584AEA" w:rsidRDefault="00270475" w:rsidP="006F4670">
      <w:pPr>
        <w:widowControl/>
        <w:numPr>
          <w:ilvl w:val="0"/>
          <w:numId w:val="128"/>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Muslim community has a representation of only 4.5% in Indian Railways while 98.7% of them are positioned at lower levels. Representation of Muslims is very low in the Universities and in Banks. Their share in police constables is only 6%, in health 4.4%, in transport 6.5%.</w:t>
      </w:r>
    </w:p>
    <w:p w14:paraId="268B2A66" w14:textId="4CDEAB8A" w:rsidR="00270475" w:rsidRPr="00584AEA" w:rsidRDefault="00270475" w:rsidP="006F4670">
      <w:pPr>
        <w:widowControl/>
        <w:numPr>
          <w:ilvl w:val="0"/>
          <w:numId w:val="129"/>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For the</w:t>
      </w:r>
      <w:r w:rsidRPr="00584AEA">
        <w:rPr>
          <w:rStyle w:val="apple-converted-space"/>
          <w:rFonts w:ascii="Arrus" w:hAnsi="Arrus"/>
          <w:sz w:val="22"/>
          <w:szCs w:val="28"/>
        </w:rPr>
        <w:t> </w:t>
      </w:r>
      <w:hyperlink r:id="rId5" w:tooltip="Maulana Azad Education Foundation (page does not exist)" w:history="1">
        <w:r w:rsidRPr="00584AEA">
          <w:rPr>
            <w:rStyle w:val="Hyperlink"/>
            <w:rFonts w:ascii="Arrus" w:eastAsiaTheme="majorEastAsia" w:hAnsi="Arrus"/>
            <w:sz w:val="22"/>
            <w:szCs w:val="28"/>
            <w:u w:val="none"/>
          </w:rPr>
          <w:t>Maulana Azad Education Foundation</w:t>
        </w:r>
      </w:hyperlink>
      <w:r w:rsidRPr="00584AEA">
        <w:rPr>
          <w:rStyle w:val="apple-converted-space"/>
          <w:rFonts w:ascii="Arrus" w:hAnsi="Arrus"/>
          <w:sz w:val="22"/>
          <w:szCs w:val="28"/>
        </w:rPr>
        <w:t> </w:t>
      </w:r>
      <w:r w:rsidRPr="00584AEA">
        <w:rPr>
          <w:rFonts w:ascii="Arrus" w:hAnsi="Arrus"/>
          <w:sz w:val="22"/>
          <w:szCs w:val="28"/>
        </w:rPr>
        <w:t xml:space="preserve">to be effective the corpus fund needs to be increased to 1000 crores. Total allocation </w:t>
      </w:r>
      <w:r w:rsidRPr="00584AEA">
        <w:rPr>
          <w:rFonts w:ascii="Arrus" w:hAnsi="Arrus"/>
          <w:sz w:val="22"/>
          <w:szCs w:val="28"/>
        </w:rPr>
        <w:lastRenderedPageBreak/>
        <w:t>in the four years 2002 to 2006 for</w:t>
      </w:r>
      <w:r w:rsidRPr="00584AEA">
        <w:rPr>
          <w:rStyle w:val="apple-converted-space"/>
          <w:rFonts w:ascii="Arrus" w:hAnsi="Arrus"/>
          <w:sz w:val="22"/>
          <w:szCs w:val="28"/>
        </w:rPr>
        <w:t> </w:t>
      </w:r>
      <w:proofErr w:type="spellStart"/>
      <w:r>
        <w:fldChar w:fldCharType="begin"/>
      </w:r>
      <w:r>
        <w:instrText>HYPERLINK "http://en.wikipedia.org/w/index.php?title=Madarsa_Modernization_Scheme&amp;action=edit&amp;redlink=1" \o "Madarsa Modernization Scheme (page does not exist)"</w:instrText>
      </w:r>
      <w:r>
        <w:fldChar w:fldCharType="separate"/>
      </w:r>
      <w:r w:rsidRPr="00584AEA">
        <w:rPr>
          <w:rStyle w:val="Hyperlink"/>
          <w:rFonts w:ascii="Arrus" w:eastAsiaTheme="majorEastAsia" w:hAnsi="Arrus"/>
          <w:sz w:val="22"/>
          <w:szCs w:val="28"/>
          <w:u w:val="none"/>
        </w:rPr>
        <w:t>Madarsa</w:t>
      </w:r>
      <w:proofErr w:type="spellEnd"/>
      <w:r w:rsidRPr="00584AEA">
        <w:rPr>
          <w:rStyle w:val="Hyperlink"/>
          <w:rFonts w:ascii="Arrus" w:eastAsiaTheme="majorEastAsia" w:hAnsi="Arrus"/>
          <w:sz w:val="22"/>
          <w:szCs w:val="28"/>
          <w:u w:val="none"/>
        </w:rPr>
        <w:t xml:space="preserve"> Modernization Scheme</w:t>
      </w:r>
      <w:r>
        <w:fldChar w:fldCharType="end"/>
      </w:r>
      <w:r w:rsidRPr="00584AEA">
        <w:rPr>
          <w:rStyle w:val="apple-converted-space"/>
          <w:rFonts w:ascii="Arrus" w:hAnsi="Arrus"/>
          <w:sz w:val="22"/>
          <w:szCs w:val="28"/>
        </w:rPr>
        <w:t> </w:t>
      </w:r>
      <w:r w:rsidRPr="00584AEA">
        <w:rPr>
          <w:rFonts w:ascii="Arrus" w:hAnsi="Arrus"/>
          <w:sz w:val="22"/>
          <w:szCs w:val="28"/>
        </w:rPr>
        <w:t xml:space="preserve">is 106 crores. The information regarding the Scheme has not adequately percolated down. Even if the share of Muslims in elected bodies is </w:t>
      </w:r>
      <w:r w:rsidR="00584AEA" w:rsidRPr="00584AEA">
        <w:rPr>
          <w:rFonts w:ascii="Arrus" w:hAnsi="Arrus"/>
          <w:sz w:val="22"/>
          <w:szCs w:val="28"/>
        </w:rPr>
        <w:t>low,</w:t>
      </w:r>
      <w:r w:rsidRPr="00584AEA">
        <w:rPr>
          <w:rFonts w:ascii="Arrus" w:hAnsi="Arrus"/>
          <w:sz w:val="22"/>
          <w:szCs w:val="28"/>
        </w:rPr>
        <w:t xml:space="preserve"> they and other underrepresented segments can be involved in the decision making process through innovative mechanisms.</w:t>
      </w:r>
    </w:p>
    <w:p w14:paraId="268B2A67" w14:textId="77777777" w:rsidR="00270475" w:rsidRPr="00584AEA" w:rsidRDefault="00270475" w:rsidP="006F4670">
      <w:pPr>
        <w:widowControl/>
        <w:numPr>
          <w:ilvl w:val="0"/>
          <w:numId w:val="130"/>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Most of the variables indicate that Muslim-OBCs are significantly deprived in comparison to Hindu-OBCs. The work participation rate (WPR) shows the presence of a sharp difference between Hindu-OBCs (67%) and the Muslims. The share of Muslim-OBCs in government/ PSU jobs is much lower than Hindu-OBCs.</w:t>
      </w:r>
    </w:p>
    <w:p w14:paraId="268B2A68" w14:textId="77777777" w:rsidR="00270475" w:rsidRPr="00584AEA" w:rsidRDefault="00270475" w:rsidP="006F4670">
      <w:pPr>
        <w:widowControl/>
        <w:numPr>
          <w:ilvl w:val="0"/>
          <w:numId w:val="131"/>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 xml:space="preserve">There are about 5 lakh registered Waqfs with 600,000 acres (2,400 km²) land and Rs 6,000 crore book value. </w:t>
      </w:r>
    </w:p>
    <w:p w14:paraId="268B2A69" w14:textId="77777777" w:rsidR="00270475" w:rsidRPr="00584AEA" w:rsidRDefault="00270475" w:rsidP="00270475">
      <w:pPr>
        <w:pStyle w:val="NormalWeb"/>
        <w:shd w:val="clear" w:color="auto" w:fill="FFFFFF"/>
        <w:spacing w:before="96" w:after="120"/>
        <w:jc w:val="both"/>
        <w:rPr>
          <w:rFonts w:ascii="Arrus" w:hAnsi="Arrus"/>
          <w:sz w:val="22"/>
          <w:szCs w:val="28"/>
        </w:rPr>
      </w:pPr>
      <w:r w:rsidRPr="00584AEA">
        <w:rPr>
          <w:rFonts w:ascii="Arrus" w:hAnsi="Arrus"/>
          <w:sz w:val="22"/>
          <w:szCs w:val="28"/>
        </w:rPr>
        <w:t>The Sachar committee report helped in a big way to remove common stereotypes. Some of these important findings were:</w:t>
      </w:r>
    </w:p>
    <w:p w14:paraId="268B2A6A" w14:textId="77777777" w:rsidR="00270475" w:rsidRPr="00584AEA" w:rsidRDefault="00270475" w:rsidP="006F4670">
      <w:pPr>
        <w:widowControl/>
        <w:numPr>
          <w:ilvl w:val="0"/>
          <w:numId w:val="132"/>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 xml:space="preserve">Only four per cent of Muslims students actually go to madrasas primarily because primary state schools do not exist for miles. Therefore, the idea that Muslims prefer madrassa education was found to be not true. </w:t>
      </w:r>
    </w:p>
    <w:p w14:paraId="268B2A6B" w14:textId="77777777" w:rsidR="00270475" w:rsidRPr="00584AEA" w:rsidRDefault="00270475" w:rsidP="006F4670">
      <w:pPr>
        <w:widowControl/>
        <w:numPr>
          <w:ilvl w:val="0"/>
          <w:numId w:val="133"/>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 xml:space="preserve">That there is “substantial demand from the community for fertility regulation and for modern contraceptives” and over 20 million couples are already using contraceptives. “Muslim population growth has slowed down as fertility has declined substantially”. This does away with the concern that Muslim population growth would be able to outnumber Hindus or change the religious demography in any meaningful way. </w:t>
      </w:r>
    </w:p>
    <w:p w14:paraId="268B2A6C" w14:textId="77777777" w:rsidR="00270475" w:rsidRPr="00584AEA" w:rsidRDefault="00270475" w:rsidP="006F4670">
      <w:pPr>
        <w:widowControl/>
        <w:numPr>
          <w:ilvl w:val="0"/>
          <w:numId w:val="134"/>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That Muslims wherever spoken to complained of suffering the twin calumnies of being dubbed “anti-national” and of being “appeased”. However, the Indian Muslim community as a whole had never indulged in anti-national activities and the conditions borne out by the committee's findings clearly explained that no "appeasement" had taken place</w:t>
      </w:r>
      <w:hyperlink r:id="rId6" w:anchor="cite_note-indianexpress.com-6" w:history="1">
        <w:r w:rsidRPr="00584AEA">
          <w:rPr>
            <w:rStyle w:val="Hyperlink"/>
            <w:rFonts w:ascii="Arrus" w:eastAsiaTheme="majorEastAsia" w:hAnsi="Arrus"/>
            <w:sz w:val="22"/>
            <w:szCs w:val="28"/>
            <w:vertAlign w:val="superscript"/>
          </w:rPr>
          <w:t>[</w:t>
        </w:r>
      </w:hyperlink>
    </w:p>
    <w:p w14:paraId="268B2A6D" w14:textId="62680E07" w:rsidR="00270475" w:rsidRPr="00584AEA" w:rsidRDefault="00270475" w:rsidP="006F4670">
      <w:pPr>
        <w:widowControl/>
        <w:numPr>
          <w:ilvl w:val="0"/>
          <w:numId w:val="135"/>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 xml:space="preserve">In private industry like the BPO industry, Muslims have been able to do well and find employment in large numbers. </w:t>
      </w:r>
      <w:r w:rsidR="00584AEA" w:rsidRPr="00584AEA">
        <w:rPr>
          <w:rFonts w:ascii="Arrus" w:hAnsi="Arrus"/>
          <w:sz w:val="22"/>
          <w:szCs w:val="28"/>
        </w:rPr>
        <w:t>However,</w:t>
      </w:r>
      <w:r w:rsidRPr="00584AEA">
        <w:rPr>
          <w:rFonts w:ascii="Arrus" w:hAnsi="Arrus"/>
          <w:sz w:val="22"/>
          <w:szCs w:val="28"/>
        </w:rPr>
        <w:t xml:space="preserve"> this is restricted to large companies mainly. </w:t>
      </w:r>
    </w:p>
    <w:p w14:paraId="268B2A6E" w14:textId="427621D7" w:rsidR="00270475" w:rsidRPr="00584AEA" w:rsidRDefault="00270475" w:rsidP="006F4670">
      <w:pPr>
        <w:widowControl/>
        <w:numPr>
          <w:ilvl w:val="0"/>
          <w:numId w:val="136"/>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lastRenderedPageBreak/>
        <w:t>Muslims in Gujarat, a state that was ravaged by</w:t>
      </w:r>
      <w:r w:rsidRPr="00584AEA">
        <w:rPr>
          <w:rStyle w:val="apple-converted-space"/>
          <w:rFonts w:ascii="Arrus" w:hAnsi="Arrus"/>
          <w:sz w:val="22"/>
          <w:szCs w:val="28"/>
        </w:rPr>
        <w:t> </w:t>
      </w:r>
      <w:hyperlink r:id="rId7" w:tooltip="2002 Gujarat riots" w:history="1">
        <w:r w:rsidRPr="00584AEA">
          <w:rPr>
            <w:rStyle w:val="Hyperlink"/>
            <w:rFonts w:ascii="Arrus" w:eastAsiaTheme="majorEastAsia" w:hAnsi="Arrus"/>
            <w:sz w:val="22"/>
            <w:szCs w:val="28"/>
            <w:u w:val="none"/>
          </w:rPr>
          <w:t>2002 Gujarat riots</w:t>
        </w:r>
      </w:hyperlink>
      <w:r w:rsidRPr="00584AEA">
        <w:rPr>
          <w:rFonts w:ascii="Arrus" w:hAnsi="Arrus"/>
          <w:sz w:val="22"/>
          <w:szCs w:val="28"/>
        </w:rPr>
        <w:t xml:space="preserve">, were indicated to be better off in terms of Education and Economic </w:t>
      </w:r>
      <w:r w:rsidR="00584AEA" w:rsidRPr="00584AEA">
        <w:rPr>
          <w:rFonts w:ascii="Arrus" w:hAnsi="Arrus"/>
          <w:sz w:val="22"/>
          <w:szCs w:val="28"/>
        </w:rPr>
        <w:t>wellbeing</w:t>
      </w:r>
      <w:r w:rsidRPr="00584AEA">
        <w:rPr>
          <w:rFonts w:ascii="Arrus" w:hAnsi="Arrus"/>
          <w:sz w:val="22"/>
          <w:szCs w:val="28"/>
        </w:rPr>
        <w:t xml:space="preserve"> than the national average. Even in terms of employment</w:t>
      </w:r>
      <w:r w:rsidR="00584AEA">
        <w:rPr>
          <w:rFonts w:ascii="Arrus" w:hAnsi="Arrus"/>
          <w:sz w:val="22"/>
          <w:szCs w:val="28"/>
        </w:rPr>
        <w:t>,</w:t>
      </w:r>
      <w:r w:rsidRPr="00584AEA">
        <w:rPr>
          <w:rFonts w:ascii="Arrus" w:hAnsi="Arrus"/>
          <w:sz w:val="22"/>
          <w:szCs w:val="28"/>
        </w:rPr>
        <w:t xml:space="preserve"> Gujarat had a better share of Muslims in government jobs (5.4%) than compared to states like West Bengal (2.1%) and New Delhi (3.2%).</w:t>
      </w:r>
    </w:p>
    <w:p w14:paraId="268B2A6F" w14:textId="77777777" w:rsidR="00270475" w:rsidRPr="00584AEA" w:rsidRDefault="00270475" w:rsidP="00270475">
      <w:pPr>
        <w:pStyle w:val="NormalWeb"/>
        <w:shd w:val="clear" w:color="auto" w:fill="FFFFFF"/>
        <w:spacing w:before="96" w:after="120"/>
        <w:jc w:val="both"/>
        <w:rPr>
          <w:rFonts w:ascii="Arrus" w:hAnsi="Arrus"/>
          <w:b/>
          <w:bCs/>
          <w:sz w:val="22"/>
          <w:szCs w:val="28"/>
        </w:rPr>
      </w:pPr>
    </w:p>
    <w:p w14:paraId="268B2A70" w14:textId="77777777" w:rsidR="00270475" w:rsidRPr="00584AEA" w:rsidRDefault="00270475" w:rsidP="00270475">
      <w:pPr>
        <w:pStyle w:val="NormalWeb"/>
        <w:shd w:val="clear" w:color="auto" w:fill="FFFFFF"/>
        <w:spacing w:before="96" w:after="120"/>
        <w:jc w:val="both"/>
        <w:rPr>
          <w:rFonts w:ascii="Arrus" w:hAnsi="Arrus"/>
          <w:b/>
          <w:bCs/>
          <w:sz w:val="22"/>
          <w:szCs w:val="28"/>
        </w:rPr>
      </w:pPr>
      <w:r w:rsidRPr="00584AEA">
        <w:rPr>
          <w:rFonts w:ascii="Arrus" w:hAnsi="Arrus"/>
          <w:b/>
          <w:bCs/>
          <w:sz w:val="22"/>
          <w:szCs w:val="28"/>
        </w:rPr>
        <w:t>Summary of Recommendations</w:t>
      </w:r>
    </w:p>
    <w:p w14:paraId="268B2A71" w14:textId="30136180" w:rsidR="00270475" w:rsidRPr="00584AEA" w:rsidRDefault="00270475" w:rsidP="00270475">
      <w:pPr>
        <w:pStyle w:val="NormalWeb"/>
        <w:shd w:val="clear" w:color="auto" w:fill="FFFFFF"/>
        <w:spacing w:before="96" w:after="120"/>
        <w:ind w:firstLine="384"/>
        <w:jc w:val="both"/>
        <w:rPr>
          <w:rFonts w:ascii="Arrus" w:hAnsi="Arrus"/>
          <w:sz w:val="22"/>
          <w:szCs w:val="28"/>
        </w:rPr>
      </w:pPr>
      <w:r w:rsidRPr="00584AEA">
        <w:rPr>
          <w:rFonts w:ascii="Arrus" w:hAnsi="Arrus"/>
          <w:sz w:val="22"/>
          <w:szCs w:val="28"/>
        </w:rPr>
        <w:t>The report put forward some recommendations to eliminate the situation raised for</w:t>
      </w:r>
      <w:r w:rsidRPr="00584AEA">
        <w:rPr>
          <w:rStyle w:val="apple-converted-space"/>
          <w:rFonts w:ascii="Arrus" w:hAnsi="Arrus"/>
          <w:sz w:val="22"/>
          <w:szCs w:val="28"/>
        </w:rPr>
        <w:t> </w:t>
      </w:r>
      <w:hyperlink r:id="rId8" w:tooltip="Indian Muslim" w:history="1">
        <w:r w:rsidRPr="00584AEA">
          <w:rPr>
            <w:rStyle w:val="Hyperlink"/>
            <w:rFonts w:ascii="Arrus" w:eastAsiaTheme="majorEastAsia" w:hAnsi="Arrus"/>
            <w:sz w:val="22"/>
            <w:szCs w:val="28"/>
            <w:u w:val="none"/>
          </w:rPr>
          <w:t>Indian Muslim</w:t>
        </w:r>
      </w:hyperlink>
      <w:r w:rsidRPr="00584AEA">
        <w:rPr>
          <w:rFonts w:ascii="Arrus" w:hAnsi="Arrus"/>
          <w:sz w:val="22"/>
          <w:szCs w:val="28"/>
        </w:rPr>
        <w:t xml:space="preserve">. Justice Sachar explained that the upliftment of minorities and implementation of these recommendations would strengthen the secular fabric of Indian society as well as increase patriotism due to their </w:t>
      </w:r>
      <w:r w:rsidR="00584AEA" w:rsidRPr="00584AEA">
        <w:rPr>
          <w:rFonts w:ascii="Arrus" w:hAnsi="Arrus"/>
          <w:sz w:val="22"/>
          <w:szCs w:val="28"/>
        </w:rPr>
        <w:t>all-inclusive</w:t>
      </w:r>
      <w:r w:rsidRPr="00584AEA">
        <w:rPr>
          <w:rFonts w:ascii="Arrus" w:hAnsi="Arrus"/>
          <w:sz w:val="22"/>
          <w:szCs w:val="28"/>
        </w:rPr>
        <w:t xml:space="preserve"> progress. The recommendations include:</w:t>
      </w:r>
    </w:p>
    <w:p w14:paraId="268B2A72" w14:textId="77777777" w:rsidR="00270475" w:rsidRPr="00584AEA" w:rsidRDefault="00270475" w:rsidP="006F4670">
      <w:pPr>
        <w:widowControl/>
        <w:numPr>
          <w:ilvl w:val="0"/>
          <w:numId w:val="137"/>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Mechanisms to ensure equity and equality of opportunity and eliminate discrimination.</w:t>
      </w:r>
    </w:p>
    <w:p w14:paraId="268B2A73" w14:textId="77777777" w:rsidR="00270475" w:rsidRPr="00584AEA" w:rsidRDefault="00270475" w:rsidP="006F4670">
      <w:pPr>
        <w:widowControl/>
        <w:numPr>
          <w:ilvl w:val="0"/>
          <w:numId w:val="138"/>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Creation of a National Data Bank (NDB) where all relevant data for various Socio Religious Communities are maintained.</w:t>
      </w:r>
    </w:p>
    <w:p w14:paraId="268B2A74" w14:textId="77777777" w:rsidR="00270475" w:rsidRPr="00584AEA" w:rsidRDefault="00270475" w:rsidP="006F4670">
      <w:pPr>
        <w:widowControl/>
        <w:numPr>
          <w:ilvl w:val="0"/>
          <w:numId w:val="139"/>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Form an autonomous Assessment and Monitoring Authority to evaluate the extent of development benefits</w:t>
      </w:r>
    </w:p>
    <w:p w14:paraId="268B2A75" w14:textId="77777777" w:rsidR="00270475" w:rsidRPr="00584AEA" w:rsidRDefault="00270475" w:rsidP="006F4670">
      <w:pPr>
        <w:widowControl/>
        <w:numPr>
          <w:ilvl w:val="0"/>
          <w:numId w:val="140"/>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An Equal Opportunity Commission should be constituted to look into the grievances of the deprived groups.</w:t>
      </w:r>
    </w:p>
    <w:p w14:paraId="268B2A76" w14:textId="77777777" w:rsidR="00270475" w:rsidRPr="00584AEA" w:rsidRDefault="00270475" w:rsidP="006F4670">
      <w:pPr>
        <w:widowControl/>
        <w:numPr>
          <w:ilvl w:val="0"/>
          <w:numId w:val="141"/>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Elimination of the anomalies with respect to reserved constituencies under the</w:t>
      </w:r>
      <w:r w:rsidRPr="00584AEA">
        <w:rPr>
          <w:rStyle w:val="apple-converted-space"/>
          <w:rFonts w:ascii="Arrus" w:hAnsi="Arrus"/>
          <w:sz w:val="22"/>
          <w:szCs w:val="28"/>
        </w:rPr>
        <w:t> </w:t>
      </w:r>
      <w:hyperlink r:id="rId9" w:tooltip="Delimitation" w:history="1">
        <w:r w:rsidRPr="00584AEA">
          <w:rPr>
            <w:rStyle w:val="Hyperlink"/>
            <w:rFonts w:ascii="Arrus" w:eastAsiaTheme="majorEastAsia" w:hAnsi="Arrus"/>
            <w:sz w:val="22"/>
            <w:szCs w:val="28"/>
            <w:u w:val="none"/>
          </w:rPr>
          <w:t>delimitation</w:t>
        </w:r>
      </w:hyperlink>
      <w:r w:rsidRPr="00584AEA">
        <w:rPr>
          <w:rStyle w:val="apple-converted-space"/>
          <w:rFonts w:ascii="Arrus" w:hAnsi="Arrus"/>
          <w:sz w:val="22"/>
          <w:szCs w:val="28"/>
        </w:rPr>
        <w:t> </w:t>
      </w:r>
      <w:r w:rsidRPr="00584AEA">
        <w:rPr>
          <w:rFonts w:ascii="Arrus" w:hAnsi="Arrus"/>
          <w:sz w:val="22"/>
          <w:szCs w:val="28"/>
        </w:rPr>
        <w:t>scheme.</w:t>
      </w:r>
    </w:p>
    <w:p w14:paraId="268B2A77" w14:textId="77777777" w:rsidR="00270475" w:rsidRPr="00584AEA" w:rsidRDefault="00270475" w:rsidP="006F4670">
      <w:pPr>
        <w:widowControl/>
        <w:numPr>
          <w:ilvl w:val="0"/>
          <w:numId w:val="142"/>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The idea of providing certain incentives to a diversity index should be explored to ensure equal opportunities in education, governance, private employment and housing.</w:t>
      </w:r>
    </w:p>
    <w:p w14:paraId="268B2A78" w14:textId="77777777" w:rsidR="00270475" w:rsidRPr="00584AEA" w:rsidRDefault="00270475" w:rsidP="006F4670">
      <w:pPr>
        <w:widowControl/>
        <w:numPr>
          <w:ilvl w:val="0"/>
          <w:numId w:val="143"/>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A process of evaluating the content of the school textbooks needs to be initiated and institutionalized.</w:t>
      </w:r>
    </w:p>
    <w:p w14:paraId="268B2A79" w14:textId="77777777" w:rsidR="00270475" w:rsidRPr="00584AEA" w:rsidRDefault="00270475" w:rsidP="006F4670">
      <w:pPr>
        <w:widowControl/>
        <w:numPr>
          <w:ilvl w:val="0"/>
          <w:numId w:val="144"/>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The UGC should evolve a system where part of the allocation to colleges and universities is linked to the diversity in the student population.</w:t>
      </w:r>
    </w:p>
    <w:p w14:paraId="268B2A7A" w14:textId="77777777" w:rsidR="00270475" w:rsidRPr="00584AEA" w:rsidRDefault="00270475" w:rsidP="006F4670">
      <w:pPr>
        <w:widowControl/>
        <w:numPr>
          <w:ilvl w:val="0"/>
          <w:numId w:val="145"/>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lastRenderedPageBreak/>
        <w:t>Providing hostel facilities at reasonable costs for students from minorities must be taken up on a priority basis.</w:t>
      </w:r>
    </w:p>
    <w:p w14:paraId="268B2A7B" w14:textId="77777777" w:rsidR="00270475" w:rsidRPr="00584AEA" w:rsidRDefault="00270475" w:rsidP="006F4670">
      <w:pPr>
        <w:widowControl/>
        <w:numPr>
          <w:ilvl w:val="0"/>
          <w:numId w:val="146"/>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The Committee recommended promoting and enhancing access to Muslims in Priority Sector Bank Advances.</w:t>
      </w:r>
    </w:p>
    <w:p w14:paraId="268B2A7C" w14:textId="77777777" w:rsidR="00270475" w:rsidRPr="00584AEA" w:rsidRDefault="00270475" w:rsidP="006F4670">
      <w:pPr>
        <w:widowControl/>
        <w:numPr>
          <w:ilvl w:val="0"/>
          <w:numId w:val="147"/>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The real need is of policy initiatives that improve the participation and share of the Minorities, particularly Muslims in the business of regular commercial banks.</w:t>
      </w:r>
    </w:p>
    <w:p w14:paraId="268B2A7D" w14:textId="77777777" w:rsidR="00270475" w:rsidRPr="00584AEA" w:rsidRDefault="00270475" w:rsidP="006F4670">
      <w:pPr>
        <w:widowControl/>
        <w:numPr>
          <w:ilvl w:val="0"/>
          <w:numId w:val="148"/>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The community should be represented on interview panels and Boards. The underprivileged should be helped to utilize new opportunities in its high growth phase through skill development and education.</w:t>
      </w:r>
    </w:p>
    <w:p w14:paraId="268B2A7E" w14:textId="77777777" w:rsidR="00270475" w:rsidRPr="00584AEA" w:rsidRDefault="00270475" w:rsidP="006F4670">
      <w:pPr>
        <w:widowControl/>
        <w:numPr>
          <w:ilvl w:val="0"/>
          <w:numId w:val="149"/>
        </w:numPr>
        <w:shd w:val="clear" w:color="auto" w:fill="FFFFFF"/>
        <w:autoSpaceDE/>
        <w:autoSpaceDN/>
        <w:adjustRightInd/>
        <w:spacing w:before="100" w:beforeAutospacing="1" w:after="24"/>
        <w:ind w:left="384"/>
        <w:jc w:val="both"/>
        <w:rPr>
          <w:rFonts w:ascii="Arrus" w:hAnsi="Arrus"/>
          <w:sz w:val="22"/>
          <w:szCs w:val="28"/>
        </w:rPr>
      </w:pPr>
      <w:r w:rsidRPr="00584AEA">
        <w:rPr>
          <w:rFonts w:ascii="Arrus" w:hAnsi="Arrus"/>
          <w:sz w:val="22"/>
          <w:szCs w:val="28"/>
        </w:rPr>
        <w:t xml:space="preserve">Provide financial and other support to initiatives built around occupations where Muslims are concentrated and have growth potential. </w:t>
      </w:r>
    </w:p>
    <w:p w14:paraId="268B2A7F" w14:textId="77777777" w:rsidR="00270475" w:rsidRPr="00584AEA" w:rsidRDefault="00270475" w:rsidP="00270475">
      <w:pPr>
        <w:pStyle w:val="Heading3"/>
        <w:spacing w:after="72"/>
        <w:rPr>
          <w:rStyle w:val="mw-headline"/>
          <w:rFonts w:ascii="Arrus" w:hAnsi="Arrus" w:cs="Arial"/>
          <w:color w:val="auto"/>
          <w:szCs w:val="28"/>
        </w:rPr>
      </w:pPr>
      <w:r w:rsidRPr="00584AEA">
        <w:rPr>
          <w:rStyle w:val="mw-headline"/>
          <w:rFonts w:ascii="Arrus" w:hAnsi="Arrus" w:cs="Arial"/>
          <w:color w:val="auto"/>
          <w:szCs w:val="28"/>
        </w:rPr>
        <w:t>Follow-up action taken</w:t>
      </w:r>
    </w:p>
    <w:p w14:paraId="268B2A80" w14:textId="77777777" w:rsidR="00270475" w:rsidRPr="00584AEA" w:rsidRDefault="00270475" w:rsidP="00270475">
      <w:pPr>
        <w:pStyle w:val="Heading4"/>
        <w:spacing w:after="72"/>
        <w:rPr>
          <w:rFonts w:ascii="Arrus" w:hAnsi="Arrus"/>
          <w:b/>
          <w:sz w:val="22"/>
          <w:szCs w:val="28"/>
        </w:rPr>
      </w:pPr>
      <w:r w:rsidRPr="00584AEA">
        <w:rPr>
          <w:rStyle w:val="mw-headline"/>
          <w:rFonts w:ascii="Arrus" w:hAnsi="Arrus"/>
          <w:b/>
          <w:sz w:val="22"/>
          <w:szCs w:val="28"/>
        </w:rPr>
        <w:t>15-point minorities welfare programme</w:t>
      </w:r>
    </w:p>
    <w:p w14:paraId="268B2A81" w14:textId="77777777" w:rsidR="00270475" w:rsidRPr="00584AEA" w:rsidRDefault="00270475" w:rsidP="00270475">
      <w:pPr>
        <w:pStyle w:val="NormalWeb"/>
        <w:spacing w:before="96" w:after="120"/>
        <w:ind w:firstLine="408"/>
        <w:jc w:val="both"/>
        <w:rPr>
          <w:rFonts w:ascii="Arrus" w:hAnsi="Arrus"/>
          <w:sz w:val="22"/>
          <w:szCs w:val="28"/>
        </w:rPr>
      </w:pPr>
      <w:r w:rsidRPr="00584AEA">
        <w:rPr>
          <w:rFonts w:ascii="Arrus" w:hAnsi="Arrus"/>
          <w:sz w:val="22"/>
          <w:szCs w:val="28"/>
        </w:rPr>
        <w:t>The former Prime Minister Man Mohan Sigh also unfolded a comprehensive 15-point programme for the welfare and empowerment of minorities. The programme has following components:</w:t>
      </w:r>
    </w:p>
    <w:p w14:paraId="268B2A82" w14:textId="77777777" w:rsidR="00270475" w:rsidRPr="00584AEA" w:rsidRDefault="00270475" w:rsidP="006F4670">
      <w:pPr>
        <w:widowControl/>
        <w:numPr>
          <w:ilvl w:val="0"/>
          <w:numId w:val="150"/>
        </w:numPr>
        <w:shd w:val="clear" w:color="auto" w:fill="FFFFFF"/>
        <w:autoSpaceDE/>
        <w:autoSpaceDN/>
        <w:adjustRightInd/>
        <w:spacing w:before="100" w:beforeAutospacing="1" w:after="24"/>
        <w:ind w:left="768"/>
        <w:jc w:val="both"/>
        <w:rPr>
          <w:rFonts w:ascii="Arrus" w:hAnsi="Arrus"/>
          <w:sz w:val="22"/>
          <w:szCs w:val="28"/>
        </w:rPr>
      </w:pPr>
      <w:r w:rsidRPr="00584AEA">
        <w:rPr>
          <w:rFonts w:ascii="Arrus" w:hAnsi="Arrus"/>
          <w:sz w:val="22"/>
          <w:szCs w:val="28"/>
        </w:rPr>
        <w:t>Equitable availability of the</w:t>
      </w:r>
      <w:r w:rsidRPr="00584AEA">
        <w:rPr>
          <w:rStyle w:val="apple-converted-space"/>
          <w:rFonts w:ascii="Arrus" w:hAnsi="Arrus"/>
          <w:sz w:val="22"/>
          <w:szCs w:val="28"/>
        </w:rPr>
        <w:t> </w:t>
      </w:r>
      <w:hyperlink r:id="rId10" w:tooltip="Integrated Child Development Services" w:history="1">
        <w:r w:rsidRPr="00584AEA">
          <w:rPr>
            <w:rStyle w:val="Hyperlink"/>
            <w:rFonts w:ascii="Arrus" w:eastAsiaTheme="majorEastAsia" w:hAnsi="Arrus"/>
            <w:sz w:val="22"/>
            <w:szCs w:val="28"/>
            <w:u w:val="none"/>
          </w:rPr>
          <w:t>Integrated Child Development Services</w:t>
        </w:r>
      </w:hyperlink>
      <w:r w:rsidRPr="00584AEA">
        <w:rPr>
          <w:rStyle w:val="apple-converted-space"/>
          <w:rFonts w:ascii="Arrus" w:hAnsi="Arrus"/>
          <w:sz w:val="22"/>
          <w:szCs w:val="28"/>
        </w:rPr>
        <w:t> </w:t>
      </w:r>
      <w:r w:rsidRPr="00584AEA">
        <w:rPr>
          <w:rFonts w:ascii="Arrus" w:hAnsi="Arrus"/>
          <w:sz w:val="22"/>
          <w:szCs w:val="28"/>
        </w:rPr>
        <w:t>(ICDS)</w:t>
      </w:r>
    </w:p>
    <w:p w14:paraId="268B2A83" w14:textId="77777777" w:rsidR="00270475" w:rsidRPr="00584AEA" w:rsidRDefault="00270475" w:rsidP="006F4670">
      <w:pPr>
        <w:widowControl/>
        <w:numPr>
          <w:ilvl w:val="0"/>
          <w:numId w:val="150"/>
        </w:numPr>
        <w:shd w:val="clear" w:color="auto" w:fill="FFFFFF"/>
        <w:autoSpaceDE/>
        <w:autoSpaceDN/>
        <w:adjustRightInd/>
        <w:spacing w:before="100" w:beforeAutospacing="1" w:after="24"/>
        <w:ind w:left="768"/>
        <w:jc w:val="both"/>
        <w:rPr>
          <w:rFonts w:ascii="Arrus" w:hAnsi="Arrus"/>
          <w:sz w:val="22"/>
          <w:szCs w:val="28"/>
        </w:rPr>
      </w:pPr>
      <w:r w:rsidRPr="00584AEA">
        <w:rPr>
          <w:rFonts w:ascii="Arrus" w:hAnsi="Arrus"/>
          <w:sz w:val="22"/>
          <w:szCs w:val="28"/>
        </w:rPr>
        <w:t>Improving access to School Education</w:t>
      </w:r>
    </w:p>
    <w:p w14:paraId="268B2A84" w14:textId="77777777" w:rsidR="00270475" w:rsidRPr="00584AEA" w:rsidRDefault="00270475" w:rsidP="006F4670">
      <w:pPr>
        <w:widowControl/>
        <w:numPr>
          <w:ilvl w:val="0"/>
          <w:numId w:val="150"/>
        </w:numPr>
        <w:shd w:val="clear" w:color="auto" w:fill="FFFFFF"/>
        <w:autoSpaceDE/>
        <w:autoSpaceDN/>
        <w:adjustRightInd/>
        <w:spacing w:before="100" w:beforeAutospacing="1" w:after="24"/>
        <w:ind w:left="768"/>
        <w:jc w:val="both"/>
        <w:rPr>
          <w:rFonts w:ascii="Arrus" w:hAnsi="Arrus"/>
          <w:sz w:val="22"/>
          <w:szCs w:val="28"/>
        </w:rPr>
      </w:pPr>
      <w:r w:rsidRPr="00584AEA">
        <w:rPr>
          <w:rFonts w:ascii="Arrus" w:hAnsi="Arrus"/>
          <w:sz w:val="22"/>
          <w:szCs w:val="28"/>
        </w:rPr>
        <w:t>Greater resources for teaching</w:t>
      </w:r>
      <w:r w:rsidRPr="00584AEA">
        <w:rPr>
          <w:rStyle w:val="apple-converted-space"/>
          <w:rFonts w:ascii="Arrus" w:hAnsi="Arrus"/>
          <w:sz w:val="22"/>
          <w:szCs w:val="28"/>
        </w:rPr>
        <w:t> </w:t>
      </w:r>
      <w:hyperlink r:id="rId11" w:tooltip="Urdu" w:history="1">
        <w:r w:rsidRPr="00584AEA">
          <w:rPr>
            <w:rStyle w:val="Hyperlink"/>
            <w:rFonts w:ascii="Arrus" w:eastAsiaTheme="majorEastAsia" w:hAnsi="Arrus"/>
            <w:sz w:val="22"/>
            <w:szCs w:val="28"/>
            <w:u w:val="none"/>
          </w:rPr>
          <w:t>Urdu</w:t>
        </w:r>
      </w:hyperlink>
    </w:p>
    <w:p w14:paraId="268B2A85" w14:textId="77777777" w:rsidR="00270475" w:rsidRPr="00584AEA" w:rsidRDefault="00270475" w:rsidP="006F4670">
      <w:pPr>
        <w:widowControl/>
        <w:numPr>
          <w:ilvl w:val="0"/>
          <w:numId w:val="150"/>
        </w:numPr>
        <w:shd w:val="clear" w:color="auto" w:fill="FFFFFF"/>
        <w:autoSpaceDE/>
        <w:autoSpaceDN/>
        <w:adjustRightInd/>
        <w:spacing w:before="100" w:beforeAutospacing="1" w:after="24"/>
        <w:ind w:left="768"/>
        <w:jc w:val="both"/>
        <w:rPr>
          <w:rFonts w:ascii="Arrus" w:hAnsi="Arrus"/>
          <w:sz w:val="22"/>
          <w:szCs w:val="28"/>
        </w:rPr>
      </w:pPr>
      <w:r w:rsidRPr="00584AEA">
        <w:rPr>
          <w:rFonts w:ascii="Arrus" w:hAnsi="Arrus"/>
          <w:sz w:val="22"/>
          <w:szCs w:val="28"/>
        </w:rPr>
        <w:t>Modernizing</w:t>
      </w:r>
      <w:r w:rsidRPr="00584AEA">
        <w:rPr>
          <w:rStyle w:val="apple-converted-space"/>
          <w:rFonts w:ascii="Arrus" w:hAnsi="Arrus"/>
          <w:sz w:val="22"/>
          <w:szCs w:val="28"/>
        </w:rPr>
        <w:t> </w:t>
      </w:r>
      <w:proofErr w:type="spellStart"/>
      <w:r>
        <w:fldChar w:fldCharType="begin"/>
      </w:r>
      <w:r>
        <w:instrText>HYPERLINK "http://en.wikipedia.org/wiki/Madarsa" \o "Madarsa"</w:instrText>
      </w:r>
      <w:r>
        <w:fldChar w:fldCharType="separate"/>
      </w:r>
      <w:r w:rsidRPr="00584AEA">
        <w:rPr>
          <w:rStyle w:val="Hyperlink"/>
          <w:rFonts w:ascii="Arrus" w:eastAsiaTheme="majorEastAsia" w:hAnsi="Arrus"/>
          <w:sz w:val="22"/>
          <w:szCs w:val="28"/>
          <w:u w:val="none"/>
        </w:rPr>
        <w:t>Madarsa</w:t>
      </w:r>
      <w:proofErr w:type="spellEnd"/>
      <w:r>
        <w:fldChar w:fldCharType="end"/>
      </w:r>
      <w:r w:rsidRPr="00584AEA">
        <w:rPr>
          <w:rStyle w:val="apple-converted-space"/>
          <w:rFonts w:ascii="Arrus" w:hAnsi="Arrus"/>
          <w:sz w:val="22"/>
          <w:szCs w:val="28"/>
        </w:rPr>
        <w:t> </w:t>
      </w:r>
      <w:r w:rsidRPr="00584AEA">
        <w:rPr>
          <w:rFonts w:ascii="Arrus" w:hAnsi="Arrus"/>
          <w:sz w:val="22"/>
          <w:szCs w:val="28"/>
        </w:rPr>
        <w:t>Education</w:t>
      </w:r>
    </w:p>
    <w:p w14:paraId="268B2A86" w14:textId="77777777" w:rsidR="00270475" w:rsidRPr="00584AEA" w:rsidRDefault="00270475" w:rsidP="006F4670">
      <w:pPr>
        <w:widowControl/>
        <w:numPr>
          <w:ilvl w:val="0"/>
          <w:numId w:val="150"/>
        </w:numPr>
        <w:shd w:val="clear" w:color="auto" w:fill="FFFFFF"/>
        <w:autoSpaceDE/>
        <w:autoSpaceDN/>
        <w:adjustRightInd/>
        <w:spacing w:before="100" w:beforeAutospacing="1" w:after="24"/>
        <w:ind w:left="768"/>
        <w:jc w:val="both"/>
        <w:rPr>
          <w:rFonts w:ascii="Arrus" w:hAnsi="Arrus"/>
          <w:sz w:val="22"/>
          <w:szCs w:val="28"/>
        </w:rPr>
      </w:pPr>
      <w:r w:rsidRPr="00584AEA">
        <w:rPr>
          <w:rFonts w:ascii="Arrus" w:hAnsi="Arrus"/>
          <w:sz w:val="22"/>
          <w:szCs w:val="28"/>
        </w:rPr>
        <w:t>Scholarships for meritorious students from minority communities</w:t>
      </w:r>
    </w:p>
    <w:p w14:paraId="268B2A87" w14:textId="77777777" w:rsidR="00270475" w:rsidRPr="00584AEA" w:rsidRDefault="00270475" w:rsidP="006F4670">
      <w:pPr>
        <w:widowControl/>
        <w:numPr>
          <w:ilvl w:val="0"/>
          <w:numId w:val="150"/>
        </w:numPr>
        <w:shd w:val="clear" w:color="auto" w:fill="FFFFFF"/>
        <w:autoSpaceDE/>
        <w:autoSpaceDN/>
        <w:adjustRightInd/>
        <w:spacing w:before="100" w:beforeAutospacing="1" w:after="24"/>
        <w:ind w:left="768"/>
        <w:jc w:val="both"/>
        <w:rPr>
          <w:rFonts w:ascii="Arrus" w:hAnsi="Arrus"/>
          <w:sz w:val="22"/>
          <w:szCs w:val="28"/>
        </w:rPr>
      </w:pPr>
      <w:r w:rsidRPr="00584AEA">
        <w:rPr>
          <w:rFonts w:ascii="Arrus" w:hAnsi="Arrus"/>
          <w:sz w:val="22"/>
          <w:szCs w:val="28"/>
        </w:rPr>
        <w:t>Improving educational infrastructure through the</w:t>
      </w:r>
      <w:r w:rsidRPr="00584AEA">
        <w:rPr>
          <w:rStyle w:val="apple-converted-space"/>
          <w:rFonts w:ascii="Arrus" w:hAnsi="Arrus"/>
          <w:sz w:val="22"/>
          <w:szCs w:val="28"/>
        </w:rPr>
        <w:t> </w:t>
      </w:r>
      <w:hyperlink r:id="rId12" w:tooltip="Maulana Azad" w:history="1">
        <w:r w:rsidRPr="00584AEA">
          <w:rPr>
            <w:rStyle w:val="Hyperlink"/>
            <w:rFonts w:ascii="Arrus" w:eastAsiaTheme="majorEastAsia" w:hAnsi="Arrus"/>
            <w:sz w:val="22"/>
            <w:szCs w:val="28"/>
            <w:u w:val="none"/>
          </w:rPr>
          <w:t>Maulana Azad</w:t>
        </w:r>
      </w:hyperlink>
      <w:r w:rsidRPr="00584AEA">
        <w:rPr>
          <w:rStyle w:val="apple-converted-space"/>
          <w:rFonts w:ascii="Arrus" w:hAnsi="Arrus"/>
          <w:sz w:val="22"/>
          <w:szCs w:val="28"/>
        </w:rPr>
        <w:t> </w:t>
      </w:r>
      <w:r w:rsidRPr="00584AEA">
        <w:rPr>
          <w:rFonts w:ascii="Arrus" w:hAnsi="Arrus"/>
          <w:sz w:val="22"/>
          <w:szCs w:val="28"/>
        </w:rPr>
        <w:t>Education Foundation.</w:t>
      </w:r>
    </w:p>
    <w:p w14:paraId="268B2A88" w14:textId="77777777" w:rsidR="00270475" w:rsidRPr="00584AEA" w:rsidRDefault="00270475" w:rsidP="006F4670">
      <w:pPr>
        <w:widowControl/>
        <w:numPr>
          <w:ilvl w:val="0"/>
          <w:numId w:val="150"/>
        </w:numPr>
        <w:shd w:val="clear" w:color="auto" w:fill="FFFFFF"/>
        <w:autoSpaceDE/>
        <w:autoSpaceDN/>
        <w:adjustRightInd/>
        <w:spacing w:before="100" w:beforeAutospacing="1" w:after="24"/>
        <w:ind w:left="768"/>
        <w:jc w:val="both"/>
        <w:rPr>
          <w:rFonts w:ascii="Arrus" w:hAnsi="Arrus"/>
          <w:sz w:val="22"/>
          <w:szCs w:val="28"/>
        </w:rPr>
      </w:pPr>
      <w:r w:rsidRPr="00584AEA">
        <w:rPr>
          <w:rFonts w:ascii="Arrus" w:hAnsi="Arrus"/>
          <w:sz w:val="22"/>
          <w:szCs w:val="28"/>
        </w:rPr>
        <w:t>Self-Employment and Wage Employment for the poor</w:t>
      </w:r>
    </w:p>
    <w:p w14:paraId="268B2A89" w14:textId="77777777" w:rsidR="00270475" w:rsidRPr="00584AEA" w:rsidRDefault="00270475" w:rsidP="006F4670">
      <w:pPr>
        <w:widowControl/>
        <w:numPr>
          <w:ilvl w:val="0"/>
          <w:numId w:val="150"/>
        </w:numPr>
        <w:shd w:val="clear" w:color="auto" w:fill="FFFFFF"/>
        <w:autoSpaceDE/>
        <w:autoSpaceDN/>
        <w:adjustRightInd/>
        <w:spacing w:before="100" w:beforeAutospacing="1" w:after="24"/>
        <w:ind w:left="768"/>
        <w:jc w:val="both"/>
        <w:rPr>
          <w:rFonts w:ascii="Arrus" w:hAnsi="Arrus"/>
          <w:sz w:val="22"/>
          <w:szCs w:val="28"/>
        </w:rPr>
      </w:pPr>
      <w:r w:rsidRPr="00584AEA">
        <w:rPr>
          <w:rFonts w:ascii="Arrus" w:hAnsi="Arrus"/>
          <w:sz w:val="22"/>
          <w:szCs w:val="28"/>
        </w:rPr>
        <w:t>Upgradation of skill through technical training</w:t>
      </w:r>
    </w:p>
    <w:p w14:paraId="268B2A8A" w14:textId="77777777" w:rsidR="00270475" w:rsidRPr="00584AEA" w:rsidRDefault="00270475" w:rsidP="006F4670">
      <w:pPr>
        <w:widowControl/>
        <w:numPr>
          <w:ilvl w:val="0"/>
          <w:numId w:val="150"/>
        </w:numPr>
        <w:shd w:val="clear" w:color="auto" w:fill="FFFFFF"/>
        <w:autoSpaceDE/>
        <w:autoSpaceDN/>
        <w:adjustRightInd/>
        <w:spacing w:before="100" w:beforeAutospacing="1" w:after="24"/>
        <w:ind w:left="768"/>
        <w:jc w:val="both"/>
        <w:rPr>
          <w:rFonts w:ascii="Arrus" w:hAnsi="Arrus"/>
          <w:sz w:val="22"/>
          <w:szCs w:val="28"/>
        </w:rPr>
      </w:pPr>
      <w:r w:rsidRPr="00584AEA">
        <w:rPr>
          <w:rFonts w:ascii="Arrus" w:hAnsi="Arrus"/>
          <w:sz w:val="22"/>
          <w:szCs w:val="28"/>
        </w:rPr>
        <w:t>Enhanced credit support for economic activities</w:t>
      </w:r>
    </w:p>
    <w:p w14:paraId="268B2A8B" w14:textId="77777777" w:rsidR="00270475" w:rsidRPr="00584AEA" w:rsidRDefault="00270475" w:rsidP="006F4670">
      <w:pPr>
        <w:widowControl/>
        <w:numPr>
          <w:ilvl w:val="0"/>
          <w:numId w:val="150"/>
        </w:numPr>
        <w:shd w:val="clear" w:color="auto" w:fill="FFFFFF"/>
        <w:autoSpaceDE/>
        <w:autoSpaceDN/>
        <w:adjustRightInd/>
        <w:spacing w:before="100" w:beforeAutospacing="1" w:after="24"/>
        <w:ind w:left="768"/>
        <w:jc w:val="both"/>
        <w:rPr>
          <w:rFonts w:ascii="Arrus" w:hAnsi="Arrus"/>
          <w:sz w:val="22"/>
          <w:szCs w:val="28"/>
        </w:rPr>
      </w:pPr>
      <w:r w:rsidRPr="00584AEA">
        <w:rPr>
          <w:rFonts w:ascii="Arrus" w:hAnsi="Arrus"/>
          <w:sz w:val="22"/>
          <w:szCs w:val="28"/>
        </w:rPr>
        <w:t>Recruitment to State and Central Services</w:t>
      </w:r>
    </w:p>
    <w:p w14:paraId="268B2A8C" w14:textId="77777777" w:rsidR="00270475" w:rsidRPr="00584AEA" w:rsidRDefault="00270475" w:rsidP="006F4670">
      <w:pPr>
        <w:widowControl/>
        <w:numPr>
          <w:ilvl w:val="0"/>
          <w:numId w:val="150"/>
        </w:numPr>
        <w:shd w:val="clear" w:color="auto" w:fill="FFFFFF"/>
        <w:autoSpaceDE/>
        <w:autoSpaceDN/>
        <w:adjustRightInd/>
        <w:spacing w:before="100" w:beforeAutospacing="1" w:after="24"/>
        <w:ind w:left="768"/>
        <w:jc w:val="both"/>
        <w:rPr>
          <w:rFonts w:ascii="Arrus" w:hAnsi="Arrus"/>
          <w:sz w:val="22"/>
          <w:szCs w:val="28"/>
        </w:rPr>
      </w:pPr>
      <w:r w:rsidRPr="00584AEA">
        <w:rPr>
          <w:rFonts w:ascii="Arrus" w:hAnsi="Arrus"/>
          <w:sz w:val="22"/>
          <w:szCs w:val="28"/>
        </w:rPr>
        <w:t>Equitable share in rural housing scheme</w:t>
      </w:r>
    </w:p>
    <w:p w14:paraId="268B2A8D" w14:textId="5FE58788" w:rsidR="00270475" w:rsidRPr="00584AEA" w:rsidRDefault="00270475" w:rsidP="006F4670">
      <w:pPr>
        <w:widowControl/>
        <w:numPr>
          <w:ilvl w:val="0"/>
          <w:numId w:val="150"/>
        </w:numPr>
        <w:shd w:val="clear" w:color="auto" w:fill="FFFFFF"/>
        <w:autoSpaceDE/>
        <w:autoSpaceDN/>
        <w:adjustRightInd/>
        <w:spacing w:before="100" w:beforeAutospacing="1" w:after="24"/>
        <w:ind w:left="768"/>
        <w:jc w:val="both"/>
        <w:rPr>
          <w:rFonts w:ascii="Arrus" w:hAnsi="Arrus"/>
          <w:sz w:val="22"/>
          <w:szCs w:val="28"/>
        </w:rPr>
      </w:pPr>
      <w:r w:rsidRPr="00584AEA">
        <w:rPr>
          <w:rFonts w:ascii="Arrus" w:hAnsi="Arrus"/>
          <w:sz w:val="22"/>
          <w:szCs w:val="28"/>
        </w:rPr>
        <w:t xml:space="preserve">Improvement in </w:t>
      </w:r>
      <w:r w:rsidR="00ED066B" w:rsidRPr="00584AEA">
        <w:rPr>
          <w:rFonts w:ascii="Arrus" w:hAnsi="Arrus"/>
          <w:sz w:val="22"/>
          <w:szCs w:val="28"/>
        </w:rPr>
        <w:t>the condition</w:t>
      </w:r>
      <w:r w:rsidRPr="00584AEA">
        <w:rPr>
          <w:rFonts w:ascii="Arrus" w:hAnsi="Arrus"/>
          <w:sz w:val="22"/>
          <w:szCs w:val="28"/>
        </w:rPr>
        <w:t xml:space="preserve"> of slums inhabited by minority communities.</w:t>
      </w:r>
    </w:p>
    <w:p w14:paraId="268B2A8E" w14:textId="77777777" w:rsidR="00270475" w:rsidRPr="00584AEA" w:rsidRDefault="00270475" w:rsidP="006F4670">
      <w:pPr>
        <w:widowControl/>
        <w:numPr>
          <w:ilvl w:val="0"/>
          <w:numId w:val="150"/>
        </w:numPr>
        <w:shd w:val="clear" w:color="auto" w:fill="FFFFFF"/>
        <w:autoSpaceDE/>
        <w:autoSpaceDN/>
        <w:adjustRightInd/>
        <w:spacing w:before="100" w:beforeAutospacing="1" w:after="24"/>
        <w:ind w:left="768"/>
        <w:jc w:val="both"/>
        <w:rPr>
          <w:rFonts w:ascii="Arrus" w:hAnsi="Arrus"/>
          <w:sz w:val="22"/>
          <w:szCs w:val="28"/>
        </w:rPr>
      </w:pPr>
      <w:r w:rsidRPr="00584AEA">
        <w:rPr>
          <w:rFonts w:ascii="Arrus" w:hAnsi="Arrus"/>
          <w:sz w:val="22"/>
          <w:szCs w:val="28"/>
        </w:rPr>
        <w:lastRenderedPageBreak/>
        <w:t>Prevention of communal incidents</w:t>
      </w:r>
    </w:p>
    <w:p w14:paraId="268B2A8F" w14:textId="77777777" w:rsidR="00270475" w:rsidRPr="00584AEA" w:rsidRDefault="00270475" w:rsidP="006F4670">
      <w:pPr>
        <w:widowControl/>
        <w:numPr>
          <w:ilvl w:val="0"/>
          <w:numId w:val="150"/>
        </w:numPr>
        <w:shd w:val="clear" w:color="auto" w:fill="FFFFFF"/>
        <w:autoSpaceDE/>
        <w:autoSpaceDN/>
        <w:adjustRightInd/>
        <w:spacing w:before="100" w:beforeAutospacing="1" w:after="24"/>
        <w:ind w:left="768"/>
        <w:jc w:val="both"/>
        <w:rPr>
          <w:rFonts w:ascii="Arrus" w:hAnsi="Arrus"/>
          <w:sz w:val="22"/>
          <w:szCs w:val="28"/>
        </w:rPr>
      </w:pPr>
      <w:r w:rsidRPr="00584AEA">
        <w:rPr>
          <w:rFonts w:ascii="Arrus" w:hAnsi="Arrus"/>
          <w:sz w:val="22"/>
          <w:szCs w:val="28"/>
        </w:rPr>
        <w:t>Prosecution for communal offences</w:t>
      </w:r>
    </w:p>
    <w:p w14:paraId="268B2A90" w14:textId="77777777" w:rsidR="00270475" w:rsidRPr="00584AEA" w:rsidRDefault="00270475" w:rsidP="006F4670">
      <w:pPr>
        <w:widowControl/>
        <w:numPr>
          <w:ilvl w:val="0"/>
          <w:numId w:val="150"/>
        </w:numPr>
        <w:shd w:val="clear" w:color="auto" w:fill="FFFFFF"/>
        <w:autoSpaceDE/>
        <w:autoSpaceDN/>
        <w:adjustRightInd/>
        <w:spacing w:before="100" w:beforeAutospacing="1" w:after="24"/>
        <w:ind w:left="768"/>
        <w:jc w:val="both"/>
        <w:rPr>
          <w:rFonts w:ascii="Arrus" w:hAnsi="Arrus"/>
          <w:sz w:val="22"/>
          <w:szCs w:val="28"/>
        </w:rPr>
      </w:pPr>
      <w:r w:rsidRPr="00584AEA">
        <w:rPr>
          <w:rFonts w:ascii="Arrus" w:hAnsi="Arrus"/>
          <w:sz w:val="22"/>
          <w:szCs w:val="28"/>
        </w:rPr>
        <w:t>Rehabilitation of victims of communal riots.</w:t>
      </w:r>
    </w:p>
    <w:p w14:paraId="268B2A91" w14:textId="4E26E255" w:rsidR="00270475" w:rsidRPr="00584AEA" w:rsidRDefault="00270475" w:rsidP="00270475">
      <w:pPr>
        <w:pStyle w:val="NormalWeb"/>
        <w:spacing w:before="96" w:after="120"/>
        <w:ind w:firstLine="408"/>
        <w:jc w:val="both"/>
        <w:rPr>
          <w:rFonts w:ascii="Arrus" w:hAnsi="Arrus"/>
          <w:sz w:val="22"/>
          <w:szCs w:val="28"/>
        </w:rPr>
      </w:pPr>
      <w:r w:rsidRPr="00584AEA">
        <w:rPr>
          <w:rFonts w:ascii="Arrus" w:hAnsi="Arrus"/>
          <w:sz w:val="22"/>
          <w:szCs w:val="28"/>
        </w:rPr>
        <w:t xml:space="preserve">The new plan </w:t>
      </w:r>
      <w:r w:rsidR="00CC5CD2">
        <w:rPr>
          <w:rFonts w:ascii="Arrus" w:hAnsi="Arrus"/>
          <w:sz w:val="22"/>
          <w:szCs w:val="28"/>
        </w:rPr>
        <w:t>sought</w:t>
      </w:r>
      <w:r w:rsidRPr="00584AEA">
        <w:rPr>
          <w:rFonts w:ascii="Arrus" w:hAnsi="Arrus"/>
          <w:sz w:val="22"/>
          <w:szCs w:val="28"/>
        </w:rPr>
        <w:t xml:space="preserve"> to help the minorities by Enhancing opportunities for education, </w:t>
      </w:r>
      <w:r w:rsidR="00ED066B" w:rsidRPr="00584AEA">
        <w:rPr>
          <w:rFonts w:ascii="Arrus" w:hAnsi="Arrus"/>
          <w:sz w:val="22"/>
          <w:szCs w:val="28"/>
        </w:rPr>
        <w:t>ensuring</w:t>
      </w:r>
      <w:r w:rsidRPr="00584AEA">
        <w:rPr>
          <w:rFonts w:ascii="Arrus" w:hAnsi="Arrus"/>
          <w:sz w:val="22"/>
          <w:szCs w:val="28"/>
        </w:rPr>
        <w:t xml:space="preserve"> equitable share in economic activities and employment, improving the conditions of living of minorities, </w:t>
      </w:r>
      <w:r w:rsidR="00ED066B">
        <w:rPr>
          <w:rFonts w:ascii="Arrus" w:hAnsi="Arrus"/>
          <w:sz w:val="22"/>
          <w:szCs w:val="28"/>
        </w:rPr>
        <w:t>p</w:t>
      </w:r>
      <w:r w:rsidRPr="00584AEA">
        <w:rPr>
          <w:rFonts w:ascii="Arrus" w:hAnsi="Arrus"/>
          <w:sz w:val="22"/>
          <w:szCs w:val="28"/>
        </w:rPr>
        <w:t>revention and control of communal disharmony and violence.</w:t>
      </w:r>
    </w:p>
    <w:p w14:paraId="268B2A92" w14:textId="43F7493A" w:rsidR="00270475" w:rsidRPr="00584AEA" w:rsidRDefault="00270475" w:rsidP="00270475">
      <w:pPr>
        <w:pStyle w:val="Heading4"/>
        <w:spacing w:after="72"/>
        <w:jc w:val="both"/>
        <w:rPr>
          <w:rFonts w:ascii="Arrus" w:hAnsi="Arrus"/>
          <w:b/>
          <w:sz w:val="22"/>
          <w:szCs w:val="28"/>
        </w:rPr>
      </w:pPr>
      <w:r w:rsidRPr="00584AEA">
        <w:rPr>
          <w:rStyle w:val="mw-headline"/>
          <w:rFonts w:ascii="Arrus" w:hAnsi="Arrus"/>
          <w:b/>
          <w:sz w:val="22"/>
          <w:szCs w:val="28"/>
        </w:rPr>
        <w:t>Sarva Shiksha Abhiyan</w:t>
      </w:r>
    </w:p>
    <w:p w14:paraId="6BEB04CA" w14:textId="77777777" w:rsidR="00B80A27" w:rsidRDefault="00270475" w:rsidP="00270475">
      <w:pPr>
        <w:pStyle w:val="NormalWeb"/>
        <w:spacing w:before="96" w:after="120"/>
        <w:ind w:firstLine="720"/>
        <w:jc w:val="both"/>
        <w:rPr>
          <w:rFonts w:ascii="Arrus" w:hAnsi="Arrus"/>
          <w:sz w:val="22"/>
          <w:szCs w:val="28"/>
        </w:rPr>
      </w:pPr>
      <w:r w:rsidRPr="00584AEA">
        <w:rPr>
          <w:rFonts w:ascii="Arrus" w:hAnsi="Arrus"/>
          <w:sz w:val="22"/>
          <w:szCs w:val="28"/>
        </w:rPr>
        <w:t xml:space="preserve">The Sarva Shiksha Abhiyan (SSA) or “Education for All Programme”, </w:t>
      </w:r>
      <w:r w:rsidR="005327EA">
        <w:rPr>
          <w:rFonts w:ascii="Arrus" w:hAnsi="Arrus"/>
          <w:sz w:val="22"/>
          <w:szCs w:val="28"/>
        </w:rPr>
        <w:t xml:space="preserve">is </w:t>
      </w:r>
      <w:r w:rsidRPr="00584AEA">
        <w:rPr>
          <w:rFonts w:ascii="Arrus" w:hAnsi="Arrus"/>
          <w:sz w:val="22"/>
          <w:szCs w:val="28"/>
        </w:rPr>
        <w:t xml:space="preserve">a national flagship programme to provide quality elementary education to all children in the 6–14 years age group through a time bound approach. </w:t>
      </w:r>
    </w:p>
    <w:p w14:paraId="268B2A93" w14:textId="109DF0B0" w:rsidR="00270475" w:rsidRDefault="00270475" w:rsidP="00270475">
      <w:pPr>
        <w:pStyle w:val="NormalWeb"/>
        <w:spacing w:before="96" w:after="120"/>
        <w:ind w:firstLine="720"/>
        <w:jc w:val="both"/>
        <w:rPr>
          <w:rFonts w:ascii="Arrus" w:hAnsi="Arrus"/>
          <w:sz w:val="22"/>
          <w:szCs w:val="28"/>
        </w:rPr>
      </w:pPr>
      <w:r w:rsidRPr="00584AEA">
        <w:rPr>
          <w:rFonts w:ascii="Arrus" w:hAnsi="Arrus"/>
          <w:sz w:val="22"/>
          <w:szCs w:val="28"/>
        </w:rPr>
        <w:t>Based on the data obtained from Census as well as District Information System for Education (DISE), SRI-IMRB Survey etc., the Government has made a number of interventions in SSA to help the minority (Muslim) children in education. One of the thrust areas is to ensure availability of schools in all minority concentrated districts. During 2005-06, 4624 primary and Upper primary schools, and about 31,702 Education Guarantee Scheme (EGS) Centres were sanctioned in minority concentrated districts. During 2006-07, 6918 new primary and upper primary schools have been sanctioned in minority-dominated districts. 32,250 EGS centres with a total enrolment of 120.90 lakh children have been sanctioned for 2006-07. Sanction has also been accorded for enrolment of 11.25 lakh children in Alternative &amp; Innovative Education (AIE) during 2006-07 in these districts.</w:t>
      </w:r>
    </w:p>
    <w:p w14:paraId="220D155C" w14:textId="77777777" w:rsidR="00B80A27" w:rsidRDefault="00B80A27" w:rsidP="00B80A27">
      <w:pPr>
        <w:pStyle w:val="NormalWeb"/>
        <w:spacing w:before="96" w:after="120"/>
        <w:ind w:firstLine="720"/>
        <w:jc w:val="both"/>
        <w:rPr>
          <w:rFonts w:ascii="Arrus" w:hAnsi="Arrus"/>
          <w:sz w:val="22"/>
          <w:szCs w:val="28"/>
        </w:rPr>
      </w:pPr>
      <w:r>
        <w:rPr>
          <w:rFonts w:ascii="Arrus" w:hAnsi="Arrus"/>
          <w:sz w:val="22"/>
          <w:szCs w:val="28"/>
        </w:rPr>
        <w:t>The original plan talked of setting</w:t>
      </w:r>
      <w:r w:rsidRPr="00B80A27">
        <w:rPr>
          <w:rFonts w:ascii="Arrus" w:hAnsi="Arrus"/>
          <w:sz w:val="22"/>
          <w:szCs w:val="28"/>
        </w:rPr>
        <w:t xml:space="preserve"> schools in areas with: </w:t>
      </w:r>
    </w:p>
    <w:p w14:paraId="6AF93353" w14:textId="77777777" w:rsidR="00B80A27" w:rsidRDefault="00B80A27" w:rsidP="00B80A27">
      <w:pPr>
        <w:pStyle w:val="NormalWeb"/>
        <w:spacing w:before="96" w:after="120"/>
        <w:ind w:firstLine="720"/>
        <w:jc w:val="both"/>
        <w:rPr>
          <w:rFonts w:ascii="Arrus" w:hAnsi="Arrus"/>
          <w:sz w:val="22"/>
          <w:szCs w:val="28"/>
        </w:rPr>
      </w:pPr>
      <w:r w:rsidRPr="00B80A27">
        <w:rPr>
          <w:rFonts w:ascii="Arrus" w:hAnsi="Arrus"/>
          <w:sz w:val="22"/>
          <w:szCs w:val="28"/>
        </w:rPr>
        <w:t xml:space="preserve">• concentration of tribal population, with low female literacy and/or a large number of girls out of school; </w:t>
      </w:r>
    </w:p>
    <w:p w14:paraId="7532ED3D" w14:textId="77777777" w:rsidR="00B80A27" w:rsidRDefault="00B80A27" w:rsidP="00B80A27">
      <w:pPr>
        <w:pStyle w:val="NormalWeb"/>
        <w:spacing w:before="96" w:after="120"/>
        <w:ind w:firstLine="720"/>
        <w:jc w:val="both"/>
        <w:rPr>
          <w:rFonts w:ascii="Arrus" w:hAnsi="Arrus"/>
          <w:sz w:val="22"/>
          <w:szCs w:val="28"/>
        </w:rPr>
      </w:pPr>
      <w:r w:rsidRPr="00B80A27">
        <w:rPr>
          <w:rFonts w:ascii="Arrus" w:hAnsi="Arrus"/>
          <w:sz w:val="22"/>
          <w:szCs w:val="28"/>
        </w:rPr>
        <w:t xml:space="preserve">• concentration of SC, OBC and minority populations, with low female literacy and/or a large number of girls out of school; </w:t>
      </w:r>
    </w:p>
    <w:p w14:paraId="3DC42131" w14:textId="77777777" w:rsidR="00B80A27" w:rsidRDefault="00B80A27" w:rsidP="00B80A27">
      <w:pPr>
        <w:pStyle w:val="NormalWeb"/>
        <w:spacing w:before="96" w:after="120"/>
        <w:ind w:firstLine="720"/>
        <w:jc w:val="both"/>
        <w:rPr>
          <w:rFonts w:ascii="Arrus" w:hAnsi="Arrus"/>
          <w:sz w:val="22"/>
          <w:szCs w:val="28"/>
        </w:rPr>
      </w:pPr>
      <w:r w:rsidRPr="00B80A27">
        <w:rPr>
          <w:rFonts w:ascii="Arrus" w:hAnsi="Arrus"/>
          <w:sz w:val="22"/>
          <w:szCs w:val="28"/>
        </w:rPr>
        <w:t xml:space="preserve">• areas with low female literacy; or </w:t>
      </w:r>
    </w:p>
    <w:p w14:paraId="283A1B29" w14:textId="77777777" w:rsidR="00B80A27" w:rsidRDefault="00B80A27" w:rsidP="00B80A27">
      <w:pPr>
        <w:pStyle w:val="NormalWeb"/>
        <w:spacing w:before="96" w:after="120"/>
        <w:ind w:firstLine="720"/>
        <w:jc w:val="both"/>
        <w:rPr>
          <w:rFonts w:ascii="Arrus" w:hAnsi="Arrus"/>
          <w:sz w:val="22"/>
          <w:szCs w:val="28"/>
        </w:rPr>
      </w:pPr>
      <w:r w:rsidRPr="00B80A27">
        <w:rPr>
          <w:rFonts w:ascii="Arrus" w:hAnsi="Arrus"/>
          <w:sz w:val="22"/>
          <w:szCs w:val="28"/>
        </w:rPr>
        <w:t>• areas with a large number of small, scattered habitations that do not qualify for a school.</w:t>
      </w:r>
    </w:p>
    <w:p w14:paraId="5830BCE0" w14:textId="77777777" w:rsidR="00B80A27" w:rsidRDefault="00B80A27" w:rsidP="00B80A27">
      <w:pPr>
        <w:pStyle w:val="NormalWeb"/>
        <w:spacing w:before="96" w:after="120"/>
        <w:ind w:firstLine="720"/>
        <w:jc w:val="both"/>
        <w:rPr>
          <w:rFonts w:ascii="Arrus" w:hAnsi="Arrus"/>
          <w:sz w:val="22"/>
          <w:szCs w:val="28"/>
        </w:rPr>
      </w:pPr>
      <w:r>
        <w:rPr>
          <w:rFonts w:ascii="Arrus" w:hAnsi="Arrus"/>
          <w:sz w:val="22"/>
          <w:szCs w:val="28"/>
        </w:rPr>
        <w:t>But the latest reports on the SSA appear to have excluded any focus on minority concentration districts.</w:t>
      </w:r>
    </w:p>
    <w:p w14:paraId="050B0882" w14:textId="2C4759CF" w:rsidR="0006208F" w:rsidRDefault="0006208F" w:rsidP="0006208F">
      <w:pPr>
        <w:pStyle w:val="NormalWeb"/>
        <w:spacing w:before="96" w:after="120"/>
        <w:ind w:firstLine="720"/>
        <w:jc w:val="both"/>
        <w:rPr>
          <w:rFonts w:ascii="Arrus" w:hAnsi="Arrus"/>
          <w:sz w:val="22"/>
          <w:szCs w:val="28"/>
          <w:lang w:val="en-IN"/>
        </w:rPr>
      </w:pPr>
      <w:r>
        <w:rPr>
          <w:rFonts w:ascii="Arrus" w:hAnsi="Arrus"/>
          <w:sz w:val="22"/>
          <w:szCs w:val="28"/>
          <w:lang w:val="en-IN"/>
        </w:rPr>
        <w:lastRenderedPageBreak/>
        <w:t xml:space="preserve">But the programme has changed since the coming of BJP government in 2014.  It has been merged into what is known as </w:t>
      </w:r>
      <w:r w:rsidRPr="0006208F">
        <w:rPr>
          <w:rFonts w:ascii="Arrus" w:hAnsi="Arrus"/>
          <w:sz w:val="22"/>
          <w:szCs w:val="28"/>
          <w:lang w:val="en-IN"/>
        </w:rPr>
        <w:t>The </w:t>
      </w:r>
      <w:r w:rsidRPr="0006208F">
        <w:rPr>
          <w:rFonts w:ascii="Arrus" w:hAnsi="Arrus"/>
          <w:b/>
          <w:bCs/>
          <w:sz w:val="22"/>
          <w:szCs w:val="28"/>
          <w:lang w:val="en-IN"/>
        </w:rPr>
        <w:t>National Education Mission</w:t>
      </w:r>
      <w:r w:rsidRPr="0006208F">
        <w:rPr>
          <w:rFonts w:ascii="Arrus" w:hAnsi="Arrus"/>
          <w:sz w:val="22"/>
          <w:szCs w:val="28"/>
          <w:lang w:val="en-IN"/>
        </w:rPr>
        <w:t> (</w:t>
      </w:r>
      <w:proofErr w:type="spellStart"/>
      <w:r w:rsidRPr="0006208F">
        <w:rPr>
          <w:rFonts w:ascii="Arrus" w:hAnsi="Arrus"/>
          <w:b/>
          <w:bCs/>
          <w:sz w:val="22"/>
          <w:szCs w:val="28"/>
          <w:lang w:val="en-IN"/>
        </w:rPr>
        <w:t>Samagra</w:t>
      </w:r>
      <w:proofErr w:type="spellEnd"/>
      <w:r w:rsidRPr="0006208F">
        <w:rPr>
          <w:rFonts w:ascii="Arrus" w:hAnsi="Arrus"/>
          <w:b/>
          <w:bCs/>
          <w:sz w:val="22"/>
          <w:szCs w:val="28"/>
          <w:lang w:val="en-IN"/>
        </w:rPr>
        <w:t xml:space="preserve"> Shiksha Abhiyan</w:t>
      </w:r>
      <w:r w:rsidRPr="0006208F">
        <w:rPr>
          <w:rFonts w:ascii="Arrus" w:hAnsi="Arrus"/>
          <w:sz w:val="22"/>
          <w:szCs w:val="28"/>
          <w:lang w:val="en-IN"/>
        </w:rPr>
        <w:t>)</w:t>
      </w:r>
      <w:r>
        <w:rPr>
          <w:rFonts w:ascii="Arrus" w:hAnsi="Arrus"/>
          <w:sz w:val="22"/>
          <w:szCs w:val="28"/>
          <w:lang w:val="en-IN"/>
        </w:rPr>
        <w:t>. It</w:t>
      </w:r>
      <w:r w:rsidRPr="0006208F">
        <w:rPr>
          <w:rFonts w:ascii="Arrus" w:hAnsi="Arrus"/>
          <w:sz w:val="22"/>
          <w:szCs w:val="28"/>
          <w:lang w:val="en-IN"/>
        </w:rPr>
        <w:t xml:space="preserve"> is an overarching programme for the school education sector extending from pre-school to class 12, launched in 2018. It was allocated a budget of ₹385.72 billion (US$4.5 billion) in the </w:t>
      </w:r>
      <w:hyperlink r:id="rId13" w:tooltip="2019 Interim Union Budget of India" w:history="1">
        <w:r w:rsidRPr="0006208F">
          <w:rPr>
            <w:rStyle w:val="Hyperlink"/>
            <w:rFonts w:ascii="Arrus" w:hAnsi="Arrus" w:cs="Arial"/>
            <w:sz w:val="22"/>
            <w:szCs w:val="28"/>
            <w:lang w:val="en-IN"/>
          </w:rPr>
          <w:t>2019 Interim Union Budget of India</w:t>
        </w:r>
      </w:hyperlink>
      <w:r w:rsidRPr="0006208F">
        <w:rPr>
          <w:rFonts w:ascii="Arrus" w:hAnsi="Arrus"/>
          <w:sz w:val="22"/>
          <w:szCs w:val="28"/>
          <w:lang w:val="en-IN"/>
        </w:rPr>
        <w:t>. The stated mission comprises four schemes, namely </w:t>
      </w:r>
      <w:proofErr w:type="spellStart"/>
      <w:r>
        <w:fldChar w:fldCharType="begin"/>
      </w:r>
      <w:r>
        <w:instrText>HYPERLINK "https://en.wikipedia.org/wiki/Saakshar_Bharat" \o "Saakshar Bharat"</w:instrText>
      </w:r>
      <w:r>
        <w:fldChar w:fldCharType="separate"/>
      </w:r>
      <w:r w:rsidRPr="0006208F">
        <w:rPr>
          <w:rStyle w:val="Hyperlink"/>
          <w:rFonts w:ascii="Arrus" w:hAnsi="Arrus" w:cs="Arial"/>
          <w:sz w:val="22"/>
          <w:szCs w:val="28"/>
          <w:lang w:val="en-IN"/>
        </w:rPr>
        <w:t>Saakshar</w:t>
      </w:r>
      <w:proofErr w:type="spellEnd"/>
      <w:r w:rsidRPr="0006208F">
        <w:rPr>
          <w:rStyle w:val="Hyperlink"/>
          <w:rFonts w:ascii="Arrus" w:hAnsi="Arrus" w:cs="Arial"/>
          <w:sz w:val="22"/>
          <w:szCs w:val="28"/>
          <w:lang w:val="en-IN"/>
        </w:rPr>
        <w:t xml:space="preserve"> Bharat</w:t>
      </w:r>
      <w:r>
        <w:fldChar w:fldCharType="end"/>
      </w:r>
      <w:r w:rsidRPr="0006208F">
        <w:rPr>
          <w:rFonts w:ascii="Arrus" w:hAnsi="Arrus"/>
          <w:sz w:val="22"/>
          <w:szCs w:val="28"/>
          <w:lang w:val="en-IN"/>
        </w:rPr>
        <w:t>, </w:t>
      </w:r>
      <w:hyperlink r:id="rId14" w:tooltip="Sarva Shiksha Abhiyan" w:history="1">
        <w:r w:rsidRPr="0006208F">
          <w:rPr>
            <w:rStyle w:val="Hyperlink"/>
            <w:rFonts w:ascii="Arrus" w:hAnsi="Arrus" w:cs="Arial"/>
            <w:sz w:val="22"/>
            <w:szCs w:val="28"/>
            <w:lang w:val="en-IN"/>
          </w:rPr>
          <w:t>Sarva Shiksha Abhiyan</w:t>
        </w:r>
      </w:hyperlink>
      <w:r w:rsidRPr="0006208F">
        <w:rPr>
          <w:rFonts w:ascii="Arrus" w:hAnsi="Arrus"/>
          <w:sz w:val="22"/>
          <w:szCs w:val="28"/>
          <w:lang w:val="en-IN"/>
        </w:rPr>
        <w:t>, </w:t>
      </w:r>
      <w:hyperlink r:id="rId15" w:tooltip="Rashtriya Madhyamik Shiksha Abhiyan" w:history="1">
        <w:r w:rsidRPr="0006208F">
          <w:rPr>
            <w:rStyle w:val="Hyperlink"/>
            <w:rFonts w:ascii="Arrus" w:hAnsi="Arrus" w:cs="Arial"/>
            <w:sz w:val="22"/>
            <w:szCs w:val="28"/>
            <w:lang w:val="en-IN"/>
          </w:rPr>
          <w:t>Rashtriya Madhyamik Shiksha Abhiyan</w:t>
        </w:r>
      </w:hyperlink>
      <w:r w:rsidRPr="0006208F">
        <w:rPr>
          <w:rFonts w:ascii="Arrus" w:hAnsi="Arrus"/>
          <w:sz w:val="22"/>
          <w:szCs w:val="28"/>
          <w:lang w:val="en-IN"/>
        </w:rPr>
        <w:t> and the </w:t>
      </w:r>
      <w:hyperlink r:id="rId16" w:tooltip="Centrally Sponsored Scheme" w:history="1">
        <w:r w:rsidRPr="0006208F">
          <w:rPr>
            <w:rStyle w:val="Hyperlink"/>
            <w:rFonts w:ascii="Arrus" w:hAnsi="Arrus" w:cs="Arial"/>
            <w:sz w:val="22"/>
            <w:szCs w:val="28"/>
            <w:lang w:val="en-IN"/>
          </w:rPr>
          <w:t>Centrally Sponsored Scheme</w:t>
        </w:r>
      </w:hyperlink>
      <w:r w:rsidRPr="0006208F">
        <w:rPr>
          <w:rFonts w:ascii="Arrus" w:hAnsi="Arrus"/>
          <w:sz w:val="22"/>
          <w:szCs w:val="28"/>
          <w:lang w:val="en-IN"/>
        </w:rPr>
        <w:t> on Teacher Education (CSSTE).</w:t>
      </w:r>
      <w:r w:rsidR="003A2CD6" w:rsidRPr="0006208F">
        <w:rPr>
          <w:rFonts w:ascii="Arrus" w:hAnsi="Arrus"/>
          <w:sz w:val="22"/>
          <w:szCs w:val="28"/>
          <w:lang w:val="en-IN"/>
        </w:rPr>
        <w:t xml:space="preserve"> </w:t>
      </w:r>
      <w:r w:rsidR="001541E3">
        <w:rPr>
          <w:rFonts w:ascii="Arrus" w:hAnsi="Arrus"/>
          <w:sz w:val="22"/>
          <w:szCs w:val="28"/>
          <w:lang w:val="en-IN"/>
        </w:rPr>
        <w:t xml:space="preserve">This programme of course seems to be more “secular” with nothing special for Muslims. </w:t>
      </w:r>
      <w:r w:rsidRPr="0006208F">
        <w:rPr>
          <w:rFonts w:ascii="Arrus" w:hAnsi="Arrus"/>
          <w:sz w:val="22"/>
          <w:szCs w:val="28"/>
          <w:lang w:val="en-IN"/>
        </w:rPr>
        <w:t xml:space="preserve">In 2021, the NIPUN Bharat Mission was launched as part of </w:t>
      </w:r>
      <w:proofErr w:type="spellStart"/>
      <w:r w:rsidRPr="0006208F">
        <w:rPr>
          <w:rFonts w:ascii="Arrus" w:hAnsi="Arrus"/>
          <w:sz w:val="22"/>
          <w:szCs w:val="28"/>
          <w:lang w:val="en-IN"/>
        </w:rPr>
        <w:t>Samagra</w:t>
      </w:r>
      <w:proofErr w:type="spellEnd"/>
      <w:r w:rsidRPr="0006208F">
        <w:rPr>
          <w:rFonts w:ascii="Arrus" w:hAnsi="Arrus"/>
          <w:sz w:val="22"/>
          <w:szCs w:val="28"/>
          <w:lang w:val="en-IN"/>
        </w:rPr>
        <w:t xml:space="preserve"> Shiksha Abhiyan</w:t>
      </w:r>
      <w:r w:rsidR="003A2CD6">
        <w:rPr>
          <w:rFonts w:ascii="Arrus" w:hAnsi="Arrus"/>
          <w:sz w:val="22"/>
          <w:szCs w:val="28"/>
          <w:lang w:val="en-IN"/>
        </w:rPr>
        <w:t>,</w:t>
      </w:r>
      <w:r w:rsidRPr="0006208F">
        <w:rPr>
          <w:rFonts w:ascii="Arrus" w:hAnsi="Arrus"/>
          <w:sz w:val="22"/>
          <w:szCs w:val="28"/>
          <w:lang w:val="en-IN"/>
        </w:rPr>
        <w:t> teaching literacy and numeracy skills in universities by Grade 3.</w:t>
      </w:r>
      <w:r w:rsidR="003A2CD6" w:rsidRPr="0006208F">
        <w:rPr>
          <w:rFonts w:ascii="Arrus" w:hAnsi="Arrus"/>
          <w:sz w:val="22"/>
          <w:szCs w:val="28"/>
          <w:lang w:val="en-IN"/>
        </w:rPr>
        <w:t xml:space="preserve"> </w:t>
      </w:r>
    </w:p>
    <w:p w14:paraId="0B35A4F9" w14:textId="42F09304" w:rsidR="008D2574" w:rsidRDefault="001541E3" w:rsidP="0006208F">
      <w:pPr>
        <w:pStyle w:val="NormalWeb"/>
        <w:spacing w:before="96" w:after="120"/>
        <w:ind w:firstLine="720"/>
        <w:jc w:val="both"/>
        <w:rPr>
          <w:rFonts w:ascii="Arrus" w:hAnsi="Arrus"/>
          <w:sz w:val="22"/>
          <w:szCs w:val="28"/>
          <w:lang w:val="en-IN"/>
        </w:rPr>
      </w:pPr>
      <w:r>
        <w:rPr>
          <w:rFonts w:ascii="Arrus" w:hAnsi="Arrus"/>
          <w:sz w:val="22"/>
          <w:szCs w:val="28"/>
          <w:lang w:val="en-IN"/>
        </w:rPr>
        <w:t xml:space="preserve">When in Rajya Sabha, an MP, </w:t>
      </w:r>
      <w:r w:rsidRPr="008D2574">
        <w:rPr>
          <w:rFonts w:ascii="Arrus" w:hAnsi="Arrus"/>
          <w:sz w:val="22"/>
          <w:szCs w:val="28"/>
        </w:rPr>
        <w:t xml:space="preserve">Chaudhary </w:t>
      </w:r>
      <w:proofErr w:type="spellStart"/>
      <w:r>
        <w:rPr>
          <w:rFonts w:ascii="Arrus" w:hAnsi="Arrus"/>
          <w:sz w:val="22"/>
          <w:szCs w:val="28"/>
        </w:rPr>
        <w:t>M</w:t>
      </w:r>
      <w:r w:rsidRPr="008D2574">
        <w:rPr>
          <w:rFonts w:ascii="Arrus" w:hAnsi="Arrus"/>
          <w:sz w:val="22"/>
          <w:szCs w:val="28"/>
        </w:rPr>
        <w:t>unvvar</w:t>
      </w:r>
      <w:proofErr w:type="spellEnd"/>
      <w:r w:rsidRPr="008D2574">
        <w:rPr>
          <w:rFonts w:ascii="Arrus" w:hAnsi="Arrus"/>
          <w:sz w:val="22"/>
          <w:szCs w:val="28"/>
        </w:rPr>
        <w:t xml:space="preserve"> Saleem</w:t>
      </w:r>
      <w:r>
        <w:rPr>
          <w:rFonts w:ascii="Arrus" w:hAnsi="Arrus"/>
          <w:sz w:val="22"/>
          <w:szCs w:val="28"/>
          <w:lang w:val="en-IN"/>
        </w:rPr>
        <w:t xml:space="preserve"> asked a question about what is happening on the minority education front, the reply from the Minister of Minority Affairs was as follows:</w:t>
      </w:r>
    </w:p>
    <w:p w14:paraId="5F31174D" w14:textId="57DAB482" w:rsidR="001541E3" w:rsidRDefault="001541E3" w:rsidP="001541E3">
      <w:pPr>
        <w:pStyle w:val="NormalWeb"/>
        <w:spacing w:before="96" w:after="120"/>
        <w:jc w:val="both"/>
        <w:rPr>
          <w:rFonts w:ascii="Arrus" w:hAnsi="Arrus"/>
          <w:sz w:val="22"/>
          <w:szCs w:val="28"/>
        </w:rPr>
      </w:pPr>
      <w:r>
        <w:rPr>
          <w:rFonts w:ascii="Arrus" w:hAnsi="Arrus"/>
          <w:sz w:val="22"/>
          <w:szCs w:val="28"/>
        </w:rPr>
        <w:t>“</w:t>
      </w:r>
      <w:r w:rsidR="008D2574" w:rsidRPr="008D2574">
        <w:rPr>
          <w:rFonts w:ascii="Arrus" w:hAnsi="Arrus"/>
          <w:sz w:val="22"/>
          <w:szCs w:val="28"/>
        </w:rPr>
        <w:t>In Uttar Pradesh, Special Focus Districts (SFDs), with substantial SC, ST and</w:t>
      </w:r>
      <w:r w:rsidR="008D2574" w:rsidRPr="008D2574">
        <w:rPr>
          <w:rFonts w:ascii="Arrus" w:hAnsi="Arrus"/>
          <w:sz w:val="22"/>
          <w:szCs w:val="28"/>
        </w:rPr>
        <w:br/>
        <w:t>Minority population, have been allocated an outlay of Rs. 4431.85 crore (51% of the State</w:t>
      </w:r>
      <w:r>
        <w:rPr>
          <w:rFonts w:ascii="Arrus" w:hAnsi="Arrus"/>
          <w:sz w:val="22"/>
          <w:szCs w:val="28"/>
        </w:rPr>
        <w:t xml:space="preserve"> </w:t>
      </w:r>
      <w:r w:rsidR="008D2574" w:rsidRPr="008D2574">
        <w:rPr>
          <w:rFonts w:ascii="Arrus" w:hAnsi="Arrus"/>
          <w:sz w:val="22"/>
          <w:szCs w:val="28"/>
        </w:rPr>
        <w:t>&amp;amp; total outlay) under SSA. Under RMSA, Rs.,994.61 crore has been allocated to these</w:t>
      </w:r>
      <w:r>
        <w:rPr>
          <w:rFonts w:ascii="Arrus" w:hAnsi="Arrus"/>
          <w:sz w:val="22"/>
          <w:szCs w:val="28"/>
        </w:rPr>
        <w:t xml:space="preserve"> </w:t>
      </w:r>
      <w:r w:rsidR="008D2574" w:rsidRPr="008D2574">
        <w:rPr>
          <w:rFonts w:ascii="Arrus" w:hAnsi="Arrus"/>
          <w:sz w:val="22"/>
          <w:szCs w:val="28"/>
        </w:rPr>
        <w:t>districts from 2009-10 till date. In addition, 746 Kasturba Gandhi Balika Vidyalayas</w:t>
      </w:r>
      <w:r>
        <w:rPr>
          <w:rFonts w:ascii="Arrus" w:hAnsi="Arrus"/>
          <w:sz w:val="22"/>
          <w:szCs w:val="28"/>
        </w:rPr>
        <w:t xml:space="preserve"> </w:t>
      </w:r>
      <w:r w:rsidR="008D2574" w:rsidRPr="008D2574">
        <w:rPr>
          <w:rFonts w:ascii="Arrus" w:hAnsi="Arrus"/>
          <w:sz w:val="22"/>
          <w:szCs w:val="28"/>
        </w:rPr>
        <w:t>(KGBVs) have been sanctioned for Educationally Backward Blocks (EBBs) in Uttar</w:t>
      </w:r>
      <w:r w:rsidR="008D2574" w:rsidRPr="008D2574">
        <w:rPr>
          <w:rFonts w:ascii="Arrus" w:hAnsi="Arrus"/>
          <w:sz w:val="22"/>
          <w:szCs w:val="28"/>
        </w:rPr>
        <w:br/>
        <w:t>Pradesh. Under RMSA, 141 girls’ hostels and 274 Model Schools have been also</w:t>
      </w:r>
      <w:r>
        <w:rPr>
          <w:rFonts w:ascii="Arrus" w:hAnsi="Arrus"/>
          <w:sz w:val="22"/>
          <w:szCs w:val="28"/>
        </w:rPr>
        <w:t xml:space="preserve"> </w:t>
      </w:r>
      <w:r w:rsidR="008D2574" w:rsidRPr="008D2574">
        <w:rPr>
          <w:rFonts w:ascii="Arrus" w:hAnsi="Arrus"/>
          <w:sz w:val="22"/>
          <w:szCs w:val="28"/>
        </w:rPr>
        <w:t>approved for EBBs in the State.</w:t>
      </w:r>
      <w:r>
        <w:rPr>
          <w:rFonts w:ascii="Arrus" w:hAnsi="Arrus"/>
          <w:sz w:val="22"/>
          <w:szCs w:val="28"/>
        </w:rPr>
        <w:t xml:space="preserve"> </w:t>
      </w:r>
      <w:r w:rsidR="008D2574" w:rsidRPr="008D2574">
        <w:rPr>
          <w:rFonts w:ascii="Arrus" w:hAnsi="Arrus"/>
          <w:sz w:val="22"/>
          <w:szCs w:val="28"/>
        </w:rPr>
        <w:t>As per the Right of Children to Free and Compulsory Education (RTE) Act, 2009,</w:t>
      </w:r>
      <w:r>
        <w:rPr>
          <w:rFonts w:ascii="Arrus" w:hAnsi="Arrus"/>
          <w:sz w:val="22"/>
          <w:szCs w:val="28"/>
        </w:rPr>
        <w:t xml:space="preserve"> </w:t>
      </w:r>
      <w:r w:rsidR="008D2574" w:rsidRPr="008D2574">
        <w:rPr>
          <w:rFonts w:ascii="Arrus" w:hAnsi="Arrus"/>
          <w:sz w:val="22"/>
          <w:szCs w:val="28"/>
        </w:rPr>
        <w:t>elementary education is free in all Government schools and further all Government</w:t>
      </w:r>
      <w:r>
        <w:rPr>
          <w:rFonts w:ascii="Arrus" w:hAnsi="Arrus"/>
          <w:sz w:val="22"/>
          <w:szCs w:val="28"/>
        </w:rPr>
        <w:t xml:space="preserve"> </w:t>
      </w:r>
      <w:r w:rsidR="008D2574" w:rsidRPr="008D2574">
        <w:rPr>
          <w:rFonts w:ascii="Arrus" w:hAnsi="Arrus"/>
          <w:sz w:val="22"/>
          <w:szCs w:val="28"/>
        </w:rPr>
        <w:t>aided schools have to provide free education to such proportion of children admitted, as</w:t>
      </w:r>
      <w:r>
        <w:rPr>
          <w:rFonts w:ascii="Arrus" w:hAnsi="Arrus"/>
          <w:sz w:val="22"/>
          <w:szCs w:val="28"/>
        </w:rPr>
        <w:t xml:space="preserve"> </w:t>
      </w:r>
      <w:r w:rsidR="008D2574" w:rsidRPr="008D2574">
        <w:rPr>
          <w:rFonts w:ascii="Arrus" w:hAnsi="Arrus"/>
          <w:sz w:val="22"/>
          <w:szCs w:val="28"/>
        </w:rPr>
        <w:t>in the proportion of the Government grants received to their annual recurring expenses,</w:t>
      </w:r>
      <w:r w:rsidR="008D2574" w:rsidRPr="008D2574">
        <w:rPr>
          <w:rFonts w:ascii="Arrus" w:hAnsi="Arrus"/>
          <w:sz w:val="22"/>
          <w:szCs w:val="28"/>
        </w:rPr>
        <w:br/>
        <w:t>subject to a minimum of 25%. As per Unified-District Information System for</w:t>
      </w:r>
      <w:r w:rsidR="008D2574" w:rsidRPr="008D2574">
        <w:rPr>
          <w:rFonts w:ascii="Arrus" w:hAnsi="Arrus"/>
          <w:sz w:val="22"/>
          <w:szCs w:val="28"/>
        </w:rPr>
        <w:br/>
        <w:t>Education (U-DISE), the total enrolment in Uttar Pradesh has increased from 3.15 crore</w:t>
      </w:r>
      <w:r>
        <w:rPr>
          <w:rFonts w:ascii="Arrus" w:hAnsi="Arrus"/>
          <w:sz w:val="22"/>
          <w:szCs w:val="28"/>
        </w:rPr>
        <w:t xml:space="preserve"> </w:t>
      </w:r>
      <w:r w:rsidR="008D2574" w:rsidRPr="008D2574">
        <w:rPr>
          <w:rFonts w:ascii="Arrus" w:hAnsi="Arrus"/>
          <w:sz w:val="22"/>
          <w:szCs w:val="28"/>
        </w:rPr>
        <w:t>in 2009-10 to 3.67 crore children in 2013-14 at elementary level and</w:t>
      </w:r>
      <w:r>
        <w:rPr>
          <w:rFonts w:ascii="Arrus" w:hAnsi="Arrus"/>
          <w:sz w:val="22"/>
          <w:szCs w:val="28"/>
        </w:rPr>
        <w:t xml:space="preserve"> </w:t>
      </w:r>
      <w:r w:rsidR="008D2574" w:rsidRPr="008D2574">
        <w:rPr>
          <w:rFonts w:ascii="Arrus" w:hAnsi="Arrus"/>
          <w:sz w:val="22"/>
          <w:szCs w:val="28"/>
        </w:rPr>
        <w:t>from 49.97 lakh in</w:t>
      </w:r>
      <w:r>
        <w:rPr>
          <w:rFonts w:ascii="Arrus" w:hAnsi="Arrus"/>
          <w:sz w:val="22"/>
          <w:szCs w:val="28"/>
        </w:rPr>
        <w:t xml:space="preserve"> </w:t>
      </w:r>
      <w:r w:rsidR="008D2574" w:rsidRPr="008D2574">
        <w:rPr>
          <w:rFonts w:ascii="Arrus" w:hAnsi="Arrus"/>
          <w:sz w:val="22"/>
          <w:szCs w:val="28"/>
        </w:rPr>
        <w:t>2010-11 to 65.16 lakh children at secondary level in 2013-14.</w:t>
      </w:r>
      <w:r w:rsidR="00B80A27">
        <w:rPr>
          <w:rFonts w:ascii="Arrus" w:hAnsi="Arrus"/>
          <w:sz w:val="22"/>
          <w:szCs w:val="28"/>
        </w:rPr>
        <w:t>”</w:t>
      </w:r>
      <w:r w:rsidR="008D2574" w:rsidRPr="008D2574">
        <w:rPr>
          <w:rFonts w:ascii="Arrus" w:hAnsi="Arrus"/>
          <w:sz w:val="22"/>
          <w:szCs w:val="28"/>
        </w:rPr>
        <w:br/>
      </w:r>
      <w:r w:rsidR="008D2574" w:rsidRPr="008D2574">
        <w:rPr>
          <w:rFonts w:ascii="Arrus" w:hAnsi="Arrus"/>
          <w:sz w:val="22"/>
          <w:szCs w:val="28"/>
        </w:rPr>
        <w:br/>
      </w:r>
      <w:proofErr w:type="spellStart"/>
      <w:r>
        <w:rPr>
          <w:rFonts w:ascii="Arrus" w:hAnsi="Arrus"/>
          <w:sz w:val="22"/>
          <w:szCs w:val="28"/>
        </w:rPr>
        <w:t>Mr</w:t>
      </w:r>
      <w:proofErr w:type="spellEnd"/>
      <w:r>
        <w:rPr>
          <w:rFonts w:ascii="Arrus" w:hAnsi="Arrus"/>
          <w:sz w:val="22"/>
          <w:szCs w:val="28"/>
        </w:rPr>
        <w:t xml:space="preserve"> Saleem further asked, “</w:t>
      </w:r>
      <w:r w:rsidR="008D2574" w:rsidRPr="008D2574">
        <w:rPr>
          <w:rFonts w:ascii="Arrus" w:hAnsi="Arrus"/>
          <w:sz w:val="22"/>
          <w:szCs w:val="28"/>
        </w:rPr>
        <w:t xml:space="preserve"> Will the Minister of HUMAN</w:t>
      </w:r>
      <w:r>
        <w:rPr>
          <w:rFonts w:ascii="Arrus" w:hAnsi="Arrus"/>
          <w:sz w:val="22"/>
          <w:szCs w:val="28"/>
        </w:rPr>
        <w:t xml:space="preserve"> </w:t>
      </w:r>
      <w:r w:rsidR="008D2574" w:rsidRPr="008D2574">
        <w:rPr>
          <w:rFonts w:ascii="Arrus" w:hAnsi="Arrus"/>
          <w:sz w:val="22"/>
          <w:szCs w:val="28"/>
        </w:rPr>
        <w:t>RESOURCE</w:t>
      </w:r>
      <w:r>
        <w:rPr>
          <w:rFonts w:ascii="Arrus" w:hAnsi="Arrus"/>
          <w:sz w:val="22"/>
          <w:szCs w:val="28"/>
        </w:rPr>
        <w:t xml:space="preserve"> </w:t>
      </w:r>
      <w:r w:rsidR="008D2574" w:rsidRPr="008D2574">
        <w:rPr>
          <w:rFonts w:ascii="Arrus" w:hAnsi="Arrus"/>
          <w:sz w:val="22"/>
          <w:szCs w:val="28"/>
        </w:rPr>
        <w:t>DEVELOPMENT be pleased to state:</w:t>
      </w:r>
      <w:r>
        <w:rPr>
          <w:rFonts w:ascii="Arrus" w:hAnsi="Arrus"/>
          <w:sz w:val="22"/>
          <w:szCs w:val="28"/>
        </w:rPr>
        <w:t xml:space="preserve"> </w:t>
      </w:r>
      <w:r w:rsidR="008D2574" w:rsidRPr="008D2574">
        <w:rPr>
          <w:rFonts w:ascii="Arrus" w:hAnsi="Arrus"/>
          <w:sz w:val="22"/>
          <w:szCs w:val="28"/>
        </w:rPr>
        <w:t>(a) the details of Muslim dominated</w:t>
      </w:r>
      <w:r>
        <w:rPr>
          <w:rFonts w:ascii="Arrus" w:hAnsi="Arrus"/>
          <w:sz w:val="22"/>
          <w:szCs w:val="28"/>
        </w:rPr>
        <w:t xml:space="preserve"> </w:t>
      </w:r>
      <w:r w:rsidR="008D2574" w:rsidRPr="008D2574">
        <w:rPr>
          <w:rFonts w:ascii="Arrus" w:hAnsi="Arrus"/>
          <w:sz w:val="22"/>
          <w:szCs w:val="28"/>
        </w:rPr>
        <w:t>districts in the country, State-wise;</w:t>
      </w:r>
      <w:r w:rsidR="008D2574" w:rsidRPr="008D2574">
        <w:rPr>
          <w:rFonts w:ascii="Arrus" w:hAnsi="Arrus"/>
          <w:sz w:val="22"/>
          <w:szCs w:val="28"/>
        </w:rPr>
        <w:br/>
        <w:t xml:space="preserve">(b) the details of gram panchayats having Muslim population of more </w:t>
      </w:r>
      <w:r w:rsidR="008D2574" w:rsidRPr="008D2574">
        <w:rPr>
          <w:rFonts w:ascii="Arrus" w:hAnsi="Arrus"/>
          <w:sz w:val="22"/>
          <w:szCs w:val="28"/>
        </w:rPr>
        <w:lastRenderedPageBreak/>
        <w:t>than 1,000,</w:t>
      </w:r>
      <w:r>
        <w:rPr>
          <w:rFonts w:ascii="Arrus" w:hAnsi="Arrus"/>
          <w:sz w:val="22"/>
          <w:szCs w:val="28"/>
        </w:rPr>
        <w:t xml:space="preserve"> </w:t>
      </w:r>
      <w:r w:rsidR="008D2574" w:rsidRPr="008D2574">
        <w:rPr>
          <w:rFonts w:ascii="Arrus" w:hAnsi="Arrus"/>
          <w:sz w:val="22"/>
          <w:szCs w:val="28"/>
        </w:rPr>
        <w:t>district-wise and State-wise;</w:t>
      </w:r>
      <w:r w:rsidR="008D2574" w:rsidRPr="008D2574">
        <w:rPr>
          <w:rFonts w:ascii="Arrus" w:hAnsi="Arrus"/>
          <w:sz w:val="22"/>
          <w:szCs w:val="28"/>
        </w:rPr>
        <w:br/>
        <w:t>(c) the number of the existing Government schools and the number of new schools</w:t>
      </w:r>
      <w:r>
        <w:rPr>
          <w:rFonts w:ascii="Arrus" w:hAnsi="Arrus"/>
          <w:sz w:val="22"/>
          <w:szCs w:val="28"/>
        </w:rPr>
        <w:t xml:space="preserve"> </w:t>
      </w:r>
      <w:r w:rsidR="008D2574" w:rsidRPr="008D2574">
        <w:rPr>
          <w:rFonts w:ascii="Arrus" w:hAnsi="Arrus"/>
          <w:sz w:val="22"/>
          <w:szCs w:val="28"/>
        </w:rPr>
        <w:t>required for these gram panchayats and districts;</w:t>
      </w:r>
      <w:r w:rsidR="008D2574" w:rsidRPr="008D2574">
        <w:rPr>
          <w:rFonts w:ascii="Arrus" w:hAnsi="Arrus"/>
          <w:sz w:val="22"/>
          <w:szCs w:val="28"/>
        </w:rPr>
        <w:br/>
      </w:r>
      <w:r w:rsidR="008D2574" w:rsidRPr="008D2574">
        <w:rPr>
          <w:rFonts w:ascii="Arrus" w:hAnsi="Arrus"/>
          <w:sz w:val="22"/>
          <w:szCs w:val="28"/>
        </w:rPr>
        <w:br/>
        <w:t>(d) whether Government has any plan to open new schools in all these gram</w:t>
      </w:r>
      <w:r w:rsidR="008D2574" w:rsidRPr="008D2574">
        <w:rPr>
          <w:rFonts w:ascii="Arrus" w:hAnsi="Arrus"/>
          <w:sz w:val="22"/>
          <w:szCs w:val="28"/>
        </w:rPr>
        <w:br/>
        <w:t>panchayats and districts, if so, the details thereof; and</w:t>
      </w:r>
      <w:r w:rsidR="008D2574" w:rsidRPr="008D2574">
        <w:rPr>
          <w:rFonts w:ascii="Arrus" w:hAnsi="Arrus"/>
          <w:sz w:val="22"/>
          <w:szCs w:val="28"/>
        </w:rPr>
        <w:br/>
        <w:t>(e) if not, the reasons therefor?</w:t>
      </w:r>
      <w:r>
        <w:rPr>
          <w:rFonts w:ascii="Arrus" w:hAnsi="Arrus"/>
          <w:sz w:val="22"/>
          <w:szCs w:val="28"/>
        </w:rPr>
        <w:t xml:space="preserve">” </w:t>
      </w:r>
      <w:r w:rsidR="008D2574" w:rsidRPr="008D2574">
        <w:rPr>
          <w:rFonts w:ascii="Arrus" w:hAnsi="Arrus"/>
          <w:sz w:val="22"/>
          <w:szCs w:val="28"/>
        </w:rPr>
        <w:br/>
      </w:r>
      <w:r w:rsidR="00B80A27">
        <w:rPr>
          <w:rFonts w:ascii="Arrus" w:hAnsi="Arrus"/>
          <w:sz w:val="22"/>
          <w:szCs w:val="28"/>
        </w:rPr>
        <w:t>T</w:t>
      </w:r>
      <w:r w:rsidRPr="008D2574">
        <w:rPr>
          <w:rFonts w:ascii="Arrus" w:hAnsi="Arrus"/>
          <w:sz w:val="22"/>
          <w:szCs w:val="28"/>
        </w:rPr>
        <w:t xml:space="preserve">he </w:t>
      </w:r>
      <w:r>
        <w:rPr>
          <w:rFonts w:ascii="Arrus" w:hAnsi="Arrus"/>
          <w:sz w:val="22"/>
          <w:szCs w:val="28"/>
        </w:rPr>
        <w:t>M</w:t>
      </w:r>
      <w:r w:rsidRPr="008D2574">
        <w:rPr>
          <w:rFonts w:ascii="Arrus" w:hAnsi="Arrus"/>
          <w:sz w:val="22"/>
          <w:szCs w:val="28"/>
        </w:rPr>
        <w:t xml:space="preserve">inister of </w:t>
      </w:r>
      <w:r>
        <w:rPr>
          <w:rFonts w:ascii="Arrus" w:hAnsi="Arrus"/>
          <w:sz w:val="22"/>
          <w:szCs w:val="28"/>
        </w:rPr>
        <w:t>H</w:t>
      </w:r>
      <w:r w:rsidRPr="008D2574">
        <w:rPr>
          <w:rFonts w:ascii="Arrus" w:hAnsi="Arrus"/>
          <w:sz w:val="22"/>
          <w:szCs w:val="28"/>
        </w:rPr>
        <w:t xml:space="preserve">uman </w:t>
      </w:r>
      <w:r>
        <w:rPr>
          <w:rFonts w:ascii="Arrus" w:hAnsi="Arrus"/>
          <w:sz w:val="22"/>
          <w:szCs w:val="28"/>
        </w:rPr>
        <w:t>R</w:t>
      </w:r>
      <w:r w:rsidRPr="008D2574">
        <w:rPr>
          <w:rFonts w:ascii="Arrus" w:hAnsi="Arrus"/>
          <w:sz w:val="22"/>
          <w:szCs w:val="28"/>
        </w:rPr>
        <w:t xml:space="preserve">esource </w:t>
      </w:r>
      <w:r>
        <w:rPr>
          <w:rFonts w:ascii="Arrus" w:hAnsi="Arrus"/>
          <w:sz w:val="22"/>
          <w:szCs w:val="28"/>
        </w:rPr>
        <w:t>D</w:t>
      </w:r>
      <w:r w:rsidRPr="008D2574">
        <w:rPr>
          <w:rFonts w:ascii="Arrus" w:hAnsi="Arrus"/>
          <w:sz w:val="22"/>
          <w:szCs w:val="28"/>
        </w:rPr>
        <w:t>evelopment (</w:t>
      </w:r>
      <w:r>
        <w:rPr>
          <w:rFonts w:ascii="Arrus" w:hAnsi="Arrus"/>
          <w:sz w:val="22"/>
          <w:szCs w:val="28"/>
        </w:rPr>
        <w:t>S</w:t>
      </w:r>
      <w:r w:rsidRPr="008D2574">
        <w:rPr>
          <w:rFonts w:ascii="Arrus" w:hAnsi="Arrus"/>
          <w:sz w:val="22"/>
          <w:szCs w:val="28"/>
        </w:rPr>
        <w:t>hrimati</w:t>
      </w:r>
      <w:r w:rsidRPr="008D2574">
        <w:rPr>
          <w:rFonts w:ascii="Arrus" w:hAnsi="Arrus"/>
          <w:sz w:val="22"/>
          <w:szCs w:val="28"/>
        </w:rPr>
        <w:br/>
      </w:r>
      <w:r>
        <w:rPr>
          <w:rFonts w:ascii="Arrus" w:hAnsi="Arrus"/>
          <w:sz w:val="22"/>
          <w:szCs w:val="28"/>
        </w:rPr>
        <w:t>S</w:t>
      </w:r>
      <w:r w:rsidRPr="008D2574">
        <w:rPr>
          <w:rFonts w:ascii="Arrus" w:hAnsi="Arrus"/>
          <w:sz w:val="22"/>
          <w:szCs w:val="28"/>
        </w:rPr>
        <w:t>mriti Zubin Irani)</w:t>
      </w:r>
      <w:r>
        <w:rPr>
          <w:rFonts w:ascii="Arrus" w:hAnsi="Arrus"/>
          <w:sz w:val="22"/>
          <w:szCs w:val="28"/>
        </w:rPr>
        <w:t xml:space="preserve"> replied as follows</w:t>
      </w:r>
      <w:r w:rsidRPr="008D2574">
        <w:rPr>
          <w:rFonts w:ascii="Arrus" w:hAnsi="Arrus"/>
          <w:sz w:val="22"/>
          <w:szCs w:val="28"/>
        </w:rPr>
        <w:t xml:space="preserve">: </w:t>
      </w:r>
    </w:p>
    <w:p w14:paraId="57934C76" w14:textId="48E92036" w:rsidR="001541E3" w:rsidRDefault="008D2574" w:rsidP="001541E3">
      <w:pPr>
        <w:pStyle w:val="NormalWeb"/>
        <w:numPr>
          <w:ilvl w:val="0"/>
          <w:numId w:val="169"/>
        </w:numPr>
        <w:spacing w:before="96" w:after="120"/>
        <w:jc w:val="both"/>
        <w:rPr>
          <w:rFonts w:ascii="Arrus" w:hAnsi="Arrus"/>
          <w:sz w:val="22"/>
          <w:szCs w:val="28"/>
        </w:rPr>
      </w:pPr>
      <w:r w:rsidRPr="008D2574">
        <w:rPr>
          <w:rFonts w:ascii="Arrus" w:hAnsi="Arrus"/>
          <w:sz w:val="22"/>
          <w:szCs w:val="28"/>
        </w:rPr>
        <w:t>to (e) The Ministry of Human Resource Development has</w:t>
      </w:r>
      <w:r w:rsidR="001541E3">
        <w:rPr>
          <w:rFonts w:ascii="Arrus" w:hAnsi="Arrus"/>
          <w:sz w:val="22"/>
          <w:szCs w:val="28"/>
        </w:rPr>
        <w:t xml:space="preserve"> </w:t>
      </w:r>
      <w:r w:rsidRPr="008D2574">
        <w:rPr>
          <w:rFonts w:ascii="Arrus" w:hAnsi="Arrus"/>
          <w:sz w:val="22"/>
          <w:szCs w:val="28"/>
        </w:rPr>
        <w:t>identified Special Focus Districts (SFDs) (based on 2001 census) with concentration of</w:t>
      </w:r>
      <w:r w:rsidRPr="008D2574">
        <w:rPr>
          <w:rFonts w:ascii="Arrus" w:hAnsi="Arrus"/>
          <w:sz w:val="22"/>
          <w:szCs w:val="28"/>
        </w:rPr>
        <w:br/>
        <w:t xml:space="preserve">SC, ST and </w:t>
      </w:r>
      <w:r w:rsidR="001541E3" w:rsidRPr="008D2574">
        <w:rPr>
          <w:rFonts w:ascii="Arrus" w:hAnsi="Arrus"/>
          <w:sz w:val="22"/>
          <w:szCs w:val="28"/>
        </w:rPr>
        <w:t>Muslim</w:t>
      </w:r>
      <w:r w:rsidRPr="008D2574">
        <w:rPr>
          <w:rFonts w:ascii="Arrus" w:hAnsi="Arrus"/>
          <w:sz w:val="22"/>
          <w:szCs w:val="28"/>
        </w:rPr>
        <w:t xml:space="preserve"> minority populations, for implementation of the Sarva Shiksha</w:t>
      </w:r>
      <w:r w:rsidR="001541E3">
        <w:rPr>
          <w:rFonts w:ascii="Arrus" w:hAnsi="Arrus"/>
          <w:sz w:val="22"/>
          <w:szCs w:val="28"/>
        </w:rPr>
        <w:t xml:space="preserve"> </w:t>
      </w:r>
      <w:r w:rsidRPr="008D2574">
        <w:rPr>
          <w:rFonts w:ascii="Arrus" w:hAnsi="Arrus"/>
          <w:sz w:val="22"/>
          <w:szCs w:val="28"/>
        </w:rPr>
        <w:t>Abhiyan (SSA) and Rashtriya Madhyamik Shiksha Abhiyan (RMSA),</w:t>
      </w:r>
      <w:r w:rsidR="001541E3">
        <w:rPr>
          <w:rFonts w:ascii="Arrus" w:hAnsi="Arrus"/>
          <w:sz w:val="22"/>
          <w:szCs w:val="28"/>
        </w:rPr>
        <w:t xml:space="preserve"> </w:t>
      </w:r>
      <w:r w:rsidRPr="008D2574">
        <w:rPr>
          <w:rFonts w:ascii="Arrus" w:hAnsi="Arrus"/>
          <w:sz w:val="22"/>
          <w:szCs w:val="28"/>
        </w:rPr>
        <w:t>on a priority</w:t>
      </w:r>
      <w:r w:rsidR="001541E3">
        <w:rPr>
          <w:rFonts w:ascii="Arrus" w:hAnsi="Arrus"/>
          <w:sz w:val="22"/>
          <w:szCs w:val="28"/>
        </w:rPr>
        <w:t xml:space="preserve"> </w:t>
      </w:r>
      <w:r w:rsidRPr="008D2574">
        <w:rPr>
          <w:rFonts w:ascii="Arrus" w:hAnsi="Arrus"/>
          <w:sz w:val="22"/>
          <w:szCs w:val="28"/>
        </w:rPr>
        <w:t>basis. The State-wise list of Muslim Concentration districts is given in Statement (See</w:t>
      </w:r>
      <w:r w:rsidR="001541E3">
        <w:rPr>
          <w:rFonts w:ascii="Arrus" w:hAnsi="Arrus"/>
          <w:sz w:val="22"/>
          <w:szCs w:val="28"/>
        </w:rPr>
        <w:t xml:space="preserve"> </w:t>
      </w:r>
      <w:r w:rsidRPr="008D2574">
        <w:rPr>
          <w:rFonts w:ascii="Arrus" w:hAnsi="Arrus"/>
          <w:sz w:val="22"/>
          <w:szCs w:val="28"/>
        </w:rPr>
        <w:t>below).</w:t>
      </w:r>
      <w:r w:rsidRPr="008D2574">
        <w:rPr>
          <w:rFonts w:ascii="Arrus" w:hAnsi="Arrus"/>
          <w:sz w:val="22"/>
          <w:szCs w:val="28"/>
        </w:rPr>
        <w:br/>
        <w:t>Religion-wise data at Gram Panchayat level is not tabulated by Census of India.</w:t>
      </w:r>
      <w:r w:rsidR="001541E3">
        <w:rPr>
          <w:rFonts w:ascii="Arrus" w:hAnsi="Arrus"/>
          <w:sz w:val="22"/>
          <w:szCs w:val="28"/>
        </w:rPr>
        <w:t xml:space="preserve"> </w:t>
      </w:r>
      <w:r w:rsidRPr="008D2574">
        <w:rPr>
          <w:rFonts w:ascii="Arrus" w:hAnsi="Arrus"/>
          <w:sz w:val="22"/>
          <w:szCs w:val="28"/>
        </w:rPr>
        <w:t>As per Unified District Information System for Education (UDISE) data, there are</w:t>
      </w:r>
      <w:r w:rsidR="001541E3">
        <w:rPr>
          <w:rFonts w:ascii="Arrus" w:hAnsi="Arrus"/>
          <w:sz w:val="22"/>
          <w:szCs w:val="28"/>
        </w:rPr>
        <w:t xml:space="preserve"> </w:t>
      </w:r>
      <w:r w:rsidRPr="008D2574">
        <w:rPr>
          <w:rFonts w:ascii="Arrus" w:hAnsi="Arrus"/>
          <w:sz w:val="22"/>
          <w:szCs w:val="28"/>
        </w:rPr>
        <w:t>159111 Government elementary schools and 25259 secondary schools in these 88</w:t>
      </w:r>
      <w:r w:rsidR="001541E3">
        <w:rPr>
          <w:rFonts w:ascii="Arrus" w:hAnsi="Arrus"/>
          <w:sz w:val="22"/>
          <w:szCs w:val="28"/>
        </w:rPr>
        <w:t xml:space="preserve"> </w:t>
      </w:r>
      <w:r w:rsidR="001541E3" w:rsidRPr="008D2574">
        <w:rPr>
          <w:rFonts w:ascii="Arrus" w:hAnsi="Arrus"/>
          <w:sz w:val="22"/>
          <w:szCs w:val="28"/>
        </w:rPr>
        <w:t>Muslim</w:t>
      </w:r>
      <w:r w:rsidRPr="008D2574">
        <w:rPr>
          <w:rFonts w:ascii="Arrus" w:hAnsi="Arrus"/>
          <w:sz w:val="22"/>
          <w:szCs w:val="28"/>
        </w:rPr>
        <w:t xml:space="preserve"> concentration districts.</w:t>
      </w:r>
      <w:r w:rsidR="001541E3">
        <w:rPr>
          <w:rFonts w:ascii="Arrus" w:hAnsi="Arrus"/>
          <w:sz w:val="22"/>
          <w:szCs w:val="28"/>
        </w:rPr>
        <w:t xml:space="preserve"> </w:t>
      </w:r>
      <w:r w:rsidRPr="008D2574">
        <w:rPr>
          <w:rFonts w:ascii="Arrus" w:hAnsi="Arrus"/>
          <w:sz w:val="22"/>
          <w:szCs w:val="28"/>
        </w:rPr>
        <w:t>SSA and RMSA provide for opening of schools as per the proposals of States in</w:t>
      </w:r>
      <w:r w:rsidR="001541E3">
        <w:rPr>
          <w:rFonts w:ascii="Arrus" w:hAnsi="Arrus"/>
          <w:sz w:val="22"/>
          <w:szCs w:val="28"/>
        </w:rPr>
        <w:t xml:space="preserve"> </w:t>
      </w:r>
      <w:r w:rsidRPr="008D2574">
        <w:rPr>
          <w:rFonts w:ascii="Arrus" w:hAnsi="Arrus"/>
          <w:sz w:val="22"/>
          <w:szCs w:val="28"/>
        </w:rPr>
        <w:t>accordance with the laid down norms. Under SSA in 2014-15, 19% of SSA funds were</w:t>
      </w:r>
      <w:r w:rsidR="001541E3">
        <w:rPr>
          <w:rFonts w:ascii="Arrus" w:hAnsi="Arrus"/>
          <w:sz w:val="22"/>
          <w:szCs w:val="28"/>
        </w:rPr>
        <w:t xml:space="preserve"> </w:t>
      </w:r>
      <w:r w:rsidRPr="008D2574">
        <w:rPr>
          <w:rFonts w:ascii="Arrus" w:hAnsi="Arrus"/>
          <w:sz w:val="22"/>
          <w:szCs w:val="28"/>
        </w:rPr>
        <w:t>approved for the 88 Muslim concentrated districts amongst the SFDs, and 15 primary</w:t>
      </w:r>
      <w:r w:rsidRPr="008D2574">
        <w:rPr>
          <w:rFonts w:ascii="Arrus" w:hAnsi="Arrus"/>
          <w:sz w:val="22"/>
          <w:szCs w:val="28"/>
        </w:rPr>
        <w:br/>
        <w:t>schools and 132 upper primary schools have been sanctioned for these districts. In</w:t>
      </w:r>
      <w:r w:rsidR="001541E3">
        <w:rPr>
          <w:rFonts w:ascii="Arrus" w:hAnsi="Arrus"/>
          <w:sz w:val="22"/>
          <w:szCs w:val="28"/>
        </w:rPr>
        <w:t xml:space="preserve"> </w:t>
      </w:r>
      <w:r w:rsidRPr="008D2574">
        <w:rPr>
          <w:rFonts w:ascii="Arrus" w:hAnsi="Arrus"/>
          <w:sz w:val="22"/>
          <w:szCs w:val="28"/>
        </w:rPr>
        <w:t>addition, 544 Kasturba Gandhi Balika Vidyalayas (KGBVs) in Educationally Backward</w:t>
      </w:r>
      <w:r w:rsidR="001541E3">
        <w:rPr>
          <w:rFonts w:ascii="Arrus" w:hAnsi="Arrus"/>
          <w:sz w:val="22"/>
          <w:szCs w:val="28"/>
        </w:rPr>
        <w:t xml:space="preserve"> </w:t>
      </w:r>
      <w:r w:rsidRPr="008D2574">
        <w:rPr>
          <w:rFonts w:ascii="Arrus" w:hAnsi="Arrus"/>
          <w:sz w:val="22"/>
          <w:szCs w:val="28"/>
        </w:rPr>
        <w:t xml:space="preserve">Blocks with more than 20% </w:t>
      </w:r>
      <w:proofErr w:type="spellStart"/>
      <w:r w:rsidRPr="008D2574">
        <w:rPr>
          <w:rFonts w:ascii="Arrus" w:hAnsi="Arrus"/>
          <w:sz w:val="22"/>
          <w:szCs w:val="28"/>
        </w:rPr>
        <w:t>muslim</w:t>
      </w:r>
      <w:proofErr w:type="spellEnd"/>
      <w:r w:rsidRPr="008D2574">
        <w:rPr>
          <w:rFonts w:ascii="Arrus" w:hAnsi="Arrus"/>
          <w:sz w:val="22"/>
          <w:szCs w:val="28"/>
        </w:rPr>
        <w:t xml:space="preserve"> population are operational. Furthermore, 309 model</w:t>
      </w:r>
      <w:r w:rsidR="001541E3">
        <w:rPr>
          <w:rFonts w:ascii="Arrus" w:hAnsi="Arrus"/>
          <w:sz w:val="22"/>
          <w:szCs w:val="28"/>
        </w:rPr>
        <w:t xml:space="preserve"> </w:t>
      </w:r>
      <w:r w:rsidRPr="008D2574">
        <w:rPr>
          <w:rFonts w:ascii="Arrus" w:hAnsi="Arrus"/>
          <w:sz w:val="22"/>
          <w:szCs w:val="28"/>
        </w:rPr>
        <w:t>schools and 321 Girl’s Hostels have been</w:t>
      </w:r>
      <w:r w:rsidR="001541E3">
        <w:rPr>
          <w:rFonts w:ascii="Arrus" w:hAnsi="Arrus"/>
          <w:sz w:val="22"/>
          <w:szCs w:val="28"/>
        </w:rPr>
        <w:t xml:space="preserve"> </w:t>
      </w:r>
      <w:r w:rsidRPr="008D2574">
        <w:rPr>
          <w:rFonts w:ascii="Arrus" w:hAnsi="Arrus"/>
          <w:sz w:val="22"/>
          <w:szCs w:val="28"/>
        </w:rPr>
        <w:t>sanctioned in these districts till date, for</w:t>
      </w:r>
      <w:r w:rsidR="001541E3">
        <w:rPr>
          <w:rFonts w:ascii="Arrus" w:hAnsi="Arrus"/>
          <w:sz w:val="22"/>
          <w:szCs w:val="28"/>
        </w:rPr>
        <w:t xml:space="preserve"> </w:t>
      </w:r>
      <w:r w:rsidRPr="008D2574">
        <w:rPr>
          <w:rFonts w:ascii="Arrus" w:hAnsi="Arrus"/>
          <w:sz w:val="22"/>
          <w:szCs w:val="28"/>
        </w:rPr>
        <w:t>secondary education. 75 new secondary schools and strengthening of 214 existing</w:t>
      </w:r>
      <w:r w:rsidR="001541E3">
        <w:rPr>
          <w:rFonts w:ascii="Arrus" w:hAnsi="Arrus"/>
          <w:sz w:val="22"/>
          <w:szCs w:val="28"/>
        </w:rPr>
        <w:t xml:space="preserve"> </w:t>
      </w:r>
      <w:r w:rsidRPr="008D2574">
        <w:rPr>
          <w:rFonts w:ascii="Arrus" w:hAnsi="Arrus"/>
          <w:sz w:val="22"/>
          <w:szCs w:val="28"/>
        </w:rPr>
        <w:t>secondary schools, 36 model schools and 19 Girls Hostel have been sanctioned under</w:t>
      </w:r>
      <w:r w:rsidR="001541E3">
        <w:rPr>
          <w:rFonts w:ascii="Arrus" w:hAnsi="Arrus"/>
          <w:sz w:val="22"/>
          <w:szCs w:val="28"/>
        </w:rPr>
        <w:t xml:space="preserve"> </w:t>
      </w:r>
      <w:r w:rsidRPr="008D2574">
        <w:rPr>
          <w:rFonts w:ascii="Arrus" w:hAnsi="Arrus"/>
          <w:sz w:val="22"/>
          <w:szCs w:val="28"/>
        </w:rPr>
        <w:t>RMSA in 2014</w:t>
      </w:r>
      <w:r w:rsidR="001541E3">
        <w:rPr>
          <w:rFonts w:ascii="Arrus" w:hAnsi="Arrus"/>
          <w:sz w:val="22"/>
          <w:szCs w:val="28"/>
        </w:rPr>
        <w:t>-</w:t>
      </w:r>
      <w:r w:rsidRPr="008D2574">
        <w:rPr>
          <w:rFonts w:ascii="Arrus" w:hAnsi="Arrus"/>
          <w:sz w:val="22"/>
          <w:szCs w:val="28"/>
        </w:rPr>
        <w:t>15 in these districts.</w:t>
      </w:r>
    </w:p>
    <w:p w14:paraId="13520A58" w14:textId="57D95DE4" w:rsidR="0006208F" w:rsidRPr="0006208F" w:rsidRDefault="001541E3" w:rsidP="001541E3">
      <w:pPr>
        <w:pStyle w:val="NormalWeb"/>
        <w:spacing w:before="96" w:after="120"/>
        <w:jc w:val="both"/>
        <w:rPr>
          <w:rFonts w:ascii="Arrus" w:hAnsi="Arrus"/>
          <w:sz w:val="22"/>
          <w:szCs w:val="28"/>
          <w:lang w:val="en-IN"/>
        </w:rPr>
      </w:pPr>
      <w:r>
        <w:rPr>
          <w:rFonts w:ascii="Arrus" w:hAnsi="Arrus"/>
          <w:sz w:val="22"/>
          <w:szCs w:val="28"/>
        </w:rPr>
        <w:t xml:space="preserve">Again, there does not appear to be any special provisions for Muslims. </w:t>
      </w:r>
      <w:r w:rsidR="008D2574" w:rsidRPr="008D2574">
        <w:rPr>
          <w:rFonts w:ascii="Arrus" w:hAnsi="Arrus"/>
          <w:sz w:val="22"/>
          <w:szCs w:val="28"/>
        </w:rPr>
        <w:br/>
      </w:r>
    </w:p>
    <w:p w14:paraId="268B2A94" w14:textId="77777777" w:rsidR="00270475" w:rsidRDefault="00270475" w:rsidP="00270475">
      <w:pPr>
        <w:pStyle w:val="NormalWeb"/>
        <w:spacing w:before="96" w:after="120"/>
        <w:ind w:firstLine="720"/>
        <w:jc w:val="both"/>
        <w:rPr>
          <w:rFonts w:ascii="Arrus" w:hAnsi="Arrus"/>
          <w:sz w:val="22"/>
          <w:szCs w:val="28"/>
        </w:rPr>
      </w:pPr>
      <w:r w:rsidRPr="00584AEA">
        <w:rPr>
          <w:rFonts w:ascii="Arrus" w:hAnsi="Arrus"/>
          <w:sz w:val="22"/>
          <w:szCs w:val="28"/>
        </w:rPr>
        <w:t>Madrasas/</w:t>
      </w:r>
      <w:proofErr w:type="spellStart"/>
      <w:r w:rsidRPr="00584AEA">
        <w:rPr>
          <w:rFonts w:ascii="Arrus" w:hAnsi="Arrus"/>
          <w:sz w:val="22"/>
          <w:szCs w:val="28"/>
        </w:rPr>
        <w:t>Makhtabs</w:t>
      </w:r>
      <w:proofErr w:type="spellEnd"/>
      <w:r w:rsidRPr="00584AEA">
        <w:rPr>
          <w:rFonts w:ascii="Arrus" w:hAnsi="Arrus"/>
          <w:sz w:val="22"/>
          <w:szCs w:val="28"/>
        </w:rPr>
        <w:t xml:space="preserve"> have been covered under SSA. The </w:t>
      </w:r>
      <w:proofErr w:type="spellStart"/>
      <w:r w:rsidRPr="00584AEA">
        <w:rPr>
          <w:rFonts w:ascii="Arrus" w:hAnsi="Arrus"/>
          <w:sz w:val="22"/>
          <w:szCs w:val="28"/>
        </w:rPr>
        <w:t>Madarsas</w:t>
      </w:r>
      <w:proofErr w:type="spellEnd"/>
      <w:r w:rsidRPr="00584AEA">
        <w:rPr>
          <w:rFonts w:ascii="Arrus" w:hAnsi="Arrus"/>
          <w:sz w:val="22"/>
          <w:szCs w:val="28"/>
        </w:rPr>
        <w:t xml:space="preserve"> affiliated to the State </w:t>
      </w:r>
      <w:proofErr w:type="spellStart"/>
      <w:r w:rsidRPr="00584AEA">
        <w:rPr>
          <w:rFonts w:ascii="Arrus" w:hAnsi="Arrus"/>
          <w:sz w:val="22"/>
          <w:szCs w:val="28"/>
        </w:rPr>
        <w:t>Madarasa</w:t>
      </w:r>
      <w:proofErr w:type="spellEnd"/>
      <w:r w:rsidRPr="00584AEA">
        <w:rPr>
          <w:rFonts w:ascii="Arrus" w:hAnsi="Arrus"/>
          <w:sz w:val="22"/>
          <w:szCs w:val="28"/>
        </w:rPr>
        <w:t xml:space="preserve"> Boards and satisfying certain </w:t>
      </w:r>
      <w:r w:rsidRPr="00584AEA">
        <w:rPr>
          <w:rFonts w:ascii="Arrus" w:hAnsi="Arrus"/>
          <w:sz w:val="22"/>
          <w:szCs w:val="28"/>
        </w:rPr>
        <w:lastRenderedPageBreak/>
        <w:t xml:space="preserve">conditions are eligible for such assistance as is available to other regular schools under SSA. So far 8309 </w:t>
      </w:r>
      <w:proofErr w:type="spellStart"/>
      <w:r w:rsidRPr="00584AEA">
        <w:rPr>
          <w:rFonts w:ascii="Arrus" w:hAnsi="Arrus"/>
          <w:sz w:val="22"/>
          <w:szCs w:val="28"/>
        </w:rPr>
        <w:t>madarsas</w:t>
      </w:r>
      <w:proofErr w:type="spellEnd"/>
      <w:r w:rsidRPr="00584AEA">
        <w:rPr>
          <w:rFonts w:ascii="Arrus" w:hAnsi="Arrus"/>
          <w:sz w:val="22"/>
          <w:szCs w:val="28"/>
        </w:rPr>
        <w:t xml:space="preserve"> have been assisted.</w:t>
      </w:r>
    </w:p>
    <w:p w14:paraId="53A5EBC8" w14:textId="77777777" w:rsidR="00E249F5" w:rsidRPr="00E249F5" w:rsidRDefault="00E249F5" w:rsidP="00B80A27">
      <w:pPr>
        <w:pStyle w:val="NormalWeb"/>
        <w:spacing w:before="96" w:after="120"/>
        <w:jc w:val="both"/>
        <w:rPr>
          <w:rFonts w:ascii="Arrus" w:hAnsi="Arrus"/>
          <w:b/>
          <w:bCs/>
          <w:sz w:val="22"/>
          <w:szCs w:val="28"/>
          <w:lang w:val="en-IN"/>
        </w:rPr>
      </w:pPr>
      <w:r w:rsidRPr="00E249F5">
        <w:rPr>
          <w:rFonts w:ascii="Arrus" w:hAnsi="Arrus"/>
          <w:b/>
          <w:bCs/>
          <w:sz w:val="22"/>
          <w:szCs w:val="28"/>
          <w:lang w:val="en-IN"/>
        </w:rPr>
        <w:t xml:space="preserve">SC Upholds UP </w:t>
      </w:r>
      <w:proofErr w:type="spellStart"/>
      <w:r w:rsidRPr="00E249F5">
        <w:rPr>
          <w:rFonts w:ascii="Arrus" w:hAnsi="Arrus"/>
          <w:b/>
          <w:bCs/>
          <w:sz w:val="22"/>
          <w:szCs w:val="28"/>
          <w:lang w:val="en-IN"/>
        </w:rPr>
        <w:t>Madarsa</w:t>
      </w:r>
      <w:proofErr w:type="spellEnd"/>
      <w:r w:rsidRPr="00E249F5">
        <w:rPr>
          <w:rFonts w:ascii="Arrus" w:hAnsi="Arrus"/>
          <w:b/>
          <w:bCs/>
          <w:sz w:val="22"/>
          <w:szCs w:val="28"/>
          <w:lang w:val="en-IN"/>
        </w:rPr>
        <w:t xml:space="preserve"> Education Act, Strengthening Religious Education Framework</w:t>
      </w:r>
    </w:p>
    <w:p w14:paraId="5A7BA6BA" w14:textId="77777777" w:rsidR="00E249F5" w:rsidRPr="00E249F5" w:rsidRDefault="00E249F5" w:rsidP="00E249F5">
      <w:pPr>
        <w:pStyle w:val="NormalWeb"/>
        <w:spacing w:before="96" w:after="120"/>
        <w:ind w:firstLine="720"/>
        <w:rPr>
          <w:rFonts w:ascii="Arrus" w:hAnsi="Arrus"/>
          <w:sz w:val="22"/>
          <w:szCs w:val="28"/>
          <w:lang w:val="en-IN"/>
        </w:rPr>
      </w:pPr>
      <w:r w:rsidRPr="00E249F5">
        <w:rPr>
          <w:rFonts w:ascii="Arrus" w:hAnsi="Arrus"/>
          <w:sz w:val="22"/>
          <w:szCs w:val="28"/>
          <w:lang w:val="en-IN"/>
        </w:rPr>
        <w:t xml:space="preserve">The Supreme Court, in a three-judge bench led by Chief Justice D Y Chandrachud, upheld the Constitutional validity of the Uttar Pradesh Board of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Education Act, 2004. This Act regulates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education in Uttar Pradesh.</w:t>
      </w:r>
    </w:p>
    <w:p w14:paraId="54B80310" w14:textId="77777777" w:rsidR="00E249F5" w:rsidRPr="00E249F5" w:rsidRDefault="00E249F5" w:rsidP="00E249F5">
      <w:pPr>
        <w:pStyle w:val="NormalWeb"/>
        <w:spacing w:before="96" w:after="120"/>
        <w:ind w:firstLine="720"/>
        <w:rPr>
          <w:rFonts w:ascii="Arrus" w:hAnsi="Arrus"/>
          <w:sz w:val="22"/>
          <w:szCs w:val="28"/>
          <w:lang w:val="en-IN"/>
        </w:rPr>
      </w:pPr>
      <w:r w:rsidRPr="00E249F5">
        <w:rPr>
          <w:rFonts w:ascii="Arrus" w:hAnsi="Arrus"/>
          <w:sz w:val="22"/>
          <w:szCs w:val="28"/>
          <w:lang w:val="en-IN"/>
        </w:rPr>
        <w:t>Previously, in March, the Allahabad High Court struck down the Act, citing a violation of secularism principles. However, the Supreme Court stayed this High Court ruling in April, allowing the Act to remain effective until the Supreme Court's final decision.</w:t>
      </w:r>
    </w:p>
    <w:p w14:paraId="325A6052" w14:textId="77777777" w:rsidR="00E249F5" w:rsidRPr="00E249F5" w:rsidRDefault="00E249F5" w:rsidP="00E249F5">
      <w:pPr>
        <w:pStyle w:val="NormalWeb"/>
        <w:spacing w:before="96" w:after="120"/>
        <w:ind w:firstLine="720"/>
        <w:rPr>
          <w:rFonts w:ascii="Arrus" w:hAnsi="Arrus"/>
          <w:sz w:val="22"/>
          <w:szCs w:val="28"/>
          <w:lang w:val="en-IN"/>
        </w:rPr>
      </w:pPr>
      <w:r w:rsidRPr="00E249F5">
        <w:rPr>
          <w:rFonts w:ascii="Arrus" w:hAnsi="Arrus"/>
          <w:sz w:val="22"/>
          <w:szCs w:val="28"/>
          <w:lang w:val="en-IN"/>
        </w:rPr>
        <w:t>The recent verdict affirms the law’s legitimacy, emphasizing its compliance with Constitutional standards.</w:t>
      </w:r>
    </w:p>
    <w:p w14:paraId="502DE5A8" w14:textId="77777777" w:rsidR="00E249F5" w:rsidRPr="00E249F5" w:rsidRDefault="00E249F5" w:rsidP="00E249F5">
      <w:pPr>
        <w:pStyle w:val="NormalWeb"/>
        <w:spacing w:before="96" w:after="120"/>
        <w:ind w:firstLine="720"/>
        <w:rPr>
          <w:rFonts w:ascii="Arrus" w:hAnsi="Arrus"/>
          <w:b/>
          <w:bCs/>
          <w:sz w:val="22"/>
          <w:szCs w:val="28"/>
          <w:lang w:val="en-IN"/>
        </w:rPr>
      </w:pPr>
      <w:r w:rsidRPr="00E249F5">
        <w:rPr>
          <w:rFonts w:ascii="Arrus" w:hAnsi="Arrus"/>
          <w:b/>
          <w:bCs/>
          <w:sz w:val="22"/>
          <w:szCs w:val="28"/>
          <w:lang w:val="en-IN"/>
        </w:rPr>
        <w:t xml:space="preserve">2004 UP </w:t>
      </w:r>
      <w:proofErr w:type="spellStart"/>
      <w:r w:rsidRPr="00E249F5">
        <w:rPr>
          <w:rFonts w:ascii="Arrus" w:hAnsi="Arrus"/>
          <w:b/>
          <w:bCs/>
          <w:sz w:val="22"/>
          <w:szCs w:val="28"/>
          <w:lang w:val="en-IN"/>
        </w:rPr>
        <w:t>Madarsa</w:t>
      </w:r>
      <w:proofErr w:type="spellEnd"/>
      <w:r w:rsidRPr="00E249F5">
        <w:rPr>
          <w:rFonts w:ascii="Arrus" w:hAnsi="Arrus"/>
          <w:b/>
          <w:bCs/>
          <w:sz w:val="22"/>
          <w:szCs w:val="28"/>
          <w:lang w:val="en-IN"/>
        </w:rPr>
        <w:t xml:space="preserve"> Act</w:t>
      </w:r>
    </w:p>
    <w:p w14:paraId="0BD03CE5" w14:textId="77777777" w:rsidR="00E249F5" w:rsidRPr="00E249F5" w:rsidRDefault="00E249F5" w:rsidP="00C63F66">
      <w:pPr>
        <w:pStyle w:val="NormalWeb"/>
        <w:numPr>
          <w:ilvl w:val="0"/>
          <w:numId w:val="170"/>
        </w:numPr>
        <w:spacing w:before="96" w:after="120"/>
        <w:rPr>
          <w:rFonts w:ascii="Arrus" w:hAnsi="Arrus"/>
          <w:sz w:val="22"/>
          <w:szCs w:val="28"/>
          <w:lang w:val="en-IN"/>
        </w:rPr>
      </w:pPr>
      <w:r w:rsidRPr="00E249F5">
        <w:rPr>
          <w:rFonts w:ascii="Arrus" w:hAnsi="Arrus"/>
          <w:b/>
          <w:bCs/>
          <w:sz w:val="22"/>
          <w:szCs w:val="28"/>
          <w:lang w:val="en-IN"/>
        </w:rPr>
        <w:t xml:space="preserve">Background and Purpose of the </w:t>
      </w:r>
      <w:proofErr w:type="spellStart"/>
      <w:r w:rsidRPr="00E249F5">
        <w:rPr>
          <w:rFonts w:ascii="Arrus" w:hAnsi="Arrus"/>
          <w:b/>
          <w:bCs/>
          <w:sz w:val="22"/>
          <w:szCs w:val="28"/>
          <w:lang w:val="en-IN"/>
        </w:rPr>
        <w:t>Madarsa</w:t>
      </w:r>
      <w:proofErr w:type="spellEnd"/>
      <w:r w:rsidRPr="00E249F5">
        <w:rPr>
          <w:rFonts w:ascii="Arrus" w:hAnsi="Arrus"/>
          <w:b/>
          <w:bCs/>
          <w:sz w:val="22"/>
          <w:szCs w:val="28"/>
          <w:lang w:val="en-IN"/>
        </w:rPr>
        <w:t xml:space="preserve"> Act</w:t>
      </w:r>
    </w:p>
    <w:p w14:paraId="4EBCCF05" w14:textId="77777777" w:rsidR="00E249F5" w:rsidRPr="00E249F5" w:rsidRDefault="00E249F5" w:rsidP="00C63F66">
      <w:pPr>
        <w:pStyle w:val="NormalWeb"/>
        <w:numPr>
          <w:ilvl w:val="1"/>
          <w:numId w:val="170"/>
        </w:numPr>
        <w:spacing w:before="96" w:after="120"/>
        <w:rPr>
          <w:rFonts w:ascii="Arrus" w:hAnsi="Arrus"/>
          <w:sz w:val="22"/>
          <w:szCs w:val="28"/>
          <w:lang w:val="en-IN"/>
        </w:rPr>
      </w:pPr>
      <w:r w:rsidRPr="00E249F5">
        <w:rPr>
          <w:rFonts w:ascii="Arrus" w:hAnsi="Arrus"/>
          <w:sz w:val="22"/>
          <w:szCs w:val="28"/>
          <w:lang w:val="en-IN"/>
        </w:rPr>
        <w:t xml:space="preserve">The Uttar Pradesh Board of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Education Act, 2004, establishes a legal framework for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education in Uttar Pradesh.</w:t>
      </w:r>
    </w:p>
    <w:p w14:paraId="3C5EC4A3" w14:textId="77777777" w:rsidR="00E249F5" w:rsidRPr="00E249F5" w:rsidRDefault="00E249F5" w:rsidP="00C63F66">
      <w:pPr>
        <w:pStyle w:val="NormalWeb"/>
        <w:numPr>
          <w:ilvl w:val="1"/>
          <w:numId w:val="170"/>
        </w:numPr>
        <w:spacing w:before="96" w:after="120"/>
        <w:rPr>
          <w:rFonts w:ascii="Arrus" w:hAnsi="Arrus"/>
          <w:sz w:val="22"/>
          <w:szCs w:val="28"/>
          <w:lang w:val="en-IN"/>
        </w:rPr>
      </w:pPr>
      <w:r w:rsidRPr="00E249F5">
        <w:rPr>
          <w:rFonts w:ascii="Arrus" w:hAnsi="Arrus"/>
          <w:sz w:val="22"/>
          <w:szCs w:val="28"/>
          <w:lang w:val="en-IN"/>
        </w:rPr>
        <w:t xml:space="preserve">This Act enables </w:t>
      </w:r>
      <w:proofErr w:type="spellStart"/>
      <w:r w:rsidRPr="00E249F5">
        <w:rPr>
          <w:rFonts w:ascii="Arrus" w:hAnsi="Arrus"/>
          <w:sz w:val="22"/>
          <w:szCs w:val="28"/>
          <w:lang w:val="en-IN"/>
        </w:rPr>
        <w:t>madarsas</w:t>
      </w:r>
      <w:proofErr w:type="spellEnd"/>
      <w:r w:rsidRPr="00E249F5">
        <w:rPr>
          <w:rFonts w:ascii="Arrus" w:hAnsi="Arrus"/>
          <w:sz w:val="22"/>
          <w:szCs w:val="28"/>
          <w:lang w:val="en-IN"/>
        </w:rPr>
        <w:t xml:space="preserve"> to teach both the National Council of Educational Research and Training (NCERT) curriculum and religious studies.</w:t>
      </w:r>
    </w:p>
    <w:p w14:paraId="1AAA888B" w14:textId="77777777" w:rsidR="00E249F5" w:rsidRPr="00E249F5" w:rsidRDefault="00E249F5" w:rsidP="00C63F66">
      <w:pPr>
        <w:pStyle w:val="NormalWeb"/>
        <w:numPr>
          <w:ilvl w:val="0"/>
          <w:numId w:val="170"/>
        </w:numPr>
        <w:spacing w:before="96" w:after="120"/>
        <w:rPr>
          <w:rFonts w:ascii="Arrus" w:hAnsi="Arrus"/>
          <w:sz w:val="22"/>
          <w:szCs w:val="28"/>
          <w:lang w:val="en-IN"/>
        </w:rPr>
      </w:pPr>
      <w:proofErr w:type="spellStart"/>
      <w:r w:rsidRPr="00E249F5">
        <w:rPr>
          <w:rFonts w:ascii="Arrus" w:hAnsi="Arrus"/>
          <w:b/>
          <w:bCs/>
          <w:sz w:val="22"/>
          <w:szCs w:val="28"/>
          <w:lang w:val="en-IN"/>
        </w:rPr>
        <w:t>Madarsa</w:t>
      </w:r>
      <w:proofErr w:type="spellEnd"/>
      <w:r w:rsidRPr="00E249F5">
        <w:rPr>
          <w:rFonts w:ascii="Arrus" w:hAnsi="Arrus"/>
          <w:b/>
          <w:bCs/>
          <w:sz w:val="22"/>
          <w:szCs w:val="28"/>
          <w:lang w:val="en-IN"/>
        </w:rPr>
        <w:t xml:space="preserve"> Board</w:t>
      </w:r>
    </w:p>
    <w:p w14:paraId="1B45027B" w14:textId="77777777" w:rsidR="00E249F5" w:rsidRPr="00E249F5" w:rsidRDefault="00E249F5" w:rsidP="00C63F66">
      <w:pPr>
        <w:pStyle w:val="NormalWeb"/>
        <w:numPr>
          <w:ilvl w:val="1"/>
          <w:numId w:val="170"/>
        </w:numPr>
        <w:spacing w:before="96" w:after="120"/>
        <w:rPr>
          <w:rFonts w:ascii="Arrus" w:hAnsi="Arrus"/>
          <w:sz w:val="22"/>
          <w:szCs w:val="28"/>
          <w:lang w:val="en-IN"/>
        </w:rPr>
      </w:pPr>
      <w:r w:rsidRPr="00E249F5">
        <w:rPr>
          <w:rFonts w:ascii="Arrus" w:hAnsi="Arrus"/>
          <w:sz w:val="22"/>
          <w:szCs w:val="28"/>
          <w:lang w:val="en-IN"/>
        </w:rPr>
        <w:t>It also set up the </w:t>
      </w:r>
      <w:r w:rsidRPr="00E249F5">
        <w:rPr>
          <w:rFonts w:ascii="Arrus" w:hAnsi="Arrus"/>
          <w:b/>
          <w:bCs/>
          <w:sz w:val="22"/>
          <w:szCs w:val="28"/>
          <w:lang w:val="en-IN"/>
        </w:rPr>
        <w:t xml:space="preserve">Uttar Pradesh Board of </w:t>
      </w:r>
      <w:proofErr w:type="spellStart"/>
      <w:r w:rsidRPr="00E249F5">
        <w:rPr>
          <w:rFonts w:ascii="Arrus" w:hAnsi="Arrus"/>
          <w:b/>
          <w:bCs/>
          <w:sz w:val="22"/>
          <w:szCs w:val="28"/>
          <w:lang w:val="en-IN"/>
        </w:rPr>
        <w:t>Madarsa</w:t>
      </w:r>
      <w:proofErr w:type="spellEnd"/>
      <w:r w:rsidRPr="00E249F5">
        <w:rPr>
          <w:rFonts w:ascii="Arrus" w:hAnsi="Arrus"/>
          <w:b/>
          <w:bCs/>
          <w:sz w:val="22"/>
          <w:szCs w:val="28"/>
          <w:lang w:val="en-IN"/>
        </w:rPr>
        <w:t xml:space="preserve"> Education</w:t>
      </w:r>
      <w:r w:rsidRPr="00E249F5">
        <w:rPr>
          <w:rFonts w:ascii="Arrus" w:hAnsi="Arrus"/>
          <w:sz w:val="22"/>
          <w:szCs w:val="28"/>
          <w:lang w:val="en-IN"/>
        </w:rPr>
        <w:t xml:space="preserve">, primarily comprising members from the Muslim community, to oversee and standardize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education.</w:t>
      </w:r>
    </w:p>
    <w:p w14:paraId="417CF530" w14:textId="77777777" w:rsidR="00E249F5" w:rsidRPr="00E249F5" w:rsidRDefault="00E249F5" w:rsidP="00C63F66">
      <w:pPr>
        <w:pStyle w:val="NormalWeb"/>
        <w:numPr>
          <w:ilvl w:val="0"/>
          <w:numId w:val="170"/>
        </w:numPr>
        <w:spacing w:before="96" w:after="120"/>
        <w:rPr>
          <w:rFonts w:ascii="Arrus" w:hAnsi="Arrus"/>
          <w:sz w:val="22"/>
          <w:szCs w:val="28"/>
          <w:lang w:val="en-IN"/>
        </w:rPr>
      </w:pPr>
      <w:r w:rsidRPr="00E249F5">
        <w:rPr>
          <w:rFonts w:ascii="Arrus" w:hAnsi="Arrus"/>
          <w:b/>
          <w:bCs/>
          <w:sz w:val="22"/>
          <w:szCs w:val="28"/>
          <w:lang w:val="en-IN"/>
        </w:rPr>
        <w:t xml:space="preserve">Roles and Functions of the </w:t>
      </w:r>
      <w:proofErr w:type="spellStart"/>
      <w:r w:rsidRPr="00E249F5">
        <w:rPr>
          <w:rFonts w:ascii="Arrus" w:hAnsi="Arrus"/>
          <w:b/>
          <w:bCs/>
          <w:sz w:val="22"/>
          <w:szCs w:val="28"/>
          <w:lang w:val="en-IN"/>
        </w:rPr>
        <w:t>Madarsa</w:t>
      </w:r>
      <w:proofErr w:type="spellEnd"/>
      <w:r w:rsidRPr="00E249F5">
        <w:rPr>
          <w:rFonts w:ascii="Arrus" w:hAnsi="Arrus"/>
          <w:b/>
          <w:bCs/>
          <w:sz w:val="22"/>
          <w:szCs w:val="28"/>
          <w:lang w:val="en-IN"/>
        </w:rPr>
        <w:t xml:space="preserve"> Board</w:t>
      </w:r>
    </w:p>
    <w:p w14:paraId="71D6F75E" w14:textId="77777777" w:rsidR="00E249F5" w:rsidRPr="00E249F5" w:rsidRDefault="00E249F5" w:rsidP="00C63F66">
      <w:pPr>
        <w:pStyle w:val="NormalWeb"/>
        <w:numPr>
          <w:ilvl w:val="1"/>
          <w:numId w:val="170"/>
        </w:numPr>
        <w:spacing w:before="96" w:after="120"/>
        <w:rPr>
          <w:rFonts w:ascii="Arrus" w:hAnsi="Arrus"/>
          <w:sz w:val="22"/>
          <w:szCs w:val="28"/>
          <w:lang w:val="en-IN"/>
        </w:rPr>
      </w:pPr>
      <w:r w:rsidRPr="00E249F5">
        <w:rPr>
          <w:rFonts w:ascii="Arrus" w:hAnsi="Arrus"/>
          <w:sz w:val="22"/>
          <w:szCs w:val="28"/>
          <w:lang w:val="en-IN"/>
        </w:rPr>
        <w:t>Under Section 9 of the Act, the Board’s responsibilities include designing course material and conducting exams.</w:t>
      </w:r>
    </w:p>
    <w:p w14:paraId="5EDCD58C" w14:textId="77777777" w:rsidR="00E249F5" w:rsidRPr="00E249F5" w:rsidRDefault="00E249F5" w:rsidP="00C63F66">
      <w:pPr>
        <w:pStyle w:val="NormalWeb"/>
        <w:numPr>
          <w:ilvl w:val="1"/>
          <w:numId w:val="170"/>
        </w:numPr>
        <w:spacing w:before="96" w:after="120"/>
        <w:rPr>
          <w:rFonts w:ascii="Arrus" w:hAnsi="Arrus"/>
          <w:sz w:val="22"/>
          <w:szCs w:val="28"/>
          <w:lang w:val="en-IN"/>
        </w:rPr>
      </w:pPr>
      <w:r w:rsidRPr="00E249F5">
        <w:rPr>
          <w:rFonts w:ascii="Arrus" w:hAnsi="Arrus"/>
          <w:sz w:val="22"/>
          <w:szCs w:val="28"/>
          <w:lang w:val="en-IN"/>
        </w:rPr>
        <w:t>It provides standardized examinations for courses ranging from ‘Maulvi’ (equivalent to Class 10) to ‘Fazil’ (equivalent to a Master's degree).</w:t>
      </w:r>
    </w:p>
    <w:p w14:paraId="58F93433" w14:textId="77777777" w:rsidR="00E249F5" w:rsidRPr="00E249F5" w:rsidRDefault="00E249F5" w:rsidP="00E249F5">
      <w:pPr>
        <w:pStyle w:val="NormalWeb"/>
        <w:spacing w:before="96" w:after="120"/>
        <w:ind w:firstLine="720"/>
        <w:rPr>
          <w:rFonts w:ascii="Arrus" w:hAnsi="Arrus"/>
          <w:b/>
          <w:bCs/>
          <w:sz w:val="22"/>
          <w:szCs w:val="28"/>
          <w:lang w:val="en-IN"/>
        </w:rPr>
      </w:pPr>
      <w:r w:rsidRPr="00E249F5">
        <w:rPr>
          <w:rFonts w:ascii="Arrus" w:hAnsi="Arrus"/>
          <w:b/>
          <w:bCs/>
          <w:sz w:val="22"/>
          <w:szCs w:val="28"/>
          <w:lang w:val="en-IN"/>
        </w:rPr>
        <w:t>Background of the present case</w:t>
      </w:r>
    </w:p>
    <w:p w14:paraId="6B546849" w14:textId="77777777" w:rsidR="00E249F5" w:rsidRPr="00E249F5" w:rsidRDefault="00E249F5" w:rsidP="00C63F66">
      <w:pPr>
        <w:pStyle w:val="NormalWeb"/>
        <w:numPr>
          <w:ilvl w:val="0"/>
          <w:numId w:val="171"/>
        </w:numPr>
        <w:spacing w:before="96" w:after="120"/>
        <w:rPr>
          <w:rFonts w:ascii="Arrus" w:hAnsi="Arrus"/>
          <w:sz w:val="22"/>
          <w:szCs w:val="28"/>
          <w:lang w:val="en-IN"/>
        </w:rPr>
      </w:pPr>
      <w:r w:rsidRPr="00E249F5">
        <w:rPr>
          <w:rFonts w:ascii="Arrus" w:hAnsi="Arrus"/>
          <w:b/>
          <w:bCs/>
          <w:sz w:val="22"/>
          <w:szCs w:val="28"/>
          <w:lang w:val="en-IN"/>
        </w:rPr>
        <w:lastRenderedPageBreak/>
        <w:t>Legal Challenge to the Act</w:t>
      </w:r>
    </w:p>
    <w:p w14:paraId="2031979B" w14:textId="77777777" w:rsidR="00E249F5" w:rsidRPr="00E249F5" w:rsidRDefault="00E249F5" w:rsidP="00C63F66">
      <w:pPr>
        <w:pStyle w:val="NormalWeb"/>
        <w:numPr>
          <w:ilvl w:val="1"/>
          <w:numId w:val="171"/>
        </w:numPr>
        <w:spacing w:before="96" w:after="120"/>
        <w:rPr>
          <w:rFonts w:ascii="Arrus" w:hAnsi="Arrus"/>
          <w:sz w:val="22"/>
          <w:szCs w:val="28"/>
          <w:lang w:val="en-IN"/>
        </w:rPr>
      </w:pPr>
      <w:r w:rsidRPr="00E249F5">
        <w:rPr>
          <w:rFonts w:ascii="Arrus" w:hAnsi="Arrus"/>
          <w:sz w:val="22"/>
          <w:szCs w:val="28"/>
          <w:lang w:val="en-IN"/>
        </w:rPr>
        <w:t xml:space="preserve">A lawyer filed a petition against the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Act, arguing that it violated several constitutional provisions:</w:t>
      </w:r>
    </w:p>
    <w:p w14:paraId="2991DC1E" w14:textId="77777777" w:rsidR="00E249F5" w:rsidRPr="00E249F5" w:rsidRDefault="00E249F5" w:rsidP="00C63F66">
      <w:pPr>
        <w:pStyle w:val="NormalWeb"/>
        <w:numPr>
          <w:ilvl w:val="2"/>
          <w:numId w:val="171"/>
        </w:numPr>
        <w:spacing w:before="96" w:after="120"/>
        <w:rPr>
          <w:rFonts w:ascii="Arrus" w:hAnsi="Arrus"/>
          <w:sz w:val="22"/>
          <w:szCs w:val="28"/>
          <w:lang w:val="en-IN"/>
        </w:rPr>
      </w:pPr>
      <w:r w:rsidRPr="00E249F5">
        <w:rPr>
          <w:rFonts w:ascii="Arrus" w:hAnsi="Arrus"/>
          <w:b/>
          <w:bCs/>
          <w:sz w:val="22"/>
          <w:szCs w:val="28"/>
          <w:lang w:val="en-IN"/>
        </w:rPr>
        <w:t>Article 14</w:t>
      </w:r>
      <w:r w:rsidRPr="00E249F5">
        <w:rPr>
          <w:rFonts w:ascii="Arrus" w:hAnsi="Arrus"/>
          <w:sz w:val="22"/>
          <w:szCs w:val="28"/>
          <w:lang w:val="en-IN"/>
        </w:rPr>
        <w:t>: Right to equality before the law</w:t>
      </w:r>
    </w:p>
    <w:p w14:paraId="5BB63753" w14:textId="77777777" w:rsidR="00E249F5" w:rsidRPr="00E249F5" w:rsidRDefault="00E249F5" w:rsidP="00C63F66">
      <w:pPr>
        <w:pStyle w:val="NormalWeb"/>
        <w:numPr>
          <w:ilvl w:val="2"/>
          <w:numId w:val="171"/>
        </w:numPr>
        <w:spacing w:before="96" w:after="120"/>
        <w:rPr>
          <w:rFonts w:ascii="Arrus" w:hAnsi="Arrus"/>
          <w:sz w:val="22"/>
          <w:szCs w:val="28"/>
          <w:lang w:val="en-IN"/>
        </w:rPr>
      </w:pPr>
      <w:r w:rsidRPr="00E249F5">
        <w:rPr>
          <w:rFonts w:ascii="Arrus" w:hAnsi="Arrus"/>
          <w:b/>
          <w:bCs/>
          <w:sz w:val="22"/>
          <w:szCs w:val="28"/>
          <w:lang w:val="en-IN"/>
        </w:rPr>
        <w:t>Article 15</w:t>
      </w:r>
      <w:r w:rsidRPr="00E249F5">
        <w:rPr>
          <w:rFonts w:ascii="Arrus" w:hAnsi="Arrus"/>
          <w:sz w:val="22"/>
          <w:szCs w:val="28"/>
          <w:lang w:val="en-IN"/>
        </w:rPr>
        <w:t>: Prohibition of discrimination on religious grounds</w:t>
      </w:r>
    </w:p>
    <w:p w14:paraId="78754F7A" w14:textId="77777777" w:rsidR="00E249F5" w:rsidRPr="00E249F5" w:rsidRDefault="00E249F5" w:rsidP="00C63F66">
      <w:pPr>
        <w:pStyle w:val="NormalWeb"/>
        <w:numPr>
          <w:ilvl w:val="2"/>
          <w:numId w:val="171"/>
        </w:numPr>
        <w:spacing w:before="96" w:after="120"/>
        <w:rPr>
          <w:rFonts w:ascii="Arrus" w:hAnsi="Arrus"/>
          <w:sz w:val="22"/>
          <w:szCs w:val="28"/>
          <w:lang w:val="en-IN"/>
        </w:rPr>
      </w:pPr>
      <w:r w:rsidRPr="00E249F5">
        <w:rPr>
          <w:rFonts w:ascii="Arrus" w:hAnsi="Arrus"/>
          <w:b/>
          <w:bCs/>
          <w:sz w:val="22"/>
          <w:szCs w:val="28"/>
          <w:lang w:val="en-IN"/>
        </w:rPr>
        <w:t>Article 21-A</w:t>
      </w:r>
      <w:r w:rsidRPr="00E249F5">
        <w:rPr>
          <w:rFonts w:ascii="Arrus" w:hAnsi="Arrus"/>
          <w:sz w:val="22"/>
          <w:szCs w:val="28"/>
          <w:lang w:val="en-IN"/>
        </w:rPr>
        <w:t>: Right to free and compulsory education for children aged 6 to 14</w:t>
      </w:r>
    </w:p>
    <w:p w14:paraId="477703D7" w14:textId="77777777" w:rsidR="00E249F5" w:rsidRPr="00E249F5" w:rsidRDefault="00E249F5" w:rsidP="00C63F66">
      <w:pPr>
        <w:pStyle w:val="NormalWeb"/>
        <w:numPr>
          <w:ilvl w:val="1"/>
          <w:numId w:val="171"/>
        </w:numPr>
        <w:spacing w:before="96" w:after="120"/>
        <w:rPr>
          <w:rFonts w:ascii="Arrus" w:hAnsi="Arrus"/>
          <w:sz w:val="22"/>
          <w:szCs w:val="28"/>
          <w:lang w:val="en-IN"/>
        </w:rPr>
      </w:pPr>
      <w:r w:rsidRPr="00E249F5">
        <w:rPr>
          <w:rFonts w:ascii="Arrus" w:hAnsi="Arrus"/>
          <w:sz w:val="22"/>
          <w:szCs w:val="28"/>
          <w:lang w:val="en-IN"/>
        </w:rPr>
        <w:t>The petitioner claimed that the Act did not provide quality compulsory education up to Class 8 or universal access to quality education, as mandated by Article 21-A.</w:t>
      </w:r>
    </w:p>
    <w:p w14:paraId="3BDB2726" w14:textId="77777777" w:rsidR="00E249F5" w:rsidRPr="00E249F5" w:rsidRDefault="00E249F5" w:rsidP="00C63F66">
      <w:pPr>
        <w:pStyle w:val="NormalWeb"/>
        <w:numPr>
          <w:ilvl w:val="0"/>
          <w:numId w:val="171"/>
        </w:numPr>
        <w:spacing w:before="96" w:after="120"/>
        <w:rPr>
          <w:rFonts w:ascii="Arrus" w:hAnsi="Arrus"/>
          <w:sz w:val="22"/>
          <w:szCs w:val="28"/>
          <w:lang w:val="en-IN"/>
        </w:rPr>
      </w:pPr>
      <w:r w:rsidRPr="00E249F5">
        <w:rPr>
          <w:rFonts w:ascii="Arrus" w:hAnsi="Arrus"/>
          <w:b/>
          <w:bCs/>
          <w:sz w:val="22"/>
          <w:szCs w:val="28"/>
          <w:lang w:val="en-IN"/>
        </w:rPr>
        <w:t xml:space="preserve">Matter reaches </w:t>
      </w:r>
      <w:proofErr w:type="spellStart"/>
      <w:r w:rsidRPr="00E249F5">
        <w:rPr>
          <w:rFonts w:ascii="Arrus" w:hAnsi="Arrus"/>
          <w:b/>
          <w:bCs/>
          <w:sz w:val="22"/>
          <w:szCs w:val="28"/>
          <w:lang w:val="en-IN"/>
        </w:rPr>
        <w:t>Allhabad</w:t>
      </w:r>
      <w:proofErr w:type="spellEnd"/>
      <w:r w:rsidRPr="00E249F5">
        <w:rPr>
          <w:rFonts w:ascii="Arrus" w:hAnsi="Arrus"/>
          <w:b/>
          <w:bCs/>
          <w:sz w:val="22"/>
          <w:szCs w:val="28"/>
          <w:lang w:val="en-IN"/>
        </w:rPr>
        <w:t xml:space="preserve"> HC</w:t>
      </w:r>
    </w:p>
    <w:p w14:paraId="6179A0B0" w14:textId="77777777" w:rsidR="00E249F5" w:rsidRPr="00E249F5" w:rsidRDefault="00E249F5" w:rsidP="00C63F66">
      <w:pPr>
        <w:pStyle w:val="NormalWeb"/>
        <w:numPr>
          <w:ilvl w:val="1"/>
          <w:numId w:val="171"/>
        </w:numPr>
        <w:spacing w:before="96" w:after="120"/>
        <w:rPr>
          <w:rFonts w:ascii="Arrus" w:hAnsi="Arrus"/>
          <w:sz w:val="22"/>
          <w:szCs w:val="28"/>
          <w:lang w:val="en-IN"/>
        </w:rPr>
      </w:pPr>
      <w:r w:rsidRPr="00E249F5">
        <w:rPr>
          <w:rFonts w:ascii="Arrus" w:hAnsi="Arrus"/>
          <w:sz w:val="22"/>
          <w:szCs w:val="28"/>
          <w:lang w:val="en-IN"/>
        </w:rPr>
        <w:t>Key Issues Raised Before the Allahabad High Court</w:t>
      </w:r>
    </w:p>
    <w:p w14:paraId="12166F82" w14:textId="77777777" w:rsidR="00E249F5" w:rsidRPr="00E249F5" w:rsidRDefault="00E249F5" w:rsidP="00C63F66">
      <w:pPr>
        <w:pStyle w:val="NormalWeb"/>
        <w:numPr>
          <w:ilvl w:val="2"/>
          <w:numId w:val="171"/>
        </w:numPr>
        <w:spacing w:before="96" w:after="120"/>
        <w:rPr>
          <w:rFonts w:ascii="Arrus" w:hAnsi="Arrus"/>
          <w:sz w:val="22"/>
          <w:szCs w:val="28"/>
          <w:lang w:val="en-IN"/>
        </w:rPr>
      </w:pPr>
      <w:r w:rsidRPr="00E249F5">
        <w:rPr>
          <w:rFonts w:ascii="Arrus" w:hAnsi="Arrus"/>
          <w:b/>
          <w:bCs/>
          <w:sz w:val="22"/>
          <w:szCs w:val="28"/>
          <w:lang w:val="en-IN"/>
        </w:rPr>
        <w:t xml:space="preserve">Secularism and the </w:t>
      </w:r>
      <w:proofErr w:type="spellStart"/>
      <w:r w:rsidRPr="00E249F5">
        <w:rPr>
          <w:rFonts w:ascii="Arrus" w:hAnsi="Arrus"/>
          <w:b/>
          <w:bCs/>
          <w:sz w:val="22"/>
          <w:szCs w:val="28"/>
          <w:lang w:val="en-IN"/>
        </w:rPr>
        <w:t>Madarsa</w:t>
      </w:r>
      <w:proofErr w:type="spellEnd"/>
      <w:r w:rsidRPr="00E249F5">
        <w:rPr>
          <w:rFonts w:ascii="Arrus" w:hAnsi="Arrus"/>
          <w:b/>
          <w:bCs/>
          <w:sz w:val="22"/>
          <w:szCs w:val="28"/>
          <w:lang w:val="en-IN"/>
        </w:rPr>
        <w:t xml:space="preserve"> Act</w:t>
      </w:r>
      <w:r w:rsidRPr="00E249F5">
        <w:rPr>
          <w:rFonts w:ascii="Arrus" w:hAnsi="Arrus"/>
          <w:sz w:val="22"/>
          <w:szCs w:val="28"/>
          <w:lang w:val="en-IN"/>
        </w:rPr>
        <w:t xml:space="preserve">: Whether the provisions of the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Act align with secularism.</w:t>
      </w:r>
    </w:p>
    <w:p w14:paraId="01C09377" w14:textId="77777777" w:rsidR="00E249F5" w:rsidRPr="00E249F5" w:rsidRDefault="00E249F5" w:rsidP="00C63F66">
      <w:pPr>
        <w:pStyle w:val="NormalWeb"/>
        <w:numPr>
          <w:ilvl w:val="2"/>
          <w:numId w:val="171"/>
        </w:numPr>
        <w:spacing w:before="96" w:after="120"/>
        <w:rPr>
          <w:rFonts w:ascii="Arrus" w:hAnsi="Arrus"/>
          <w:sz w:val="22"/>
          <w:szCs w:val="28"/>
          <w:lang w:val="en-IN"/>
        </w:rPr>
      </w:pPr>
      <w:r w:rsidRPr="00E249F5">
        <w:rPr>
          <w:rFonts w:ascii="Arrus" w:hAnsi="Arrus"/>
          <w:b/>
          <w:bCs/>
          <w:sz w:val="22"/>
          <w:szCs w:val="28"/>
          <w:lang w:val="en-IN"/>
        </w:rPr>
        <w:t>Religious Exclusivity in Board Membership</w:t>
      </w:r>
      <w:r w:rsidRPr="00E249F5">
        <w:rPr>
          <w:rFonts w:ascii="Arrus" w:hAnsi="Arrus"/>
          <w:sz w:val="22"/>
          <w:szCs w:val="28"/>
          <w:lang w:val="en-IN"/>
        </w:rPr>
        <w:t>: The Act’s requirement for Board members to belong to a specific religion was questioned, with arguments for allowing members from diverse backgrounds with expertise in education, regardless of religion.</w:t>
      </w:r>
    </w:p>
    <w:p w14:paraId="53E5E969" w14:textId="77777777" w:rsidR="00E249F5" w:rsidRPr="00E249F5" w:rsidRDefault="00E249F5" w:rsidP="00C63F66">
      <w:pPr>
        <w:pStyle w:val="NormalWeb"/>
        <w:numPr>
          <w:ilvl w:val="2"/>
          <w:numId w:val="171"/>
        </w:numPr>
        <w:spacing w:before="96" w:after="120"/>
        <w:rPr>
          <w:rFonts w:ascii="Arrus" w:hAnsi="Arrus"/>
          <w:sz w:val="22"/>
          <w:szCs w:val="28"/>
          <w:lang w:val="en-IN"/>
        </w:rPr>
      </w:pPr>
      <w:r w:rsidRPr="00E249F5">
        <w:rPr>
          <w:rFonts w:ascii="Arrus" w:hAnsi="Arrus"/>
          <w:b/>
          <w:bCs/>
          <w:sz w:val="22"/>
          <w:szCs w:val="28"/>
          <w:lang w:val="en-IN"/>
        </w:rPr>
        <w:t>Administration Under the Minority Welfare Department</w:t>
      </w:r>
      <w:r w:rsidRPr="00E249F5">
        <w:rPr>
          <w:rFonts w:ascii="Arrus" w:hAnsi="Arrus"/>
          <w:sz w:val="22"/>
          <w:szCs w:val="28"/>
          <w:lang w:val="en-IN"/>
        </w:rPr>
        <w:t>: Whether it was arbitrary to place the Board under the Minority Welfare Department instead of the Education Ministry.</w:t>
      </w:r>
    </w:p>
    <w:p w14:paraId="36384F4B" w14:textId="77777777" w:rsidR="00E249F5" w:rsidRPr="00E249F5" w:rsidRDefault="00E249F5" w:rsidP="00C63F66">
      <w:pPr>
        <w:pStyle w:val="NormalWeb"/>
        <w:numPr>
          <w:ilvl w:val="2"/>
          <w:numId w:val="171"/>
        </w:numPr>
        <w:spacing w:before="96" w:after="120"/>
        <w:rPr>
          <w:rFonts w:ascii="Arrus" w:hAnsi="Arrus"/>
          <w:sz w:val="22"/>
          <w:szCs w:val="28"/>
          <w:lang w:val="en-IN"/>
        </w:rPr>
      </w:pPr>
      <w:r w:rsidRPr="00E249F5">
        <w:rPr>
          <w:rFonts w:ascii="Arrus" w:hAnsi="Arrus"/>
          <w:b/>
          <w:bCs/>
          <w:sz w:val="22"/>
          <w:szCs w:val="28"/>
          <w:lang w:val="en-IN"/>
        </w:rPr>
        <w:t>Access to Educational Expertise and Policies</w:t>
      </w:r>
      <w:r w:rsidRPr="00E249F5">
        <w:rPr>
          <w:rFonts w:ascii="Arrus" w:hAnsi="Arrus"/>
          <w:sz w:val="22"/>
          <w:szCs w:val="28"/>
          <w:lang w:val="en-IN"/>
        </w:rPr>
        <w:t xml:space="preserve">: Whether it was unfair to deny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students access to educational experts and their policies, which could enhance the quality of education provided in </w:t>
      </w:r>
      <w:proofErr w:type="spellStart"/>
      <w:r w:rsidRPr="00E249F5">
        <w:rPr>
          <w:rFonts w:ascii="Arrus" w:hAnsi="Arrus"/>
          <w:sz w:val="22"/>
          <w:szCs w:val="28"/>
          <w:lang w:val="en-IN"/>
        </w:rPr>
        <w:t>madarsas</w:t>
      </w:r>
      <w:proofErr w:type="spellEnd"/>
      <w:r w:rsidRPr="00E249F5">
        <w:rPr>
          <w:rFonts w:ascii="Arrus" w:hAnsi="Arrus"/>
          <w:sz w:val="22"/>
          <w:szCs w:val="28"/>
          <w:lang w:val="en-IN"/>
        </w:rPr>
        <w:t>.</w:t>
      </w:r>
    </w:p>
    <w:p w14:paraId="2946BB2D" w14:textId="77777777" w:rsidR="00E249F5" w:rsidRPr="00E249F5" w:rsidRDefault="00E249F5" w:rsidP="00C63F66">
      <w:pPr>
        <w:pStyle w:val="NormalWeb"/>
        <w:numPr>
          <w:ilvl w:val="0"/>
          <w:numId w:val="171"/>
        </w:numPr>
        <w:spacing w:before="96" w:after="120"/>
        <w:rPr>
          <w:rFonts w:ascii="Arrus" w:hAnsi="Arrus"/>
          <w:sz w:val="22"/>
          <w:szCs w:val="28"/>
          <w:lang w:val="en-IN"/>
        </w:rPr>
      </w:pPr>
      <w:r w:rsidRPr="00E249F5">
        <w:rPr>
          <w:rFonts w:ascii="Arrus" w:hAnsi="Arrus"/>
          <w:b/>
          <w:bCs/>
          <w:sz w:val="22"/>
          <w:szCs w:val="28"/>
          <w:lang w:val="en-IN"/>
        </w:rPr>
        <w:t>Key highlights of the Judgement by Allahabad HC</w:t>
      </w:r>
    </w:p>
    <w:p w14:paraId="19877967" w14:textId="77777777" w:rsidR="00E249F5" w:rsidRPr="00E249F5" w:rsidRDefault="00E249F5" w:rsidP="00C63F66">
      <w:pPr>
        <w:pStyle w:val="NormalWeb"/>
        <w:numPr>
          <w:ilvl w:val="1"/>
          <w:numId w:val="171"/>
        </w:numPr>
        <w:spacing w:before="96" w:after="120"/>
        <w:rPr>
          <w:rFonts w:ascii="Arrus" w:hAnsi="Arrus"/>
          <w:sz w:val="22"/>
          <w:szCs w:val="28"/>
          <w:lang w:val="en-IN"/>
        </w:rPr>
      </w:pPr>
      <w:r w:rsidRPr="00E249F5">
        <w:rPr>
          <w:rFonts w:ascii="Arrus" w:hAnsi="Arrus"/>
          <w:sz w:val="22"/>
          <w:szCs w:val="28"/>
          <w:lang w:val="en-IN"/>
        </w:rPr>
        <w:t xml:space="preserve">Allahabad High Court declared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Act to be unconstitutional.</w:t>
      </w:r>
    </w:p>
    <w:p w14:paraId="7D4925E7" w14:textId="77777777" w:rsidR="00E249F5" w:rsidRPr="00E249F5" w:rsidRDefault="00E249F5" w:rsidP="00C63F66">
      <w:pPr>
        <w:pStyle w:val="NormalWeb"/>
        <w:numPr>
          <w:ilvl w:val="1"/>
          <w:numId w:val="171"/>
        </w:numPr>
        <w:spacing w:before="96" w:after="120"/>
        <w:rPr>
          <w:rFonts w:ascii="Arrus" w:hAnsi="Arrus"/>
          <w:sz w:val="22"/>
          <w:szCs w:val="28"/>
          <w:lang w:val="en-IN"/>
        </w:rPr>
      </w:pPr>
      <w:r w:rsidRPr="00E249F5">
        <w:rPr>
          <w:rFonts w:ascii="Arrus" w:hAnsi="Arrus"/>
          <w:sz w:val="22"/>
          <w:szCs w:val="28"/>
          <w:lang w:val="en-IN"/>
        </w:rPr>
        <w:lastRenderedPageBreak/>
        <w:t xml:space="preserve">It directed the State to take steps forthwith for accommodating the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students in regular schools recognized under various education Boards.</w:t>
      </w:r>
    </w:p>
    <w:p w14:paraId="7A4005AD" w14:textId="77777777" w:rsidR="00E249F5" w:rsidRPr="00E249F5" w:rsidRDefault="00E249F5" w:rsidP="00C63F66">
      <w:pPr>
        <w:pStyle w:val="NormalWeb"/>
        <w:numPr>
          <w:ilvl w:val="0"/>
          <w:numId w:val="171"/>
        </w:numPr>
        <w:spacing w:before="96" w:after="120"/>
        <w:rPr>
          <w:rFonts w:ascii="Arrus" w:hAnsi="Arrus"/>
          <w:sz w:val="22"/>
          <w:szCs w:val="28"/>
          <w:lang w:val="en-IN"/>
        </w:rPr>
      </w:pPr>
      <w:r w:rsidRPr="00E249F5">
        <w:rPr>
          <w:rFonts w:ascii="Arrus" w:hAnsi="Arrus"/>
          <w:b/>
          <w:bCs/>
          <w:sz w:val="22"/>
          <w:szCs w:val="28"/>
          <w:lang w:val="en-IN"/>
        </w:rPr>
        <w:t>Matter reached to SC</w:t>
      </w:r>
    </w:p>
    <w:p w14:paraId="0526BA4F" w14:textId="77777777" w:rsidR="00E249F5" w:rsidRPr="00E249F5" w:rsidRDefault="00E249F5" w:rsidP="00C63F66">
      <w:pPr>
        <w:pStyle w:val="NormalWeb"/>
        <w:numPr>
          <w:ilvl w:val="1"/>
          <w:numId w:val="171"/>
        </w:numPr>
        <w:spacing w:before="96" w:after="120"/>
        <w:rPr>
          <w:rFonts w:ascii="Arrus" w:hAnsi="Arrus"/>
          <w:sz w:val="22"/>
          <w:szCs w:val="28"/>
          <w:lang w:val="en-IN"/>
        </w:rPr>
      </w:pPr>
      <w:r w:rsidRPr="00E249F5">
        <w:rPr>
          <w:rFonts w:ascii="Arrus" w:hAnsi="Arrus"/>
          <w:sz w:val="22"/>
          <w:szCs w:val="28"/>
          <w:lang w:val="en-IN"/>
        </w:rPr>
        <w:t xml:space="preserve">In April 2024, the Supreme Court stayed the Allahabad High Court's judgment, noting that while the state has a valid interest in ensuring quality education for students, the High Court erred in striking down the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Act.</w:t>
      </w:r>
    </w:p>
    <w:p w14:paraId="39C610F0" w14:textId="77777777" w:rsidR="00E249F5" w:rsidRPr="00E249F5" w:rsidRDefault="00E249F5" w:rsidP="00C63F66">
      <w:pPr>
        <w:pStyle w:val="NormalWeb"/>
        <w:numPr>
          <w:ilvl w:val="1"/>
          <w:numId w:val="171"/>
        </w:numPr>
        <w:spacing w:before="96" w:after="120"/>
        <w:rPr>
          <w:rFonts w:ascii="Arrus" w:hAnsi="Arrus"/>
          <w:sz w:val="22"/>
          <w:szCs w:val="28"/>
          <w:lang w:val="en-IN"/>
        </w:rPr>
      </w:pPr>
      <w:r w:rsidRPr="00E249F5">
        <w:rPr>
          <w:rFonts w:ascii="Arrus" w:hAnsi="Arrus"/>
          <w:sz w:val="22"/>
          <w:szCs w:val="28"/>
          <w:lang w:val="en-IN"/>
        </w:rPr>
        <w:t>The Apex Court observed that the Act was primarily regulatory and did not warrant complete invalidation.</w:t>
      </w:r>
    </w:p>
    <w:p w14:paraId="7E848F6A" w14:textId="77777777" w:rsidR="00E249F5" w:rsidRPr="00E249F5" w:rsidRDefault="00E249F5" w:rsidP="00E249F5">
      <w:pPr>
        <w:pStyle w:val="NormalWeb"/>
        <w:spacing w:before="96" w:after="120"/>
        <w:ind w:firstLine="720"/>
        <w:rPr>
          <w:rFonts w:ascii="Arrus" w:hAnsi="Arrus"/>
          <w:b/>
          <w:bCs/>
          <w:sz w:val="22"/>
          <w:szCs w:val="28"/>
          <w:lang w:val="en-IN"/>
        </w:rPr>
      </w:pPr>
      <w:r w:rsidRPr="00E249F5">
        <w:rPr>
          <w:rFonts w:ascii="Arrus" w:hAnsi="Arrus"/>
          <w:b/>
          <w:bCs/>
          <w:sz w:val="22"/>
          <w:szCs w:val="28"/>
          <w:lang w:val="en-IN"/>
        </w:rPr>
        <w:t>Final Verdict by the SC</w:t>
      </w:r>
    </w:p>
    <w:p w14:paraId="3E7ED99B" w14:textId="77777777" w:rsidR="00E249F5" w:rsidRPr="00E249F5" w:rsidRDefault="00E249F5" w:rsidP="00C63F66">
      <w:pPr>
        <w:pStyle w:val="NormalWeb"/>
        <w:numPr>
          <w:ilvl w:val="0"/>
          <w:numId w:val="172"/>
        </w:numPr>
        <w:spacing w:before="96" w:after="120"/>
        <w:rPr>
          <w:rFonts w:ascii="Arrus" w:hAnsi="Arrus"/>
          <w:sz w:val="22"/>
          <w:szCs w:val="28"/>
          <w:lang w:val="en-IN"/>
        </w:rPr>
      </w:pPr>
      <w:r w:rsidRPr="00E249F5">
        <w:rPr>
          <w:rFonts w:ascii="Arrus" w:hAnsi="Arrus"/>
          <w:b/>
          <w:bCs/>
          <w:sz w:val="22"/>
          <w:szCs w:val="28"/>
          <w:lang w:val="en-IN"/>
        </w:rPr>
        <w:t>Arguments before SC</w:t>
      </w:r>
    </w:p>
    <w:p w14:paraId="236EF224" w14:textId="77777777" w:rsidR="00E249F5" w:rsidRPr="00E249F5" w:rsidRDefault="00E249F5" w:rsidP="00C63F66">
      <w:pPr>
        <w:pStyle w:val="NormalWeb"/>
        <w:numPr>
          <w:ilvl w:val="1"/>
          <w:numId w:val="172"/>
        </w:numPr>
        <w:spacing w:before="96" w:after="120"/>
        <w:rPr>
          <w:rFonts w:ascii="Arrus" w:hAnsi="Arrus"/>
          <w:sz w:val="22"/>
          <w:szCs w:val="28"/>
          <w:lang w:val="en-IN"/>
        </w:rPr>
      </w:pPr>
      <w:r w:rsidRPr="00E249F5">
        <w:rPr>
          <w:rFonts w:ascii="Arrus" w:hAnsi="Arrus"/>
          <w:b/>
          <w:bCs/>
          <w:sz w:val="22"/>
          <w:szCs w:val="28"/>
          <w:lang w:val="en-IN"/>
        </w:rPr>
        <w:t>Religious Education vs. Religious Instruction</w:t>
      </w:r>
    </w:p>
    <w:p w14:paraId="724C18F4" w14:textId="77777777" w:rsidR="00E249F5" w:rsidRPr="00E249F5" w:rsidRDefault="00E249F5" w:rsidP="00C63F66">
      <w:pPr>
        <w:pStyle w:val="NormalWeb"/>
        <w:numPr>
          <w:ilvl w:val="2"/>
          <w:numId w:val="172"/>
        </w:numPr>
        <w:spacing w:before="96" w:after="120"/>
        <w:rPr>
          <w:rFonts w:ascii="Arrus" w:hAnsi="Arrus"/>
          <w:sz w:val="22"/>
          <w:szCs w:val="28"/>
          <w:lang w:val="en-IN"/>
        </w:rPr>
      </w:pPr>
      <w:r w:rsidRPr="00E249F5">
        <w:rPr>
          <w:rFonts w:ascii="Arrus" w:hAnsi="Arrus"/>
          <w:sz w:val="22"/>
          <w:szCs w:val="28"/>
          <w:lang w:val="en-IN"/>
        </w:rPr>
        <w:t xml:space="preserve">The Court explored whether </w:t>
      </w:r>
      <w:proofErr w:type="spellStart"/>
      <w:r w:rsidRPr="00E249F5">
        <w:rPr>
          <w:rFonts w:ascii="Arrus" w:hAnsi="Arrus"/>
          <w:sz w:val="22"/>
          <w:szCs w:val="28"/>
          <w:lang w:val="en-IN"/>
        </w:rPr>
        <w:t>madarsas</w:t>
      </w:r>
      <w:proofErr w:type="spellEnd"/>
      <w:r w:rsidRPr="00E249F5">
        <w:rPr>
          <w:rFonts w:ascii="Arrus" w:hAnsi="Arrus"/>
          <w:sz w:val="22"/>
          <w:szCs w:val="28"/>
          <w:lang w:val="en-IN"/>
        </w:rPr>
        <w:t xml:space="preserve"> impart “religious education” (learning about religions) or “religious instruction” (compulsory participation in worship).</w:t>
      </w:r>
    </w:p>
    <w:p w14:paraId="6C664C96" w14:textId="77777777" w:rsidR="00E249F5" w:rsidRPr="00E249F5" w:rsidRDefault="00E249F5" w:rsidP="00C63F66">
      <w:pPr>
        <w:pStyle w:val="NormalWeb"/>
        <w:numPr>
          <w:ilvl w:val="2"/>
          <w:numId w:val="172"/>
        </w:numPr>
        <w:spacing w:before="96" w:after="120"/>
        <w:rPr>
          <w:rFonts w:ascii="Arrus" w:hAnsi="Arrus"/>
          <w:sz w:val="22"/>
          <w:szCs w:val="28"/>
          <w:lang w:val="en-IN"/>
        </w:rPr>
      </w:pPr>
      <w:r w:rsidRPr="00E249F5">
        <w:rPr>
          <w:rFonts w:ascii="Arrus" w:hAnsi="Arrus"/>
          <w:sz w:val="22"/>
          <w:szCs w:val="28"/>
          <w:lang w:val="en-IN"/>
        </w:rPr>
        <w:t>Referring to </w:t>
      </w:r>
      <w:r w:rsidRPr="00E249F5">
        <w:rPr>
          <w:rFonts w:ascii="Arrus" w:hAnsi="Arrus"/>
          <w:b/>
          <w:bCs/>
          <w:i/>
          <w:iCs/>
          <w:sz w:val="22"/>
          <w:szCs w:val="28"/>
          <w:lang w:val="en-IN"/>
        </w:rPr>
        <w:t>Ms. Aruna Roy vs Union of India (2002)</w:t>
      </w:r>
      <w:r w:rsidRPr="00E249F5">
        <w:rPr>
          <w:rFonts w:ascii="Arrus" w:hAnsi="Arrus"/>
          <w:sz w:val="22"/>
          <w:szCs w:val="28"/>
          <w:lang w:val="en-IN"/>
        </w:rPr>
        <w:t>, the Court highlighted that while religious instruction is restricted in state-recognized institutions under Article 28, religious education aimed at promoting communal harmony is permissible.</w:t>
      </w:r>
    </w:p>
    <w:p w14:paraId="2B9511C0" w14:textId="77777777" w:rsidR="00E249F5" w:rsidRPr="00E249F5" w:rsidRDefault="00E249F5" w:rsidP="00C63F66">
      <w:pPr>
        <w:pStyle w:val="NormalWeb"/>
        <w:numPr>
          <w:ilvl w:val="1"/>
          <w:numId w:val="172"/>
        </w:numPr>
        <w:spacing w:before="96" w:after="120"/>
        <w:rPr>
          <w:rFonts w:ascii="Arrus" w:hAnsi="Arrus"/>
          <w:sz w:val="22"/>
          <w:szCs w:val="28"/>
          <w:lang w:val="en-IN"/>
        </w:rPr>
      </w:pPr>
      <w:r w:rsidRPr="00E249F5">
        <w:rPr>
          <w:rFonts w:ascii="Arrus" w:hAnsi="Arrus"/>
          <w:b/>
          <w:bCs/>
          <w:sz w:val="22"/>
          <w:szCs w:val="28"/>
          <w:lang w:val="en-IN"/>
        </w:rPr>
        <w:t>Validity of Striking Down the Entire Act</w:t>
      </w:r>
    </w:p>
    <w:p w14:paraId="10D6C4F3" w14:textId="77777777" w:rsidR="00E249F5" w:rsidRPr="00E249F5" w:rsidRDefault="00E249F5" w:rsidP="00C63F66">
      <w:pPr>
        <w:pStyle w:val="NormalWeb"/>
        <w:numPr>
          <w:ilvl w:val="2"/>
          <w:numId w:val="172"/>
        </w:numPr>
        <w:spacing w:before="96" w:after="120"/>
        <w:rPr>
          <w:rFonts w:ascii="Arrus" w:hAnsi="Arrus"/>
          <w:sz w:val="22"/>
          <w:szCs w:val="28"/>
          <w:lang w:val="en-IN"/>
        </w:rPr>
      </w:pPr>
      <w:r w:rsidRPr="00E249F5">
        <w:rPr>
          <w:rFonts w:ascii="Arrus" w:hAnsi="Arrus"/>
          <w:sz w:val="22"/>
          <w:szCs w:val="28"/>
          <w:lang w:val="en-IN"/>
        </w:rPr>
        <w:t xml:space="preserve">The Court questioned whether the High Court was justified in invalidating the entire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Act, rather than targeting specific provisions.</w:t>
      </w:r>
    </w:p>
    <w:p w14:paraId="1A4E5BB9" w14:textId="77777777" w:rsidR="00E249F5" w:rsidRPr="00E249F5" w:rsidRDefault="00E249F5" w:rsidP="00C63F66">
      <w:pPr>
        <w:pStyle w:val="NormalWeb"/>
        <w:numPr>
          <w:ilvl w:val="2"/>
          <w:numId w:val="172"/>
        </w:numPr>
        <w:spacing w:before="96" w:after="120"/>
        <w:rPr>
          <w:rFonts w:ascii="Arrus" w:hAnsi="Arrus"/>
          <w:sz w:val="22"/>
          <w:szCs w:val="28"/>
          <w:lang w:val="en-IN"/>
        </w:rPr>
      </w:pPr>
      <w:r w:rsidRPr="00E249F5">
        <w:rPr>
          <w:rFonts w:ascii="Arrus" w:hAnsi="Arrus"/>
          <w:sz w:val="22"/>
          <w:szCs w:val="28"/>
          <w:lang w:val="en-IN"/>
        </w:rPr>
        <w:t>CJI noted that discarding the entire Act would be extreme, suggesting that the state could enforce rules under the Act to promote a more secular curriculum.</w:t>
      </w:r>
    </w:p>
    <w:p w14:paraId="4B217996" w14:textId="77777777" w:rsidR="00E249F5" w:rsidRPr="00E249F5" w:rsidRDefault="00E249F5" w:rsidP="00C63F66">
      <w:pPr>
        <w:pStyle w:val="NormalWeb"/>
        <w:numPr>
          <w:ilvl w:val="0"/>
          <w:numId w:val="172"/>
        </w:numPr>
        <w:spacing w:before="96" w:after="120"/>
        <w:rPr>
          <w:rFonts w:ascii="Arrus" w:hAnsi="Arrus"/>
          <w:sz w:val="22"/>
          <w:szCs w:val="28"/>
          <w:lang w:val="en-IN"/>
        </w:rPr>
      </w:pPr>
      <w:r w:rsidRPr="00E249F5">
        <w:rPr>
          <w:rFonts w:ascii="Arrus" w:hAnsi="Arrus"/>
          <w:b/>
          <w:bCs/>
          <w:sz w:val="22"/>
          <w:szCs w:val="28"/>
          <w:lang w:val="en-IN"/>
        </w:rPr>
        <w:t>Final verdict by SC</w:t>
      </w:r>
    </w:p>
    <w:p w14:paraId="5E423DDE" w14:textId="77777777" w:rsidR="00E249F5" w:rsidRPr="00E249F5" w:rsidRDefault="00E249F5" w:rsidP="00C63F66">
      <w:pPr>
        <w:pStyle w:val="NormalWeb"/>
        <w:numPr>
          <w:ilvl w:val="1"/>
          <w:numId w:val="172"/>
        </w:numPr>
        <w:spacing w:before="96" w:after="120"/>
        <w:rPr>
          <w:rFonts w:ascii="Arrus" w:hAnsi="Arrus"/>
          <w:sz w:val="22"/>
          <w:szCs w:val="28"/>
          <w:lang w:val="en-IN"/>
        </w:rPr>
      </w:pPr>
      <w:r w:rsidRPr="00E249F5">
        <w:rPr>
          <w:rFonts w:ascii="Arrus" w:hAnsi="Arrus"/>
          <w:sz w:val="22"/>
          <w:szCs w:val="28"/>
          <w:lang w:val="en-IN"/>
        </w:rPr>
        <w:t xml:space="preserve">SC upheld the constitutional validity of the 'Uttar Pradesh Board of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Education Act 2004'.</w:t>
      </w:r>
    </w:p>
    <w:p w14:paraId="2E4C4757" w14:textId="77777777" w:rsidR="00E249F5" w:rsidRPr="00E249F5" w:rsidRDefault="00E249F5" w:rsidP="00C63F66">
      <w:pPr>
        <w:pStyle w:val="NormalWeb"/>
        <w:numPr>
          <w:ilvl w:val="1"/>
          <w:numId w:val="172"/>
        </w:numPr>
        <w:spacing w:before="96" w:after="120"/>
        <w:rPr>
          <w:rFonts w:ascii="Arrus" w:hAnsi="Arrus"/>
          <w:sz w:val="22"/>
          <w:szCs w:val="28"/>
          <w:lang w:val="en-IN"/>
        </w:rPr>
      </w:pPr>
      <w:r w:rsidRPr="00E249F5">
        <w:rPr>
          <w:rFonts w:ascii="Arrus" w:hAnsi="Arrus"/>
          <w:sz w:val="22"/>
          <w:szCs w:val="28"/>
          <w:lang w:val="en-IN"/>
        </w:rPr>
        <w:t>It set aside the Allahabad High Court's judgement which had struck it down earlier.</w:t>
      </w:r>
    </w:p>
    <w:p w14:paraId="3F599857" w14:textId="77777777" w:rsidR="00E249F5" w:rsidRPr="00E249F5" w:rsidRDefault="00E249F5" w:rsidP="00E249F5">
      <w:pPr>
        <w:pStyle w:val="NormalWeb"/>
        <w:spacing w:before="96" w:after="120"/>
        <w:ind w:firstLine="720"/>
        <w:rPr>
          <w:rFonts w:ascii="Arrus" w:hAnsi="Arrus"/>
          <w:b/>
          <w:bCs/>
          <w:sz w:val="22"/>
          <w:szCs w:val="28"/>
          <w:lang w:val="en-IN"/>
        </w:rPr>
      </w:pPr>
      <w:r w:rsidRPr="00E249F5">
        <w:rPr>
          <w:rFonts w:ascii="Arrus" w:hAnsi="Arrus"/>
          <w:b/>
          <w:bCs/>
          <w:sz w:val="22"/>
          <w:szCs w:val="28"/>
          <w:lang w:val="en-IN"/>
        </w:rPr>
        <w:lastRenderedPageBreak/>
        <w:t>Key highlights of the judgement</w:t>
      </w:r>
    </w:p>
    <w:p w14:paraId="6B36233C" w14:textId="77777777" w:rsidR="00E249F5" w:rsidRPr="00E249F5" w:rsidRDefault="00E249F5" w:rsidP="00C63F66">
      <w:pPr>
        <w:pStyle w:val="NormalWeb"/>
        <w:numPr>
          <w:ilvl w:val="0"/>
          <w:numId w:val="173"/>
        </w:numPr>
        <w:spacing w:before="96" w:after="120"/>
        <w:rPr>
          <w:rFonts w:ascii="Arrus" w:hAnsi="Arrus"/>
          <w:sz w:val="22"/>
          <w:szCs w:val="28"/>
          <w:lang w:val="en-IN"/>
        </w:rPr>
      </w:pPr>
      <w:r w:rsidRPr="00E249F5">
        <w:rPr>
          <w:rFonts w:ascii="Arrus" w:hAnsi="Arrus"/>
          <w:b/>
          <w:bCs/>
          <w:sz w:val="22"/>
          <w:szCs w:val="28"/>
          <w:lang w:val="en-IN"/>
        </w:rPr>
        <w:t>Regulation of Education Standards</w:t>
      </w:r>
    </w:p>
    <w:p w14:paraId="16F2A8A4" w14:textId="77777777" w:rsidR="00E249F5" w:rsidRPr="00E249F5" w:rsidRDefault="00E249F5" w:rsidP="00C63F66">
      <w:pPr>
        <w:pStyle w:val="NormalWeb"/>
        <w:numPr>
          <w:ilvl w:val="1"/>
          <w:numId w:val="173"/>
        </w:numPr>
        <w:spacing w:before="96" w:after="120"/>
        <w:rPr>
          <w:rFonts w:ascii="Arrus" w:hAnsi="Arrus"/>
          <w:sz w:val="22"/>
          <w:szCs w:val="28"/>
          <w:lang w:val="en-IN"/>
        </w:rPr>
      </w:pPr>
      <w:r w:rsidRPr="00E249F5">
        <w:rPr>
          <w:rFonts w:ascii="Arrus" w:hAnsi="Arrus"/>
          <w:sz w:val="22"/>
          <w:szCs w:val="28"/>
          <w:lang w:val="en-IN"/>
        </w:rPr>
        <w:t xml:space="preserve">The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Act provides a regulatory framework to ensure educational standards in </w:t>
      </w:r>
      <w:proofErr w:type="spellStart"/>
      <w:r w:rsidRPr="00E249F5">
        <w:rPr>
          <w:rFonts w:ascii="Arrus" w:hAnsi="Arrus"/>
          <w:sz w:val="22"/>
          <w:szCs w:val="28"/>
          <w:lang w:val="en-IN"/>
        </w:rPr>
        <w:t>madarsas</w:t>
      </w:r>
      <w:proofErr w:type="spellEnd"/>
      <w:r w:rsidRPr="00E249F5">
        <w:rPr>
          <w:rFonts w:ascii="Arrus" w:hAnsi="Arrus"/>
          <w:sz w:val="22"/>
          <w:szCs w:val="28"/>
          <w:lang w:val="en-IN"/>
        </w:rPr>
        <w:t xml:space="preserve"> recognized by the Board.</w:t>
      </w:r>
    </w:p>
    <w:p w14:paraId="763C4828" w14:textId="77777777" w:rsidR="00E249F5" w:rsidRPr="00E249F5" w:rsidRDefault="00E249F5" w:rsidP="00C63F66">
      <w:pPr>
        <w:pStyle w:val="NormalWeb"/>
        <w:numPr>
          <w:ilvl w:val="0"/>
          <w:numId w:val="173"/>
        </w:numPr>
        <w:spacing w:before="96" w:after="120"/>
        <w:rPr>
          <w:rFonts w:ascii="Arrus" w:hAnsi="Arrus"/>
          <w:sz w:val="22"/>
          <w:szCs w:val="28"/>
          <w:lang w:val="en-IN"/>
        </w:rPr>
      </w:pPr>
      <w:r w:rsidRPr="00E249F5">
        <w:rPr>
          <w:rFonts w:ascii="Arrus" w:hAnsi="Arrus"/>
          <w:b/>
          <w:bCs/>
          <w:sz w:val="22"/>
          <w:szCs w:val="28"/>
          <w:lang w:val="en-IN"/>
        </w:rPr>
        <w:t>Alignment with State Obligations</w:t>
      </w:r>
    </w:p>
    <w:p w14:paraId="01A929A9" w14:textId="77777777" w:rsidR="00E249F5" w:rsidRPr="00E249F5" w:rsidRDefault="00E249F5" w:rsidP="00C63F66">
      <w:pPr>
        <w:pStyle w:val="NormalWeb"/>
        <w:numPr>
          <w:ilvl w:val="1"/>
          <w:numId w:val="173"/>
        </w:numPr>
        <w:spacing w:before="96" w:after="120"/>
        <w:rPr>
          <w:rFonts w:ascii="Arrus" w:hAnsi="Arrus"/>
          <w:sz w:val="22"/>
          <w:szCs w:val="28"/>
          <w:lang w:val="en-IN"/>
        </w:rPr>
      </w:pPr>
      <w:r w:rsidRPr="00E249F5">
        <w:rPr>
          <w:rFonts w:ascii="Arrus" w:hAnsi="Arrus"/>
          <w:sz w:val="22"/>
          <w:szCs w:val="28"/>
          <w:lang w:val="en-IN"/>
        </w:rPr>
        <w:t xml:space="preserve">The Act aligns with the state’s obligation to enable students in recognized </w:t>
      </w:r>
      <w:proofErr w:type="spellStart"/>
      <w:r w:rsidRPr="00E249F5">
        <w:rPr>
          <w:rFonts w:ascii="Arrus" w:hAnsi="Arrus"/>
          <w:sz w:val="22"/>
          <w:szCs w:val="28"/>
          <w:lang w:val="en-IN"/>
        </w:rPr>
        <w:t>madarsas</w:t>
      </w:r>
      <w:proofErr w:type="spellEnd"/>
      <w:r w:rsidRPr="00E249F5">
        <w:rPr>
          <w:rFonts w:ascii="Arrus" w:hAnsi="Arrus"/>
          <w:sz w:val="22"/>
          <w:szCs w:val="28"/>
          <w:lang w:val="en-IN"/>
        </w:rPr>
        <w:t xml:space="preserve"> to acquire skills and competencies necessary for social participation and employment.</w:t>
      </w:r>
    </w:p>
    <w:p w14:paraId="51AFE713" w14:textId="77777777" w:rsidR="00E249F5" w:rsidRPr="00E249F5" w:rsidRDefault="00E249F5" w:rsidP="00C63F66">
      <w:pPr>
        <w:pStyle w:val="NormalWeb"/>
        <w:numPr>
          <w:ilvl w:val="0"/>
          <w:numId w:val="173"/>
        </w:numPr>
        <w:spacing w:before="96" w:after="120"/>
        <w:rPr>
          <w:rFonts w:ascii="Arrus" w:hAnsi="Arrus"/>
          <w:sz w:val="22"/>
          <w:szCs w:val="28"/>
          <w:lang w:val="en-IN"/>
        </w:rPr>
      </w:pPr>
      <w:r w:rsidRPr="00E249F5">
        <w:rPr>
          <w:rFonts w:ascii="Arrus" w:hAnsi="Arrus"/>
          <w:b/>
          <w:bCs/>
          <w:sz w:val="22"/>
          <w:szCs w:val="28"/>
          <w:lang w:val="en-IN"/>
        </w:rPr>
        <w:t>Balance with Minority Rights</w:t>
      </w:r>
    </w:p>
    <w:p w14:paraId="6440A3F6" w14:textId="77777777" w:rsidR="00E249F5" w:rsidRPr="00E249F5" w:rsidRDefault="00E249F5" w:rsidP="00C63F66">
      <w:pPr>
        <w:pStyle w:val="NormalWeb"/>
        <w:numPr>
          <w:ilvl w:val="1"/>
          <w:numId w:val="173"/>
        </w:numPr>
        <w:spacing w:before="96" w:after="120"/>
        <w:rPr>
          <w:rFonts w:ascii="Arrus" w:hAnsi="Arrus"/>
          <w:sz w:val="22"/>
          <w:szCs w:val="28"/>
          <w:lang w:val="en-IN"/>
        </w:rPr>
      </w:pPr>
      <w:r w:rsidRPr="00E249F5">
        <w:rPr>
          <w:rFonts w:ascii="Arrus" w:hAnsi="Arrus"/>
          <w:sz w:val="22"/>
          <w:szCs w:val="28"/>
          <w:lang w:val="en-IN"/>
        </w:rPr>
        <w:t>The Act must be interpreted alongside Article 21A and the </w:t>
      </w:r>
      <w:hyperlink r:id="rId17" w:tgtFrame="_blank" w:history="1">
        <w:r w:rsidRPr="00E249F5">
          <w:rPr>
            <w:rStyle w:val="Hyperlink"/>
            <w:rFonts w:ascii="Arrus" w:hAnsi="Arrus" w:cs="Arial"/>
            <w:sz w:val="22"/>
            <w:szCs w:val="28"/>
            <w:lang w:val="en-IN"/>
          </w:rPr>
          <w:t>Right to Education Act</w:t>
        </w:r>
      </w:hyperlink>
      <w:r w:rsidRPr="00E249F5">
        <w:rPr>
          <w:rFonts w:ascii="Arrus" w:hAnsi="Arrus"/>
          <w:sz w:val="22"/>
          <w:szCs w:val="28"/>
          <w:lang w:val="en-IN"/>
        </w:rPr>
        <w:t>, respecting religious and linguistic minorities' rights to manage their educational institutions.</w:t>
      </w:r>
    </w:p>
    <w:p w14:paraId="1EDEF46D" w14:textId="77777777" w:rsidR="00E249F5" w:rsidRPr="00E249F5" w:rsidRDefault="00E249F5" w:rsidP="00C63F66">
      <w:pPr>
        <w:pStyle w:val="NormalWeb"/>
        <w:numPr>
          <w:ilvl w:val="1"/>
          <w:numId w:val="173"/>
        </w:numPr>
        <w:spacing w:before="96" w:after="120"/>
        <w:rPr>
          <w:rFonts w:ascii="Arrus" w:hAnsi="Arrus"/>
          <w:sz w:val="22"/>
          <w:szCs w:val="28"/>
          <w:lang w:val="en-IN"/>
        </w:rPr>
      </w:pPr>
      <w:r w:rsidRPr="00E249F5">
        <w:rPr>
          <w:rFonts w:ascii="Arrus" w:hAnsi="Arrus"/>
          <w:sz w:val="22"/>
          <w:szCs w:val="28"/>
          <w:lang w:val="en-IN"/>
        </w:rPr>
        <w:t>With state approval, the Board may implement regulations that ensure secular education standards without compromising the institutions' minority character.</w:t>
      </w:r>
    </w:p>
    <w:p w14:paraId="6A53CE30" w14:textId="77777777" w:rsidR="00E249F5" w:rsidRPr="00E249F5" w:rsidRDefault="00E249F5" w:rsidP="00C63F66">
      <w:pPr>
        <w:pStyle w:val="NormalWeb"/>
        <w:numPr>
          <w:ilvl w:val="0"/>
          <w:numId w:val="173"/>
        </w:numPr>
        <w:spacing w:before="96" w:after="120"/>
        <w:rPr>
          <w:rFonts w:ascii="Arrus" w:hAnsi="Arrus"/>
          <w:sz w:val="22"/>
          <w:szCs w:val="28"/>
          <w:lang w:val="en-IN"/>
        </w:rPr>
      </w:pPr>
      <w:r w:rsidRPr="00E249F5">
        <w:rPr>
          <w:rFonts w:ascii="Arrus" w:hAnsi="Arrus"/>
          <w:b/>
          <w:bCs/>
          <w:sz w:val="22"/>
          <w:szCs w:val="28"/>
          <w:lang w:val="en-IN"/>
        </w:rPr>
        <w:t>Legislative Competence and Limits</w:t>
      </w:r>
    </w:p>
    <w:p w14:paraId="2C1A0A6A" w14:textId="77777777" w:rsidR="00E249F5" w:rsidRPr="00E249F5" w:rsidRDefault="00E249F5" w:rsidP="00C63F66">
      <w:pPr>
        <w:pStyle w:val="NormalWeb"/>
        <w:numPr>
          <w:ilvl w:val="1"/>
          <w:numId w:val="173"/>
        </w:numPr>
        <w:spacing w:before="96" w:after="120"/>
        <w:rPr>
          <w:rFonts w:ascii="Arrus" w:hAnsi="Arrus"/>
          <w:sz w:val="22"/>
          <w:szCs w:val="28"/>
          <w:lang w:val="en-IN"/>
        </w:rPr>
      </w:pPr>
      <w:r w:rsidRPr="00E249F5">
        <w:rPr>
          <w:rFonts w:ascii="Arrus" w:hAnsi="Arrus"/>
          <w:sz w:val="22"/>
          <w:szCs w:val="28"/>
          <w:lang w:val="en-IN"/>
        </w:rPr>
        <w:t xml:space="preserve">While the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Act falls within the State Legislature’s jurisdiction under Entry 25 of List 3, provisions regulating higher degrees (e.g., </w:t>
      </w:r>
      <w:proofErr w:type="spellStart"/>
      <w:r w:rsidRPr="00E249F5">
        <w:rPr>
          <w:rFonts w:ascii="Arrus" w:hAnsi="Arrus"/>
          <w:sz w:val="22"/>
          <w:szCs w:val="28"/>
          <w:lang w:val="en-IN"/>
        </w:rPr>
        <w:t>fazil</w:t>
      </w:r>
      <w:proofErr w:type="spellEnd"/>
      <w:r w:rsidRPr="00E249F5">
        <w:rPr>
          <w:rFonts w:ascii="Arrus" w:hAnsi="Arrus"/>
          <w:sz w:val="22"/>
          <w:szCs w:val="28"/>
          <w:lang w:val="en-IN"/>
        </w:rPr>
        <w:t xml:space="preserve"> and </w:t>
      </w:r>
      <w:proofErr w:type="spellStart"/>
      <w:r w:rsidRPr="00E249F5">
        <w:rPr>
          <w:rFonts w:ascii="Arrus" w:hAnsi="Arrus"/>
          <w:sz w:val="22"/>
          <w:szCs w:val="28"/>
          <w:lang w:val="en-IN"/>
        </w:rPr>
        <w:t>kamil</w:t>
      </w:r>
      <w:proofErr w:type="spellEnd"/>
      <w:r w:rsidRPr="00E249F5">
        <w:rPr>
          <w:rFonts w:ascii="Arrus" w:hAnsi="Arrus"/>
          <w:sz w:val="22"/>
          <w:szCs w:val="28"/>
          <w:lang w:val="en-IN"/>
        </w:rPr>
        <w:t>) are unconstitutional as they conflict with the UGC Act, which is governed by Entry 66 of List 1.</w:t>
      </w:r>
    </w:p>
    <w:p w14:paraId="7E0E4B76" w14:textId="77777777" w:rsidR="00E249F5" w:rsidRPr="00E249F5" w:rsidRDefault="00E249F5" w:rsidP="00E249F5">
      <w:pPr>
        <w:pStyle w:val="NormalWeb"/>
        <w:spacing w:before="96" w:after="120"/>
        <w:ind w:firstLine="720"/>
        <w:rPr>
          <w:rFonts w:ascii="Arrus" w:hAnsi="Arrus"/>
          <w:b/>
          <w:bCs/>
          <w:sz w:val="22"/>
          <w:szCs w:val="28"/>
          <w:lang w:val="en-IN"/>
        </w:rPr>
      </w:pPr>
      <w:r w:rsidRPr="00E249F5">
        <w:rPr>
          <w:rFonts w:ascii="Arrus" w:hAnsi="Arrus"/>
          <w:b/>
          <w:bCs/>
          <w:sz w:val="22"/>
          <w:szCs w:val="28"/>
          <w:lang w:val="en-IN"/>
        </w:rPr>
        <w:t xml:space="preserve">Impact of the Supreme Court Decision on the </w:t>
      </w:r>
      <w:proofErr w:type="spellStart"/>
      <w:r w:rsidRPr="00E249F5">
        <w:rPr>
          <w:rFonts w:ascii="Arrus" w:hAnsi="Arrus"/>
          <w:b/>
          <w:bCs/>
          <w:sz w:val="22"/>
          <w:szCs w:val="28"/>
          <w:lang w:val="en-IN"/>
        </w:rPr>
        <w:t>Madarsa</w:t>
      </w:r>
      <w:proofErr w:type="spellEnd"/>
      <w:r w:rsidRPr="00E249F5">
        <w:rPr>
          <w:rFonts w:ascii="Arrus" w:hAnsi="Arrus"/>
          <w:b/>
          <w:bCs/>
          <w:sz w:val="22"/>
          <w:szCs w:val="28"/>
          <w:lang w:val="en-IN"/>
        </w:rPr>
        <w:t xml:space="preserve"> Act</w:t>
      </w:r>
    </w:p>
    <w:p w14:paraId="0571EE99" w14:textId="77777777" w:rsidR="00E249F5" w:rsidRPr="00E249F5" w:rsidRDefault="00E249F5" w:rsidP="00C63F66">
      <w:pPr>
        <w:pStyle w:val="NormalWeb"/>
        <w:numPr>
          <w:ilvl w:val="0"/>
          <w:numId w:val="174"/>
        </w:numPr>
        <w:spacing w:before="96" w:after="120"/>
        <w:rPr>
          <w:rFonts w:ascii="Arrus" w:hAnsi="Arrus"/>
          <w:sz w:val="22"/>
          <w:szCs w:val="28"/>
          <w:lang w:val="en-IN"/>
        </w:rPr>
      </w:pPr>
      <w:r w:rsidRPr="00E249F5">
        <w:rPr>
          <w:rFonts w:ascii="Arrus" w:hAnsi="Arrus"/>
          <w:sz w:val="22"/>
          <w:szCs w:val="28"/>
          <w:lang w:val="en-IN"/>
        </w:rPr>
        <w:t xml:space="preserve">The Supreme Court's decision will directly impact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education in Uttar Pradesh, with broader implications for religious education nationwide.</w:t>
      </w:r>
    </w:p>
    <w:p w14:paraId="54899749" w14:textId="77777777" w:rsidR="00B80A27" w:rsidRDefault="00E249F5" w:rsidP="00C63F66">
      <w:pPr>
        <w:pStyle w:val="NormalWeb"/>
        <w:numPr>
          <w:ilvl w:val="0"/>
          <w:numId w:val="174"/>
        </w:numPr>
        <w:spacing w:before="96" w:after="120"/>
        <w:rPr>
          <w:rFonts w:ascii="Arrus" w:hAnsi="Arrus"/>
          <w:sz w:val="22"/>
          <w:szCs w:val="28"/>
          <w:lang w:val="en-IN"/>
        </w:rPr>
      </w:pPr>
      <w:r w:rsidRPr="00E249F5">
        <w:rPr>
          <w:rFonts w:ascii="Arrus" w:hAnsi="Arrus"/>
          <w:sz w:val="22"/>
          <w:szCs w:val="28"/>
          <w:lang w:val="en-IN"/>
        </w:rPr>
        <w:t>This ruling could influence other religious institutions, such as gurukuls and convent schools, by shaping how secularism principles apply to religious education within state-regulated educational frameworks.</w:t>
      </w:r>
    </w:p>
    <w:p w14:paraId="19652D20" w14:textId="38DB6A4B" w:rsidR="00E249F5" w:rsidRPr="00B80A27" w:rsidRDefault="00E249F5" w:rsidP="00B80A27">
      <w:pPr>
        <w:pStyle w:val="NormalWeb"/>
        <w:spacing w:before="96" w:after="120"/>
        <w:ind w:left="360"/>
        <w:rPr>
          <w:rFonts w:ascii="Arrus" w:hAnsi="Arrus"/>
          <w:sz w:val="22"/>
          <w:szCs w:val="28"/>
          <w:lang w:val="en-IN"/>
        </w:rPr>
      </w:pPr>
      <w:r w:rsidRPr="00B80A27">
        <w:rPr>
          <w:rFonts w:ascii="Arrus" w:hAnsi="Arrus"/>
          <w:sz w:val="22"/>
          <w:szCs w:val="28"/>
          <w:lang w:val="en-IN"/>
        </w:rPr>
        <w:t xml:space="preserve">The Supreme Court upheld the constitutionality of the Uttar Pradesh Board of </w:t>
      </w:r>
      <w:proofErr w:type="spellStart"/>
      <w:r w:rsidRPr="00B80A27">
        <w:rPr>
          <w:rFonts w:ascii="Arrus" w:hAnsi="Arrus"/>
          <w:sz w:val="22"/>
          <w:szCs w:val="28"/>
          <w:lang w:val="en-IN"/>
        </w:rPr>
        <w:t>Madarsa</w:t>
      </w:r>
      <w:proofErr w:type="spellEnd"/>
      <w:r w:rsidRPr="00B80A27">
        <w:rPr>
          <w:rFonts w:ascii="Arrus" w:hAnsi="Arrus"/>
          <w:sz w:val="22"/>
          <w:szCs w:val="28"/>
          <w:lang w:val="en-IN"/>
        </w:rPr>
        <w:t xml:space="preserve"> Education Act, 2004, reversing the Allahabad High Court's ruling. The Act ensures regulatory standards for </w:t>
      </w:r>
      <w:proofErr w:type="spellStart"/>
      <w:r w:rsidRPr="00B80A27">
        <w:rPr>
          <w:rFonts w:ascii="Arrus" w:hAnsi="Arrus"/>
          <w:sz w:val="22"/>
          <w:szCs w:val="28"/>
          <w:lang w:val="en-IN"/>
        </w:rPr>
        <w:lastRenderedPageBreak/>
        <w:t>madarsa</w:t>
      </w:r>
      <w:proofErr w:type="spellEnd"/>
      <w:r w:rsidRPr="00B80A27">
        <w:rPr>
          <w:rFonts w:ascii="Arrus" w:hAnsi="Arrus"/>
          <w:sz w:val="22"/>
          <w:szCs w:val="28"/>
          <w:lang w:val="en-IN"/>
        </w:rPr>
        <w:t xml:space="preserve"> education while respecting minority rights and promoting secular education.</w:t>
      </w:r>
    </w:p>
    <w:p w14:paraId="41B80F0B" w14:textId="77777777" w:rsidR="00E249F5" w:rsidRPr="00E249F5" w:rsidRDefault="00E249F5" w:rsidP="00E249F5">
      <w:pPr>
        <w:pStyle w:val="NormalWeb"/>
        <w:spacing w:before="96" w:after="120"/>
        <w:ind w:firstLine="720"/>
        <w:rPr>
          <w:rFonts w:ascii="Arrus" w:hAnsi="Arrus"/>
          <w:sz w:val="22"/>
          <w:szCs w:val="28"/>
          <w:lang w:val="en-IN"/>
        </w:rPr>
      </w:pPr>
      <w:r w:rsidRPr="00E249F5">
        <w:rPr>
          <w:rFonts w:ascii="Arrus" w:hAnsi="Arrus"/>
          <w:sz w:val="22"/>
          <w:szCs w:val="28"/>
          <w:lang w:val="en-IN"/>
        </w:rPr>
        <w:t xml:space="preserve">The Supreme Court's decision reinforces the regulatory framework for </w:t>
      </w:r>
      <w:proofErr w:type="spellStart"/>
      <w:r w:rsidRPr="00E249F5">
        <w:rPr>
          <w:rFonts w:ascii="Arrus" w:hAnsi="Arrus"/>
          <w:sz w:val="22"/>
          <w:szCs w:val="28"/>
          <w:lang w:val="en-IN"/>
        </w:rPr>
        <w:t>madarsa</w:t>
      </w:r>
      <w:proofErr w:type="spellEnd"/>
      <w:r w:rsidRPr="00E249F5">
        <w:rPr>
          <w:rFonts w:ascii="Arrus" w:hAnsi="Arrus"/>
          <w:sz w:val="22"/>
          <w:szCs w:val="28"/>
          <w:lang w:val="en-IN"/>
        </w:rPr>
        <w:t xml:space="preserve"> education, which may have broader implications for other religious institutions, including gurukuls and convent schools, by determining how secularism principles apply to religious education within state-regulated educational systems.</w:t>
      </w:r>
    </w:p>
    <w:p w14:paraId="188A7519" w14:textId="77777777" w:rsidR="001547F2" w:rsidRPr="001547F2" w:rsidRDefault="001547F2" w:rsidP="001547F2">
      <w:pPr>
        <w:pStyle w:val="NormalWeb"/>
        <w:spacing w:before="96" w:after="120"/>
        <w:ind w:firstLine="720"/>
        <w:jc w:val="both"/>
        <w:rPr>
          <w:rFonts w:ascii="Arrus" w:hAnsi="Arrus"/>
          <w:sz w:val="22"/>
          <w:szCs w:val="28"/>
          <w:lang w:val="en-IN"/>
        </w:rPr>
      </w:pPr>
      <w:r w:rsidRPr="001547F2">
        <w:rPr>
          <w:rFonts w:ascii="Arrus" w:hAnsi="Arrus"/>
          <w:sz w:val="22"/>
          <w:szCs w:val="28"/>
          <w:lang w:val="en-IN"/>
        </w:rPr>
        <w:t>Jamiat Ulama-e-Hind's Rashidi said the SC upheld the Act while protecting the spirit of the Constitution.</w:t>
      </w:r>
    </w:p>
    <w:p w14:paraId="12BB05C5" w14:textId="77777777" w:rsidR="001547F2" w:rsidRPr="001547F2" w:rsidRDefault="001547F2" w:rsidP="001547F2">
      <w:pPr>
        <w:pStyle w:val="NormalWeb"/>
        <w:spacing w:before="96" w:after="120"/>
        <w:ind w:firstLine="720"/>
        <w:jc w:val="both"/>
        <w:rPr>
          <w:rFonts w:ascii="Arrus" w:hAnsi="Arrus"/>
          <w:sz w:val="22"/>
          <w:szCs w:val="28"/>
          <w:lang w:val="en-IN"/>
        </w:rPr>
      </w:pPr>
      <w:r w:rsidRPr="001547F2">
        <w:rPr>
          <w:rFonts w:ascii="Arrus" w:hAnsi="Arrus"/>
          <w:sz w:val="22"/>
          <w:szCs w:val="28"/>
          <w:lang w:val="en-IN"/>
        </w:rPr>
        <w:t>"This is a very big message. Jamiat Ulama-e-Hind welcomes this," he said.</w:t>
      </w:r>
    </w:p>
    <w:p w14:paraId="2BD90732" w14:textId="77777777" w:rsidR="001547F2" w:rsidRPr="001547F2" w:rsidRDefault="001547F2" w:rsidP="001547F2">
      <w:pPr>
        <w:pStyle w:val="NormalWeb"/>
        <w:spacing w:before="96" w:after="120"/>
        <w:ind w:firstLine="720"/>
        <w:jc w:val="both"/>
        <w:rPr>
          <w:rFonts w:ascii="Arrus" w:hAnsi="Arrus"/>
          <w:sz w:val="22"/>
          <w:szCs w:val="28"/>
          <w:lang w:val="en-IN"/>
        </w:rPr>
      </w:pPr>
      <w:r w:rsidRPr="001547F2">
        <w:rPr>
          <w:rFonts w:ascii="Arrus" w:hAnsi="Arrus"/>
          <w:sz w:val="22"/>
          <w:szCs w:val="28"/>
          <w:lang w:val="en-IN"/>
        </w:rPr>
        <w:t>"If the government wants that there should be some improvement in modern education in madrassas, then we can sit together and discuss it. But if it imposes something unconstitutional, then it will be fought legally," he added.</w:t>
      </w:r>
    </w:p>
    <w:p w14:paraId="3FF5DE95" w14:textId="77777777" w:rsidR="001547F2" w:rsidRPr="001547F2" w:rsidRDefault="001547F2" w:rsidP="001547F2">
      <w:pPr>
        <w:pStyle w:val="NormalWeb"/>
        <w:spacing w:before="96" w:after="120"/>
        <w:ind w:firstLine="720"/>
        <w:jc w:val="both"/>
        <w:rPr>
          <w:rFonts w:ascii="Arrus" w:hAnsi="Arrus"/>
          <w:sz w:val="22"/>
          <w:szCs w:val="28"/>
          <w:lang w:val="en-IN"/>
        </w:rPr>
      </w:pPr>
      <w:r w:rsidRPr="001547F2">
        <w:rPr>
          <w:rFonts w:ascii="Arrus" w:hAnsi="Arrus"/>
          <w:sz w:val="22"/>
          <w:szCs w:val="28"/>
          <w:lang w:val="en-IN"/>
        </w:rPr>
        <w:t>All India Shia Personal Law Board spokesperson Maulana Yasoob Abbas said madrassas have played an important role in the country's independence struggle and given the country many bureaucrats and ministers.</w:t>
      </w:r>
    </w:p>
    <w:p w14:paraId="5668D6AA" w14:textId="77777777" w:rsidR="001547F2" w:rsidRPr="001547F2" w:rsidRDefault="001547F2" w:rsidP="001547F2">
      <w:pPr>
        <w:pStyle w:val="NormalWeb"/>
        <w:spacing w:before="96" w:after="120"/>
        <w:ind w:firstLine="720"/>
        <w:jc w:val="both"/>
        <w:rPr>
          <w:rFonts w:ascii="Arrus" w:hAnsi="Arrus"/>
          <w:sz w:val="22"/>
          <w:szCs w:val="28"/>
          <w:lang w:val="en-IN"/>
        </w:rPr>
      </w:pPr>
      <w:r w:rsidRPr="001547F2">
        <w:rPr>
          <w:rFonts w:ascii="Arrus" w:hAnsi="Arrus"/>
          <w:sz w:val="22"/>
          <w:szCs w:val="28"/>
          <w:lang w:val="en-IN"/>
        </w:rPr>
        <w:t>"We welcome the way the Supreme Court has found the Act correct and justified.</w:t>
      </w:r>
    </w:p>
    <w:p w14:paraId="0F001E1D" w14:textId="77777777" w:rsidR="001547F2" w:rsidRPr="001547F2" w:rsidRDefault="001547F2" w:rsidP="001547F2">
      <w:pPr>
        <w:pStyle w:val="NormalWeb"/>
        <w:spacing w:before="96" w:after="120"/>
        <w:ind w:firstLine="720"/>
        <w:jc w:val="both"/>
        <w:rPr>
          <w:rFonts w:ascii="Arrus" w:hAnsi="Arrus"/>
          <w:sz w:val="22"/>
          <w:szCs w:val="28"/>
          <w:lang w:val="en-IN"/>
        </w:rPr>
      </w:pPr>
      <w:r w:rsidRPr="001547F2">
        <w:rPr>
          <w:rFonts w:ascii="Arrus" w:hAnsi="Arrus"/>
          <w:sz w:val="22"/>
          <w:szCs w:val="28"/>
          <w:lang w:val="en-IN"/>
        </w:rPr>
        <w:t>Madrassas have played an important role in the independence of the country.</w:t>
      </w:r>
    </w:p>
    <w:p w14:paraId="128FF6A9" w14:textId="77777777" w:rsidR="001547F2" w:rsidRPr="001547F2" w:rsidRDefault="001547F2" w:rsidP="001547F2">
      <w:pPr>
        <w:pStyle w:val="NormalWeb"/>
        <w:spacing w:before="96" w:after="120"/>
        <w:ind w:firstLine="720"/>
        <w:jc w:val="both"/>
        <w:rPr>
          <w:rFonts w:ascii="Arrus" w:hAnsi="Arrus"/>
          <w:sz w:val="22"/>
          <w:szCs w:val="28"/>
          <w:lang w:val="en-IN"/>
        </w:rPr>
      </w:pPr>
      <w:r w:rsidRPr="001547F2">
        <w:rPr>
          <w:rFonts w:ascii="Arrus" w:hAnsi="Arrus"/>
          <w:sz w:val="22"/>
          <w:szCs w:val="28"/>
          <w:lang w:val="en-IN"/>
        </w:rPr>
        <w:t>Madrassas have given us many IAS, IPS, ministers and governors.</w:t>
      </w:r>
    </w:p>
    <w:p w14:paraId="37F666BF" w14:textId="77777777" w:rsidR="001547F2" w:rsidRPr="001547F2" w:rsidRDefault="001547F2" w:rsidP="001547F2">
      <w:pPr>
        <w:pStyle w:val="NormalWeb"/>
        <w:spacing w:before="96" w:after="120"/>
        <w:ind w:firstLine="720"/>
        <w:jc w:val="both"/>
        <w:rPr>
          <w:rFonts w:ascii="Arrus" w:hAnsi="Arrus"/>
          <w:sz w:val="22"/>
          <w:szCs w:val="28"/>
          <w:lang w:val="en-IN"/>
        </w:rPr>
      </w:pPr>
      <w:r w:rsidRPr="001547F2">
        <w:rPr>
          <w:rFonts w:ascii="Arrus" w:hAnsi="Arrus"/>
          <w:sz w:val="22"/>
          <w:szCs w:val="28"/>
          <w:lang w:val="en-IN"/>
        </w:rPr>
        <w:t>"It is wrong to look at madrassas with suspicion. If any madrassa is going on the wrong path, then action should be taken against it but not all madrassas should be looked at with suspicion," Abbas said.</w:t>
      </w:r>
    </w:p>
    <w:p w14:paraId="02D06D74" w14:textId="77777777" w:rsidR="001547F2" w:rsidRPr="001547F2" w:rsidRDefault="001547F2" w:rsidP="001547F2">
      <w:pPr>
        <w:pStyle w:val="NormalWeb"/>
        <w:spacing w:before="96" w:after="120"/>
        <w:ind w:firstLine="720"/>
        <w:jc w:val="both"/>
        <w:rPr>
          <w:rFonts w:ascii="Arrus" w:hAnsi="Arrus"/>
          <w:sz w:val="22"/>
          <w:szCs w:val="28"/>
          <w:lang w:val="en-IN"/>
        </w:rPr>
      </w:pPr>
      <w:r w:rsidRPr="001547F2">
        <w:rPr>
          <w:rFonts w:ascii="Arrus" w:hAnsi="Arrus"/>
          <w:sz w:val="22"/>
          <w:szCs w:val="28"/>
          <w:lang w:val="en-IN"/>
        </w:rPr>
        <w:t>There are about 17 lakh madrassa students in Uttar Pradesh.</w:t>
      </w:r>
    </w:p>
    <w:p w14:paraId="1103BA3C" w14:textId="77777777" w:rsidR="001547F2" w:rsidRPr="001547F2" w:rsidRDefault="001547F2" w:rsidP="001547F2">
      <w:pPr>
        <w:pStyle w:val="NormalWeb"/>
        <w:spacing w:before="96" w:after="120"/>
        <w:ind w:firstLine="720"/>
        <w:jc w:val="both"/>
        <w:rPr>
          <w:rFonts w:ascii="Arrus" w:hAnsi="Arrus"/>
          <w:sz w:val="22"/>
          <w:szCs w:val="28"/>
          <w:lang w:val="en-IN"/>
        </w:rPr>
      </w:pPr>
      <w:r w:rsidRPr="001547F2">
        <w:rPr>
          <w:rFonts w:ascii="Arrus" w:hAnsi="Arrus"/>
          <w:sz w:val="22"/>
          <w:szCs w:val="28"/>
          <w:lang w:val="en-IN"/>
        </w:rPr>
        <w:t>Bahujan Samaj Party (BSP) chief Mayawati said the SC order has ended the uncertainty over the future of madrassas.</w:t>
      </w:r>
    </w:p>
    <w:p w14:paraId="570C4107" w14:textId="77777777" w:rsidR="001547F2" w:rsidRPr="001547F2" w:rsidRDefault="001547F2" w:rsidP="001547F2">
      <w:pPr>
        <w:pStyle w:val="NormalWeb"/>
        <w:spacing w:before="96" w:after="120"/>
        <w:ind w:firstLine="720"/>
        <w:jc w:val="both"/>
        <w:rPr>
          <w:rFonts w:ascii="Arrus" w:hAnsi="Arrus"/>
          <w:sz w:val="22"/>
          <w:szCs w:val="28"/>
          <w:lang w:val="en-IN"/>
        </w:rPr>
      </w:pPr>
      <w:r w:rsidRPr="001547F2">
        <w:rPr>
          <w:rFonts w:ascii="Arrus" w:hAnsi="Arrus"/>
          <w:sz w:val="22"/>
          <w:szCs w:val="28"/>
          <w:lang w:val="en-IN"/>
        </w:rPr>
        <w:t>"The Supreme Court's important decision declaring the UP Madrassa Education Board Act, 2004 legal and constitutional is welcome.</w:t>
      </w:r>
    </w:p>
    <w:p w14:paraId="0C2780FD" w14:textId="77777777" w:rsidR="001547F2" w:rsidRPr="001547F2" w:rsidRDefault="001547F2" w:rsidP="001547F2">
      <w:pPr>
        <w:pStyle w:val="NormalWeb"/>
        <w:spacing w:before="96" w:after="120"/>
        <w:ind w:firstLine="720"/>
        <w:jc w:val="both"/>
        <w:rPr>
          <w:rFonts w:ascii="Arrus" w:hAnsi="Arrus"/>
          <w:sz w:val="22"/>
          <w:szCs w:val="28"/>
          <w:lang w:val="en-IN"/>
        </w:rPr>
      </w:pPr>
      <w:r w:rsidRPr="001547F2">
        <w:rPr>
          <w:rFonts w:ascii="Arrus" w:hAnsi="Arrus"/>
          <w:sz w:val="22"/>
          <w:szCs w:val="28"/>
          <w:lang w:val="en-IN"/>
        </w:rPr>
        <w:t xml:space="preserve">With this, the controversy surrounding madrassa education in Uttar Pradesh and the uncertainty over the future of thousands of </w:t>
      </w:r>
      <w:r w:rsidRPr="001547F2">
        <w:rPr>
          <w:rFonts w:ascii="Arrus" w:hAnsi="Arrus"/>
          <w:sz w:val="22"/>
          <w:szCs w:val="28"/>
          <w:lang w:val="en-IN"/>
        </w:rPr>
        <w:lastRenderedPageBreak/>
        <w:t>madrassas will end. It is important to implement it (court order) properly," she said in a post on X.</w:t>
      </w:r>
    </w:p>
    <w:p w14:paraId="628C1C69" w14:textId="77777777" w:rsidR="001547F2" w:rsidRPr="001547F2" w:rsidRDefault="001547F2" w:rsidP="001547F2">
      <w:pPr>
        <w:pStyle w:val="NormalWeb"/>
        <w:spacing w:before="96" w:after="120"/>
        <w:ind w:firstLine="720"/>
        <w:jc w:val="both"/>
        <w:rPr>
          <w:rFonts w:ascii="Arrus" w:hAnsi="Arrus"/>
          <w:sz w:val="22"/>
          <w:szCs w:val="28"/>
          <w:lang w:val="en-IN"/>
        </w:rPr>
      </w:pPr>
      <w:r w:rsidRPr="001547F2">
        <w:rPr>
          <w:rFonts w:ascii="Arrus" w:hAnsi="Arrus"/>
          <w:sz w:val="22"/>
          <w:szCs w:val="28"/>
          <w:lang w:val="en-IN"/>
        </w:rPr>
        <w:t>She further said the SC verdict will also ensure recognition of Uttar Pradesh madrassas and their smooth functioning.</w:t>
      </w:r>
    </w:p>
    <w:p w14:paraId="056363AE" w14:textId="77777777" w:rsidR="00B80A27" w:rsidRDefault="00B80A27" w:rsidP="00270475">
      <w:pPr>
        <w:pStyle w:val="Heading4"/>
        <w:spacing w:after="72"/>
        <w:jc w:val="both"/>
        <w:rPr>
          <w:rStyle w:val="mw-headline"/>
          <w:rFonts w:ascii="Arrus" w:hAnsi="Arrus"/>
          <w:b/>
          <w:sz w:val="22"/>
          <w:szCs w:val="28"/>
        </w:rPr>
      </w:pPr>
    </w:p>
    <w:p w14:paraId="0BB855DD" w14:textId="1BCB3EB2" w:rsidR="00A40ADD" w:rsidRPr="00A40ADD" w:rsidRDefault="00A40ADD" w:rsidP="00A40ADD">
      <w:r>
        <w:t>According to reports published on 12</w:t>
      </w:r>
      <w:r w:rsidRPr="00A40ADD">
        <w:rPr>
          <w:vertAlign w:val="superscript"/>
        </w:rPr>
        <w:t>th</w:t>
      </w:r>
      <w:r>
        <w:t xml:space="preserve"> May, 2025, </w:t>
      </w:r>
      <w:r w:rsidRPr="00A40ADD">
        <w:t xml:space="preserve">The Uttar Pradesh government said that more than 350 </w:t>
      </w:r>
      <w:proofErr w:type="spellStart"/>
      <w:r w:rsidRPr="00A40ADD">
        <w:t>unauthorised</w:t>
      </w:r>
      <w:proofErr w:type="spellEnd"/>
      <w:r w:rsidRPr="00A40ADD">
        <w:t xml:space="preserve"> religious sites, including madrasas, mosques, </w:t>
      </w:r>
      <w:proofErr w:type="spellStart"/>
      <w:r w:rsidRPr="00A40ADD">
        <w:t>mazars</w:t>
      </w:r>
      <w:proofErr w:type="spellEnd"/>
      <w:r w:rsidRPr="00A40ADD">
        <w:t xml:space="preserve"> and </w:t>
      </w:r>
      <w:proofErr w:type="spellStart"/>
      <w:r w:rsidRPr="00A40ADD">
        <w:t>Eidgahs</w:t>
      </w:r>
      <w:proofErr w:type="spellEnd"/>
      <w:r w:rsidRPr="00A40ADD">
        <w:t>, have been identified and subjected to sealing or demolition in recent days</w:t>
      </w:r>
      <w:r>
        <w:t xml:space="preserve">. Of course, “illegal” is being used to </w:t>
      </w:r>
      <w:proofErr w:type="spellStart"/>
      <w:r>
        <w:t>destry</w:t>
      </w:r>
      <w:proofErr w:type="spellEnd"/>
      <w:r>
        <w:t xml:space="preserve"> Islamic institutions. </w:t>
      </w:r>
      <w:r w:rsidR="00BD6EEE">
        <w:t xml:space="preserve">And the Government has not identified or tried to identify illegal structures belonging to Hindus. </w:t>
      </w:r>
    </w:p>
    <w:p w14:paraId="75525E35" w14:textId="77777777" w:rsidR="00BD6EEE" w:rsidRDefault="00BD6EEE" w:rsidP="00270475">
      <w:pPr>
        <w:pStyle w:val="Heading4"/>
        <w:spacing w:after="72"/>
        <w:jc w:val="both"/>
        <w:rPr>
          <w:rStyle w:val="mw-headline"/>
          <w:rFonts w:ascii="Arrus" w:hAnsi="Arrus"/>
          <w:b/>
          <w:sz w:val="22"/>
          <w:szCs w:val="28"/>
        </w:rPr>
      </w:pPr>
    </w:p>
    <w:p w14:paraId="44E77337" w14:textId="77777777" w:rsidR="00DD2872" w:rsidRDefault="00EA055E" w:rsidP="00EA055E">
      <w:pPr>
        <w:rPr>
          <w:b/>
          <w:bCs/>
        </w:rPr>
      </w:pPr>
      <w:r w:rsidRPr="00EA055E">
        <w:rPr>
          <w:b/>
          <w:bCs/>
        </w:rPr>
        <w:t>Prime Minister's New 15 Point Programme for the Welfare of Minorities</w:t>
      </w:r>
    </w:p>
    <w:p w14:paraId="2C7122FD" w14:textId="77777777" w:rsidR="00DD2872" w:rsidRDefault="00EA055E" w:rsidP="00EA055E">
      <w:pPr>
        <w:rPr>
          <w:b/>
          <w:bCs/>
        </w:rPr>
      </w:pPr>
      <w:r w:rsidRPr="00EA055E">
        <w:rPr>
          <w:b/>
          <w:bCs/>
        </w:rPr>
        <w:t xml:space="preserve">Government of India Ministry of Minority Affairs </w:t>
      </w:r>
    </w:p>
    <w:p w14:paraId="4D88AB49" w14:textId="77777777" w:rsidR="00DD2872" w:rsidRDefault="00EA055E" w:rsidP="00EA055E">
      <w:pPr>
        <w:rPr>
          <w:b/>
          <w:bCs/>
        </w:rPr>
      </w:pPr>
      <w:r w:rsidRPr="00EA055E">
        <w:rPr>
          <w:b/>
          <w:bCs/>
        </w:rPr>
        <w:t xml:space="preserve">Page No. 1. Prime Minister's New 15 Point Programme for the Welfare of Minorities </w:t>
      </w:r>
    </w:p>
    <w:p w14:paraId="7834209D" w14:textId="77777777" w:rsidR="00DD2872" w:rsidRDefault="00EA055E" w:rsidP="00EA055E">
      <w:pPr>
        <w:rPr>
          <w:b/>
          <w:bCs/>
        </w:rPr>
      </w:pPr>
      <w:r w:rsidRPr="00EA055E">
        <w:rPr>
          <w:b/>
          <w:bCs/>
        </w:rPr>
        <w:t xml:space="preserve">A. Enhancing Opportunities for Education </w:t>
      </w:r>
    </w:p>
    <w:p w14:paraId="1CEFC392" w14:textId="77777777" w:rsidR="00DD2872" w:rsidRDefault="00EA055E" w:rsidP="00EA055E">
      <w:pPr>
        <w:rPr>
          <w:b/>
          <w:bCs/>
        </w:rPr>
      </w:pPr>
      <w:r w:rsidRPr="00EA055E">
        <w:rPr>
          <w:b/>
          <w:bCs/>
        </w:rPr>
        <w:t xml:space="preserve">(1) Equitable availability of ICDS Services 1 </w:t>
      </w:r>
    </w:p>
    <w:p w14:paraId="50A33258" w14:textId="77777777" w:rsidR="00DD2872" w:rsidRDefault="00EA055E" w:rsidP="00EA055E">
      <w:pPr>
        <w:rPr>
          <w:b/>
          <w:bCs/>
        </w:rPr>
      </w:pPr>
      <w:r w:rsidRPr="00EA055E">
        <w:rPr>
          <w:b/>
          <w:bCs/>
        </w:rPr>
        <w:t xml:space="preserve">(2) Improving access to School Education: Sarva Shiksha Abhiyan Kasturba Gandhi Balika Vidyalaya Scheme 1 </w:t>
      </w:r>
    </w:p>
    <w:p w14:paraId="6B0EDD5A" w14:textId="77777777" w:rsidR="00DD2872" w:rsidRDefault="00EA055E" w:rsidP="00EA055E">
      <w:pPr>
        <w:rPr>
          <w:b/>
          <w:bCs/>
        </w:rPr>
      </w:pPr>
      <w:r w:rsidRPr="00EA055E">
        <w:rPr>
          <w:b/>
          <w:bCs/>
        </w:rPr>
        <w:t xml:space="preserve">(3) Greater resources for teaching Urdu </w:t>
      </w:r>
    </w:p>
    <w:p w14:paraId="4A813787" w14:textId="77777777" w:rsidR="00DD2872" w:rsidRDefault="00EA055E" w:rsidP="00EA055E">
      <w:pPr>
        <w:rPr>
          <w:b/>
          <w:bCs/>
        </w:rPr>
      </w:pPr>
      <w:r w:rsidRPr="00EA055E">
        <w:rPr>
          <w:b/>
          <w:bCs/>
        </w:rPr>
        <w:t xml:space="preserve">(4) Modernizing </w:t>
      </w:r>
      <w:proofErr w:type="spellStart"/>
      <w:r w:rsidRPr="00EA055E">
        <w:rPr>
          <w:b/>
          <w:bCs/>
        </w:rPr>
        <w:t>Madarsa</w:t>
      </w:r>
      <w:proofErr w:type="spellEnd"/>
      <w:r w:rsidRPr="00EA055E">
        <w:rPr>
          <w:b/>
          <w:bCs/>
        </w:rPr>
        <w:t xml:space="preserve"> Education 1 </w:t>
      </w:r>
    </w:p>
    <w:p w14:paraId="4FCC6528" w14:textId="77777777" w:rsidR="00DD2872" w:rsidRDefault="00EA055E" w:rsidP="00EA055E">
      <w:pPr>
        <w:rPr>
          <w:b/>
          <w:bCs/>
        </w:rPr>
      </w:pPr>
      <w:r w:rsidRPr="00EA055E">
        <w:rPr>
          <w:b/>
          <w:bCs/>
        </w:rPr>
        <w:t xml:space="preserve">(5) Scholarships for meritorious students from minority communities: Pre-matric scholarships Post-matric scholarships </w:t>
      </w:r>
    </w:p>
    <w:p w14:paraId="56597F51" w14:textId="5A3C210A" w:rsidR="00DD2872" w:rsidRDefault="00EA055E" w:rsidP="00EA055E">
      <w:pPr>
        <w:rPr>
          <w:b/>
          <w:bCs/>
        </w:rPr>
      </w:pPr>
      <w:r w:rsidRPr="00EA055E">
        <w:rPr>
          <w:b/>
          <w:bCs/>
        </w:rPr>
        <w:t xml:space="preserve">(6) Improving educational infrastructure through the Maulana Azad Education Foundation </w:t>
      </w:r>
    </w:p>
    <w:p w14:paraId="4ABA8B9D" w14:textId="77777777" w:rsidR="00DD2872" w:rsidRDefault="00DD2872" w:rsidP="00EA055E">
      <w:pPr>
        <w:rPr>
          <w:b/>
          <w:bCs/>
        </w:rPr>
      </w:pPr>
    </w:p>
    <w:p w14:paraId="284BD973" w14:textId="77777777" w:rsidR="00DD2872" w:rsidRDefault="00EA055E" w:rsidP="00EA055E">
      <w:pPr>
        <w:rPr>
          <w:b/>
          <w:bCs/>
        </w:rPr>
      </w:pPr>
      <w:r w:rsidRPr="00EA055E">
        <w:rPr>
          <w:b/>
          <w:bCs/>
        </w:rPr>
        <w:t xml:space="preserve">B. Equitable Share in Economic Activities and Employment (7) Self-Employment and Wage Employment for the poor: 2 2 </w:t>
      </w:r>
      <w:proofErr w:type="spellStart"/>
      <w:r w:rsidRPr="00EA055E">
        <w:rPr>
          <w:b/>
          <w:bCs/>
        </w:rPr>
        <w:t>Swarnjayanti</w:t>
      </w:r>
      <w:proofErr w:type="spellEnd"/>
      <w:r w:rsidRPr="00EA055E">
        <w:rPr>
          <w:b/>
          <w:bCs/>
        </w:rPr>
        <w:t xml:space="preserve"> Gram </w:t>
      </w:r>
      <w:proofErr w:type="spellStart"/>
      <w:r w:rsidRPr="00EA055E">
        <w:rPr>
          <w:b/>
          <w:bCs/>
        </w:rPr>
        <w:t>Swarojgar</w:t>
      </w:r>
      <w:proofErr w:type="spellEnd"/>
      <w:r w:rsidRPr="00EA055E">
        <w:rPr>
          <w:b/>
          <w:bCs/>
        </w:rPr>
        <w:t xml:space="preserve"> Yojana (SGSY) Swarn Jayanti Shahari Rojgar Yojana (SJSRY) 2 </w:t>
      </w:r>
    </w:p>
    <w:p w14:paraId="73B95AAD" w14:textId="77777777" w:rsidR="00DD2872" w:rsidRDefault="00EA055E" w:rsidP="00EA055E">
      <w:pPr>
        <w:rPr>
          <w:b/>
          <w:bCs/>
        </w:rPr>
      </w:pPr>
      <w:r w:rsidRPr="00EA055E">
        <w:rPr>
          <w:b/>
          <w:bCs/>
        </w:rPr>
        <w:t xml:space="preserve">(8) Upgradation of skills through technical training 3 </w:t>
      </w:r>
    </w:p>
    <w:p w14:paraId="15164428" w14:textId="77777777" w:rsidR="00DD2872" w:rsidRDefault="00EA055E" w:rsidP="00EA055E">
      <w:pPr>
        <w:rPr>
          <w:b/>
          <w:bCs/>
        </w:rPr>
      </w:pPr>
      <w:r w:rsidRPr="00EA055E">
        <w:rPr>
          <w:b/>
          <w:bCs/>
        </w:rPr>
        <w:t xml:space="preserve">(9) Enhanced credit support for economic activities 3 </w:t>
      </w:r>
    </w:p>
    <w:p w14:paraId="71BC8EDA" w14:textId="77777777" w:rsidR="00DD2872" w:rsidRDefault="00EA055E" w:rsidP="00EA055E">
      <w:pPr>
        <w:rPr>
          <w:b/>
          <w:bCs/>
        </w:rPr>
      </w:pPr>
      <w:r w:rsidRPr="00EA055E">
        <w:rPr>
          <w:b/>
          <w:bCs/>
        </w:rPr>
        <w:t xml:space="preserve">(10) Recruitment to State and Central Services 4 C. Improving the conditions of living of minorities </w:t>
      </w:r>
    </w:p>
    <w:p w14:paraId="3621D5F0" w14:textId="77777777" w:rsidR="00DD2872" w:rsidRDefault="00EA055E" w:rsidP="00EA055E">
      <w:pPr>
        <w:rPr>
          <w:b/>
          <w:bCs/>
        </w:rPr>
      </w:pPr>
      <w:r w:rsidRPr="00EA055E">
        <w:rPr>
          <w:b/>
          <w:bCs/>
        </w:rPr>
        <w:lastRenderedPageBreak/>
        <w:t xml:space="preserve">(11) Equitable share in rural housing scheme 4 </w:t>
      </w:r>
    </w:p>
    <w:p w14:paraId="1F22B96B" w14:textId="77777777" w:rsidR="00DD2872" w:rsidRDefault="00EA055E" w:rsidP="00EA055E">
      <w:pPr>
        <w:rPr>
          <w:b/>
          <w:bCs/>
        </w:rPr>
      </w:pPr>
      <w:r w:rsidRPr="00EA055E">
        <w:rPr>
          <w:b/>
          <w:bCs/>
        </w:rPr>
        <w:t xml:space="preserve">(12) Improvement in condition of slums inhabited by minority communities 5 SI. No. Particulars Page No. D. Prevention &amp; Control of Communal Riots </w:t>
      </w:r>
    </w:p>
    <w:p w14:paraId="55E002C5" w14:textId="77777777" w:rsidR="00DD2872" w:rsidRDefault="00EA055E" w:rsidP="00EA055E">
      <w:pPr>
        <w:rPr>
          <w:b/>
          <w:bCs/>
        </w:rPr>
      </w:pPr>
      <w:r w:rsidRPr="00EA055E">
        <w:rPr>
          <w:b/>
          <w:bCs/>
        </w:rPr>
        <w:t xml:space="preserve">(13) Prevention of communal incidents 5 </w:t>
      </w:r>
    </w:p>
    <w:p w14:paraId="0F0DA6EF" w14:textId="77777777" w:rsidR="00DD2872" w:rsidRDefault="00EA055E" w:rsidP="00EA055E">
      <w:pPr>
        <w:rPr>
          <w:b/>
          <w:bCs/>
        </w:rPr>
      </w:pPr>
      <w:r w:rsidRPr="00EA055E">
        <w:rPr>
          <w:b/>
          <w:bCs/>
        </w:rPr>
        <w:t xml:space="preserve">(14) Prosecution for communal offences 6 </w:t>
      </w:r>
    </w:p>
    <w:p w14:paraId="6CCC9A34" w14:textId="77777777" w:rsidR="00DD2872" w:rsidRDefault="00EA055E" w:rsidP="00EA055E">
      <w:pPr>
        <w:rPr>
          <w:b/>
          <w:bCs/>
        </w:rPr>
      </w:pPr>
      <w:r w:rsidRPr="00EA055E">
        <w:rPr>
          <w:b/>
          <w:bCs/>
        </w:rPr>
        <w:t xml:space="preserve">(15) Rehabilitation of victims of communal riots 6 II. </w:t>
      </w:r>
    </w:p>
    <w:p w14:paraId="687BAF03" w14:textId="77777777" w:rsidR="00DD2872" w:rsidRDefault="00DD2872" w:rsidP="00EA055E">
      <w:pPr>
        <w:rPr>
          <w:b/>
          <w:bCs/>
        </w:rPr>
      </w:pPr>
    </w:p>
    <w:p w14:paraId="604550DB" w14:textId="77777777" w:rsidR="00DD2872" w:rsidRDefault="00EA055E" w:rsidP="00EA055E">
      <w:pPr>
        <w:rPr>
          <w:b/>
          <w:bCs/>
        </w:rPr>
      </w:pPr>
      <w:r w:rsidRPr="00EA055E">
        <w:rPr>
          <w:b/>
          <w:bCs/>
        </w:rPr>
        <w:t xml:space="preserve">The Integrated Child Development Services (ICDS) </w:t>
      </w:r>
    </w:p>
    <w:p w14:paraId="35CA5BA2" w14:textId="77777777" w:rsidR="00DD2872" w:rsidRDefault="00DD2872" w:rsidP="00EA055E">
      <w:pPr>
        <w:rPr>
          <w:b/>
          <w:bCs/>
        </w:rPr>
      </w:pPr>
    </w:p>
    <w:p w14:paraId="3D08552C" w14:textId="77777777" w:rsidR="00DD2872" w:rsidRDefault="00DD2872" w:rsidP="00EA055E">
      <w:pPr>
        <w:rPr>
          <w:b/>
          <w:bCs/>
        </w:rPr>
      </w:pPr>
      <w:r>
        <w:rPr>
          <w:b/>
          <w:bCs/>
        </w:rPr>
        <w:t xml:space="preserve">This </w:t>
      </w:r>
      <w:r w:rsidR="00EA055E" w:rsidRPr="00EA055E">
        <w:rPr>
          <w:b/>
          <w:bCs/>
        </w:rPr>
        <w:t xml:space="preserve">Scheme is aimed at holistic development of children and pregnant/lactating mothers from disadvantaged sections, by providing services through Anganwadi Centres such as supplementary nutrition, immunization, health check-up,. referral services, pre-school and non-formal education. A certain percentage of the ICDS projects and Anganwadi Centres will be located in blocks/villages with a substantial population of minority communities to ensure that the benefits of this scheme are equitably available to such communities also. Improving access to School Education Under the Sarva Shiksha Abhiyan, the Kasturba Gandhi Balika Vidyalaya Scheme, and other similar Government schemes, it will be ensured that a certain percentage of all such schools are located in villages/localities having a substantial population of minority communities. Greater resources for teaching Urdu Central assistance will be provided for recruitment and posting of Urdu language teachers in primary and upper primary schools that serve a population in which at least one-fourth belong to that language group. </w:t>
      </w:r>
    </w:p>
    <w:p w14:paraId="5353A30B" w14:textId="77777777" w:rsidR="00DD2872" w:rsidRDefault="00DD2872" w:rsidP="00EA055E">
      <w:pPr>
        <w:rPr>
          <w:b/>
          <w:bCs/>
        </w:rPr>
      </w:pPr>
    </w:p>
    <w:p w14:paraId="630D1638" w14:textId="77777777" w:rsidR="00DD2872" w:rsidRDefault="00EA055E" w:rsidP="00EA055E">
      <w:pPr>
        <w:rPr>
          <w:b/>
          <w:bCs/>
        </w:rPr>
      </w:pPr>
      <w:r w:rsidRPr="00EA055E">
        <w:rPr>
          <w:b/>
          <w:bCs/>
        </w:rPr>
        <w:t xml:space="preserve">Modernizing </w:t>
      </w:r>
      <w:proofErr w:type="spellStart"/>
      <w:r w:rsidRPr="00EA055E">
        <w:rPr>
          <w:b/>
          <w:bCs/>
        </w:rPr>
        <w:t>Madarsa</w:t>
      </w:r>
      <w:proofErr w:type="spellEnd"/>
      <w:r w:rsidRPr="00EA055E">
        <w:rPr>
          <w:b/>
          <w:bCs/>
        </w:rPr>
        <w:t xml:space="preserve"> Education </w:t>
      </w:r>
    </w:p>
    <w:p w14:paraId="7224A180" w14:textId="77777777" w:rsidR="00DD2872" w:rsidRDefault="00DD2872" w:rsidP="00EA055E">
      <w:pPr>
        <w:rPr>
          <w:b/>
          <w:bCs/>
        </w:rPr>
      </w:pPr>
    </w:p>
    <w:p w14:paraId="4488569B" w14:textId="77777777" w:rsidR="00DD2872" w:rsidRDefault="00EA055E" w:rsidP="00EA055E">
      <w:pPr>
        <w:rPr>
          <w:b/>
          <w:bCs/>
        </w:rPr>
      </w:pPr>
      <w:r w:rsidRPr="00EA055E">
        <w:rPr>
          <w:b/>
          <w:bCs/>
        </w:rPr>
        <w:t xml:space="preserve">The Central Plan Scheme of Area Intensive and </w:t>
      </w:r>
      <w:proofErr w:type="spellStart"/>
      <w:r w:rsidRPr="00EA055E">
        <w:rPr>
          <w:b/>
          <w:bCs/>
        </w:rPr>
        <w:t>Madarsa</w:t>
      </w:r>
      <w:proofErr w:type="spellEnd"/>
      <w:r w:rsidRPr="00EA055E">
        <w:rPr>
          <w:b/>
          <w:bCs/>
        </w:rPr>
        <w:t xml:space="preserve"> Modernization Programme provides basic educational infrastructure in areas of concentration of educationally backward minorities and resources for the modernization of </w:t>
      </w:r>
      <w:proofErr w:type="spellStart"/>
      <w:r w:rsidRPr="00EA055E">
        <w:rPr>
          <w:b/>
          <w:bCs/>
        </w:rPr>
        <w:t>Madarsa</w:t>
      </w:r>
      <w:proofErr w:type="spellEnd"/>
      <w:r w:rsidRPr="00EA055E">
        <w:rPr>
          <w:b/>
          <w:bCs/>
        </w:rPr>
        <w:t xml:space="preserve"> education. Keeping in view the importance of addressing this need, this programme will be substantially </w:t>
      </w:r>
      <w:r w:rsidRPr="00EA055E">
        <w:rPr>
          <w:b/>
          <w:bCs/>
        </w:rPr>
        <w:lastRenderedPageBreak/>
        <w:t xml:space="preserve">strengthened and implemented effectively. </w:t>
      </w:r>
    </w:p>
    <w:p w14:paraId="72FC8DF8" w14:textId="77777777" w:rsidR="00DD2872" w:rsidRDefault="00DD2872" w:rsidP="00EA055E">
      <w:pPr>
        <w:rPr>
          <w:b/>
          <w:bCs/>
        </w:rPr>
      </w:pPr>
    </w:p>
    <w:p w14:paraId="5AE9A7B0" w14:textId="77777777" w:rsidR="00DD2872" w:rsidRDefault="00EA055E" w:rsidP="00EA055E">
      <w:pPr>
        <w:rPr>
          <w:b/>
          <w:bCs/>
        </w:rPr>
      </w:pPr>
      <w:r w:rsidRPr="00EA055E">
        <w:rPr>
          <w:b/>
          <w:bCs/>
        </w:rPr>
        <w:t xml:space="preserve">Scholarships for meritorious students from minority communities Schemes for pre-matric and post- matric scholarships for students from minority communities will be formulated and implemented. </w:t>
      </w:r>
    </w:p>
    <w:p w14:paraId="44D64105" w14:textId="77777777" w:rsidR="00DD2872" w:rsidRDefault="00DD2872" w:rsidP="00EA055E">
      <w:pPr>
        <w:rPr>
          <w:b/>
          <w:bCs/>
        </w:rPr>
      </w:pPr>
    </w:p>
    <w:p w14:paraId="2A2E3D4B" w14:textId="77777777" w:rsidR="00DD2872" w:rsidRDefault="00EA055E" w:rsidP="00EA055E">
      <w:pPr>
        <w:rPr>
          <w:b/>
          <w:bCs/>
        </w:rPr>
      </w:pPr>
      <w:r w:rsidRPr="00EA055E">
        <w:rPr>
          <w:b/>
          <w:bCs/>
        </w:rPr>
        <w:t xml:space="preserve">Improving educational infrastructure through the Maulana Azad Education Foundation The Government shall provide all possible assistance to Maulana Azad Education Foundation (MAEF) to strengthen and enable it to expand its activities more effectively. </w:t>
      </w:r>
    </w:p>
    <w:p w14:paraId="4AE799C9" w14:textId="77777777" w:rsidR="00DD2872" w:rsidRDefault="00DD2872" w:rsidP="00EA055E">
      <w:pPr>
        <w:rPr>
          <w:b/>
          <w:bCs/>
        </w:rPr>
      </w:pPr>
    </w:p>
    <w:p w14:paraId="4C0D121D" w14:textId="77777777" w:rsidR="00DD2872" w:rsidRDefault="00EA055E" w:rsidP="00EA055E">
      <w:pPr>
        <w:rPr>
          <w:b/>
          <w:bCs/>
        </w:rPr>
      </w:pPr>
      <w:r w:rsidRPr="00EA055E">
        <w:rPr>
          <w:b/>
          <w:bCs/>
        </w:rPr>
        <w:t>(B) Equitable Share in Economic Activities and Employment</w:t>
      </w:r>
    </w:p>
    <w:p w14:paraId="47A14891" w14:textId="77777777" w:rsidR="00DD2872" w:rsidRDefault="00DD2872" w:rsidP="00EA055E">
      <w:pPr>
        <w:rPr>
          <w:b/>
          <w:bCs/>
        </w:rPr>
      </w:pPr>
    </w:p>
    <w:p w14:paraId="07A8A5AF" w14:textId="77777777" w:rsidR="00DD2872" w:rsidRDefault="00EA055E" w:rsidP="00EA055E">
      <w:pPr>
        <w:rPr>
          <w:b/>
          <w:bCs/>
        </w:rPr>
      </w:pPr>
      <w:r w:rsidRPr="00EA055E">
        <w:rPr>
          <w:b/>
          <w:bCs/>
        </w:rPr>
        <w:t xml:space="preserve">Self-Employment and Wage Employment for the poor </w:t>
      </w:r>
    </w:p>
    <w:p w14:paraId="6081600C" w14:textId="77777777" w:rsidR="00DD2872" w:rsidRDefault="00DD2872" w:rsidP="00EA055E">
      <w:pPr>
        <w:rPr>
          <w:b/>
          <w:bCs/>
        </w:rPr>
      </w:pPr>
    </w:p>
    <w:p w14:paraId="07C989D2" w14:textId="59B8F39C" w:rsidR="00DD2872" w:rsidRPr="00DD2872" w:rsidRDefault="00EA055E" w:rsidP="00C63F66">
      <w:pPr>
        <w:pStyle w:val="ListParagraph"/>
        <w:numPr>
          <w:ilvl w:val="2"/>
          <w:numId w:val="173"/>
        </w:numPr>
        <w:rPr>
          <w:b/>
          <w:bCs/>
        </w:rPr>
      </w:pPr>
      <w:r w:rsidRPr="00DD2872">
        <w:rPr>
          <w:b/>
          <w:bCs/>
        </w:rPr>
        <w:t xml:space="preserve">The </w:t>
      </w:r>
      <w:proofErr w:type="spellStart"/>
      <w:r w:rsidRPr="00DD2872">
        <w:rPr>
          <w:b/>
          <w:bCs/>
        </w:rPr>
        <w:t>Swarnjayanti</w:t>
      </w:r>
      <w:proofErr w:type="spellEnd"/>
      <w:r w:rsidRPr="00DD2872">
        <w:rPr>
          <w:b/>
          <w:bCs/>
        </w:rPr>
        <w:t xml:space="preserve"> Gram </w:t>
      </w:r>
      <w:proofErr w:type="spellStart"/>
      <w:r w:rsidRPr="00DD2872">
        <w:rPr>
          <w:b/>
          <w:bCs/>
        </w:rPr>
        <w:t>Swarojgar</w:t>
      </w:r>
      <w:proofErr w:type="spellEnd"/>
      <w:r w:rsidRPr="00DD2872">
        <w:rPr>
          <w:b/>
          <w:bCs/>
        </w:rPr>
        <w:t xml:space="preserve"> Yojana (SGSY), the primary self-employment programme for rural areas, has the objective of bringing assisted poor rural families above the poverty line by providing them income generating assets through a mix of bank credit and Governmental subsidy. A certain percentage of the physical and financial targets under the SGSY will be earmarked for beneficiaries belonging to the minority communities living below the poverty line in rural areas. </w:t>
      </w:r>
    </w:p>
    <w:p w14:paraId="5EA3B378" w14:textId="77777777" w:rsidR="00DD2872" w:rsidRDefault="00DD2872" w:rsidP="00DD2872">
      <w:pPr>
        <w:pStyle w:val="ListParagraph"/>
        <w:ind w:left="360"/>
        <w:rPr>
          <w:b/>
          <w:bCs/>
        </w:rPr>
      </w:pPr>
    </w:p>
    <w:p w14:paraId="441B2C44" w14:textId="77777777" w:rsidR="00DD2872" w:rsidRDefault="00EA055E" w:rsidP="00DD2872">
      <w:pPr>
        <w:pStyle w:val="ListParagraph"/>
        <w:ind w:left="360"/>
        <w:rPr>
          <w:b/>
          <w:bCs/>
        </w:rPr>
      </w:pPr>
      <w:r w:rsidRPr="00DD2872">
        <w:rPr>
          <w:b/>
          <w:bCs/>
        </w:rPr>
        <w:t xml:space="preserve">The Swarn Jayanti Shahari Rojgar Yojana (SJSRY) </w:t>
      </w:r>
    </w:p>
    <w:p w14:paraId="3AEA92E0" w14:textId="77777777" w:rsidR="00DD2872" w:rsidRDefault="00DD2872" w:rsidP="00DD2872">
      <w:pPr>
        <w:pStyle w:val="ListParagraph"/>
        <w:ind w:left="360"/>
        <w:rPr>
          <w:b/>
          <w:bCs/>
        </w:rPr>
      </w:pPr>
    </w:p>
    <w:p w14:paraId="0F791D5E" w14:textId="77777777" w:rsidR="00DD2872" w:rsidRDefault="00DD2872" w:rsidP="00DD2872">
      <w:pPr>
        <w:pStyle w:val="ListParagraph"/>
        <w:ind w:left="360"/>
        <w:rPr>
          <w:b/>
          <w:bCs/>
        </w:rPr>
      </w:pPr>
      <w:r>
        <w:rPr>
          <w:b/>
          <w:bCs/>
        </w:rPr>
        <w:t xml:space="preserve">It </w:t>
      </w:r>
      <w:r w:rsidR="00EA055E" w:rsidRPr="00DD2872">
        <w:rPr>
          <w:b/>
          <w:bCs/>
        </w:rPr>
        <w:t>consists of two major components namely, the Urban Self-Employment Programme (USEP) and the Urban Wage Employment Programme (UWEP). A certain percentage of the physical and financial targets under USEP and UWEP will be earmarked to benefit people below the poverty line from the minority communities. (</w:t>
      </w:r>
    </w:p>
    <w:p w14:paraId="22C623D3" w14:textId="77777777" w:rsidR="00DD2872" w:rsidRDefault="00DD2872" w:rsidP="00DD2872">
      <w:pPr>
        <w:pStyle w:val="ListParagraph"/>
        <w:ind w:left="360"/>
        <w:rPr>
          <w:b/>
          <w:bCs/>
        </w:rPr>
      </w:pPr>
    </w:p>
    <w:p w14:paraId="411364E9" w14:textId="098138D9" w:rsidR="00DD2872" w:rsidRDefault="00EA055E" w:rsidP="00DD2872">
      <w:pPr>
        <w:pStyle w:val="ListParagraph"/>
        <w:ind w:left="360"/>
        <w:rPr>
          <w:b/>
          <w:bCs/>
        </w:rPr>
      </w:pPr>
      <w:r w:rsidRPr="00DD2872">
        <w:rPr>
          <w:b/>
          <w:bCs/>
        </w:rPr>
        <w:t xml:space="preserve">Upgradation of skills through technical training </w:t>
      </w:r>
    </w:p>
    <w:p w14:paraId="16E44721" w14:textId="77777777" w:rsidR="00DD2872" w:rsidRDefault="00DD2872" w:rsidP="00DD2872">
      <w:pPr>
        <w:pStyle w:val="ListParagraph"/>
        <w:ind w:left="360"/>
        <w:rPr>
          <w:b/>
          <w:bCs/>
        </w:rPr>
      </w:pPr>
    </w:p>
    <w:p w14:paraId="5355B2E2" w14:textId="77777777" w:rsidR="00DD2872" w:rsidRDefault="00EA055E" w:rsidP="00DD2872">
      <w:pPr>
        <w:pStyle w:val="ListParagraph"/>
        <w:ind w:left="360"/>
        <w:rPr>
          <w:b/>
          <w:bCs/>
        </w:rPr>
      </w:pPr>
      <w:r w:rsidRPr="00DD2872">
        <w:rPr>
          <w:b/>
          <w:bCs/>
        </w:rPr>
        <w:t xml:space="preserve">A very large proportion of the population of minority </w:t>
      </w:r>
      <w:r w:rsidRPr="00DD2872">
        <w:rPr>
          <w:b/>
          <w:bCs/>
        </w:rPr>
        <w:lastRenderedPageBreak/>
        <w:t xml:space="preserve">communities is engaged in low-level technical work or earns its living as handicraftsmen. Provision of technical training to such people would upgrade their skills and earning capability. Therefore, a certain proportion of all new ITIs will be located in areas predominantly inhabited by minority communities and a proportion of existing ITIs to be upgraded to 'Centres of Excellence' will be selected on the same basis. </w:t>
      </w:r>
    </w:p>
    <w:p w14:paraId="6B148B93" w14:textId="77777777" w:rsidR="00DD2872" w:rsidRDefault="00DD2872" w:rsidP="00DD2872">
      <w:pPr>
        <w:pStyle w:val="ListParagraph"/>
        <w:ind w:left="360"/>
        <w:rPr>
          <w:b/>
          <w:bCs/>
        </w:rPr>
      </w:pPr>
    </w:p>
    <w:p w14:paraId="197FFE79" w14:textId="77777777" w:rsidR="00DD2872" w:rsidRDefault="00EA055E" w:rsidP="00DD2872">
      <w:pPr>
        <w:pStyle w:val="ListParagraph"/>
        <w:ind w:left="360"/>
        <w:rPr>
          <w:b/>
          <w:bCs/>
        </w:rPr>
      </w:pPr>
      <w:r w:rsidRPr="00DD2872">
        <w:rPr>
          <w:b/>
          <w:bCs/>
        </w:rPr>
        <w:t xml:space="preserve">Enhanced credit support for economic activities </w:t>
      </w:r>
    </w:p>
    <w:p w14:paraId="1209BF6F" w14:textId="77777777" w:rsidR="00DD2872" w:rsidRDefault="00DD2872" w:rsidP="00DD2872">
      <w:pPr>
        <w:pStyle w:val="ListParagraph"/>
        <w:ind w:left="360"/>
        <w:rPr>
          <w:b/>
          <w:bCs/>
        </w:rPr>
      </w:pPr>
    </w:p>
    <w:p w14:paraId="2EADA488" w14:textId="77777777" w:rsidR="00DD2872" w:rsidRDefault="00EA055E" w:rsidP="00DD2872">
      <w:pPr>
        <w:pStyle w:val="ListParagraph"/>
        <w:ind w:left="360"/>
        <w:rPr>
          <w:b/>
          <w:bCs/>
        </w:rPr>
      </w:pPr>
      <w:r w:rsidRPr="00DD2872">
        <w:rPr>
          <w:b/>
          <w:bCs/>
        </w:rPr>
        <w:t xml:space="preserve">(a) The National Minorities Development &amp; Finance Corporation (NMDFC) was set up in 1994 with the objective of promoting economic development activities among the minority communities. The Government is committed to strengthen the NMDFC by providing it greater equity support to enable it to fully achieve its objectives. (b) Bank credit is essential for creation and sustenance of self-employment initiatives. A target of 40% of net bank credit for priority sector lending has been fixed for domestic banks. The priority sector includes, inter alia, agricultural loans, loans to small-scale industries &amp; small business, loans to retail trade, professional and self-employed persons, education loans, 3 housing loans and micro-credit. It will be ensured that an appropriate percentage of the priority sector lending in all categories is targeted for the minority communities. </w:t>
      </w:r>
    </w:p>
    <w:p w14:paraId="15D0BE0A" w14:textId="77777777" w:rsidR="00DD2872" w:rsidRDefault="00DD2872" w:rsidP="00DD2872">
      <w:pPr>
        <w:pStyle w:val="ListParagraph"/>
        <w:ind w:left="360"/>
        <w:rPr>
          <w:b/>
          <w:bCs/>
        </w:rPr>
      </w:pPr>
    </w:p>
    <w:p w14:paraId="212645C2" w14:textId="77777777" w:rsidR="00DD2872" w:rsidRDefault="00EA055E" w:rsidP="00DD2872">
      <w:pPr>
        <w:rPr>
          <w:b/>
          <w:bCs/>
        </w:rPr>
      </w:pPr>
      <w:r w:rsidRPr="00DD2872">
        <w:rPr>
          <w:b/>
          <w:bCs/>
        </w:rPr>
        <w:t xml:space="preserve">Recruitment to State and Central Services </w:t>
      </w:r>
    </w:p>
    <w:p w14:paraId="6FC71E3E" w14:textId="77777777" w:rsidR="00DD2872" w:rsidRDefault="00DD2872" w:rsidP="00DD2872">
      <w:pPr>
        <w:rPr>
          <w:b/>
          <w:bCs/>
        </w:rPr>
      </w:pPr>
    </w:p>
    <w:p w14:paraId="638711AF" w14:textId="77777777" w:rsidR="00DD2872" w:rsidRDefault="00EA055E" w:rsidP="00DD2872">
      <w:pPr>
        <w:rPr>
          <w:b/>
          <w:bCs/>
        </w:rPr>
      </w:pPr>
      <w:r w:rsidRPr="00DD2872">
        <w:rPr>
          <w:b/>
          <w:bCs/>
        </w:rPr>
        <w:t xml:space="preserve">(a) In the recruitment of police personnel, State Governments will be advised to give special consideration to minorities. For this purpose, the composition of selection committees should be representative. </w:t>
      </w:r>
    </w:p>
    <w:p w14:paraId="52B6BD4A" w14:textId="77777777" w:rsidR="00DD2872" w:rsidRDefault="00EA055E" w:rsidP="00DD2872">
      <w:pPr>
        <w:rPr>
          <w:b/>
          <w:bCs/>
        </w:rPr>
      </w:pPr>
      <w:r w:rsidRPr="00DD2872">
        <w:rPr>
          <w:b/>
          <w:bCs/>
        </w:rPr>
        <w:t xml:space="preserve">(b) The Central Government will take similar action in the recruitment of personnel to the Central police forces. </w:t>
      </w:r>
    </w:p>
    <w:p w14:paraId="5E58C18F" w14:textId="77777777" w:rsidR="00DD2872" w:rsidRDefault="00EA055E" w:rsidP="00DD2872">
      <w:pPr>
        <w:rPr>
          <w:b/>
          <w:bCs/>
        </w:rPr>
      </w:pPr>
      <w:r w:rsidRPr="00DD2872">
        <w:rPr>
          <w:b/>
          <w:bCs/>
        </w:rPr>
        <w:t xml:space="preserve">(c) Large scale employment opportunities are provided by the Railways, nationalized banks and public sector enterprises. In these cases also, the concerned departments </w:t>
      </w:r>
      <w:r w:rsidRPr="00DD2872">
        <w:rPr>
          <w:b/>
          <w:bCs/>
        </w:rPr>
        <w:lastRenderedPageBreak/>
        <w:t>will ensure that special consideration is given to recruitment from minority communities.</w:t>
      </w:r>
    </w:p>
    <w:p w14:paraId="2F42BB7E" w14:textId="77777777" w:rsidR="00DD2872" w:rsidRDefault="00EA055E" w:rsidP="00DD2872">
      <w:pPr>
        <w:rPr>
          <w:b/>
          <w:bCs/>
        </w:rPr>
      </w:pPr>
      <w:r w:rsidRPr="00DD2872">
        <w:rPr>
          <w:b/>
          <w:bCs/>
        </w:rPr>
        <w:t>(d) An exclusive scheme will be launched for candidates belonging to minority communities to provide coaching in government institutions as well as private coaching institutes with credibility</w:t>
      </w:r>
    </w:p>
    <w:p w14:paraId="0D491896" w14:textId="77777777" w:rsidR="00DD2872" w:rsidRDefault="00DD2872" w:rsidP="00DD2872">
      <w:pPr>
        <w:rPr>
          <w:b/>
          <w:bCs/>
        </w:rPr>
      </w:pPr>
    </w:p>
    <w:p w14:paraId="7BA0D9D3" w14:textId="77777777" w:rsidR="00DD2872" w:rsidRDefault="00EA055E" w:rsidP="00DD2872">
      <w:pPr>
        <w:rPr>
          <w:b/>
          <w:bCs/>
        </w:rPr>
      </w:pPr>
      <w:r w:rsidRPr="00DD2872">
        <w:rPr>
          <w:b/>
          <w:bCs/>
        </w:rPr>
        <w:t xml:space="preserve">Improving the conditions of living of minorities </w:t>
      </w:r>
    </w:p>
    <w:p w14:paraId="5167D4F7" w14:textId="77777777" w:rsidR="00DD2872" w:rsidRDefault="00DD2872" w:rsidP="00DD2872">
      <w:pPr>
        <w:rPr>
          <w:b/>
          <w:bCs/>
        </w:rPr>
      </w:pPr>
    </w:p>
    <w:p w14:paraId="7FAB2DDC" w14:textId="77777777" w:rsidR="00DD2872" w:rsidRDefault="00EA055E" w:rsidP="00DD2872">
      <w:pPr>
        <w:rPr>
          <w:b/>
          <w:bCs/>
        </w:rPr>
      </w:pPr>
      <w:r w:rsidRPr="00DD2872">
        <w:rPr>
          <w:b/>
          <w:bCs/>
        </w:rPr>
        <w:t xml:space="preserve">Equitable share in rural housing scheme </w:t>
      </w:r>
    </w:p>
    <w:p w14:paraId="6C4D129F" w14:textId="77777777" w:rsidR="00DD2872" w:rsidRDefault="00EA055E" w:rsidP="00DD2872">
      <w:pPr>
        <w:rPr>
          <w:b/>
          <w:bCs/>
        </w:rPr>
      </w:pPr>
      <w:r w:rsidRPr="00DD2872">
        <w:rPr>
          <w:b/>
          <w:bCs/>
        </w:rPr>
        <w:t xml:space="preserve">The Indira Awaas Yojana (IAY) provides financial assistance for shelter to the rural poor living below the poverty line. A certain percentage of the physical and financial targets under IAY will be earmarked for poor beneficiaries from minority communities living in rural areas. </w:t>
      </w:r>
    </w:p>
    <w:p w14:paraId="49E5B32B" w14:textId="77777777" w:rsidR="00DD2872" w:rsidRDefault="00DD2872" w:rsidP="00DD2872">
      <w:pPr>
        <w:rPr>
          <w:b/>
          <w:bCs/>
        </w:rPr>
      </w:pPr>
    </w:p>
    <w:p w14:paraId="38460F90" w14:textId="77777777" w:rsidR="00DD2872" w:rsidRDefault="00EA055E" w:rsidP="00DD2872">
      <w:pPr>
        <w:rPr>
          <w:b/>
          <w:bCs/>
        </w:rPr>
      </w:pPr>
      <w:r w:rsidRPr="00DD2872">
        <w:rPr>
          <w:b/>
          <w:bCs/>
        </w:rPr>
        <w:t xml:space="preserve">Improvement in condition of slums/areas inhabited by minority communities (a) (b) Under the schemes of Integrated Housing &amp; Slum Development Programme (IHSDP) and Jawaharlal Nehru National Urban Renewal Mission (JNNURM), the Central Government provides assistance to States/UTs for development of urban slums through provision of physical amenities and basic services. It would be ensured that the benefits of these programmes flow equitably to members of the minority communities and to cities/slums, predominantly inhabited by minority communities. Under Urban Infrastructure and Governance (UIG) scheme, Urban Infrastructure Development Scheme for Small and Medium Towns (UIDSSMT) and National Rural Drinking Water Programme (NRDWP), the Central Government provides assistance to States/UTs for provision of infrastructure and basic services. It would be ensured that the benefits of this programme flow equitably to cities/towns/districts/blocks having a substantial minority population. </w:t>
      </w:r>
    </w:p>
    <w:p w14:paraId="283D5209" w14:textId="77777777" w:rsidR="00DD2872" w:rsidRDefault="00DD2872" w:rsidP="00DD2872">
      <w:pPr>
        <w:rPr>
          <w:b/>
          <w:bCs/>
        </w:rPr>
      </w:pPr>
    </w:p>
    <w:p w14:paraId="3A28D34B" w14:textId="00FB1307" w:rsidR="00DD2872" w:rsidRDefault="00EA055E" w:rsidP="00DD2872">
      <w:pPr>
        <w:rPr>
          <w:b/>
          <w:bCs/>
        </w:rPr>
      </w:pPr>
      <w:r w:rsidRPr="00DD2872">
        <w:rPr>
          <w:b/>
          <w:bCs/>
        </w:rPr>
        <w:t xml:space="preserve">Prevention &amp; Control of Communal Riots </w:t>
      </w:r>
    </w:p>
    <w:p w14:paraId="41400177" w14:textId="77777777" w:rsidR="00DD2872" w:rsidRDefault="00DD2872" w:rsidP="00DD2872">
      <w:pPr>
        <w:rPr>
          <w:b/>
          <w:bCs/>
        </w:rPr>
      </w:pPr>
    </w:p>
    <w:p w14:paraId="02B374F0" w14:textId="4F85124A" w:rsidR="00EA055E" w:rsidRDefault="00EA055E" w:rsidP="00DD2872">
      <w:pPr>
        <w:rPr>
          <w:b/>
          <w:bCs/>
        </w:rPr>
      </w:pPr>
      <w:r w:rsidRPr="00DD2872">
        <w:rPr>
          <w:b/>
          <w:bCs/>
        </w:rPr>
        <w:t xml:space="preserve">Prevention of communal incidents In the areas, which have </w:t>
      </w:r>
      <w:r w:rsidRPr="00DD2872">
        <w:rPr>
          <w:b/>
          <w:bCs/>
        </w:rPr>
        <w:lastRenderedPageBreak/>
        <w:t xml:space="preserve">been identified as communally sensitive and riot prone, district and police officials of the highest known efficiency, impartiality and secular record must be posted. In such areas and even elsewhere, the prevention of communal tension should be one of the primary duties of the district magistrate and superintendent of police. Their performances in this regard should be an important factor in determining their promotion prospects. 5 (14) Prosecution for communal offences Severe action should be taken against all those who incite communal tension or take part in violence. Special court or courts specifically earmarked to try communal offences should be set up so that offenders are brought to book speedily. (15) Rehabilitation of victims of communal riots Victims of communal riots should be given immediate relief and provided prompt and adequate financial assistance for their rehabilitation. 6 2. GUIDELINES for implementation of Prime Minister's New 15 Point Programme for the Welfare of Minorities The Hon'ble President, in his address to the Joint Session of Parliament on February 25, 2005, had announced that the Government would recast the 15 Point Programme for the Welfare of Minorities with a view to incorporate programme specific interventions. Prime Minister, in his address on the occasion of Independence Day, 2005, announced inter-alia that "We will also revise and revamp the 15 Point Programme for Minorities. The new 15 Point Programme will have definite goals which are to be achieved in a specific time frame". In pursuance of these commitments, the earlier programme has been revised as the Prime Minister's New 15 Point Programme for the Welfare of Minorities. The objectives of the programme are as follows:- (a) Enhancing opportunities for education. (b) Ensuring an equitable share for minorities in economic activities and employment, through existing and new schemes, enhanced credit support for self-employment, and recruitment to State and Central Government jobs. (c) Improving the conditions of living of minorities by ensuring an appropriate share for them in infrastructure development schemes. (d) Prevention and control of communal disharmony and violence. 7 . 8 (e) (f) (g) An important aim of the new programme is to ensure </w:t>
      </w:r>
      <w:r w:rsidRPr="00DD2872">
        <w:rPr>
          <w:b/>
          <w:bCs/>
        </w:rPr>
        <w:lastRenderedPageBreak/>
        <w:t>that the benefits of various government schemes for the underprivileged reach the disadvantaged sections of the minority communities. The underprivileged among the minorities are, of course, included in the target groups of various government schemes. But in order to ensure that the benefits of these schemes flow equitably to minorities, the new programme envisages location of a certain proportion of development projects in minority concentration areas. It also provides that, wherever possible, 15% of targets and outlays under various schemes should be earmarked for minorities. The emphasis of the programme on the maintenance of communal peace and harmony, through appropriate measures, and ensuring a reasonable representation of minorities in government, including the public sector, remains as emphatic as ever and these continue to be important constituents of the new programme The programme does not envisage any change or relaxation of any criteria, norms or eligibility conditions in any scheme for minorities. These would continue to be as provided for in the original schemes included in the programme. (h) The term 'substantial minority population' in the 15 Point Programme applies to such districts/sub- district units where at least 25% of the total population of that unit belongs to minority communities. (</w:t>
      </w:r>
      <w:proofErr w:type="spellStart"/>
      <w:r w:rsidRPr="00DD2872">
        <w:rPr>
          <w:b/>
          <w:bCs/>
        </w:rPr>
        <w:t>i</w:t>
      </w:r>
      <w:proofErr w:type="spellEnd"/>
      <w:r w:rsidRPr="00DD2872">
        <w:rPr>
          <w:b/>
          <w:bCs/>
        </w:rPr>
        <w:t xml:space="preserve">) (1) The target group of the programme consists of the eligible sections among the minorities notified under Section 2 (c) of the National Commission for Minorities Act, 1992, viz, Muslims, Christians, Sikhs, Buddhists and Zoroastrians (Parsis). (2) In States, where one of the minority communities notified under Section 2 (c) of the National Commission for Minorities Act, 1992 is, in fact, in majority, the earmarking of physical/financial targets under different schemes will be only for the other notified minorities. These states are Jammu &amp; Kashmir, Punjab, Meghalaya, Mizoram and Nagaland. Lakshadweep is the only Union Territory in this group. The new programme will be implemented by Central Ministries / Departments concerned through State Governments / Union Territories. Each Ministry/ Department concerned shall appoint a nodal officer, not below the rank of a Joint Secretary to Government of </w:t>
      </w:r>
      <w:r w:rsidRPr="00DD2872">
        <w:rPr>
          <w:b/>
          <w:bCs/>
        </w:rPr>
        <w:lastRenderedPageBreak/>
        <w:t>India, for this programme. The Ministry of Minority Affairs shall be the nodal Ministry for this programme. 3. Physical Targets and Financial Outlays: Considering the complexity of the programme and its wide reach, wherever possible, Ministries/Departments concerned will earmark 15 percent of the physical targets and financial outlays for minorities. These will be distributed between States/UTs on the basis of the proportion of Below Poverty Line (BPL) population of minorities in a particular State/Union Territory to the total BPL population of minorities in the country, subject to the following:- (a) (</w:t>
      </w:r>
      <w:proofErr w:type="spellStart"/>
      <w:r w:rsidRPr="00DD2872">
        <w:rPr>
          <w:b/>
          <w:bCs/>
        </w:rPr>
        <w:t>i</w:t>
      </w:r>
      <w:proofErr w:type="spellEnd"/>
      <w:r w:rsidRPr="00DD2872">
        <w:rPr>
          <w:b/>
          <w:bCs/>
        </w:rPr>
        <w:t xml:space="preserve">) For schemes applicable exclusively to rural areas, only the ratio relevant to the BPL minority population in rural areas would be considered. (ii) For schemes applicable exclusively to urban areas, only the ratio relevant to the BPL minority population of urban areas would be considered. 9 (iii) For others, where such differentiation is not possible, the total would be considered. (b) For States/UT referred to in para 7 (b), the earmarking will only be for the BPL minorities, other than that in majority. 4. The schemes amenable to such earmarking are the following:- Point No. (A) Enhancing opportunities for Education (1) Equitable availability of ICDS Services Integrated Child Development Services (ICDS) Scheme by providing services through Anganwadi Centres (2) Improving access to School Education Sarva Shiksha Abhiyan, Kasturba Gandhi Balika Vidyalaya Scheme, and other similar Government schemes. Point No. (B) Equitable Share in Economic Activities and Employment 10 (7) Self-Employment and Wage Employment for the poor (a) </w:t>
      </w:r>
      <w:proofErr w:type="spellStart"/>
      <w:r w:rsidRPr="00DD2872">
        <w:rPr>
          <w:b/>
          <w:bCs/>
        </w:rPr>
        <w:t>Swarnjayanti</w:t>
      </w:r>
      <w:proofErr w:type="spellEnd"/>
      <w:r w:rsidRPr="00DD2872">
        <w:rPr>
          <w:b/>
          <w:bCs/>
        </w:rPr>
        <w:t xml:space="preserve"> Gram </w:t>
      </w:r>
      <w:proofErr w:type="spellStart"/>
      <w:r w:rsidRPr="00DD2872">
        <w:rPr>
          <w:b/>
          <w:bCs/>
        </w:rPr>
        <w:t>Swarojgar</w:t>
      </w:r>
      <w:proofErr w:type="spellEnd"/>
      <w:r w:rsidRPr="00DD2872">
        <w:rPr>
          <w:b/>
          <w:bCs/>
        </w:rPr>
        <w:t xml:space="preserve"> Yojana (SGSY) (b) Swarn Jayanti Shahari Rojgar Yojana (SJSRY) (8) Upgradation of skills through technical training New Industrial Training Institutes (ITI) and upgradation of existing ITI. (9) Enhanced credit support for economic activities (b) Bank credit under priority sector lending. 5. Point No. (C) Improving the conditions of living of minorities (11) Equitable share in rural housing scheme Indira Awaas Yojana (IAY) (12) Improvement in condition of slums/areas inhabited by minority communities Integrated Housing &amp; Slum Development Programme (IHSDP) and Jawaharlal Nehru </w:t>
      </w:r>
      <w:r w:rsidRPr="00DD2872">
        <w:rPr>
          <w:b/>
          <w:bCs/>
        </w:rPr>
        <w:lastRenderedPageBreak/>
        <w:t xml:space="preserve">National Urban Renewal Mission (JNNURM) Urban Infrastructure and Governance (UIG), Urban Infrastructure Development Scheme for Small and Medium Towns (UIDSSMT) and National Rural Drinking Water Programme (NRDWP) Implementation, Monitoring and </w:t>
      </w:r>
      <w:proofErr w:type="spellStart"/>
      <w:r w:rsidRPr="00DD2872">
        <w:rPr>
          <w:b/>
          <w:bCs/>
        </w:rPr>
        <w:t>ReportingA</w:t>
      </w:r>
      <w:proofErr w:type="spellEnd"/>
      <w:r w:rsidRPr="00DD2872">
        <w:rPr>
          <w:b/>
          <w:bCs/>
        </w:rPr>
        <w:t>. Ministry/Department Level: Ministries/Departments implementing the schemes, included in the programme shall continue to implement and monitor these schemes with reference to the physical targets and financial outlays. They are expected to review the progress of the programme on a monthly basis and report the progress of implementation, in respect of the schemes under this programme, on a quarterly basis, by the fifteenth day of next quarter, to the Ministry of Minority Affairs. B. State/UT Level: (</w:t>
      </w:r>
      <w:proofErr w:type="spellStart"/>
      <w:r w:rsidRPr="00DD2872">
        <w:rPr>
          <w:b/>
          <w:bCs/>
        </w:rPr>
        <w:t>i</w:t>
      </w:r>
      <w:proofErr w:type="spellEnd"/>
      <w:r w:rsidRPr="00DD2872">
        <w:rPr>
          <w:b/>
          <w:bCs/>
        </w:rPr>
        <w:t xml:space="preserve">) States/UTs are expected to constitute a State Level Committee for Implementation of the Prime Minister's New 15 Point Programme for the Welfare of Minorities headed by the Chief Secretary with members consisting of the Amended in December, 2009 in italics and underline 11 12 Secretaries and Heads of Departments implementing the schemes under the 15 Point Programme, representatives from the Panchayati Raj Institutions/Autonomous District Councils, three representatives from reputed non-governmental institutions dealing with minorities and three such other members considered appropriate by the state government/UT administration. </w:t>
      </w:r>
      <w:proofErr w:type="spellStart"/>
      <w:r w:rsidRPr="00DD2872">
        <w:rPr>
          <w:b/>
          <w:bCs/>
        </w:rPr>
        <w:t>Upto</w:t>
      </w:r>
      <w:proofErr w:type="spellEnd"/>
      <w:r w:rsidRPr="00DD2872">
        <w:rPr>
          <w:b/>
          <w:bCs/>
        </w:rPr>
        <w:t xml:space="preserve"> two Members of Parliament from Lok Sabha and one Member of Parliament from Rajya Sabha representing the State, shall be nominated by the Central Government and two Members of the Legislative Assembly, shall be nominated by the State Government. However, one of the members included in the State Level Committee from Lok Sabha and Legislative Assembly should have been elected from any of the minority concentration district in those states which have these minority concentration districts (MCDs). The Department dealing with Minorities of the State/UT may be made the nodal department for monitoring the 15 Point Programme. The Committee should meet at least once every quarter and the Department dealing with Minorities of the State/UT may send a quarterly progress </w:t>
      </w:r>
      <w:r w:rsidRPr="00DD2872">
        <w:rPr>
          <w:b/>
          <w:bCs/>
        </w:rPr>
        <w:lastRenderedPageBreak/>
        <w:t>reports to the Ministry of Minority Affairs by the 15th day of the next quarter. (ii) District Level: Similarly, at the district level, a District Level Committee for Implementation of the Prime Minister's New 15 Point Programme for the Welfare of Minorities may be constituted headed by the Collector/Deputy Commissioner of the district, with District level officers of the departments implementing the programme, Amended in December, 2009 in italics and underline representatives from the Panchayati Raj Institutions/Autonomous District Councils, and three representatives from reputed institutions dealing with minorities. All Members of Parliament and all Members of Legislative Assembly representing the district shall be included. Further, one Member of Parliament from Rajya Sabha representing the State shall be nominated by the Central Government. The District Level Committee shall report progress of implementation to the Department dealing with Minorities of the state government/UT administration for placing it before the State Level Committee. C. Central Level: (1) (ii) At the central level, the progress of implementation, with reference to targets, will be monitored once in six months by a Committee of Secretaries (COS), and a report will be submitted to the Union Cabinet. The Ministry of Minority Affairs shall be the nodal Ministry to prepare reports in this regard for placing before the COS and the Union Cabinet once in six months. All Ministries/Departments concerned with this programme shall submit quarterly reports to the Ministry of Minority Affairs by the 15th day of the next quarter. There shall be a Review Committee for the Prime Minister's New 15 Point Programme for the Welfare of the Minorities headed by Secretary, Ministry of Minority Affairs, with nodal officers from all the Ministries/Department concerned which shall meet at least once every quarter to review the progress, obtain feedback and resolve problems and provide clarifications, as might be needed. Amended in December, 2009 in italics and underline 13</w:t>
      </w:r>
    </w:p>
    <w:p w14:paraId="26230BA4" w14:textId="77777777" w:rsidR="00D80561" w:rsidRDefault="00D80561" w:rsidP="00DD2872">
      <w:pPr>
        <w:rPr>
          <w:b/>
          <w:bCs/>
        </w:rPr>
      </w:pPr>
    </w:p>
    <w:p w14:paraId="05EE96F3" w14:textId="14AE5A71" w:rsidR="00D80561" w:rsidRDefault="00AC1B99" w:rsidP="00DD2872">
      <w:pPr>
        <w:rPr>
          <w:b/>
          <w:bCs/>
        </w:rPr>
      </w:pPr>
      <w:r>
        <w:rPr>
          <w:b/>
          <w:bCs/>
        </w:rPr>
        <w:t>Communal Riots in India</w:t>
      </w:r>
    </w:p>
    <w:p w14:paraId="790D90C5" w14:textId="77777777" w:rsidR="00AC1B99" w:rsidRDefault="00AC1B99" w:rsidP="00DD2872">
      <w:pPr>
        <w:rPr>
          <w:b/>
          <w:bCs/>
        </w:rPr>
      </w:pPr>
    </w:p>
    <w:p w14:paraId="45319C44" w14:textId="62F1E718" w:rsidR="00AC1B99" w:rsidRDefault="00AC1B99" w:rsidP="00DD2872">
      <w:pPr>
        <w:rPr>
          <w:b/>
          <w:bCs/>
        </w:rPr>
      </w:pPr>
      <w:r>
        <w:rPr>
          <w:b/>
          <w:bCs/>
        </w:rPr>
        <w:lastRenderedPageBreak/>
        <w:t>There is a long history of communal riots in India and the victims in majority of cases of Hindu-Muslim riots have been victims. Here is a list of communal riots since 2000:</w:t>
      </w:r>
    </w:p>
    <w:p w14:paraId="5F9ADBDD" w14:textId="77777777" w:rsidR="00BF0CAE" w:rsidRDefault="00BF0CAE" w:rsidP="00DD2872">
      <w:pPr>
        <w:rPr>
          <w:b/>
          <w:bCs/>
        </w:rPr>
      </w:pPr>
    </w:p>
    <w:p w14:paraId="07DDAB05" w14:textId="77777777" w:rsidR="00BF0CAE" w:rsidRPr="00BF0CAE" w:rsidRDefault="00BF0CAE" w:rsidP="00BF0CAE">
      <w:pPr>
        <w:rPr>
          <w:b/>
          <w:bCs/>
          <w:lang w:val="en-IN"/>
        </w:rPr>
      </w:pPr>
      <w:r w:rsidRPr="00BF0CAE">
        <w:rPr>
          <w:b/>
          <w:bCs/>
          <w:lang w:val="en-IN"/>
        </w:rPr>
        <w:t>Post 2000</w:t>
      </w:r>
    </w:p>
    <w:p w14:paraId="5DF692AB" w14:textId="77777777" w:rsidR="00BF0CAE" w:rsidRPr="00BF0CAE" w:rsidRDefault="00BF0CAE" w:rsidP="00BF0CAE">
      <w:pPr>
        <w:rPr>
          <w:b/>
          <w:bCs/>
          <w:lang w:val="en-IN"/>
        </w:rPr>
      </w:pPr>
      <w:r w:rsidRPr="00BF0CAE">
        <w:rPr>
          <w:b/>
          <w:bCs/>
          <w:lang w:val="en-IN"/>
        </w:rPr>
        <w:t>[</w:t>
      </w:r>
      <w:hyperlink r:id="rId18" w:tooltip="Edit section: Post 2000" w:history="1">
        <w:r w:rsidRPr="00BF0CAE">
          <w:rPr>
            <w:rStyle w:val="Hyperlink"/>
            <w:rFonts w:cs="Arial"/>
            <w:b/>
            <w:bCs/>
            <w:lang w:val="en-IN"/>
          </w:rPr>
          <w:t>edit</w:t>
        </w:r>
      </w:hyperlink>
      <w:r w:rsidRPr="00BF0CAE">
        <w:rPr>
          <w:b/>
          <w:bCs/>
          <w:lang w:val="en-IN"/>
        </w:rPr>
        <w:t>]</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743"/>
        <w:gridCol w:w="649"/>
        <w:gridCol w:w="1028"/>
        <w:gridCol w:w="1597"/>
        <w:gridCol w:w="804"/>
        <w:gridCol w:w="633"/>
        <w:gridCol w:w="666"/>
        <w:gridCol w:w="686"/>
        <w:gridCol w:w="625"/>
      </w:tblGrid>
      <w:tr w:rsidR="00BF0CAE" w:rsidRPr="00BF0CAE" w14:paraId="78B987A8" w14:textId="77777777" w:rsidTr="00BF0CAE">
        <w:trPr>
          <w:tblHeader/>
        </w:trPr>
        <w:tc>
          <w:tcPr>
            <w:tcW w:w="1324"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76583C6" w14:textId="77777777" w:rsidR="00BF0CAE" w:rsidRPr="00BF0CAE" w:rsidRDefault="00BF0CAE" w:rsidP="00BF0CAE">
            <w:pPr>
              <w:rPr>
                <w:b/>
                <w:bCs/>
                <w:lang w:val="en-IN"/>
              </w:rPr>
            </w:pPr>
            <w:r w:rsidRPr="00BF0CAE">
              <w:rPr>
                <w:b/>
                <w:bCs/>
                <w:lang w:val="en-IN"/>
              </w:rPr>
              <w:t>Name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6C7D1666" w14:textId="77777777" w:rsidR="00BF0CAE" w:rsidRPr="00BF0CAE" w:rsidRDefault="00BF0CAE" w:rsidP="00BF0CAE">
            <w:pPr>
              <w:rPr>
                <w:b/>
                <w:bCs/>
                <w:lang w:val="en-IN"/>
              </w:rPr>
            </w:pPr>
            <w:r w:rsidRPr="00BF0CAE">
              <w:rPr>
                <w:b/>
                <w:bCs/>
                <w:lang w:val="en-IN"/>
              </w:rPr>
              <w:t>Year</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15D12E3C" w14:textId="77777777" w:rsidR="00BF0CAE" w:rsidRPr="00BF0CAE" w:rsidRDefault="00BF0CAE" w:rsidP="00BF0CAE">
            <w:pPr>
              <w:rPr>
                <w:b/>
                <w:bCs/>
                <w:lang w:val="en-IN"/>
              </w:rPr>
            </w:pPr>
            <w:r w:rsidRPr="00BF0CAE">
              <w:rPr>
                <w:b/>
                <w:bCs/>
                <w:lang w:val="en-IN"/>
              </w:rPr>
              <w:t>Locations</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14E76BEC" w14:textId="77777777" w:rsidR="00BF0CAE" w:rsidRPr="00BF0CAE" w:rsidRDefault="00BF0CAE" w:rsidP="00BF0CAE">
            <w:pPr>
              <w:rPr>
                <w:b/>
                <w:bCs/>
                <w:lang w:val="en-IN"/>
              </w:rPr>
            </w:pPr>
            <w:r w:rsidRPr="00BF0CAE">
              <w:rPr>
                <w:b/>
                <w:bCs/>
                <w:lang w:val="en-IN"/>
              </w:rPr>
              <w:t>Cause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0D23F216" w14:textId="77777777" w:rsidR="00BF0CAE" w:rsidRPr="00BF0CAE" w:rsidRDefault="00BF0CAE" w:rsidP="00BF0CAE">
            <w:pPr>
              <w:rPr>
                <w:b/>
                <w:bCs/>
                <w:lang w:val="en-IN"/>
              </w:rPr>
            </w:pPr>
            <w:r w:rsidRPr="00BF0CAE">
              <w:rPr>
                <w:b/>
                <w:bCs/>
                <w:lang w:val="en-IN"/>
              </w:rPr>
              <w:t>Factions</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370AF60F" w14:textId="77777777" w:rsidR="00BF0CAE" w:rsidRPr="00BF0CAE" w:rsidRDefault="00BF0CAE" w:rsidP="00BF0CAE">
            <w:pPr>
              <w:rPr>
                <w:b/>
                <w:bCs/>
                <w:lang w:val="en-IN"/>
              </w:rPr>
            </w:pPr>
            <w:r w:rsidRPr="00BF0CAE">
              <w:rPr>
                <w:b/>
                <w:bCs/>
                <w:lang w:val="en-IN"/>
              </w:rPr>
              <w:t>Deaths</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3A8E5C8A" w14:textId="77777777" w:rsidR="00BF0CAE" w:rsidRPr="00BF0CAE" w:rsidRDefault="00BF0CAE" w:rsidP="00BF0CAE">
            <w:pPr>
              <w:rPr>
                <w:b/>
                <w:bCs/>
                <w:lang w:val="en-IN"/>
              </w:rPr>
            </w:pPr>
            <w:r w:rsidRPr="00BF0CAE">
              <w:rPr>
                <w:b/>
                <w:bCs/>
                <w:lang w:val="en-IN"/>
              </w:rPr>
              <w:t>Wounded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0280F1BA" w14:textId="77777777" w:rsidR="00BF0CAE" w:rsidRPr="00BF0CAE" w:rsidRDefault="00BF0CAE" w:rsidP="00BF0CAE">
            <w:pPr>
              <w:rPr>
                <w:b/>
                <w:bCs/>
                <w:lang w:val="en-IN"/>
              </w:rPr>
            </w:pPr>
            <w:r w:rsidRPr="00BF0CAE">
              <w:rPr>
                <w:b/>
                <w:bCs/>
                <w:lang w:val="en-IN"/>
              </w:rPr>
              <w:t>Damage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27C62D03" w14:textId="77777777" w:rsidR="00BF0CAE" w:rsidRPr="00BF0CAE" w:rsidRDefault="00BF0CAE" w:rsidP="00BF0CAE">
            <w:pPr>
              <w:rPr>
                <w:b/>
                <w:bCs/>
                <w:lang w:val="en-IN"/>
              </w:rPr>
            </w:pPr>
            <w:r w:rsidRPr="00BF0CAE">
              <w:rPr>
                <w:b/>
                <w:bCs/>
                <w:lang w:val="en-IN"/>
              </w:rPr>
              <w:t>Ref</w:t>
            </w:r>
          </w:p>
        </w:tc>
      </w:tr>
      <w:tr w:rsidR="00BF0CAE" w:rsidRPr="00BF0CAE" w14:paraId="4624B4BF"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963863" w14:textId="77777777" w:rsidR="00BF0CAE" w:rsidRPr="00BF0CAE" w:rsidRDefault="00BF0CAE" w:rsidP="00BF0CAE">
            <w:pPr>
              <w:rPr>
                <w:b/>
                <w:bCs/>
                <w:lang w:val="en-IN"/>
              </w:rPr>
            </w:pPr>
            <w:hyperlink r:id="rId19" w:tooltip="2002 Gujarat riots" w:history="1">
              <w:r w:rsidRPr="00BF0CAE">
                <w:rPr>
                  <w:rStyle w:val="Hyperlink"/>
                  <w:rFonts w:cs="Arial"/>
                  <w:b/>
                  <w:bCs/>
                  <w:lang w:val="en-IN"/>
                </w:rPr>
                <w:t>2002 Gujarat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FDE74A" w14:textId="77777777" w:rsidR="00BF0CAE" w:rsidRPr="00BF0CAE" w:rsidRDefault="00BF0CAE" w:rsidP="00BF0CAE">
            <w:pPr>
              <w:rPr>
                <w:b/>
                <w:bCs/>
                <w:lang w:val="en-IN"/>
              </w:rPr>
            </w:pPr>
            <w:r w:rsidRPr="00BF0CAE">
              <w:rPr>
                <w:b/>
                <w:bCs/>
                <w:lang w:val="en-IN"/>
              </w:rPr>
              <w:t>27 February – 2 March 2002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9EB3A3" w14:textId="77777777" w:rsidR="00BF0CAE" w:rsidRPr="00BF0CAE" w:rsidRDefault="00BF0CAE" w:rsidP="00BF0CAE">
            <w:pPr>
              <w:rPr>
                <w:b/>
                <w:bCs/>
                <w:lang w:val="en-IN"/>
              </w:rPr>
            </w:pPr>
            <w:r w:rsidRPr="00BF0CAE">
              <w:rPr>
                <w:b/>
                <w:bCs/>
                <w:lang w:val="en-IN"/>
              </w:rPr>
              <w:t>Gujarat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5E4A92" w14:textId="77777777" w:rsidR="00BF0CAE" w:rsidRPr="00BF0CAE" w:rsidRDefault="00BF0CAE" w:rsidP="00BF0CAE">
            <w:pPr>
              <w:rPr>
                <w:b/>
                <w:bCs/>
                <w:lang w:val="en-IN"/>
              </w:rPr>
            </w:pPr>
            <w:r w:rsidRPr="00BF0CAE">
              <w:rPr>
                <w:b/>
                <w:bCs/>
                <w:lang w:val="en-IN"/>
              </w:rPr>
              <w:t>The </w:t>
            </w:r>
            <w:hyperlink r:id="rId20" w:tooltip="Godhra train burning" w:history="1">
              <w:r w:rsidRPr="00BF0CAE">
                <w:rPr>
                  <w:rStyle w:val="Hyperlink"/>
                  <w:rFonts w:cs="Arial"/>
                  <w:b/>
                  <w:bCs/>
                  <w:lang w:val="en-IN"/>
                </w:rPr>
                <w:t>burning of a train</w:t>
              </w:r>
            </w:hyperlink>
            <w:r w:rsidRPr="00BF0CAE">
              <w:rPr>
                <w:b/>
                <w:bCs/>
                <w:lang w:val="en-IN"/>
              </w:rPr>
              <w:t> in </w:t>
            </w:r>
            <w:hyperlink r:id="rId21" w:tooltip="Godhra" w:history="1">
              <w:r w:rsidRPr="00BF0CAE">
                <w:rPr>
                  <w:rStyle w:val="Hyperlink"/>
                  <w:rFonts w:cs="Arial"/>
                  <w:b/>
                  <w:bCs/>
                  <w:lang w:val="en-IN"/>
                </w:rPr>
                <w:t>Godhra</w:t>
              </w:r>
            </w:hyperlink>
            <w:r w:rsidRPr="00BF0CAE">
              <w:rPr>
                <w:b/>
                <w:bCs/>
                <w:lang w:val="en-IN"/>
              </w:rPr>
              <w:t> on 27 February 2002, which caused the deaths of 69 Hindu pilgrims </w:t>
            </w:r>
            <w:proofErr w:type="spellStart"/>
            <w:r>
              <w:fldChar w:fldCharType="begin"/>
            </w:r>
            <w:r>
              <w:instrText>HYPERLINK "https://en.wikipedia.org/wiki/Karsevaks" \o "Karsevaks"</w:instrText>
            </w:r>
            <w:r>
              <w:fldChar w:fldCharType="separate"/>
            </w:r>
            <w:r w:rsidRPr="00BF0CAE">
              <w:rPr>
                <w:rStyle w:val="Hyperlink"/>
                <w:rFonts w:cs="Arial"/>
                <w:b/>
                <w:bCs/>
                <w:lang w:val="en-IN"/>
              </w:rPr>
              <w:t>karsevaks</w:t>
            </w:r>
            <w:proofErr w:type="spellEnd"/>
            <w:r>
              <w:fldChar w:fldCharType="end"/>
            </w:r>
            <w:r w:rsidRPr="00BF0CAE">
              <w:rPr>
                <w:b/>
                <w:bCs/>
                <w:lang w:val="en-IN"/>
              </w:rPr>
              <w:t> returning from </w:t>
            </w:r>
            <w:hyperlink r:id="rId22" w:tooltip="Ayodhya" w:history="1">
              <w:r w:rsidRPr="00BF0CAE">
                <w:rPr>
                  <w:rStyle w:val="Hyperlink"/>
                  <w:rFonts w:cs="Arial"/>
                  <w:b/>
                  <w:bCs/>
                  <w:lang w:val="en-IN"/>
                </w:rPr>
                <w:t>Ayodhya</w:t>
              </w:r>
            </w:hyperlink>
            <w:r w:rsidRPr="00BF0CAE">
              <w:rPr>
                <w:b/>
                <w:bCs/>
                <w:lang w:val="en-IN"/>
              </w:rPr>
              <w:t xml:space="preserve"> triggered the violence. The Naroda </w:t>
            </w:r>
            <w:proofErr w:type="spellStart"/>
            <w:r w:rsidRPr="00BF0CAE">
              <w:rPr>
                <w:b/>
                <w:bCs/>
                <w:lang w:val="en-IN"/>
              </w:rPr>
              <w:t>Patiya</w:t>
            </w:r>
            <w:proofErr w:type="spellEnd"/>
            <w:r w:rsidRPr="00BF0CAE">
              <w:rPr>
                <w:b/>
                <w:bCs/>
                <w:lang w:val="en-IN"/>
              </w:rPr>
              <w:t xml:space="preserve"> massacre took place on 28 February 2002 at Naroda, in Ahmedabad</w:t>
            </w:r>
            <w:r w:rsidRPr="00BF0CAE">
              <w:rPr>
                <w:b/>
                <w:bCs/>
                <w:lang w:val="en-IN"/>
              </w:rPr>
              <w:lastRenderedPageBreak/>
              <w:t>. 97 Muslims were killed by a mob of approximately 5,000 people .</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5F96C5" w14:textId="77777777" w:rsidR="00BF0CAE" w:rsidRPr="00BF0CAE" w:rsidRDefault="00BF0CAE" w:rsidP="00BF0CAE">
            <w:pPr>
              <w:rPr>
                <w:b/>
                <w:bCs/>
                <w:lang w:val="en-IN"/>
              </w:rPr>
            </w:pPr>
            <w:r w:rsidRPr="00BF0CAE">
              <w:rPr>
                <w:b/>
                <w:bCs/>
                <w:lang w:val="en-IN"/>
              </w:rPr>
              <w:lastRenderedPageBreak/>
              <w:t>Hindu</w:t>
            </w:r>
            <w:r w:rsidRPr="00BF0CAE">
              <w:rPr>
                <w:b/>
                <w:bCs/>
                <w:lang w:val="en-IN"/>
              </w:rPr>
              <w:br/>
              <w:t>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27EFE9" w14:textId="77777777" w:rsidR="00BF0CAE" w:rsidRPr="00BF0CAE" w:rsidRDefault="00BF0CAE" w:rsidP="00BF0CAE">
            <w:pPr>
              <w:rPr>
                <w:b/>
                <w:bCs/>
                <w:lang w:val="en-IN"/>
              </w:rPr>
            </w:pPr>
            <w:r w:rsidRPr="00BF0CAE">
              <w:rPr>
                <w:b/>
                <w:bCs/>
                <w:lang w:val="en-IN"/>
              </w:rPr>
              <w:t>1044 Official Figure, 2000 Unofficial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2BB082" w14:textId="77777777" w:rsidR="00BF0CAE" w:rsidRPr="00BF0CAE" w:rsidRDefault="00BF0CAE" w:rsidP="00BF0CAE">
            <w:pPr>
              <w:rPr>
                <w:b/>
                <w:bCs/>
                <w:lang w:val="en-IN"/>
              </w:rPr>
            </w:pPr>
            <w:r w:rsidRPr="00BF0CAE">
              <w:rPr>
                <w:b/>
                <w:bCs/>
                <w:lang w:val="en-IN"/>
              </w:rPr>
              <w:t>2500+ official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1F5686"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4730B8" w14:textId="77777777" w:rsidR="00BF0CAE" w:rsidRPr="00BF0CAE" w:rsidRDefault="00BF0CAE" w:rsidP="00BF0CAE">
            <w:pPr>
              <w:rPr>
                <w:b/>
                <w:bCs/>
                <w:lang w:val="en-IN"/>
              </w:rPr>
            </w:pPr>
            <w:hyperlink r:id="rId23" w:anchor="cite_note-68" w:history="1">
              <w:r w:rsidRPr="00BF0CAE">
                <w:rPr>
                  <w:rStyle w:val="Hyperlink"/>
                  <w:rFonts w:cs="Arial"/>
                  <w:b/>
                  <w:bCs/>
                  <w:vertAlign w:val="superscript"/>
                  <w:lang w:val="en-IN"/>
                </w:rPr>
                <w:t>[63]</w:t>
              </w:r>
            </w:hyperlink>
          </w:p>
        </w:tc>
      </w:tr>
      <w:tr w:rsidR="00BF0CAE" w:rsidRPr="00BF0CAE" w14:paraId="6E88CBE4"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36DC2F" w14:textId="77777777" w:rsidR="00BF0CAE" w:rsidRPr="00BF0CAE" w:rsidRDefault="00BF0CAE" w:rsidP="00BF0CAE">
            <w:pPr>
              <w:rPr>
                <w:b/>
                <w:bCs/>
                <w:lang w:val="en-IN"/>
              </w:rPr>
            </w:pPr>
            <w:r w:rsidRPr="00BF0CAE">
              <w:rPr>
                <w:b/>
                <w:bCs/>
                <w:lang w:val="en-IN"/>
              </w:rPr>
              <w:t>2005 Mau riots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A99BF1" w14:textId="77777777" w:rsidR="00BF0CAE" w:rsidRPr="00BF0CAE" w:rsidRDefault="00BF0CAE" w:rsidP="00BF0CAE">
            <w:pPr>
              <w:rPr>
                <w:b/>
                <w:bCs/>
                <w:lang w:val="en-IN"/>
              </w:rPr>
            </w:pPr>
            <w:r w:rsidRPr="00BF0CAE">
              <w:rPr>
                <w:b/>
                <w:bCs/>
                <w:lang w:val="en-IN"/>
              </w:rPr>
              <w:t>2005; October 13–14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D02E1D" w14:textId="77777777" w:rsidR="00BF0CAE" w:rsidRPr="00BF0CAE" w:rsidRDefault="00BF0CAE" w:rsidP="00BF0CAE">
            <w:pPr>
              <w:rPr>
                <w:b/>
                <w:bCs/>
                <w:lang w:val="en-IN"/>
              </w:rPr>
            </w:pPr>
            <w:hyperlink r:id="rId24" w:tooltip="Mau, Uttar Pradesh" w:history="1">
              <w:r w:rsidRPr="00BF0CAE">
                <w:rPr>
                  <w:rStyle w:val="Hyperlink"/>
                  <w:rFonts w:cs="Arial"/>
                  <w:b/>
                  <w:bCs/>
                  <w:lang w:val="en-IN"/>
                </w:rPr>
                <w:t>Mau</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85E5E6" w14:textId="77777777" w:rsidR="00BF0CAE" w:rsidRPr="00BF0CAE" w:rsidRDefault="00BF0CAE" w:rsidP="00BF0CAE">
            <w:pPr>
              <w:rPr>
                <w:b/>
                <w:bCs/>
                <w:lang w:val="en-IN"/>
              </w:rPr>
            </w:pPr>
            <w:r w:rsidRPr="00BF0CAE">
              <w:rPr>
                <w:b/>
                <w:bCs/>
                <w:lang w:val="en-IN"/>
              </w:rPr>
              <w:t>Hindus performing the Ramayana scene of Bharat Milap attacked by 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D1A0D1" w14:textId="77777777" w:rsidR="00BF0CAE" w:rsidRPr="00BF0CAE" w:rsidRDefault="00BF0CAE" w:rsidP="00BF0CAE">
            <w:pPr>
              <w:rPr>
                <w:b/>
                <w:bCs/>
                <w:lang w:val="en-IN"/>
              </w:rPr>
            </w:pPr>
            <w:r w:rsidRPr="00BF0CAE">
              <w:rPr>
                <w:b/>
                <w:bCs/>
                <w:lang w:val="en-IN"/>
              </w:rPr>
              <w:t>Hindus</w:t>
            </w:r>
            <w:r w:rsidRPr="00BF0CAE">
              <w:rPr>
                <w:b/>
                <w:bCs/>
                <w:lang w:val="en-IN"/>
              </w:rPr>
              <w:br/>
              <w:t>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1339EE" w14:textId="77777777" w:rsidR="00BF0CAE" w:rsidRPr="00BF0CAE" w:rsidRDefault="00BF0CAE" w:rsidP="00BF0CAE">
            <w:pPr>
              <w:rPr>
                <w:b/>
                <w:bCs/>
                <w:lang w:val="en-IN"/>
              </w:rPr>
            </w:pPr>
            <w:r w:rsidRPr="00BF0CAE">
              <w:rPr>
                <w:b/>
                <w:bCs/>
                <w:lang w:val="en-IN"/>
              </w:rPr>
              <w:t>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A24EA7" w14:textId="77777777" w:rsidR="00BF0CAE" w:rsidRPr="00BF0CAE" w:rsidRDefault="00BF0CAE" w:rsidP="00BF0CAE">
            <w:pPr>
              <w:rPr>
                <w:b/>
                <w:bCs/>
                <w:lang w:val="en-IN"/>
              </w:rPr>
            </w:pPr>
            <w:r w:rsidRPr="00BF0CAE">
              <w:rPr>
                <w:b/>
                <w:bCs/>
                <w:lang w:val="en-IN"/>
              </w:rPr>
              <w:t>N/A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B04BCA" w14:textId="77777777" w:rsidR="00BF0CAE" w:rsidRPr="00BF0CAE" w:rsidRDefault="00BF0CAE" w:rsidP="00BF0CAE">
            <w:pPr>
              <w:rPr>
                <w:b/>
                <w:bCs/>
                <w:lang w:val="en-IN"/>
              </w:rPr>
            </w:pPr>
            <w:r w:rsidRPr="00BF0CAE">
              <w:rPr>
                <w:b/>
                <w:bCs/>
                <w:lang w:val="en-IN"/>
              </w:rPr>
              <w:t>N/A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58462B" w14:textId="77777777" w:rsidR="00BF0CAE" w:rsidRPr="00BF0CAE" w:rsidRDefault="00BF0CAE" w:rsidP="00BF0CAE">
            <w:pPr>
              <w:rPr>
                <w:b/>
                <w:bCs/>
                <w:lang w:val="en-IN"/>
              </w:rPr>
            </w:pPr>
            <w:hyperlink r:id="rId25" w:anchor="cite_note-69" w:history="1">
              <w:r w:rsidRPr="00BF0CAE">
                <w:rPr>
                  <w:rStyle w:val="Hyperlink"/>
                  <w:rFonts w:cs="Arial"/>
                  <w:b/>
                  <w:bCs/>
                  <w:vertAlign w:val="superscript"/>
                  <w:lang w:val="en-IN"/>
                </w:rPr>
                <w:t>[64]</w:t>
              </w:r>
            </w:hyperlink>
          </w:p>
        </w:tc>
      </w:tr>
      <w:tr w:rsidR="00BF0CAE" w:rsidRPr="00BF0CAE" w14:paraId="5A629805"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02D5CE" w14:textId="77777777" w:rsidR="00BF0CAE" w:rsidRPr="00BF0CAE" w:rsidRDefault="00BF0CAE" w:rsidP="00BF0CAE">
            <w:pPr>
              <w:rPr>
                <w:b/>
                <w:bCs/>
                <w:lang w:val="en-IN"/>
              </w:rPr>
            </w:pPr>
            <w:r w:rsidRPr="00BF0CAE">
              <w:rPr>
                <w:b/>
                <w:bCs/>
                <w:lang w:val="en-IN"/>
              </w:rPr>
              <w:t>2005 Lucknow riots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D0E992" w14:textId="77777777" w:rsidR="00BF0CAE" w:rsidRPr="00BF0CAE" w:rsidRDefault="00BF0CAE" w:rsidP="00BF0CAE">
            <w:pPr>
              <w:rPr>
                <w:b/>
                <w:bCs/>
                <w:lang w:val="en-IN"/>
              </w:rPr>
            </w:pPr>
            <w:r w:rsidRPr="00BF0CAE">
              <w:rPr>
                <w:b/>
                <w:bCs/>
                <w:lang w:val="en-IN"/>
              </w:rPr>
              <w:t>2006, March 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9D668C" w14:textId="77777777" w:rsidR="00BF0CAE" w:rsidRPr="00BF0CAE" w:rsidRDefault="00BF0CAE" w:rsidP="00BF0CAE">
            <w:pPr>
              <w:rPr>
                <w:b/>
                <w:bCs/>
                <w:lang w:val="en-IN"/>
              </w:rPr>
            </w:pPr>
            <w:r w:rsidRPr="00BF0CAE">
              <w:rPr>
                <w:b/>
                <w:bCs/>
                <w:lang w:val="en-IN"/>
              </w:rPr>
              <w:t>Lucknow</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73E0E7" w14:textId="77777777" w:rsidR="00BF0CAE" w:rsidRPr="00BF0CAE" w:rsidRDefault="00BF0CAE" w:rsidP="00BF0CAE">
            <w:pPr>
              <w:rPr>
                <w:b/>
                <w:bCs/>
                <w:lang w:val="en-IN"/>
              </w:rPr>
            </w:pPr>
            <w:r w:rsidRPr="00BF0CAE">
              <w:rPr>
                <w:b/>
                <w:bCs/>
                <w:lang w:val="en-IN"/>
              </w:rPr>
              <w:t>Danish Mohammed cartoons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87C1CE" w14:textId="77777777" w:rsidR="00BF0CAE" w:rsidRPr="00BF0CAE" w:rsidRDefault="00BF0CAE" w:rsidP="00BF0CAE">
            <w:pPr>
              <w:rPr>
                <w:b/>
                <w:bCs/>
                <w:lang w:val="en-IN"/>
              </w:rPr>
            </w:pPr>
            <w:r w:rsidRPr="00BF0CAE">
              <w:rPr>
                <w:b/>
                <w:bCs/>
                <w:lang w:val="en-IN"/>
              </w:rPr>
              <w:t>Hindus</w:t>
            </w:r>
            <w:r w:rsidRPr="00BF0CAE">
              <w:rPr>
                <w:b/>
                <w:bCs/>
                <w:lang w:val="en-IN"/>
              </w:rPr>
              <w:br/>
              <w:t>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22C50B" w14:textId="77777777" w:rsidR="00BF0CAE" w:rsidRPr="00BF0CAE" w:rsidRDefault="00BF0CAE" w:rsidP="00BF0CAE">
            <w:pPr>
              <w:rPr>
                <w:b/>
                <w:bCs/>
                <w:lang w:val="en-IN"/>
              </w:rPr>
            </w:pPr>
            <w:r w:rsidRPr="00BF0CAE">
              <w:rPr>
                <w:b/>
                <w:bCs/>
                <w:lang w:val="en-IN"/>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EDFC3B" w14:textId="77777777" w:rsidR="00BF0CAE" w:rsidRPr="00BF0CAE" w:rsidRDefault="00BF0CAE" w:rsidP="00BF0CAE">
            <w:pPr>
              <w:rPr>
                <w:b/>
                <w:bCs/>
                <w:lang w:val="en-IN"/>
              </w:rPr>
            </w:pPr>
            <w:r w:rsidRPr="00BF0CAE">
              <w:rPr>
                <w:b/>
                <w:bCs/>
                <w:lang w:val="en-IN"/>
              </w:rPr>
              <w:t>N/A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F236FB" w14:textId="77777777" w:rsidR="00BF0CAE" w:rsidRPr="00BF0CAE" w:rsidRDefault="00BF0CAE" w:rsidP="00BF0CAE">
            <w:pPr>
              <w:rPr>
                <w:b/>
                <w:bCs/>
                <w:lang w:val="en-IN"/>
              </w:rPr>
            </w:pPr>
            <w:r w:rsidRPr="00BF0CAE">
              <w:rPr>
                <w:b/>
                <w:bCs/>
                <w:lang w:val="en-IN"/>
              </w:rPr>
              <w:t>N/A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3402F8" w14:textId="77777777" w:rsidR="00BF0CAE" w:rsidRPr="00BF0CAE" w:rsidRDefault="00BF0CAE" w:rsidP="00BF0CAE">
            <w:pPr>
              <w:rPr>
                <w:b/>
                <w:bCs/>
                <w:lang w:val="en-IN"/>
              </w:rPr>
            </w:pPr>
            <w:hyperlink r:id="rId26" w:anchor="cite_note-sciencespo4-70" w:history="1">
              <w:r w:rsidRPr="00BF0CAE">
                <w:rPr>
                  <w:rStyle w:val="Hyperlink"/>
                  <w:rFonts w:cs="Arial"/>
                  <w:b/>
                  <w:bCs/>
                  <w:vertAlign w:val="superscript"/>
                  <w:lang w:val="en-IN"/>
                </w:rPr>
                <w:t>[65]</w:t>
              </w:r>
            </w:hyperlink>
          </w:p>
        </w:tc>
      </w:tr>
      <w:tr w:rsidR="00BF0CAE" w:rsidRPr="00BF0CAE" w14:paraId="153D64BE"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6ECCF0" w14:textId="77777777" w:rsidR="00BF0CAE" w:rsidRPr="00BF0CAE" w:rsidRDefault="00BF0CAE" w:rsidP="00BF0CAE">
            <w:pPr>
              <w:rPr>
                <w:b/>
                <w:bCs/>
                <w:lang w:val="en-IN"/>
              </w:rPr>
            </w:pPr>
            <w:hyperlink r:id="rId27" w:tooltip="2006 Vadodara riots" w:history="1">
              <w:r w:rsidRPr="00BF0CAE">
                <w:rPr>
                  <w:rStyle w:val="Hyperlink"/>
                  <w:rFonts w:cs="Arial"/>
                  <w:b/>
                  <w:bCs/>
                  <w:lang w:val="en-IN"/>
                </w:rPr>
                <w:t>2006 Vadodara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B8D3DA" w14:textId="77777777" w:rsidR="00BF0CAE" w:rsidRPr="00BF0CAE" w:rsidRDefault="00BF0CAE" w:rsidP="00BF0CAE">
            <w:pPr>
              <w:rPr>
                <w:b/>
                <w:bCs/>
                <w:lang w:val="en-IN"/>
              </w:rPr>
            </w:pPr>
            <w:r w:rsidRPr="00BF0CAE">
              <w:rPr>
                <w:b/>
                <w:bCs/>
                <w:lang w:val="en-IN"/>
              </w:rPr>
              <w:t>1 May 2006 – 3 May 200</w:t>
            </w:r>
            <w:r w:rsidRPr="00BF0CAE">
              <w:rPr>
                <w:b/>
                <w:bCs/>
                <w:lang w:val="en-IN"/>
              </w:rPr>
              <w:lastRenderedPageBreak/>
              <w:t>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A422AA" w14:textId="77777777" w:rsidR="00BF0CAE" w:rsidRPr="00BF0CAE" w:rsidRDefault="00BF0CAE" w:rsidP="00BF0CAE">
            <w:pPr>
              <w:rPr>
                <w:b/>
                <w:bCs/>
                <w:lang w:val="en-IN"/>
              </w:rPr>
            </w:pPr>
            <w:r w:rsidRPr="00BF0CAE">
              <w:rPr>
                <w:b/>
                <w:bCs/>
                <w:lang w:val="en-IN"/>
              </w:rPr>
              <w:lastRenderedPageBreak/>
              <w:t>Gujarat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D2D71C" w14:textId="77777777" w:rsidR="00BF0CAE" w:rsidRPr="00BF0CAE" w:rsidRDefault="00BF0CAE" w:rsidP="00BF0CAE">
            <w:pPr>
              <w:rPr>
                <w:b/>
                <w:bCs/>
                <w:lang w:val="en-IN"/>
              </w:rPr>
            </w:pPr>
            <w:r w:rsidRPr="00BF0CAE">
              <w:rPr>
                <w:b/>
                <w:bCs/>
                <w:lang w:val="en-IN"/>
              </w:rPr>
              <w:t>Municipal council's decision to remove the dargah (shrine) of Syed Chishti Rashiduddi</w:t>
            </w:r>
            <w:r w:rsidRPr="00BF0CAE">
              <w:rPr>
                <w:b/>
                <w:bCs/>
                <w:lang w:val="en-IN"/>
              </w:rPr>
              <w:lastRenderedPageBreak/>
              <w:t>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9310AF" w14:textId="77777777" w:rsidR="00BF0CAE" w:rsidRPr="00BF0CAE" w:rsidRDefault="00BF0CAE" w:rsidP="00BF0CAE">
            <w:pPr>
              <w:rPr>
                <w:b/>
                <w:bCs/>
                <w:lang w:val="en-IN"/>
              </w:rPr>
            </w:pPr>
            <w:r w:rsidRPr="00BF0CAE">
              <w:rPr>
                <w:b/>
                <w:bCs/>
                <w:lang w:val="en-IN"/>
              </w:rPr>
              <w:lastRenderedPageBreak/>
              <w:t>Hindus</w:t>
            </w:r>
            <w:r w:rsidRPr="00BF0CAE">
              <w:rPr>
                <w:b/>
                <w:bCs/>
                <w:lang w:val="en-IN"/>
              </w:rPr>
              <w:br/>
              <w:t>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F3D64E" w14:textId="77777777" w:rsidR="00BF0CAE" w:rsidRPr="00BF0CAE" w:rsidRDefault="00BF0CAE" w:rsidP="00BF0CAE">
            <w:pPr>
              <w:rPr>
                <w:b/>
                <w:bCs/>
                <w:lang w:val="en-IN"/>
              </w:rPr>
            </w:pPr>
            <w:r w:rsidRPr="00BF0CAE">
              <w:rPr>
                <w:b/>
                <w:bCs/>
                <w:lang w:val="en-IN"/>
              </w:rPr>
              <w:t>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7121D1" w14:textId="77777777" w:rsidR="00BF0CAE" w:rsidRPr="00BF0CAE" w:rsidRDefault="00BF0CAE" w:rsidP="00BF0CAE">
            <w:pPr>
              <w:rPr>
                <w:b/>
                <w:bCs/>
                <w:lang w:val="en-IN"/>
              </w:rPr>
            </w:pPr>
            <w:r w:rsidRPr="00BF0CAE">
              <w:rPr>
                <w:b/>
                <w:bCs/>
                <w:lang w:val="en-IN"/>
              </w:rPr>
              <w:t>42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2AFA3B"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CEA92F" w14:textId="77777777" w:rsidR="00BF0CAE" w:rsidRPr="00BF0CAE" w:rsidRDefault="00BF0CAE" w:rsidP="00BF0CAE">
            <w:pPr>
              <w:rPr>
                <w:b/>
                <w:bCs/>
                <w:lang w:val="en-IN"/>
              </w:rPr>
            </w:pPr>
            <w:hyperlink r:id="rId28" w:anchor="cite_note-71" w:history="1">
              <w:r w:rsidRPr="00BF0CAE">
                <w:rPr>
                  <w:rStyle w:val="Hyperlink"/>
                  <w:rFonts w:cs="Arial"/>
                  <w:b/>
                  <w:bCs/>
                  <w:vertAlign w:val="superscript"/>
                  <w:lang w:val="en-IN"/>
                </w:rPr>
                <w:t>[66]</w:t>
              </w:r>
            </w:hyperlink>
          </w:p>
        </w:tc>
      </w:tr>
      <w:tr w:rsidR="00BF0CAE" w:rsidRPr="00BF0CAE" w14:paraId="6EF4D0C2"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4E7974" w14:textId="77777777" w:rsidR="00BF0CAE" w:rsidRPr="00BF0CAE" w:rsidRDefault="00BF0CAE" w:rsidP="00BF0CAE">
            <w:pPr>
              <w:rPr>
                <w:b/>
                <w:bCs/>
                <w:lang w:val="en-IN"/>
              </w:rPr>
            </w:pPr>
            <w:hyperlink r:id="rId29" w:tooltip="2007 Christmas violence in Kandhamal" w:history="1">
              <w:r w:rsidRPr="00BF0CAE">
                <w:rPr>
                  <w:rStyle w:val="Hyperlink"/>
                  <w:rFonts w:cs="Arial"/>
                  <w:b/>
                  <w:bCs/>
                  <w:lang w:val="en-IN"/>
                </w:rPr>
                <w:t xml:space="preserve">2007 Christmas violence in </w:t>
              </w:r>
              <w:proofErr w:type="spellStart"/>
              <w:r w:rsidRPr="00BF0CAE">
                <w:rPr>
                  <w:rStyle w:val="Hyperlink"/>
                  <w:rFonts w:cs="Arial"/>
                  <w:b/>
                  <w:bCs/>
                  <w:lang w:val="en-IN"/>
                </w:rPr>
                <w:t>Kandhamal</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964C54" w14:textId="77777777" w:rsidR="00BF0CAE" w:rsidRPr="00BF0CAE" w:rsidRDefault="00BF0CAE" w:rsidP="00BF0CAE">
            <w:pPr>
              <w:rPr>
                <w:b/>
                <w:bCs/>
                <w:lang w:val="en-IN"/>
              </w:rPr>
            </w:pPr>
            <w:r w:rsidRPr="00BF0CAE">
              <w:rPr>
                <w:b/>
                <w:bCs/>
                <w:lang w:val="en-IN"/>
              </w:rPr>
              <w:t>2007, Dec 24-27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FB0FA8" w14:textId="77777777" w:rsidR="00BF0CAE" w:rsidRPr="00BF0CAE" w:rsidRDefault="00BF0CAE" w:rsidP="00BF0CAE">
            <w:pPr>
              <w:rPr>
                <w:b/>
                <w:bCs/>
                <w:lang w:val="en-IN"/>
              </w:rPr>
            </w:pPr>
            <w:hyperlink r:id="rId30" w:tooltip="Kandhamal district" w:history="1">
              <w:proofErr w:type="spellStart"/>
              <w:r w:rsidRPr="00BF0CAE">
                <w:rPr>
                  <w:rStyle w:val="Hyperlink"/>
                  <w:rFonts w:cs="Arial"/>
                  <w:b/>
                  <w:bCs/>
                  <w:lang w:val="en-IN"/>
                </w:rPr>
                <w:t>Kandhamal</w:t>
              </w:r>
              <w:proofErr w:type="spellEnd"/>
              <w:r w:rsidRPr="00BF0CAE">
                <w:rPr>
                  <w:rStyle w:val="Hyperlink"/>
                  <w:rFonts w:cs="Arial"/>
                  <w:b/>
                  <w:bCs/>
                  <w:lang w:val="en-IN"/>
                </w:rPr>
                <w:t xml:space="preserve"> district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944B0B" w14:textId="77777777" w:rsidR="00BF0CAE" w:rsidRPr="00BF0CAE" w:rsidRDefault="00BF0CAE" w:rsidP="00BF0CAE">
            <w:pPr>
              <w:rPr>
                <w:b/>
                <w:bCs/>
                <w:lang w:val="en-IN"/>
              </w:rPr>
            </w:pPr>
            <w:r w:rsidRPr="00BF0CAE">
              <w:rPr>
                <w:b/>
                <w:bCs/>
                <w:lang w:val="en-IN"/>
              </w:rPr>
              <w:t>Christmas celebrations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0FA282" w14:textId="77777777" w:rsidR="00BF0CAE" w:rsidRPr="00BF0CAE" w:rsidRDefault="00BF0CAE" w:rsidP="00BF0CAE">
            <w:pPr>
              <w:rPr>
                <w:b/>
                <w:bCs/>
                <w:lang w:val="en-IN"/>
              </w:rPr>
            </w:pPr>
            <w:r w:rsidRPr="00BF0CAE">
              <w:rPr>
                <w:b/>
                <w:bCs/>
                <w:lang w:val="en-IN"/>
              </w:rPr>
              <w:t>Hindus, Christians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DA5A4C"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C7063A" w14:textId="77777777" w:rsidR="00BF0CAE" w:rsidRPr="00BF0CAE" w:rsidRDefault="00BF0CAE" w:rsidP="00BF0CAE">
            <w:pPr>
              <w:rPr>
                <w:b/>
                <w:bCs/>
                <w:lang w:val="en-IN"/>
              </w:rPr>
            </w:pPr>
            <w:r w:rsidRPr="00BF0CAE">
              <w:rPr>
                <w:b/>
                <w:bCs/>
                <w:lang w:val="en-IN"/>
              </w:rPr>
              <w:t>3-50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46B922" w14:textId="77777777" w:rsidR="00BF0CAE" w:rsidRPr="00BF0CAE" w:rsidRDefault="00BF0CAE" w:rsidP="00BF0CAE">
            <w:pPr>
              <w:rPr>
                <w:b/>
                <w:bCs/>
                <w:lang w:val="en-IN"/>
              </w:rPr>
            </w:pPr>
            <w:r w:rsidRPr="00BF0CAE">
              <w:rPr>
                <w:b/>
                <w:bCs/>
                <w:lang w:val="en-IN"/>
              </w:rPr>
              <w:t>100+ Churches burnt down, demolished or vandalized,</w:t>
            </w:r>
          </w:p>
          <w:p w14:paraId="653933ED" w14:textId="77777777" w:rsidR="00BF0CAE" w:rsidRPr="00BF0CAE" w:rsidRDefault="00BF0CAE" w:rsidP="00BF0CAE">
            <w:pPr>
              <w:rPr>
                <w:b/>
                <w:bCs/>
                <w:lang w:val="en-IN"/>
              </w:rPr>
            </w:pPr>
            <w:r w:rsidRPr="00BF0CAE">
              <w:rPr>
                <w:b/>
                <w:bCs/>
                <w:lang w:val="en-IN"/>
              </w:rPr>
              <w:t>100+ Christian institutions burnt down or van</w:t>
            </w:r>
            <w:r w:rsidRPr="00BF0CAE">
              <w:rPr>
                <w:b/>
                <w:bCs/>
                <w:lang w:val="en-IN"/>
              </w:rPr>
              <w:lastRenderedPageBreak/>
              <w:t>dalized, 837+ families left homeless, 700-730 houses (120 belonging to Hindus) were burnt or damaged.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89FE7C" w14:textId="77777777" w:rsidR="00BF0CAE" w:rsidRPr="00BF0CAE" w:rsidRDefault="00BF0CAE" w:rsidP="00BF0CAE">
            <w:pPr>
              <w:rPr>
                <w:b/>
                <w:bCs/>
                <w:lang w:val="en-IN"/>
              </w:rPr>
            </w:pPr>
            <w:hyperlink r:id="rId31" w:anchor="cite_note-72" w:history="1">
              <w:r w:rsidRPr="00BF0CAE">
                <w:rPr>
                  <w:rStyle w:val="Hyperlink"/>
                  <w:rFonts w:cs="Arial"/>
                  <w:b/>
                  <w:bCs/>
                  <w:vertAlign w:val="superscript"/>
                  <w:lang w:val="en-IN"/>
                </w:rPr>
                <w:t>[67]</w:t>
              </w:r>
            </w:hyperlink>
          </w:p>
        </w:tc>
      </w:tr>
      <w:tr w:rsidR="00BF0CAE" w:rsidRPr="00BF0CAE" w14:paraId="587C6422"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F98A07" w14:textId="77777777" w:rsidR="00BF0CAE" w:rsidRPr="00BF0CAE" w:rsidRDefault="00BF0CAE" w:rsidP="00BF0CAE">
            <w:pPr>
              <w:rPr>
                <w:b/>
                <w:bCs/>
                <w:lang w:val="en-IN"/>
              </w:rPr>
            </w:pPr>
            <w:hyperlink r:id="rId32" w:tooltip="2008 Kandhamal violence" w:history="1">
              <w:r w:rsidRPr="00BF0CAE">
                <w:rPr>
                  <w:rStyle w:val="Hyperlink"/>
                  <w:rFonts w:cs="Arial"/>
                  <w:b/>
                  <w:bCs/>
                  <w:lang w:val="en-IN"/>
                </w:rPr>
                <w:t xml:space="preserve">2008 </w:t>
              </w:r>
              <w:proofErr w:type="spellStart"/>
              <w:r w:rsidRPr="00BF0CAE">
                <w:rPr>
                  <w:rStyle w:val="Hyperlink"/>
                  <w:rFonts w:cs="Arial"/>
                  <w:b/>
                  <w:bCs/>
                  <w:lang w:val="en-IN"/>
                </w:rPr>
                <w:t>Kandhamal</w:t>
              </w:r>
              <w:proofErr w:type="spellEnd"/>
              <w:r w:rsidRPr="00BF0CAE">
                <w:rPr>
                  <w:rStyle w:val="Hyperlink"/>
                  <w:rFonts w:cs="Arial"/>
                  <w:b/>
                  <w:bCs/>
                  <w:lang w:val="en-IN"/>
                </w:rPr>
                <w:t xml:space="preserve"> violence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310995" w14:textId="77777777" w:rsidR="00BF0CAE" w:rsidRPr="00BF0CAE" w:rsidRDefault="00BF0CAE" w:rsidP="00BF0CAE">
            <w:pPr>
              <w:rPr>
                <w:b/>
                <w:bCs/>
                <w:lang w:val="en-IN"/>
              </w:rPr>
            </w:pPr>
            <w:r w:rsidRPr="00BF0CAE">
              <w:rPr>
                <w:b/>
                <w:bCs/>
                <w:lang w:val="en-IN"/>
              </w:rPr>
              <w:t>2008, Aug 25-28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496735" w14:textId="77777777" w:rsidR="00BF0CAE" w:rsidRPr="00BF0CAE" w:rsidRDefault="00BF0CAE" w:rsidP="00BF0CAE">
            <w:pPr>
              <w:rPr>
                <w:b/>
                <w:bCs/>
                <w:lang w:val="en-IN"/>
              </w:rPr>
            </w:pPr>
            <w:proofErr w:type="spellStart"/>
            <w:r w:rsidRPr="00BF0CAE">
              <w:rPr>
                <w:b/>
                <w:bCs/>
                <w:lang w:val="en-IN"/>
              </w:rPr>
              <w:t>Kandhamal</w:t>
            </w:r>
            <w:proofErr w:type="spellEnd"/>
            <w:r w:rsidRPr="00BF0CAE">
              <w:rPr>
                <w:b/>
                <w:bCs/>
                <w:lang w:val="en-IN"/>
              </w:rPr>
              <w:t xml:space="preserve"> district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091A11" w14:textId="77777777" w:rsidR="00BF0CAE" w:rsidRPr="00BF0CAE" w:rsidRDefault="00BF0CAE" w:rsidP="00BF0CAE">
            <w:pPr>
              <w:rPr>
                <w:b/>
                <w:bCs/>
                <w:lang w:val="en-IN"/>
              </w:rPr>
            </w:pPr>
            <w:r w:rsidRPr="00BF0CAE">
              <w:rPr>
                <w:b/>
                <w:bCs/>
                <w:lang w:val="en-IN"/>
              </w:rPr>
              <w:t>Murder of </w:t>
            </w:r>
            <w:proofErr w:type="spellStart"/>
            <w:r>
              <w:fldChar w:fldCharType="begin"/>
            </w:r>
            <w:r>
              <w:instrText>HYPERLINK "https://en.wikipedia.org/wiki/Lakshmanananda_Saraswati" \o "Lakshmanananda Saraswati"</w:instrText>
            </w:r>
            <w:r>
              <w:fldChar w:fldCharType="separate"/>
            </w:r>
            <w:r w:rsidRPr="00BF0CAE">
              <w:rPr>
                <w:rStyle w:val="Hyperlink"/>
                <w:rFonts w:cs="Arial"/>
                <w:b/>
                <w:bCs/>
                <w:lang w:val="en-IN"/>
              </w:rPr>
              <w:t>Lakshmanananda</w:t>
            </w:r>
            <w:proofErr w:type="spellEnd"/>
            <w:r w:rsidRPr="00BF0CAE">
              <w:rPr>
                <w:rStyle w:val="Hyperlink"/>
                <w:rFonts w:cs="Arial"/>
                <w:b/>
                <w:bCs/>
                <w:lang w:val="en-IN"/>
              </w:rPr>
              <w:t xml:space="preserve"> Saraswati</w:t>
            </w:r>
            <w:r>
              <w:fldChar w:fldCharType="end"/>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39F8C3" w14:textId="77777777" w:rsidR="00BF0CAE" w:rsidRPr="00BF0CAE" w:rsidRDefault="00BF0CAE" w:rsidP="00BF0CAE">
            <w:pPr>
              <w:rPr>
                <w:b/>
                <w:bCs/>
                <w:lang w:val="en-IN"/>
              </w:rPr>
            </w:pPr>
            <w:r w:rsidRPr="00BF0CAE">
              <w:rPr>
                <w:b/>
                <w:bCs/>
                <w:lang w:val="en-IN"/>
              </w:rPr>
              <w:t>Hindus, Christians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090A9D" w14:textId="77777777" w:rsidR="00BF0CAE" w:rsidRPr="00BF0CAE" w:rsidRDefault="00BF0CAE" w:rsidP="00BF0CAE">
            <w:pPr>
              <w:rPr>
                <w:b/>
                <w:bCs/>
                <w:lang w:val="en-IN"/>
              </w:rPr>
            </w:pPr>
            <w:r w:rsidRPr="00BF0CAE">
              <w:rPr>
                <w:b/>
                <w:bCs/>
                <w:lang w:val="en-IN"/>
              </w:rPr>
              <w:t>39-90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E8DE3B" w14:textId="77777777" w:rsidR="00BF0CAE" w:rsidRPr="00BF0CAE" w:rsidRDefault="00BF0CAE" w:rsidP="00BF0CAE">
            <w:pPr>
              <w:rPr>
                <w:b/>
                <w:bCs/>
                <w:lang w:val="en-IN"/>
              </w:rPr>
            </w:pPr>
            <w:r w:rsidRPr="00BF0CAE">
              <w:rPr>
                <w:b/>
                <w:bCs/>
                <w:lang w:val="en-IN"/>
              </w:rPr>
              <w:t>18,000+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A27C49" w14:textId="77777777" w:rsidR="00BF0CAE" w:rsidRPr="00BF0CAE" w:rsidRDefault="00BF0CAE" w:rsidP="00BF0CAE">
            <w:pPr>
              <w:rPr>
                <w:b/>
                <w:bCs/>
                <w:lang w:val="en-IN"/>
              </w:rPr>
            </w:pPr>
            <w:r w:rsidRPr="00BF0CAE">
              <w:rPr>
                <w:b/>
                <w:bCs/>
                <w:lang w:val="en-IN"/>
              </w:rPr>
              <w:t>395+ Churches burnt down, demolished or vandalized,</w:t>
            </w:r>
          </w:p>
          <w:p w14:paraId="5386EA37" w14:textId="77777777" w:rsidR="00BF0CAE" w:rsidRPr="00BF0CAE" w:rsidRDefault="00BF0CAE" w:rsidP="00BF0CAE">
            <w:pPr>
              <w:rPr>
                <w:b/>
                <w:bCs/>
                <w:lang w:val="en-IN"/>
              </w:rPr>
            </w:pPr>
            <w:r w:rsidRPr="00BF0CAE">
              <w:rPr>
                <w:b/>
                <w:bCs/>
                <w:lang w:val="en-IN"/>
              </w:rPr>
              <w:t>54,000+ left homeless, 5,600+ houses ransacked or bur</w:t>
            </w:r>
            <w:r w:rsidRPr="00BF0CAE">
              <w:rPr>
                <w:b/>
                <w:bCs/>
                <w:lang w:val="en-IN"/>
              </w:rPr>
              <w:lastRenderedPageBreak/>
              <w:t>nt down, 600+ Villages ransacked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D416D2" w14:textId="77777777" w:rsidR="00BF0CAE" w:rsidRPr="00BF0CAE" w:rsidRDefault="00BF0CAE" w:rsidP="00BF0CAE">
            <w:pPr>
              <w:rPr>
                <w:b/>
                <w:bCs/>
                <w:lang w:val="en-IN"/>
              </w:rPr>
            </w:pPr>
            <w:hyperlink r:id="rId33" w:anchor="cite_note-73" w:history="1">
              <w:r w:rsidRPr="00BF0CAE">
                <w:rPr>
                  <w:rStyle w:val="Hyperlink"/>
                  <w:rFonts w:cs="Arial"/>
                  <w:b/>
                  <w:bCs/>
                  <w:vertAlign w:val="superscript"/>
                  <w:lang w:val="en-IN"/>
                </w:rPr>
                <w:t>[68]</w:t>
              </w:r>
            </w:hyperlink>
          </w:p>
        </w:tc>
      </w:tr>
      <w:tr w:rsidR="00BF0CAE" w:rsidRPr="00BF0CAE" w14:paraId="067A108A"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1A5148" w14:textId="77777777" w:rsidR="00BF0CAE" w:rsidRPr="00BF0CAE" w:rsidRDefault="00BF0CAE" w:rsidP="00BF0CAE">
            <w:pPr>
              <w:rPr>
                <w:b/>
                <w:bCs/>
                <w:lang w:val="en-IN"/>
              </w:rPr>
            </w:pPr>
            <w:r w:rsidRPr="00BF0CAE">
              <w:rPr>
                <w:b/>
                <w:bCs/>
                <w:lang w:val="en-IN"/>
              </w:rPr>
              <w:t>2008 Indore (Madhya Pradesh)</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AD0456" w14:textId="77777777" w:rsidR="00BF0CAE" w:rsidRPr="00BF0CAE" w:rsidRDefault="00BF0CAE" w:rsidP="00BF0CAE">
            <w:pPr>
              <w:rPr>
                <w:b/>
                <w:bCs/>
                <w:lang w:val="en-IN"/>
              </w:rPr>
            </w:pPr>
            <w:r w:rsidRPr="00BF0CAE">
              <w:rPr>
                <w:b/>
                <w:bCs/>
                <w:lang w:val="en-IN"/>
              </w:rPr>
              <w:t>2008, July 3–4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8C0E2B" w14:textId="77777777" w:rsidR="00BF0CAE" w:rsidRPr="00BF0CAE" w:rsidRDefault="00BF0CAE" w:rsidP="00BF0CAE">
            <w:pPr>
              <w:rPr>
                <w:b/>
                <w:bCs/>
                <w:lang w:val="en-IN"/>
              </w:rPr>
            </w:pPr>
            <w:r w:rsidRPr="00BF0CAE">
              <w:rPr>
                <w:b/>
                <w:bCs/>
                <w:lang w:val="en-IN"/>
              </w:rPr>
              <w:t>Indore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084090" w14:textId="77777777" w:rsidR="00BF0CAE" w:rsidRPr="00BF0CAE" w:rsidRDefault="00BF0CAE" w:rsidP="00BF0CAE">
            <w:pPr>
              <w:rPr>
                <w:b/>
                <w:bCs/>
                <w:lang w:val="en-IN"/>
              </w:rPr>
            </w:pPr>
            <w:r w:rsidRPr="00BF0CAE">
              <w:rPr>
                <w:b/>
                <w:bCs/>
                <w:lang w:val="en-IN"/>
              </w:rPr>
              <w:t>Conflict revocation of land allotment for the </w:t>
            </w:r>
            <w:hyperlink r:id="rId34" w:tooltip="Amarnath Temple" w:history="1">
              <w:r w:rsidRPr="00BF0CAE">
                <w:rPr>
                  <w:rStyle w:val="Hyperlink"/>
                  <w:rFonts w:cs="Arial"/>
                  <w:b/>
                  <w:bCs/>
                  <w:lang w:val="en-IN"/>
                </w:rPr>
                <w:t>Amarnath Temple</w:t>
              </w:r>
            </w:hyperlink>
            <w:r w:rsidRPr="00BF0CAE">
              <w:rPr>
                <w:b/>
                <w:bCs/>
                <w:lang w:val="en-IN"/>
              </w:rPr>
              <w:t> in Kashmir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A1D64F" w14:textId="77777777" w:rsidR="00BF0CAE" w:rsidRPr="00BF0CAE" w:rsidRDefault="00BF0CAE" w:rsidP="00BF0CAE">
            <w:pPr>
              <w:rPr>
                <w:b/>
                <w:bCs/>
                <w:lang w:val="en-IN"/>
              </w:rPr>
            </w:pPr>
            <w:r w:rsidRPr="00BF0CAE">
              <w:rPr>
                <w:b/>
                <w:bCs/>
                <w:lang w:val="en-IN"/>
              </w:rPr>
              <w:t>Hindus</w:t>
            </w:r>
            <w:r w:rsidRPr="00BF0CAE">
              <w:rPr>
                <w:b/>
                <w:bCs/>
                <w:lang w:val="en-IN"/>
              </w:rPr>
              <w:br/>
              <w:t>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A79A99" w14:textId="77777777" w:rsidR="00BF0CAE" w:rsidRPr="00BF0CAE" w:rsidRDefault="00BF0CAE" w:rsidP="00BF0CAE">
            <w:pPr>
              <w:rPr>
                <w:b/>
                <w:bCs/>
                <w:lang w:val="en-IN"/>
              </w:rPr>
            </w:pPr>
            <w:r w:rsidRPr="00BF0CAE">
              <w:rPr>
                <w:b/>
                <w:bCs/>
                <w:lang w:val="en-IN"/>
              </w:rPr>
              <w:t>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E2A9D7" w14:textId="77777777" w:rsidR="00BF0CAE" w:rsidRPr="00BF0CAE" w:rsidRDefault="00BF0CAE" w:rsidP="00BF0CAE">
            <w:pPr>
              <w:rPr>
                <w:b/>
                <w:bCs/>
                <w:lang w:val="en-IN"/>
              </w:rPr>
            </w:pPr>
            <w:r w:rsidRPr="00BF0CAE">
              <w:rPr>
                <w:b/>
                <w:bCs/>
                <w:lang w:val="en-IN"/>
              </w:rPr>
              <w:t>N/A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9A50CE" w14:textId="77777777" w:rsidR="00BF0CAE" w:rsidRPr="00BF0CAE" w:rsidRDefault="00BF0CAE" w:rsidP="00BF0CAE">
            <w:pPr>
              <w:rPr>
                <w:b/>
                <w:bCs/>
                <w:lang w:val="en-IN"/>
              </w:rPr>
            </w:pPr>
            <w:r w:rsidRPr="00BF0CAE">
              <w:rPr>
                <w:b/>
                <w:bCs/>
                <w:lang w:val="en-IN"/>
              </w:rPr>
              <w:t>N/A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1AD56A" w14:textId="77777777" w:rsidR="00BF0CAE" w:rsidRPr="00BF0CAE" w:rsidRDefault="00BF0CAE" w:rsidP="00BF0CAE">
            <w:pPr>
              <w:rPr>
                <w:b/>
                <w:bCs/>
                <w:lang w:val="en-IN"/>
              </w:rPr>
            </w:pPr>
            <w:hyperlink r:id="rId35" w:anchor="cite_note-sciencespo4-70" w:history="1">
              <w:r w:rsidRPr="00BF0CAE">
                <w:rPr>
                  <w:rStyle w:val="Hyperlink"/>
                  <w:rFonts w:cs="Arial"/>
                  <w:b/>
                  <w:bCs/>
                  <w:vertAlign w:val="superscript"/>
                  <w:lang w:val="en-IN"/>
                </w:rPr>
                <w:t>[65]</w:t>
              </w:r>
            </w:hyperlink>
          </w:p>
        </w:tc>
      </w:tr>
      <w:tr w:rsidR="00BF0CAE" w:rsidRPr="00BF0CAE" w14:paraId="3966C52E"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D9271F" w14:textId="77777777" w:rsidR="00BF0CAE" w:rsidRPr="00BF0CAE" w:rsidRDefault="00BF0CAE" w:rsidP="00BF0CAE">
            <w:pPr>
              <w:rPr>
                <w:b/>
                <w:bCs/>
                <w:lang w:val="en-IN"/>
              </w:rPr>
            </w:pPr>
            <w:hyperlink r:id="rId36" w:tooltip="Miraj Riots" w:history="1">
              <w:r w:rsidRPr="00BF0CAE">
                <w:rPr>
                  <w:rStyle w:val="Hyperlink"/>
                  <w:rFonts w:cs="Arial"/>
                  <w:b/>
                  <w:bCs/>
                  <w:lang w:val="en-IN"/>
                </w:rPr>
                <w:t>Miraj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BE9174" w14:textId="77777777" w:rsidR="00BF0CAE" w:rsidRPr="00BF0CAE" w:rsidRDefault="00BF0CAE" w:rsidP="00BF0CAE">
            <w:pPr>
              <w:rPr>
                <w:b/>
                <w:bCs/>
                <w:lang w:val="en-IN"/>
              </w:rPr>
            </w:pPr>
            <w:r w:rsidRPr="00BF0CAE">
              <w:rPr>
                <w:b/>
                <w:bCs/>
                <w:lang w:val="en-IN"/>
              </w:rPr>
              <w:t>September 2009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DEC3AB" w14:textId="77777777" w:rsidR="00BF0CAE" w:rsidRPr="00BF0CAE" w:rsidRDefault="00BF0CAE" w:rsidP="00BF0CAE">
            <w:pPr>
              <w:rPr>
                <w:b/>
                <w:bCs/>
                <w:lang w:val="en-IN"/>
              </w:rPr>
            </w:pPr>
            <w:hyperlink r:id="rId37" w:tooltip="Miraj" w:history="1">
              <w:r w:rsidRPr="00BF0CAE">
                <w:rPr>
                  <w:rStyle w:val="Hyperlink"/>
                  <w:rFonts w:cs="Arial"/>
                  <w:b/>
                  <w:bCs/>
                  <w:lang w:val="en-IN"/>
                </w:rPr>
                <w:t>Miraj</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053742"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25CB66"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F8DB86"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0A8ADB"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7DD20B"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EFCBB4" w14:textId="77777777" w:rsidR="00BF0CAE" w:rsidRPr="00BF0CAE" w:rsidRDefault="00BF0CAE" w:rsidP="00BF0CAE">
            <w:pPr>
              <w:rPr>
                <w:b/>
                <w:bCs/>
                <w:lang w:val="en-IN"/>
              </w:rPr>
            </w:pPr>
          </w:p>
        </w:tc>
      </w:tr>
      <w:tr w:rsidR="00BF0CAE" w:rsidRPr="00BF0CAE" w14:paraId="08CB7EB1"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A75B3D" w14:textId="77777777" w:rsidR="00BF0CAE" w:rsidRPr="00BF0CAE" w:rsidRDefault="00BF0CAE" w:rsidP="00BF0CAE">
            <w:pPr>
              <w:rPr>
                <w:b/>
                <w:bCs/>
                <w:lang w:val="en-IN"/>
              </w:rPr>
            </w:pPr>
            <w:hyperlink r:id="rId38" w:tooltip="2012 Assam violence" w:history="1">
              <w:r w:rsidRPr="00BF0CAE">
                <w:rPr>
                  <w:rStyle w:val="Hyperlink"/>
                  <w:rFonts w:cs="Arial"/>
                  <w:b/>
                  <w:bCs/>
                  <w:lang w:val="en-IN"/>
                </w:rPr>
                <w:t>2012 Assam violence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6411B8" w14:textId="77777777" w:rsidR="00BF0CAE" w:rsidRPr="00BF0CAE" w:rsidRDefault="00BF0CAE" w:rsidP="00BF0CAE">
            <w:pPr>
              <w:rPr>
                <w:b/>
                <w:bCs/>
                <w:lang w:val="en-IN"/>
              </w:rPr>
            </w:pPr>
            <w:r w:rsidRPr="00BF0CAE">
              <w:rPr>
                <w:b/>
                <w:bCs/>
                <w:lang w:val="en-IN"/>
              </w:rPr>
              <w:t xml:space="preserve">20 July – 15 September </w:t>
            </w:r>
            <w:r w:rsidRPr="00BF0CAE">
              <w:rPr>
                <w:b/>
                <w:bCs/>
                <w:lang w:val="en-IN"/>
              </w:rPr>
              <w:lastRenderedPageBreak/>
              <w:t>2012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08A287" w14:textId="77777777" w:rsidR="00BF0CAE" w:rsidRPr="00BF0CAE" w:rsidRDefault="00BF0CAE" w:rsidP="00BF0CAE">
            <w:pPr>
              <w:rPr>
                <w:b/>
                <w:bCs/>
                <w:lang w:val="en-IN"/>
              </w:rPr>
            </w:pPr>
            <w:r w:rsidRPr="00BF0CAE">
              <w:rPr>
                <w:b/>
                <w:bCs/>
                <w:lang w:val="en-IN"/>
              </w:rPr>
              <w:lastRenderedPageBreak/>
              <w:t>Assam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4FD0FC" w14:textId="77777777" w:rsidR="00BF0CAE" w:rsidRPr="00BF0CAE" w:rsidRDefault="00BF0CAE" w:rsidP="00BF0CAE">
            <w:pPr>
              <w:rPr>
                <w:b/>
                <w:bCs/>
                <w:lang w:val="en-IN"/>
              </w:rPr>
            </w:pPr>
            <w:r w:rsidRPr="00BF0CAE">
              <w:rPr>
                <w:b/>
                <w:bCs/>
                <w:lang w:val="en-IN"/>
              </w:rPr>
              <w:t>Killing of 4 Bodo youths by unidentified miscreants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113961" w14:textId="77777777" w:rsidR="00BF0CAE" w:rsidRPr="00BF0CAE" w:rsidRDefault="00BF0CAE" w:rsidP="00BF0CAE">
            <w:pPr>
              <w:rPr>
                <w:b/>
                <w:bCs/>
                <w:lang w:val="en-IN"/>
              </w:rPr>
            </w:pPr>
            <w:proofErr w:type="spellStart"/>
            <w:r w:rsidRPr="00BF0CAE">
              <w:rPr>
                <w:b/>
                <w:bCs/>
                <w:lang w:val="en-IN"/>
              </w:rPr>
              <w:t>Bodos</w:t>
            </w:r>
            <w:proofErr w:type="spellEnd"/>
            <w:r w:rsidRPr="00BF0CAE">
              <w:rPr>
                <w:b/>
                <w:bCs/>
                <w:lang w:val="en-IN"/>
              </w:rPr>
              <w:t>, Bengali 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D2EBF2" w14:textId="77777777" w:rsidR="00BF0CAE" w:rsidRPr="00BF0CAE" w:rsidRDefault="00BF0CAE" w:rsidP="00BF0CAE">
            <w:pPr>
              <w:rPr>
                <w:b/>
                <w:bCs/>
                <w:lang w:val="en-IN"/>
              </w:rPr>
            </w:pPr>
            <w:r w:rsidRPr="00BF0CAE">
              <w:rPr>
                <w:b/>
                <w:bCs/>
                <w:lang w:val="en-IN"/>
              </w:rPr>
              <w:t>77+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B2751D"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4396FB" w14:textId="77777777" w:rsidR="00BF0CAE" w:rsidRPr="00BF0CAE" w:rsidRDefault="00BF0CAE" w:rsidP="00BF0CAE">
            <w:pPr>
              <w:rPr>
                <w:b/>
                <w:bCs/>
                <w:lang w:val="en-IN"/>
              </w:rPr>
            </w:pPr>
            <w:r w:rsidRPr="00BF0CAE">
              <w:rPr>
                <w:b/>
                <w:bCs/>
                <w:lang w:val="en-IN"/>
              </w:rPr>
              <w:t>4 lakhs displaced tem</w:t>
            </w:r>
            <w:r w:rsidRPr="00BF0CAE">
              <w:rPr>
                <w:b/>
                <w:bCs/>
                <w:lang w:val="en-IN"/>
              </w:rPr>
              <w:lastRenderedPageBreak/>
              <w:t>porarily</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03CC91" w14:textId="77777777" w:rsidR="00BF0CAE" w:rsidRPr="00BF0CAE" w:rsidRDefault="00BF0CAE" w:rsidP="00BF0CAE">
            <w:pPr>
              <w:rPr>
                <w:b/>
                <w:bCs/>
                <w:lang w:val="en-IN"/>
              </w:rPr>
            </w:pPr>
            <w:hyperlink r:id="rId39" w:anchor="cite_note-74" w:history="1">
              <w:r w:rsidRPr="00BF0CAE">
                <w:rPr>
                  <w:rStyle w:val="Hyperlink"/>
                  <w:rFonts w:cs="Arial"/>
                  <w:b/>
                  <w:bCs/>
                  <w:vertAlign w:val="superscript"/>
                  <w:lang w:val="en-IN"/>
                </w:rPr>
                <w:t>[69]</w:t>
              </w:r>
            </w:hyperlink>
          </w:p>
        </w:tc>
      </w:tr>
      <w:tr w:rsidR="00BF0CAE" w:rsidRPr="00BF0CAE" w14:paraId="4A9B6651"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C7FFA1" w14:textId="77777777" w:rsidR="00BF0CAE" w:rsidRPr="00BF0CAE" w:rsidRDefault="00BF0CAE" w:rsidP="00BF0CAE">
            <w:pPr>
              <w:rPr>
                <w:b/>
                <w:bCs/>
                <w:lang w:val="en-IN"/>
              </w:rPr>
            </w:pPr>
            <w:hyperlink r:id="rId40" w:tooltip="2013 Canning riots" w:history="1">
              <w:r w:rsidRPr="00BF0CAE">
                <w:rPr>
                  <w:rStyle w:val="Hyperlink"/>
                  <w:rFonts w:cs="Arial"/>
                  <w:b/>
                  <w:bCs/>
                  <w:lang w:val="en-IN"/>
                </w:rPr>
                <w:t>2013 Canning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A68739" w14:textId="77777777" w:rsidR="00BF0CAE" w:rsidRPr="00BF0CAE" w:rsidRDefault="00BF0CAE" w:rsidP="00BF0CAE">
            <w:pPr>
              <w:rPr>
                <w:b/>
                <w:bCs/>
                <w:lang w:val="en-IN"/>
              </w:rPr>
            </w:pPr>
            <w:r w:rsidRPr="00BF0CAE">
              <w:rPr>
                <w:b/>
                <w:bCs/>
                <w:lang w:val="en-IN"/>
              </w:rPr>
              <w:t>21 February 2013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9E7757" w14:textId="77777777" w:rsidR="00BF0CAE" w:rsidRPr="00BF0CAE" w:rsidRDefault="00BF0CAE" w:rsidP="00BF0CAE">
            <w:pPr>
              <w:rPr>
                <w:b/>
                <w:bCs/>
                <w:lang w:val="en-IN"/>
              </w:rPr>
            </w:pPr>
            <w:hyperlink r:id="rId41" w:tooltip="West Bengal" w:history="1">
              <w:r w:rsidRPr="00BF0CAE">
                <w:rPr>
                  <w:rStyle w:val="Hyperlink"/>
                  <w:rFonts w:cs="Arial"/>
                  <w:b/>
                  <w:bCs/>
                  <w:lang w:val="en-IN"/>
                </w:rPr>
                <w:t>West Bengal</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552916" w14:textId="77777777" w:rsidR="00BF0CAE" w:rsidRPr="00BF0CAE" w:rsidRDefault="00BF0CAE" w:rsidP="00BF0CAE">
            <w:pPr>
              <w:rPr>
                <w:b/>
                <w:bCs/>
                <w:lang w:val="en-IN"/>
              </w:rPr>
            </w:pPr>
            <w:r w:rsidRPr="00BF0CAE">
              <w:rPr>
                <w:b/>
                <w:bCs/>
                <w:lang w:val="en-IN"/>
              </w:rPr>
              <w:t>Killing of Muslim cleric by unidentified assailants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15FABA" w14:textId="77777777" w:rsidR="00BF0CAE" w:rsidRPr="00BF0CAE" w:rsidRDefault="00BF0CAE" w:rsidP="00BF0CAE">
            <w:pPr>
              <w:rPr>
                <w:b/>
                <w:bCs/>
                <w:lang w:val="en-IN"/>
              </w:rPr>
            </w:pPr>
            <w:r w:rsidRPr="00BF0CAE">
              <w:rPr>
                <w:b/>
                <w:bCs/>
                <w:lang w:val="en-IN"/>
              </w:rPr>
              <w:t>Muslims</w:t>
            </w:r>
          </w:p>
          <w:p w14:paraId="71405ADA" w14:textId="77777777" w:rsidR="00BF0CAE" w:rsidRPr="00BF0CAE" w:rsidRDefault="00BF0CAE" w:rsidP="00BF0CAE">
            <w:pPr>
              <w:rPr>
                <w:b/>
                <w:bCs/>
                <w:lang w:val="en-IN"/>
              </w:rPr>
            </w:pPr>
            <w:r w:rsidRPr="00BF0CAE">
              <w:rPr>
                <w:b/>
                <w:bCs/>
                <w:lang w:val="en-IN"/>
              </w:rPr>
              <w:t>Hindus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EA609E"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897E50"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BFB8FF" w14:textId="77777777" w:rsidR="00BF0CAE" w:rsidRPr="00BF0CAE" w:rsidRDefault="00BF0CAE" w:rsidP="00BF0CAE">
            <w:pPr>
              <w:rPr>
                <w:b/>
                <w:bCs/>
                <w:lang w:val="en-IN"/>
              </w:rPr>
            </w:pPr>
            <w:r w:rsidRPr="00BF0CAE">
              <w:rPr>
                <w:b/>
                <w:bCs/>
                <w:lang w:val="en-IN"/>
              </w:rPr>
              <w:t>200 Hindu homes burnt.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290B18" w14:textId="77777777" w:rsidR="00BF0CAE" w:rsidRPr="00BF0CAE" w:rsidRDefault="00BF0CAE" w:rsidP="00BF0CAE">
            <w:pPr>
              <w:rPr>
                <w:b/>
                <w:bCs/>
                <w:lang w:val="en-IN"/>
              </w:rPr>
            </w:pPr>
            <w:hyperlink r:id="rId42" w:anchor="cite_note-75" w:history="1">
              <w:r w:rsidRPr="00BF0CAE">
                <w:rPr>
                  <w:rStyle w:val="Hyperlink"/>
                  <w:rFonts w:cs="Arial"/>
                  <w:b/>
                  <w:bCs/>
                  <w:vertAlign w:val="superscript"/>
                  <w:lang w:val="en-IN"/>
                </w:rPr>
                <w:t>[70]</w:t>
              </w:r>
            </w:hyperlink>
          </w:p>
        </w:tc>
      </w:tr>
      <w:tr w:rsidR="00BF0CAE" w:rsidRPr="00BF0CAE" w14:paraId="31017492"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B12005" w14:textId="77777777" w:rsidR="00BF0CAE" w:rsidRPr="00BF0CAE" w:rsidRDefault="00BF0CAE" w:rsidP="00BF0CAE">
            <w:pPr>
              <w:rPr>
                <w:b/>
                <w:bCs/>
                <w:lang w:val="en-IN"/>
              </w:rPr>
            </w:pPr>
            <w:hyperlink r:id="rId43" w:tooltip="2013 Muzaffarnagar riots" w:history="1">
              <w:r w:rsidRPr="00BF0CAE">
                <w:rPr>
                  <w:rStyle w:val="Hyperlink"/>
                  <w:rFonts w:cs="Arial"/>
                  <w:b/>
                  <w:bCs/>
                  <w:lang w:val="en-IN"/>
                </w:rPr>
                <w:t>2013 Muzaffarnagar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263D8E" w14:textId="77777777" w:rsidR="00BF0CAE" w:rsidRPr="00BF0CAE" w:rsidRDefault="00BF0CAE" w:rsidP="00BF0CAE">
            <w:pPr>
              <w:rPr>
                <w:b/>
                <w:bCs/>
                <w:lang w:val="en-IN"/>
              </w:rPr>
            </w:pPr>
            <w:r w:rsidRPr="00BF0CAE">
              <w:rPr>
                <w:b/>
                <w:bCs/>
                <w:lang w:val="en-IN"/>
              </w:rPr>
              <w:t>27 August 2013 – 17 September 2013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142CFB" w14:textId="77777777" w:rsidR="00BF0CAE" w:rsidRPr="00BF0CAE" w:rsidRDefault="00BF0CAE" w:rsidP="00BF0CAE">
            <w:pPr>
              <w:rPr>
                <w:b/>
                <w:bCs/>
                <w:lang w:val="en-IN"/>
              </w:rPr>
            </w:pPr>
            <w:r w:rsidRPr="00BF0CAE">
              <w:rPr>
                <w:b/>
                <w:bCs/>
                <w:lang w:val="en-IN"/>
              </w:rPr>
              <w:t>Muzaffarnagar district, Uttar Pradesh</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0E5C19" w14:textId="77777777" w:rsidR="00BF0CAE" w:rsidRPr="00BF0CAE" w:rsidRDefault="00BF0CAE" w:rsidP="00BF0CAE">
            <w:pPr>
              <w:rPr>
                <w:b/>
                <w:bCs/>
                <w:lang w:val="en-IN"/>
              </w:rPr>
            </w:pPr>
            <w:r w:rsidRPr="00BF0CAE">
              <w:rPr>
                <w:b/>
                <w:bCs/>
                <w:lang w:val="en-IN"/>
              </w:rPr>
              <w:t>Disputed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EFE66D" w14:textId="77777777" w:rsidR="00BF0CAE" w:rsidRPr="00BF0CAE" w:rsidRDefault="00BF0CAE" w:rsidP="00BF0CAE">
            <w:pPr>
              <w:rPr>
                <w:b/>
                <w:bCs/>
                <w:lang w:val="en-IN"/>
              </w:rPr>
            </w:pPr>
            <w:r w:rsidRPr="00BF0CAE">
              <w:rPr>
                <w:b/>
                <w:bCs/>
                <w:lang w:val="en-IN"/>
              </w:rPr>
              <w:t>Hindus</w:t>
            </w:r>
            <w:r w:rsidRPr="00BF0CAE">
              <w:rPr>
                <w:b/>
                <w:bCs/>
                <w:lang w:val="en-IN"/>
              </w:rPr>
              <w:br/>
              <w:t>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67B80B" w14:textId="77777777" w:rsidR="00BF0CAE" w:rsidRPr="00BF0CAE" w:rsidRDefault="00BF0CAE" w:rsidP="00BF0CAE">
            <w:pPr>
              <w:rPr>
                <w:b/>
                <w:bCs/>
                <w:lang w:val="en-IN"/>
              </w:rPr>
            </w:pPr>
            <w:r w:rsidRPr="00BF0CAE">
              <w:rPr>
                <w:b/>
                <w:bCs/>
                <w:lang w:val="en-IN"/>
              </w:rPr>
              <w:t>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0C4CAC" w14:textId="77777777" w:rsidR="00BF0CAE" w:rsidRPr="00BF0CAE" w:rsidRDefault="00BF0CAE" w:rsidP="00BF0CAE">
            <w:pPr>
              <w:rPr>
                <w:b/>
                <w:bCs/>
                <w:lang w:val="en-IN"/>
              </w:rPr>
            </w:pPr>
            <w:r w:rsidRPr="00BF0CAE">
              <w:rPr>
                <w:b/>
                <w:bCs/>
                <w:lang w:val="en-IN"/>
              </w:rPr>
              <w:t>93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E631B0"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0CE030" w14:textId="77777777" w:rsidR="00BF0CAE" w:rsidRPr="00BF0CAE" w:rsidRDefault="00BF0CAE" w:rsidP="00BF0CAE">
            <w:pPr>
              <w:rPr>
                <w:b/>
                <w:bCs/>
                <w:lang w:val="en-IN"/>
              </w:rPr>
            </w:pPr>
            <w:hyperlink r:id="rId44" w:anchor="cite_note-arrest-76" w:history="1">
              <w:r w:rsidRPr="00BF0CAE">
                <w:rPr>
                  <w:rStyle w:val="Hyperlink"/>
                  <w:rFonts w:cs="Arial"/>
                  <w:b/>
                  <w:bCs/>
                  <w:vertAlign w:val="superscript"/>
                  <w:lang w:val="en-IN"/>
                </w:rPr>
                <w:t>[71]</w:t>
              </w:r>
            </w:hyperlink>
          </w:p>
        </w:tc>
      </w:tr>
      <w:tr w:rsidR="00BF0CAE" w:rsidRPr="00BF0CAE" w14:paraId="3F13CCB8"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E1C46E" w14:textId="77777777" w:rsidR="00BF0CAE" w:rsidRPr="00BF0CAE" w:rsidRDefault="00BF0CAE" w:rsidP="00BF0CAE">
            <w:pPr>
              <w:rPr>
                <w:b/>
                <w:bCs/>
                <w:lang w:val="en-IN"/>
              </w:rPr>
            </w:pPr>
            <w:hyperlink r:id="rId45" w:tooltip="2014 Saharanpur riots" w:history="1">
              <w:r w:rsidRPr="00BF0CAE">
                <w:rPr>
                  <w:rStyle w:val="Hyperlink"/>
                  <w:rFonts w:cs="Arial"/>
                  <w:b/>
                  <w:bCs/>
                  <w:lang w:val="en-IN"/>
                </w:rPr>
                <w:t>2014 Saharanpur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397D10" w14:textId="77777777" w:rsidR="00BF0CAE" w:rsidRPr="00BF0CAE" w:rsidRDefault="00BF0CAE" w:rsidP="00BF0CAE">
            <w:pPr>
              <w:rPr>
                <w:b/>
                <w:bCs/>
                <w:lang w:val="en-IN"/>
              </w:rPr>
            </w:pPr>
            <w:r w:rsidRPr="00BF0CAE">
              <w:rPr>
                <w:b/>
                <w:bCs/>
                <w:lang w:val="en-IN"/>
              </w:rPr>
              <w:t>25 July 2014 – 26 July 201</w:t>
            </w:r>
            <w:r w:rsidRPr="00BF0CAE">
              <w:rPr>
                <w:b/>
                <w:bCs/>
                <w:lang w:val="en-IN"/>
              </w:rPr>
              <w:lastRenderedPageBreak/>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7FA521" w14:textId="77777777" w:rsidR="00BF0CAE" w:rsidRPr="00BF0CAE" w:rsidRDefault="00BF0CAE" w:rsidP="00BF0CAE">
            <w:pPr>
              <w:rPr>
                <w:b/>
                <w:bCs/>
                <w:lang w:val="en-IN"/>
              </w:rPr>
            </w:pPr>
            <w:r w:rsidRPr="00BF0CAE">
              <w:rPr>
                <w:b/>
                <w:bCs/>
                <w:lang w:val="en-IN"/>
              </w:rPr>
              <w:lastRenderedPageBreak/>
              <w:t>Saharanpur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EEC66C" w14:textId="77777777" w:rsidR="00BF0CAE" w:rsidRPr="00BF0CAE" w:rsidRDefault="00BF0CAE" w:rsidP="00BF0CAE">
            <w:pPr>
              <w:rPr>
                <w:b/>
                <w:bCs/>
                <w:lang w:val="en-IN"/>
              </w:rPr>
            </w:pPr>
            <w:r w:rsidRPr="00BF0CAE">
              <w:rPr>
                <w:b/>
                <w:bCs/>
                <w:lang w:val="en-IN"/>
              </w:rPr>
              <w:t>Disputed land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3ED222" w14:textId="77777777" w:rsidR="00BF0CAE" w:rsidRPr="00BF0CAE" w:rsidRDefault="00BF0CAE" w:rsidP="00BF0CAE">
            <w:pPr>
              <w:rPr>
                <w:b/>
                <w:bCs/>
                <w:lang w:val="en-IN"/>
              </w:rPr>
            </w:pPr>
            <w:r w:rsidRPr="00BF0CAE">
              <w:rPr>
                <w:b/>
                <w:bCs/>
                <w:lang w:val="en-IN"/>
              </w:rPr>
              <w:t>Muslims</w:t>
            </w:r>
            <w:r w:rsidRPr="00BF0CAE">
              <w:rPr>
                <w:b/>
                <w:bCs/>
                <w:lang w:val="en-IN"/>
              </w:rPr>
              <w:br/>
              <w:t>Sikhs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104556" w14:textId="77777777" w:rsidR="00BF0CAE" w:rsidRPr="00BF0CAE" w:rsidRDefault="00BF0CAE" w:rsidP="00BF0CAE">
            <w:pPr>
              <w:rPr>
                <w:b/>
                <w:bCs/>
                <w:lang w:val="en-IN"/>
              </w:rPr>
            </w:pPr>
            <w:r w:rsidRPr="00BF0CAE">
              <w:rPr>
                <w:b/>
                <w:bCs/>
                <w:lang w:val="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40A5B2" w14:textId="77777777" w:rsidR="00BF0CAE" w:rsidRPr="00BF0CAE" w:rsidRDefault="00BF0CAE" w:rsidP="00BF0CAE">
            <w:pPr>
              <w:rPr>
                <w:b/>
                <w:bCs/>
                <w:lang w:val="en-IN"/>
              </w:rPr>
            </w:pPr>
            <w:r w:rsidRPr="00BF0CAE">
              <w:rPr>
                <w:b/>
                <w:bCs/>
                <w:lang w:val="en-IN"/>
              </w:rPr>
              <w:t>33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217302"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45E94C" w14:textId="77777777" w:rsidR="00BF0CAE" w:rsidRPr="00BF0CAE" w:rsidRDefault="00BF0CAE" w:rsidP="00BF0CAE">
            <w:pPr>
              <w:rPr>
                <w:b/>
                <w:bCs/>
                <w:lang w:val="en-IN"/>
              </w:rPr>
            </w:pPr>
            <w:hyperlink r:id="rId46" w:anchor="cite_note-77" w:history="1">
              <w:r w:rsidRPr="00BF0CAE">
                <w:rPr>
                  <w:rStyle w:val="Hyperlink"/>
                  <w:rFonts w:cs="Arial"/>
                  <w:b/>
                  <w:bCs/>
                  <w:vertAlign w:val="superscript"/>
                  <w:lang w:val="en-IN"/>
                </w:rPr>
                <w:t>[72]</w:t>
              </w:r>
            </w:hyperlink>
          </w:p>
        </w:tc>
      </w:tr>
      <w:tr w:rsidR="00BF0CAE" w:rsidRPr="00BF0CAE" w14:paraId="2E8C0584"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A18CF3" w14:textId="77777777" w:rsidR="00BF0CAE" w:rsidRPr="00BF0CAE" w:rsidRDefault="00BF0CAE" w:rsidP="00BF0CAE">
            <w:pPr>
              <w:rPr>
                <w:b/>
                <w:bCs/>
                <w:lang w:val="en-IN"/>
              </w:rPr>
            </w:pPr>
            <w:r w:rsidRPr="00BF0CAE">
              <w:rPr>
                <w:b/>
                <w:bCs/>
                <w:lang w:val="en-IN"/>
              </w:rPr>
              <w:t>2015 Nadia riots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A94BE0" w14:textId="77777777" w:rsidR="00BF0CAE" w:rsidRPr="00BF0CAE" w:rsidRDefault="00BF0CAE" w:rsidP="00BF0CAE">
            <w:pPr>
              <w:rPr>
                <w:b/>
                <w:bCs/>
                <w:lang w:val="en-IN"/>
              </w:rPr>
            </w:pPr>
            <w:r w:rsidRPr="00BF0CAE">
              <w:rPr>
                <w:b/>
                <w:bCs/>
                <w:lang w:val="en-IN"/>
              </w:rPr>
              <w:t>5 May 2015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D0A51E" w14:textId="77777777" w:rsidR="00BF0CAE" w:rsidRPr="00BF0CAE" w:rsidRDefault="00BF0CAE" w:rsidP="00BF0CAE">
            <w:pPr>
              <w:rPr>
                <w:b/>
                <w:bCs/>
                <w:lang w:val="en-IN"/>
              </w:rPr>
            </w:pPr>
            <w:hyperlink r:id="rId47" w:tooltip="Nadia district" w:history="1">
              <w:r w:rsidRPr="00BF0CAE">
                <w:rPr>
                  <w:rStyle w:val="Hyperlink"/>
                  <w:rFonts w:cs="Arial"/>
                  <w:b/>
                  <w:bCs/>
                  <w:lang w:val="en-IN"/>
                </w:rPr>
                <w:t>Nadia district</w:t>
              </w:r>
            </w:hyperlink>
            <w:r w:rsidRPr="00BF0CAE">
              <w:rPr>
                <w:b/>
                <w:bCs/>
                <w:lang w:val="en-IN"/>
              </w:rPr>
              <w:t>, West Bengal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5B5A72" w14:textId="77777777" w:rsidR="00BF0CAE" w:rsidRPr="00BF0CAE" w:rsidRDefault="00BF0CAE" w:rsidP="00BF0CAE">
            <w:pPr>
              <w:rPr>
                <w:b/>
                <w:bCs/>
                <w:lang w:val="en-IN"/>
              </w:rPr>
            </w:pPr>
            <w:r w:rsidRPr="00BF0CAE">
              <w:rPr>
                <w:b/>
                <w:bCs/>
                <w:lang w:val="en-IN"/>
              </w:rPr>
              <w:t>Religious procession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A9AC7E" w14:textId="77777777" w:rsidR="00BF0CAE" w:rsidRPr="00BF0CAE" w:rsidRDefault="00BF0CAE" w:rsidP="00BF0CAE">
            <w:pPr>
              <w:rPr>
                <w:b/>
                <w:bCs/>
                <w:lang w:val="en-IN"/>
              </w:rPr>
            </w:pPr>
            <w:r w:rsidRPr="00BF0CAE">
              <w:rPr>
                <w:b/>
                <w:bCs/>
                <w:lang w:val="en-IN"/>
              </w:rPr>
              <w:t>Muslims</w:t>
            </w:r>
            <w:r w:rsidRPr="00BF0CAE">
              <w:rPr>
                <w:b/>
                <w:bCs/>
                <w:lang w:val="en-IN"/>
              </w:rPr>
              <w:br/>
              <w:t>Hindus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4B38F6" w14:textId="77777777" w:rsidR="00BF0CAE" w:rsidRPr="00BF0CAE" w:rsidRDefault="00BF0CAE" w:rsidP="00BF0CAE">
            <w:pPr>
              <w:rPr>
                <w:b/>
                <w:bCs/>
                <w:lang w:val="en-IN"/>
              </w:rPr>
            </w:pPr>
            <w:r w:rsidRPr="00BF0CAE">
              <w:rPr>
                <w:b/>
                <w:bCs/>
                <w:lang w:val="en-IN"/>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D51161" w14:textId="77777777" w:rsidR="00BF0CAE" w:rsidRPr="00BF0CAE" w:rsidRDefault="00BF0CAE" w:rsidP="00BF0CAE">
            <w:pPr>
              <w:rPr>
                <w:b/>
                <w:bCs/>
                <w:lang w:val="en-IN"/>
              </w:rPr>
            </w:pPr>
            <w:r w:rsidRPr="00BF0CAE">
              <w:rPr>
                <w:b/>
                <w:bCs/>
                <w:lang w:val="en-IN"/>
              </w:rPr>
              <w:t>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08922D" w14:textId="77777777" w:rsidR="00BF0CAE" w:rsidRPr="00BF0CAE" w:rsidRDefault="00BF0CAE" w:rsidP="00BF0CAE">
            <w:pPr>
              <w:rPr>
                <w:b/>
                <w:bCs/>
                <w:lang w:val="en-IN"/>
              </w:rPr>
            </w:pPr>
            <w:r w:rsidRPr="00BF0CAE">
              <w:rPr>
                <w:b/>
                <w:bCs/>
                <w:lang w:val="en-IN"/>
              </w:rPr>
              <w:t>Houses burnt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DC9D51" w14:textId="77777777" w:rsidR="00BF0CAE" w:rsidRPr="00BF0CAE" w:rsidRDefault="00BF0CAE" w:rsidP="00BF0CAE">
            <w:pPr>
              <w:rPr>
                <w:b/>
                <w:bCs/>
                <w:lang w:val="en-IN"/>
              </w:rPr>
            </w:pPr>
            <w:hyperlink r:id="rId48" w:anchor="cite_note-78" w:history="1">
              <w:r w:rsidRPr="00BF0CAE">
                <w:rPr>
                  <w:rStyle w:val="Hyperlink"/>
                  <w:rFonts w:cs="Arial"/>
                  <w:b/>
                  <w:bCs/>
                  <w:vertAlign w:val="superscript"/>
                  <w:lang w:val="en-IN"/>
                </w:rPr>
                <w:t>[73]</w:t>
              </w:r>
            </w:hyperlink>
          </w:p>
        </w:tc>
      </w:tr>
      <w:tr w:rsidR="00BF0CAE" w:rsidRPr="00BF0CAE" w14:paraId="4F8A4B21"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BC71AB" w14:textId="77777777" w:rsidR="00BF0CAE" w:rsidRPr="00BF0CAE" w:rsidRDefault="00BF0CAE" w:rsidP="00BF0CAE">
            <w:pPr>
              <w:rPr>
                <w:b/>
                <w:bCs/>
                <w:lang w:val="en-IN"/>
              </w:rPr>
            </w:pPr>
            <w:hyperlink r:id="rId49" w:tooltip="2016 Kaliachak riots" w:history="1">
              <w:r w:rsidRPr="00BF0CAE">
                <w:rPr>
                  <w:rStyle w:val="Hyperlink"/>
                  <w:rFonts w:cs="Arial"/>
                  <w:b/>
                  <w:bCs/>
                  <w:lang w:val="en-IN"/>
                </w:rPr>
                <w:t xml:space="preserve">2016 </w:t>
              </w:r>
              <w:proofErr w:type="spellStart"/>
              <w:r w:rsidRPr="00BF0CAE">
                <w:rPr>
                  <w:rStyle w:val="Hyperlink"/>
                  <w:rFonts w:cs="Arial"/>
                  <w:b/>
                  <w:bCs/>
                  <w:lang w:val="en-IN"/>
                </w:rPr>
                <w:t>Kaliachak</w:t>
              </w:r>
              <w:proofErr w:type="spellEnd"/>
              <w:r w:rsidRPr="00BF0CAE">
                <w:rPr>
                  <w:rStyle w:val="Hyperlink"/>
                  <w:rFonts w:cs="Arial"/>
                  <w:b/>
                  <w:bCs/>
                  <w:lang w:val="en-IN"/>
                </w:rPr>
                <w:t xml:space="preserve">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61895B" w14:textId="77777777" w:rsidR="00BF0CAE" w:rsidRPr="00BF0CAE" w:rsidRDefault="00BF0CAE" w:rsidP="00BF0CAE">
            <w:pPr>
              <w:rPr>
                <w:b/>
                <w:bCs/>
                <w:lang w:val="en-IN"/>
              </w:rPr>
            </w:pPr>
            <w:r w:rsidRPr="00BF0CAE">
              <w:rPr>
                <w:b/>
                <w:bCs/>
                <w:lang w:val="en-IN"/>
              </w:rPr>
              <w:t>3 January 2016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DF58E6" w14:textId="77777777" w:rsidR="00BF0CAE" w:rsidRPr="00BF0CAE" w:rsidRDefault="00BF0CAE" w:rsidP="00BF0CAE">
            <w:pPr>
              <w:rPr>
                <w:b/>
                <w:bCs/>
                <w:lang w:val="en-IN"/>
              </w:rPr>
            </w:pPr>
            <w:hyperlink r:id="rId50" w:tooltip="Kaliachak" w:history="1">
              <w:proofErr w:type="spellStart"/>
              <w:r w:rsidRPr="00BF0CAE">
                <w:rPr>
                  <w:rStyle w:val="Hyperlink"/>
                  <w:rFonts w:cs="Arial"/>
                  <w:b/>
                  <w:bCs/>
                  <w:lang w:val="en-IN"/>
                </w:rPr>
                <w:t>Kaliachak</w:t>
              </w:r>
              <w:proofErr w:type="spellEnd"/>
            </w:hyperlink>
            <w:r w:rsidRPr="00BF0CAE">
              <w:rPr>
                <w:b/>
                <w:bCs/>
                <w:lang w:val="en-IN"/>
              </w:rPr>
              <w:t>, </w:t>
            </w:r>
            <w:hyperlink r:id="rId51" w:tooltip="Malda district" w:history="1">
              <w:r w:rsidRPr="00BF0CAE">
                <w:rPr>
                  <w:rStyle w:val="Hyperlink"/>
                  <w:rFonts w:cs="Arial"/>
                  <w:b/>
                  <w:bCs/>
                  <w:lang w:val="en-IN"/>
                </w:rPr>
                <w:t>Malda district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625EAB" w14:textId="77777777" w:rsidR="00BF0CAE" w:rsidRPr="00BF0CAE" w:rsidRDefault="00BF0CAE" w:rsidP="00BF0CAE">
            <w:pPr>
              <w:rPr>
                <w:b/>
                <w:bCs/>
                <w:lang w:val="en-IN"/>
              </w:rPr>
            </w:pPr>
            <w:r w:rsidRPr="00BF0CAE">
              <w:rPr>
                <w:b/>
                <w:bCs/>
                <w:lang w:val="en-IN"/>
              </w:rPr>
              <w:t>Muslim protest against the alleged derogatory remarks towards Muhammad .</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D6D4A2" w14:textId="77777777" w:rsidR="00BF0CAE" w:rsidRPr="00BF0CAE" w:rsidRDefault="00BF0CAE" w:rsidP="00BF0CAE">
            <w:pPr>
              <w:rPr>
                <w:b/>
                <w:bCs/>
                <w:lang w:val="en-IN"/>
              </w:rPr>
            </w:pPr>
            <w:r w:rsidRPr="00BF0CAE">
              <w:rPr>
                <w:b/>
                <w:bCs/>
                <w:lang w:val="en-IN"/>
              </w:rPr>
              <w:t>Muslims</w:t>
            </w:r>
          </w:p>
          <w:p w14:paraId="7BA83745" w14:textId="77777777" w:rsidR="00BF0CAE" w:rsidRPr="00BF0CAE" w:rsidRDefault="00BF0CAE" w:rsidP="00BF0CAE">
            <w:pPr>
              <w:rPr>
                <w:b/>
                <w:bCs/>
                <w:lang w:val="en-IN"/>
              </w:rPr>
            </w:pPr>
            <w:r w:rsidRPr="00BF0CAE">
              <w:rPr>
                <w:b/>
                <w:bCs/>
                <w:lang w:val="en-IN"/>
              </w:rPr>
              <w:t>Hindus and police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5D4BF9" w14:textId="77777777" w:rsidR="00BF0CAE" w:rsidRPr="00BF0CAE" w:rsidRDefault="00BF0CAE" w:rsidP="00BF0CAE">
            <w:pPr>
              <w:rPr>
                <w:b/>
                <w:bCs/>
                <w:lang w:val="en-IN"/>
              </w:rPr>
            </w:pPr>
            <w:r w:rsidRPr="00BF0CAE">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387DAD" w14:textId="77777777" w:rsidR="00BF0CAE" w:rsidRPr="00BF0CAE" w:rsidRDefault="00BF0CAE" w:rsidP="00BF0CAE">
            <w:pPr>
              <w:rPr>
                <w:b/>
                <w:bCs/>
                <w:lang w:val="en-IN"/>
              </w:rPr>
            </w:pPr>
            <w:r w:rsidRPr="00BF0CAE">
              <w:rPr>
                <w:b/>
                <w:bCs/>
                <w:lang w:val="en-IN"/>
              </w:rPr>
              <w:t>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3A372E" w14:textId="77777777" w:rsidR="00BF0CAE" w:rsidRPr="00BF0CAE" w:rsidRDefault="00BF0CAE" w:rsidP="00BF0CAE">
            <w:pPr>
              <w:rPr>
                <w:b/>
                <w:bCs/>
                <w:lang w:val="en-IN"/>
              </w:rPr>
            </w:pPr>
            <w:r w:rsidRPr="00BF0CAE">
              <w:rPr>
                <w:b/>
                <w:bCs/>
                <w:lang w:val="en-IN"/>
              </w:rPr>
              <w:t>500 homes torched, destruction of police stations and Hindu temples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63B7AE" w14:textId="77777777" w:rsidR="00BF0CAE" w:rsidRPr="00BF0CAE" w:rsidRDefault="00BF0CAE" w:rsidP="00BF0CAE">
            <w:pPr>
              <w:rPr>
                <w:b/>
                <w:bCs/>
                <w:lang w:val="en-IN"/>
              </w:rPr>
            </w:pPr>
            <w:hyperlink r:id="rId52" w:anchor="cite_note-79" w:history="1">
              <w:r w:rsidRPr="00BF0CAE">
                <w:rPr>
                  <w:rStyle w:val="Hyperlink"/>
                  <w:rFonts w:cs="Arial"/>
                  <w:b/>
                  <w:bCs/>
                  <w:vertAlign w:val="superscript"/>
                  <w:lang w:val="en-IN"/>
                </w:rPr>
                <w:t>[74]</w:t>
              </w:r>
            </w:hyperlink>
            <w:hyperlink r:id="rId53" w:anchor="cite_note-80" w:history="1">
              <w:r w:rsidRPr="00BF0CAE">
                <w:rPr>
                  <w:rStyle w:val="Hyperlink"/>
                  <w:rFonts w:cs="Arial"/>
                  <w:b/>
                  <w:bCs/>
                  <w:vertAlign w:val="superscript"/>
                  <w:lang w:val="en-IN"/>
                </w:rPr>
                <w:t>[75]</w:t>
              </w:r>
            </w:hyperlink>
          </w:p>
        </w:tc>
      </w:tr>
      <w:tr w:rsidR="00BF0CAE" w:rsidRPr="00BF0CAE" w14:paraId="2C71098F"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70FE51" w14:textId="77777777" w:rsidR="00BF0CAE" w:rsidRPr="00BF0CAE" w:rsidRDefault="00BF0CAE" w:rsidP="00BF0CAE">
            <w:pPr>
              <w:rPr>
                <w:b/>
                <w:bCs/>
                <w:lang w:val="en-IN"/>
              </w:rPr>
            </w:pPr>
            <w:r w:rsidRPr="00BF0CAE">
              <w:rPr>
                <w:b/>
                <w:bCs/>
                <w:lang w:val="en-IN"/>
              </w:rPr>
              <w:t>2016 anti-Tamil riots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D92E4A" w14:textId="77777777" w:rsidR="00BF0CAE" w:rsidRPr="00BF0CAE" w:rsidRDefault="00BF0CAE" w:rsidP="00BF0CAE">
            <w:pPr>
              <w:rPr>
                <w:b/>
                <w:bCs/>
                <w:lang w:val="en-IN"/>
              </w:rPr>
            </w:pPr>
            <w:r w:rsidRPr="00BF0CAE">
              <w:rPr>
                <w:b/>
                <w:bCs/>
                <w:lang w:val="en-IN"/>
              </w:rPr>
              <w:t>13-14 September 201</w:t>
            </w:r>
            <w:r w:rsidRPr="00BF0CAE">
              <w:rPr>
                <w:b/>
                <w:bCs/>
                <w:lang w:val="en-IN"/>
              </w:rPr>
              <w:lastRenderedPageBreak/>
              <w:t>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D17D95" w14:textId="77777777" w:rsidR="00BF0CAE" w:rsidRPr="00BF0CAE" w:rsidRDefault="00BF0CAE" w:rsidP="00BF0CAE">
            <w:pPr>
              <w:rPr>
                <w:b/>
                <w:bCs/>
                <w:lang w:val="en-IN"/>
              </w:rPr>
            </w:pPr>
            <w:r w:rsidRPr="00BF0CAE">
              <w:rPr>
                <w:b/>
                <w:bCs/>
                <w:lang w:val="en-IN"/>
              </w:rPr>
              <w:lastRenderedPageBreak/>
              <w:t>Bengaluru</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CBBFE2" w14:textId="77777777" w:rsidR="00BF0CAE" w:rsidRPr="00BF0CAE" w:rsidRDefault="00BF0CAE" w:rsidP="00BF0CAE">
            <w:pPr>
              <w:rPr>
                <w:b/>
                <w:bCs/>
                <w:lang w:val="en-IN"/>
              </w:rPr>
            </w:pPr>
            <w:r w:rsidRPr="00BF0CAE">
              <w:rPr>
                <w:b/>
                <w:bCs/>
                <w:lang w:val="en-IN"/>
              </w:rPr>
              <w:t>Tensions between </w:t>
            </w:r>
            <w:hyperlink r:id="rId54" w:tooltip="Kannada people" w:history="1">
              <w:r w:rsidRPr="00BF0CAE">
                <w:rPr>
                  <w:rStyle w:val="Hyperlink"/>
                  <w:rFonts w:cs="Arial"/>
                  <w:b/>
                  <w:bCs/>
                  <w:lang w:val="en-IN"/>
                </w:rPr>
                <w:t>Kannadigas</w:t>
              </w:r>
            </w:hyperlink>
            <w:r w:rsidRPr="00BF0CAE">
              <w:rPr>
                <w:b/>
                <w:bCs/>
                <w:lang w:val="en-IN"/>
              </w:rPr>
              <w:t> and </w:t>
            </w:r>
            <w:hyperlink r:id="rId55" w:tooltip="Tamils" w:history="1">
              <w:r w:rsidRPr="00BF0CAE">
                <w:rPr>
                  <w:rStyle w:val="Hyperlink"/>
                  <w:rFonts w:cs="Arial"/>
                  <w:b/>
                  <w:bCs/>
                  <w:lang w:val="en-IN"/>
                </w:rPr>
                <w:t>Tamils</w:t>
              </w:r>
            </w:hyperlink>
            <w:r w:rsidRPr="00BF0CAE">
              <w:rPr>
                <w:b/>
                <w:bCs/>
                <w:lang w:val="en-IN"/>
              </w:rPr>
              <w:t> after </w:t>
            </w:r>
            <w:hyperlink r:id="rId56" w:tooltip="Cauvery River" w:history="1">
              <w:r w:rsidRPr="00BF0CAE">
                <w:rPr>
                  <w:rStyle w:val="Hyperlink"/>
                  <w:rFonts w:cs="Arial"/>
                  <w:b/>
                  <w:bCs/>
                  <w:lang w:val="en-IN"/>
                </w:rPr>
                <w:t xml:space="preserve">Cauvery river </w:t>
              </w:r>
              <w:r w:rsidRPr="00BF0CAE">
                <w:rPr>
                  <w:rStyle w:val="Hyperlink"/>
                  <w:rFonts w:cs="Arial"/>
                  <w:b/>
                  <w:bCs/>
                  <w:lang w:val="en-IN"/>
                </w:rPr>
                <w:lastRenderedPageBreak/>
                <w:t>dispute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8CF33C" w14:textId="77777777" w:rsidR="00BF0CAE" w:rsidRPr="00BF0CAE" w:rsidRDefault="00BF0CAE" w:rsidP="00BF0CAE">
            <w:pPr>
              <w:rPr>
                <w:b/>
                <w:bCs/>
                <w:lang w:val="en-IN"/>
              </w:rPr>
            </w:pPr>
            <w:r w:rsidRPr="00BF0CAE">
              <w:rPr>
                <w:b/>
                <w:bCs/>
                <w:lang w:val="en-IN"/>
              </w:rPr>
              <w:lastRenderedPageBreak/>
              <w:t>Mob, Public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5BE5C5" w14:textId="77777777" w:rsidR="00BF0CAE" w:rsidRPr="00BF0CAE" w:rsidRDefault="00BF0CAE" w:rsidP="00BF0CAE">
            <w:pPr>
              <w:rPr>
                <w:b/>
                <w:bCs/>
                <w:lang w:val="en-IN"/>
              </w:rPr>
            </w:pPr>
            <w:r w:rsidRPr="00BF0CAE">
              <w:rPr>
                <w:b/>
                <w:bCs/>
                <w:lang w:val="en-IN"/>
              </w:rPr>
              <w:t>2 protesters becaus</w:t>
            </w:r>
            <w:r w:rsidRPr="00BF0CAE">
              <w:rPr>
                <w:b/>
                <w:bCs/>
                <w:lang w:val="en-IN"/>
              </w:rPr>
              <w:lastRenderedPageBreak/>
              <w:t>e of police firing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8A7E0A" w14:textId="77777777" w:rsidR="00BF0CAE" w:rsidRPr="00BF0CAE" w:rsidRDefault="00BF0CAE" w:rsidP="00BF0CAE">
            <w:pPr>
              <w:rPr>
                <w:b/>
                <w:bCs/>
                <w:lang w:val="en-IN"/>
              </w:rPr>
            </w:pPr>
            <w:r w:rsidRPr="00BF0CAE">
              <w:rPr>
                <w:b/>
                <w:bCs/>
                <w:lang w:val="en-IN"/>
              </w:rPr>
              <w:lastRenderedPageBreak/>
              <w:t>N/A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123DAB" w14:textId="77777777" w:rsidR="00BF0CAE" w:rsidRPr="00BF0CAE" w:rsidRDefault="00BF0CAE" w:rsidP="00BF0CAE">
            <w:pPr>
              <w:rPr>
                <w:b/>
                <w:bCs/>
                <w:lang w:val="en-IN"/>
              </w:rPr>
            </w:pPr>
            <w:r w:rsidRPr="00BF0CAE">
              <w:rPr>
                <w:b/>
                <w:bCs/>
                <w:lang w:val="en-IN"/>
              </w:rPr>
              <w:t xml:space="preserve">100+ cars, buses, </w:t>
            </w:r>
            <w:r w:rsidRPr="00BF0CAE">
              <w:rPr>
                <w:b/>
                <w:bCs/>
                <w:lang w:val="en-IN"/>
              </w:rPr>
              <w:lastRenderedPageBreak/>
              <w:t>trucks and shops belonging to Tamilians torched in Bangalore thousands of Tamil people flee the city as viol</w:t>
            </w:r>
            <w:r w:rsidRPr="00BF0CAE">
              <w:rPr>
                <w:b/>
                <w:bCs/>
                <w:lang w:val="en-IN"/>
              </w:rPr>
              <w:lastRenderedPageBreak/>
              <w:t>ence engulfed and ravaged the city</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D4A2A9" w14:textId="77777777" w:rsidR="00BF0CAE" w:rsidRPr="00BF0CAE" w:rsidRDefault="00BF0CAE" w:rsidP="00BF0CAE">
            <w:pPr>
              <w:rPr>
                <w:b/>
                <w:bCs/>
                <w:lang w:val="en-IN"/>
              </w:rPr>
            </w:pPr>
            <w:hyperlink r:id="rId57" w:anchor="cite_note-81" w:history="1">
              <w:r w:rsidRPr="00BF0CAE">
                <w:rPr>
                  <w:rStyle w:val="Hyperlink"/>
                  <w:rFonts w:cs="Arial"/>
                  <w:b/>
                  <w:bCs/>
                  <w:vertAlign w:val="superscript"/>
                  <w:lang w:val="en-IN"/>
                </w:rPr>
                <w:t>[76]</w:t>
              </w:r>
            </w:hyperlink>
          </w:p>
        </w:tc>
      </w:tr>
      <w:tr w:rsidR="00BF0CAE" w:rsidRPr="00BF0CAE" w14:paraId="6D760BCD"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887677" w14:textId="77777777" w:rsidR="00BF0CAE" w:rsidRPr="00BF0CAE" w:rsidRDefault="00BF0CAE" w:rsidP="00BF0CAE">
            <w:pPr>
              <w:rPr>
                <w:b/>
                <w:bCs/>
                <w:lang w:val="en-IN"/>
              </w:rPr>
            </w:pPr>
            <w:hyperlink r:id="rId58" w:tooltip="2016 Coimbatore riots" w:history="1">
              <w:r w:rsidRPr="00BF0CAE">
                <w:rPr>
                  <w:rStyle w:val="Hyperlink"/>
                  <w:rFonts w:cs="Arial"/>
                  <w:b/>
                  <w:bCs/>
                  <w:lang w:val="en-IN"/>
                </w:rPr>
                <w:t>2016 Coimbatore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355999" w14:textId="77777777" w:rsidR="00BF0CAE" w:rsidRPr="00BF0CAE" w:rsidRDefault="00BF0CAE" w:rsidP="00BF0CAE">
            <w:pPr>
              <w:rPr>
                <w:b/>
                <w:bCs/>
                <w:lang w:val="en-IN"/>
              </w:rPr>
            </w:pPr>
            <w:r w:rsidRPr="00BF0CAE">
              <w:rPr>
                <w:b/>
                <w:bCs/>
                <w:lang w:val="en-IN"/>
              </w:rPr>
              <w:t>September 22 – 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BAF60F" w14:textId="77777777" w:rsidR="00BF0CAE" w:rsidRPr="00BF0CAE" w:rsidRDefault="00BF0CAE" w:rsidP="00BF0CAE">
            <w:pPr>
              <w:rPr>
                <w:b/>
                <w:bCs/>
                <w:lang w:val="en-IN"/>
              </w:rPr>
            </w:pPr>
            <w:r w:rsidRPr="00BF0CAE">
              <w:rPr>
                <w:b/>
                <w:bCs/>
                <w:lang w:val="en-IN"/>
              </w:rPr>
              <w:t>Coimbatore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7E6F1F" w14:textId="77777777" w:rsidR="00BF0CAE" w:rsidRPr="00BF0CAE" w:rsidRDefault="00BF0CAE" w:rsidP="00BF0CAE">
            <w:pPr>
              <w:rPr>
                <w:b/>
                <w:bCs/>
                <w:lang w:val="en-IN"/>
              </w:rPr>
            </w:pPr>
            <w:r w:rsidRPr="00BF0CAE">
              <w:rPr>
                <w:b/>
                <w:bCs/>
                <w:lang w:val="en-IN"/>
              </w:rPr>
              <w:t>Death of </w:t>
            </w:r>
            <w:proofErr w:type="spellStart"/>
            <w:r>
              <w:fldChar w:fldCharType="begin"/>
            </w:r>
            <w:r>
              <w:instrText>HYPERLINK "https://en.wikipedia.org/w/index.php?title=Munnani&amp;action=edit&amp;redlink=1" \o "Munnani (page does not exist)"</w:instrText>
            </w:r>
            <w:r>
              <w:fldChar w:fldCharType="separate"/>
            </w:r>
            <w:r w:rsidRPr="00BF0CAE">
              <w:rPr>
                <w:rStyle w:val="Hyperlink"/>
                <w:rFonts w:cs="Arial"/>
                <w:b/>
                <w:bCs/>
                <w:lang w:val="en-IN"/>
              </w:rPr>
              <w:t>Munnani</w:t>
            </w:r>
            <w:proofErr w:type="spellEnd"/>
            <w:r>
              <w:fldChar w:fldCharType="end"/>
            </w:r>
            <w:r w:rsidRPr="00BF0CAE">
              <w:rPr>
                <w:b/>
                <w:bCs/>
                <w:lang w:val="en-IN"/>
              </w:rPr>
              <w:t> leader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79D1A6" w14:textId="77777777" w:rsidR="00BF0CAE" w:rsidRPr="00BF0CAE" w:rsidRDefault="00BF0CAE" w:rsidP="00BF0CAE">
            <w:pPr>
              <w:rPr>
                <w:b/>
                <w:bCs/>
                <w:lang w:val="en-IN"/>
              </w:rPr>
            </w:pPr>
            <w:r w:rsidRPr="00BF0CAE">
              <w:rPr>
                <w:b/>
                <w:bCs/>
                <w:lang w:val="en-IN"/>
              </w:rPr>
              <w:t>Police</w:t>
            </w:r>
          </w:p>
          <w:p w14:paraId="526CC1E4" w14:textId="77777777" w:rsidR="00BF0CAE" w:rsidRPr="00BF0CAE" w:rsidRDefault="00BF0CAE" w:rsidP="00BF0CAE">
            <w:pPr>
              <w:rPr>
                <w:b/>
                <w:bCs/>
                <w:lang w:val="en-IN"/>
              </w:rPr>
            </w:pPr>
            <w:proofErr w:type="spellStart"/>
            <w:r w:rsidRPr="00BF0CAE">
              <w:rPr>
                <w:b/>
                <w:bCs/>
                <w:lang w:val="en-IN"/>
              </w:rPr>
              <w:t>Munnani</w:t>
            </w:r>
            <w:proofErr w:type="spellEnd"/>
            <w:r w:rsidRPr="00BF0CAE">
              <w:rPr>
                <w:b/>
                <w:bCs/>
                <w:lang w:val="en-IN"/>
              </w:rPr>
              <w:t xml:space="preserve"> supporters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5739F2"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56C4E3" w14:textId="77777777" w:rsidR="00BF0CAE" w:rsidRPr="00BF0CAE" w:rsidRDefault="00BF0CAE" w:rsidP="00BF0CAE">
            <w:pPr>
              <w:rPr>
                <w:b/>
                <w:bCs/>
                <w:lang w:val="en-IN"/>
              </w:rPr>
            </w:pPr>
            <w:r w:rsidRPr="00BF0CAE">
              <w:rPr>
                <w:b/>
                <w:bCs/>
                <w:lang w:val="en-IN"/>
              </w:rPr>
              <w:t>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CC3FB5" w14:textId="77777777" w:rsidR="00BF0CAE" w:rsidRPr="00BF0CAE" w:rsidRDefault="00BF0CAE" w:rsidP="00BF0CAE">
            <w:pPr>
              <w:rPr>
                <w:b/>
                <w:bCs/>
                <w:lang w:val="en-IN"/>
              </w:rPr>
            </w:pPr>
            <w:r w:rsidRPr="00BF0CAE">
              <w:rPr>
                <w:b/>
                <w:bCs/>
                <w:lang w:val="en-IN"/>
              </w:rPr>
              <w:t>Destruction of police vans, Muslim-owned properties, Hindu temples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B4FDB6" w14:textId="77777777" w:rsidR="00BF0CAE" w:rsidRPr="00BF0CAE" w:rsidRDefault="00BF0CAE" w:rsidP="00BF0CAE">
            <w:pPr>
              <w:rPr>
                <w:b/>
                <w:bCs/>
                <w:lang w:val="en-IN"/>
              </w:rPr>
            </w:pPr>
          </w:p>
        </w:tc>
      </w:tr>
      <w:tr w:rsidR="00BF0CAE" w:rsidRPr="00BF0CAE" w14:paraId="043776A8"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AFABC2" w14:textId="77777777" w:rsidR="00BF0CAE" w:rsidRPr="00BF0CAE" w:rsidRDefault="00BF0CAE" w:rsidP="00BF0CAE">
            <w:pPr>
              <w:rPr>
                <w:b/>
                <w:bCs/>
                <w:lang w:val="en-IN"/>
              </w:rPr>
            </w:pPr>
            <w:hyperlink r:id="rId59" w:tooltip="2016 Dhulagarh riots" w:history="1">
              <w:r w:rsidRPr="00BF0CAE">
                <w:rPr>
                  <w:rStyle w:val="Hyperlink"/>
                  <w:rFonts w:cs="Arial"/>
                  <w:b/>
                  <w:bCs/>
                  <w:lang w:val="en-IN"/>
                </w:rPr>
                <w:t xml:space="preserve">2016 </w:t>
              </w:r>
              <w:proofErr w:type="spellStart"/>
              <w:r w:rsidRPr="00BF0CAE">
                <w:rPr>
                  <w:rStyle w:val="Hyperlink"/>
                  <w:rFonts w:cs="Arial"/>
                  <w:b/>
                  <w:bCs/>
                  <w:lang w:val="en-IN"/>
                </w:rPr>
                <w:lastRenderedPageBreak/>
                <w:t>Dhulagarh</w:t>
              </w:r>
              <w:proofErr w:type="spellEnd"/>
              <w:r w:rsidRPr="00BF0CAE">
                <w:rPr>
                  <w:rStyle w:val="Hyperlink"/>
                  <w:rFonts w:cs="Arial"/>
                  <w:b/>
                  <w:bCs/>
                  <w:lang w:val="en-IN"/>
                </w:rPr>
                <w:t xml:space="preserve">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5D2E15" w14:textId="77777777" w:rsidR="00BF0CAE" w:rsidRPr="00BF0CAE" w:rsidRDefault="00BF0CAE" w:rsidP="00BF0CAE">
            <w:pPr>
              <w:rPr>
                <w:b/>
                <w:bCs/>
                <w:lang w:val="en-IN"/>
              </w:rPr>
            </w:pPr>
            <w:r w:rsidRPr="00BF0CAE">
              <w:rPr>
                <w:b/>
                <w:bCs/>
                <w:lang w:val="en-IN"/>
              </w:rPr>
              <w:lastRenderedPageBreak/>
              <w:t xml:space="preserve">12 </w:t>
            </w:r>
            <w:r w:rsidRPr="00BF0CAE">
              <w:rPr>
                <w:b/>
                <w:bCs/>
                <w:lang w:val="en-IN"/>
              </w:rPr>
              <w:lastRenderedPageBreak/>
              <w:t>December 2016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BDB818" w14:textId="77777777" w:rsidR="00BF0CAE" w:rsidRPr="00BF0CAE" w:rsidRDefault="00BF0CAE" w:rsidP="00BF0CAE">
            <w:pPr>
              <w:rPr>
                <w:b/>
                <w:bCs/>
                <w:lang w:val="en-IN"/>
              </w:rPr>
            </w:pPr>
            <w:hyperlink r:id="rId60" w:tooltip="Panchla (community development block)" w:history="1">
              <w:proofErr w:type="spellStart"/>
              <w:r w:rsidRPr="00BF0CAE">
                <w:rPr>
                  <w:rStyle w:val="Hyperlink"/>
                  <w:rFonts w:cs="Arial"/>
                  <w:b/>
                  <w:bCs/>
                  <w:lang w:val="en-IN"/>
                </w:rPr>
                <w:t>Panchl</w:t>
              </w:r>
              <w:r w:rsidRPr="00BF0CAE">
                <w:rPr>
                  <w:rStyle w:val="Hyperlink"/>
                  <w:rFonts w:cs="Arial"/>
                  <w:b/>
                  <w:bCs/>
                  <w:lang w:val="en-IN"/>
                </w:rPr>
                <w:lastRenderedPageBreak/>
                <w:t>a</w:t>
              </w:r>
              <w:proofErr w:type="spellEnd"/>
              <w:r w:rsidRPr="00BF0CAE">
                <w:rPr>
                  <w:rStyle w:val="Hyperlink"/>
                  <w:rFonts w:cs="Arial"/>
                  <w:b/>
                  <w:bCs/>
                  <w:lang w:val="en-IN"/>
                </w:rPr>
                <w:t>, Howrah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4C29BE" w14:textId="77777777" w:rsidR="00BF0CAE" w:rsidRPr="00BF0CAE" w:rsidRDefault="00BF0CAE" w:rsidP="00BF0CAE">
            <w:pPr>
              <w:rPr>
                <w:b/>
                <w:bCs/>
                <w:lang w:val="en-IN"/>
              </w:rPr>
            </w:pPr>
            <w:r w:rsidRPr="00BF0CAE">
              <w:rPr>
                <w:b/>
                <w:bCs/>
                <w:lang w:val="en-IN"/>
              </w:rPr>
              <w:lastRenderedPageBreak/>
              <w:t xml:space="preserve">Refusal to </w:t>
            </w:r>
            <w:r w:rsidRPr="00BF0CAE">
              <w:rPr>
                <w:b/>
                <w:bCs/>
                <w:lang w:val="en-IN"/>
              </w:rPr>
              <w:lastRenderedPageBreak/>
              <w:t>allow Mawlid processions to march</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EA1A43" w14:textId="77777777" w:rsidR="00BF0CAE" w:rsidRPr="00BF0CAE" w:rsidRDefault="00BF0CAE" w:rsidP="00BF0CAE">
            <w:pPr>
              <w:rPr>
                <w:b/>
                <w:bCs/>
                <w:lang w:val="en-IN"/>
              </w:rPr>
            </w:pPr>
            <w:r w:rsidRPr="00BF0CAE">
              <w:rPr>
                <w:b/>
                <w:bCs/>
                <w:lang w:val="en-IN"/>
              </w:rPr>
              <w:lastRenderedPageBreak/>
              <w:t>Hind</w:t>
            </w:r>
            <w:r w:rsidRPr="00BF0CAE">
              <w:rPr>
                <w:b/>
                <w:bCs/>
                <w:lang w:val="en-IN"/>
              </w:rPr>
              <w:lastRenderedPageBreak/>
              <w:t>us</w:t>
            </w:r>
            <w:r w:rsidRPr="00BF0CAE">
              <w:rPr>
                <w:b/>
                <w:bCs/>
                <w:lang w:val="en-IN"/>
              </w:rPr>
              <w:br/>
              <w:t>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FE7E0A"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362FA9"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CF1AC5"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42D022" w14:textId="77777777" w:rsidR="00BF0CAE" w:rsidRPr="00BF0CAE" w:rsidRDefault="00BF0CAE" w:rsidP="00BF0CAE">
            <w:pPr>
              <w:rPr>
                <w:b/>
                <w:bCs/>
                <w:lang w:val="en-IN"/>
              </w:rPr>
            </w:pPr>
          </w:p>
        </w:tc>
      </w:tr>
      <w:tr w:rsidR="00BF0CAE" w:rsidRPr="00BF0CAE" w14:paraId="0730A8FE"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CFB763" w14:textId="77777777" w:rsidR="00BF0CAE" w:rsidRPr="00BF0CAE" w:rsidRDefault="00BF0CAE" w:rsidP="00BF0CAE">
            <w:pPr>
              <w:rPr>
                <w:b/>
                <w:bCs/>
                <w:lang w:val="en-IN"/>
              </w:rPr>
            </w:pPr>
            <w:hyperlink r:id="rId61" w:tooltip="2017 Baduria riots" w:history="1">
              <w:r w:rsidRPr="00BF0CAE">
                <w:rPr>
                  <w:rStyle w:val="Hyperlink"/>
                  <w:rFonts w:cs="Arial"/>
                  <w:b/>
                  <w:bCs/>
                  <w:lang w:val="en-IN"/>
                </w:rPr>
                <w:t xml:space="preserve">2017 </w:t>
              </w:r>
              <w:proofErr w:type="spellStart"/>
              <w:r w:rsidRPr="00BF0CAE">
                <w:rPr>
                  <w:rStyle w:val="Hyperlink"/>
                  <w:rFonts w:cs="Arial"/>
                  <w:b/>
                  <w:bCs/>
                  <w:lang w:val="en-IN"/>
                </w:rPr>
                <w:t>Baduria</w:t>
              </w:r>
              <w:proofErr w:type="spellEnd"/>
              <w:r w:rsidRPr="00BF0CAE">
                <w:rPr>
                  <w:rStyle w:val="Hyperlink"/>
                  <w:rFonts w:cs="Arial"/>
                  <w:b/>
                  <w:bCs/>
                  <w:lang w:val="en-IN"/>
                </w:rPr>
                <w:t xml:space="preserve">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BB3F2F" w14:textId="77777777" w:rsidR="00BF0CAE" w:rsidRPr="00BF0CAE" w:rsidRDefault="00BF0CAE" w:rsidP="00BF0CAE">
            <w:pPr>
              <w:rPr>
                <w:b/>
                <w:bCs/>
                <w:lang w:val="en-IN"/>
              </w:rPr>
            </w:pPr>
            <w:r w:rsidRPr="00BF0CAE">
              <w:rPr>
                <w:b/>
                <w:bCs/>
                <w:lang w:val="en-IN"/>
              </w:rPr>
              <w:t>2 July 2017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73CF54" w14:textId="77777777" w:rsidR="00BF0CAE" w:rsidRPr="00BF0CAE" w:rsidRDefault="00BF0CAE" w:rsidP="00BF0CAE">
            <w:pPr>
              <w:rPr>
                <w:b/>
                <w:bCs/>
                <w:lang w:val="en-IN"/>
              </w:rPr>
            </w:pPr>
            <w:hyperlink r:id="rId62" w:tooltip="Baduria" w:history="1">
              <w:proofErr w:type="spellStart"/>
              <w:r w:rsidRPr="00BF0CAE">
                <w:rPr>
                  <w:rStyle w:val="Hyperlink"/>
                  <w:rFonts w:cs="Arial"/>
                  <w:b/>
                  <w:bCs/>
                  <w:lang w:val="en-IN"/>
                </w:rPr>
                <w:t>Baduria</w:t>
              </w:r>
              <w:proofErr w:type="spellEnd"/>
            </w:hyperlink>
            <w:r w:rsidRPr="00BF0CAE">
              <w:rPr>
                <w:b/>
                <w:bCs/>
                <w:lang w:val="en-IN"/>
              </w:rPr>
              <w:t>, West Bengal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E5C0E0" w14:textId="77777777" w:rsidR="00BF0CAE" w:rsidRPr="00BF0CAE" w:rsidRDefault="00BF0CAE" w:rsidP="00BF0CAE">
            <w:pPr>
              <w:rPr>
                <w:b/>
                <w:bCs/>
                <w:lang w:val="en-IN"/>
              </w:rPr>
            </w:pPr>
            <w:r w:rsidRPr="00BF0CAE">
              <w:rPr>
                <w:b/>
                <w:bCs/>
                <w:lang w:val="en-IN"/>
              </w:rPr>
              <w:t xml:space="preserve">Alleged derogatory </w:t>
            </w:r>
            <w:proofErr w:type="spellStart"/>
            <w:r w:rsidRPr="00BF0CAE">
              <w:rPr>
                <w:b/>
                <w:bCs/>
                <w:lang w:val="en-IN"/>
              </w:rPr>
              <w:t>facebook</w:t>
            </w:r>
            <w:proofErr w:type="spellEnd"/>
            <w:r w:rsidRPr="00BF0CAE">
              <w:rPr>
                <w:b/>
                <w:bCs/>
                <w:lang w:val="en-IN"/>
              </w:rPr>
              <w:t xml:space="preserve"> post by a Hindu student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2538C6" w14:textId="77777777" w:rsidR="00BF0CAE" w:rsidRPr="00BF0CAE" w:rsidRDefault="00BF0CAE" w:rsidP="00BF0CAE">
            <w:pPr>
              <w:rPr>
                <w:b/>
                <w:bCs/>
                <w:lang w:val="en-IN"/>
              </w:rPr>
            </w:pPr>
            <w:r w:rsidRPr="00BF0CAE">
              <w:rPr>
                <w:b/>
                <w:bCs/>
                <w:lang w:val="en-IN"/>
              </w:rPr>
              <w:t>Muslims</w:t>
            </w:r>
            <w:r w:rsidRPr="00BF0CAE">
              <w:rPr>
                <w:b/>
                <w:bCs/>
                <w:lang w:val="en-IN"/>
              </w:rPr>
              <w:br/>
              <w:t>Hindus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FFF73E"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BCF445" w14:textId="77777777" w:rsidR="00BF0CAE" w:rsidRPr="00BF0CAE" w:rsidRDefault="00BF0CAE" w:rsidP="00BF0CAE">
            <w:pPr>
              <w:rPr>
                <w:b/>
                <w:bCs/>
                <w:lang w:val="en-IN"/>
              </w:rPr>
            </w:pPr>
            <w:r w:rsidRPr="00BF0CAE">
              <w:rPr>
                <w:b/>
                <w:bCs/>
                <w:lang w:val="en-IN"/>
              </w:rPr>
              <w:t>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F3C05F" w14:textId="77777777" w:rsidR="00BF0CAE" w:rsidRPr="00BF0CAE" w:rsidRDefault="00BF0CAE" w:rsidP="00BF0CAE">
            <w:pPr>
              <w:rPr>
                <w:b/>
                <w:bCs/>
                <w:lang w:val="en-IN"/>
              </w:rPr>
            </w:pPr>
            <w:r w:rsidRPr="00BF0CAE">
              <w:rPr>
                <w:b/>
                <w:bCs/>
                <w:lang w:val="en-IN"/>
              </w:rPr>
              <w:t>65 year old Hindu man stabbed to death by a Muslim mob.</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27FD63" w14:textId="77777777" w:rsidR="00BF0CAE" w:rsidRPr="00BF0CAE" w:rsidRDefault="00BF0CAE" w:rsidP="00BF0CAE">
            <w:pPr>
              <w:rPr>
                <w:b/>
                <w:bCs/>
                <w:lang w:val="en-IN"/>
              </w:rPr>
            </w:pPr>
            <w:hyperlink r:id="rId63" w:anchor="cite_note-82" w:history="1">
              <w:r w:rsidRPr="00BF0CAE">
                <w:rPr>
                  <w:rStyle w:val="Hyperlink"/>
                  <w:rFonts w:cs="Arial"/>
                  <w:b/>
                  <w:bCs/>
                  <w:vertAlign w:val="superscript"/>
                  <w:lang w:val="en-IN"/>
                </w:rPr>
                <w:t>[77]</w:t>
              </w:r>
            </w:hyperlink>
          </w:p>
        </w:tc>
      </w:tr>
      <w:tr w:rsidR="00BF0CAE" w:rsidRPr="00BF0CAE" w14:paraId="466507BC"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CFCC92" w14:textId="77777777" w:rsidR="00BF0CAE" w:rsidRPr="00BF0CAE" w:rsidRDefault="00BF0CAE" w:rsidP="00BF0CAE">
            <w:pPr>
              <w:rPr>
                <w:b/>
                <w:bCs/>
                <w:lang w:val="en-IN"/>
              </w:rPr>
            </w:pPr>
            <w:hyperlink r:id="rId64" w:tooltip="2017 Northern India riots" w:history="1">
              <w:r w:rsidRPr="00BF0CAE">
                <w:rPr>
                  <w:rStyle w:val="Hyperlink"/>
                  <w:rFonts w:cs="Arial"/>
                  <w:b/>
                  <w:bCs/>
                  <w:lang w:val="en-IN"/>
                </w:rPr>
                <w:t>2017 Northern India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E7F4FF" w14:textId="77777777" w:rsidR="00BF0CAE" w:rsidRPr="00BF0CAE" w:rsidRDefault="00BF0CAE" w:rsidP="00BF0CAE">
            <w:pPr>
              <w:rPr>
                <w:b/>
                <w:bCs/>
                <w:lang w:val="en-IN"/>
              </w:rPr>
            </w:pPr>
            <w:r w:rsidRPr="00BF0CAE">
              <w:rPr>
                <w:b/>
                <w:bCs/>
                <w:lang w:val="en-IN"/>
              </w:rPr>
              <w:t>25 August 2017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AED37F" w14:textId="77777777" w:rsidR="00BF0CAE" w:rsidRPr="00BF0CAE" w:rsidRDefault="00BF0CAE" w:rsidP="00BF0CAE">
            <w:pPr>
              <w:rPr>
                <w:b/>
                <w:bCs/>
                <w:lang w:val="en-IN"/>
              </w:rPr>
            </w:pPr>
            <w:hyperlink r:id="rId65" w:tooltip="Haryana" w:history="1">
              <w:r w:rsidRPr="00BF0CAE">
                <w:rPr>
                  <w:rStyle w:val="Hyperlink"/>
                  <w:rFonts w:cs="Arial"/>
                  <w:b/>
                  <w:bCs/>
                  <w:lang w:val="en-IN"/>
                </w:rPr>
                <w:t>Haryana</w:t>
              </w:r>
            </w:hyperlink>
            <w:r w:rsidRPr="00BF0CAE">
              <w:rPr>
                <w:b/>
                <w:bCs/>
                <w:lang w:val="en-IN"/>
              </w:rPr>
              <w:t>, </w:t>
            </w:r>
            <w:hyperlink r:id="rId66" w:tooltip="Punjab, India" w:history="1">
              <w:r w:rsidRPr="00BF0CAE">
                <w:rPr>
                  <w:rStyle w:val="Hyperlink"/>
                  <w:rFonts w:cs="Arial"/>
                  <w:b/>
                  <w:bCs/>
                  <w:lang w:val="en-IN"/>
                </w:rPr>
                <w:t>Punjab</w:t>
              </w:r>
            </w:hyperlink>
            <w:r w:rsidRPr="00BF0CAE">
              <w:rPr>
                <w:b/>
                <w:bCs/>
                <w:lang w:val="en-IN"/>
              </w:rPr>
              <w:t>, </w:t>
            </w:r>
            <w:hyperlink r:id="rId67" w:tooltip="Uttar Pradesh" w:history="1">
              <w:r w:rsidRPr="00BF0CAE">
                <w:rPr>
                  <w:rStyle w:val="Hyperlink"/>
                  <w:rFonts w:cs="Arial"/>
                  <w:b/>
                  <w:bCs/>
                  <w:lang w:val="en-IN"/>
                </w:rPr>
                <w:t>Uttar Pradesh</w:t>
              </w:r>
            </w:hyperlink>
            <w:r w:rsidRPr="00BF0CAE">
              <w:rPr>
                <w:b/>
                <w:bCs/>
                <w:lang w:val="en-IN"/>
              </w:rPr>
              <w:t>, </w:t>
            </w:r>
            <w:hyperlink r:id="rId68" w:tooltip="Rajasthan" w:history="1">
              <w:r w:rsidRPr="00BF0CAE">
                <w:rPr>
                  <w:rStyle w:val="Hyperlink"/>
                  <w:rFonts w:cs="Arial"/>
                  <w:b/>
                  <w:bCs/>
                  <w:lang w:val="en-IN"/>
                </w:rPr>
                <w:t>Rajasthan</w:t>
              </w:r>
            </w:hyperlink>
            <w:r w:rsidRPr="00BF0CAE">
              <w:rPr>
                <w:b/>
                <w:bCs/>
                <w:lang w:val="en-IN"/>
              </w:rPr>
              <w:t xml:space="preserve"> and New </w:t>
            </w:r>
            <w:r w:rsidRPr="00BF0CAE">
              <w:rPr>
                <w:b/>
                <w:bCs/>
                <w:lang w:val="en-IN"/>
              </w:rPr>
              <w:lastRenderedPageBreak/>
              <w:t>Delhi</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F48886" w14:textId="77777777" w:rsidR="00BF0CAE" w:rsidRPr="00BF0CAE" w:rsidRDefault="00BF0CAE" w:rsidP="00BF0CAE">
            <w:pPr>
              <w:rPr>
                <w:b/>
                <w:bCs/>
                <w:lang w:val="en-IN"/>
              </w:rPr>
            </w:pPr>
            <w:r w:rsidRPr="00BF0CAE">
              <w:rPr>
                <w:b/>
                <w:bCs/>
                <w:lang w:val="en-IN"/>
              </w:rPr>
              <w:lastRenderedPageBreak/>
              <w:t>Rape conviction of </w:t>
            </w:r>
            <w:hyperlink r:id="rId69" w:tooltip="Gurmeet Ram Rahim Singh" w:history="1">
              <w:r w:rsidRPr="00BF0CAE">
                <w:rPr>
                  <w:rStyle w:val="Hyperlink"/>
                  <w:rFonts w:cs="Arial"/>
                  <w:b/>
                  <w:bCs/>
                  <w:lang w:val="en-IN"/>
                </w:rPr>
                <w:t>Gurmeet Ram Rahim Singh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267144" w14:textId="77777777" w:rsidR="00BF0CAE" w:rsidRPr="00BF0CAE" w:rsidRDefault="00BF0CAE" w:rsidP="00BF0CAE">
            <w:pPr>
              <w:rPr>
                <w:b/>
                <w:bCs/>
                <w:lang w:val="en-IN"/>
              </w:rPr>
            </w:pPr>
            <w:hyperlink r:id="rId70" w:tooltip="Dera Sacha Sauda" w:history="1">
              <w:r w:rsidRPr="00BF0CAE">
                <w:rPr>
                  <w:rStyle w:val="Hyperlink"/>
                  <w:rFonts w:cs="Arial"/>
                  <w:b/>
                  <w:bCs/>
                  <w:lang w:val="en-IN"/>
                </w:rPr>
                <w:t>Dera Sacha Sauda</w:t>
              </w:r>
            </w:hyperlink>
            <w:r w:rsidRPr="00BF0CAE">
              <w:rPr>
                <w:b/>
                <w:bCs/>
                <w:lang w:val="en-IN"/>
              </w:rPr>
              <w:t> Followers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D42FD2" w14:textId="77777777" w:rsidR="00BF0CAE" w:rsidRPr="00BF0CAE" w:rsidRDefault="00BF0CAE" w:rsidP="00BF0CAE">
            <w:pPr>
              <w:rPr>
                <w:b/>
                <w:bCs/>
                <w:lang w:val="en-IN"/>
              </w:rPr>
            </w:pPr>
            <w:r w:rsidRPr="00BF0CAE">
              <w:rPr>
                <w:b/>
                <w:bCs/>
                <w:lang w:val="en-IN"/>
              </w:rPr>
              <w:t>41+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3B5744" w14:textId="77777777" w:rsidR="00BF0CAE" w:rsidRPr="00BF0CAE" w:rsidRDefault="00BF0CAE" w:rsidP="00BF0CAE">
            <w:pPr>
              <w:rPr>
                <w:b/>
                <w:bCs/>
                <w:lang w:val="en-IN"/>
              </w:rPr>
            </w:pPr>
            <w:r w:rsidRPr="00BF0CAE">
              <w:rPr>
                <w:b/>
                <w:bCs/>
                <w:lang w:val="en-IN"/>
              </w:rPr>
              <w:t>300+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8FAC95" w14:textId="77777777" w:rsidR="00BF0CAE" w:rsidRPr="00BF0CAE" w:rsidRDefault="00BF0CAE" w:rsidP="00BF0CAE">
            <w:pPr>
              <w:rPr>
                <w:b/>
                <w:bCs/>
                <w:lang w:val="en-IN"/>
              </w:rPr>
            </w:pPr>
            <w:r w:rsidRPr="00BF0CAE">
              <w:rPr>
                <w:b/>
                <w:bCs/>
                <w:lang w:val="en-IN"/>
              </w:rPr>
              <w:t>Mostly in Police firing to suppre</w:t>
            </w:r>
            <w:r w:rsidRPr="00BF0CAE">
              <w:rPr>
                <w:b/>
                <w:bCs/>
                <w:lang w:val="en-IN"/>
              </w:rPr>
              <w:lastRenderedPageBreak/>
              <w:t>ss the Destruction.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DCCB04" w14:textId="77777777" w:rsidR="00BF0CAE" w:rsidRPr="00BF0CAE" w:rsidRDefault="00BF0CAE" w:rsidP="00BF0CAE">
            <w:pPr>
              <w:rPr>
                <w:b/>
                <w:bCs/>
                <w:lang w:val="en-IN"/>
              </w:rPr>
            </w:pPr>
            <w:hyperlink r:id="rId71" w:anchor="cite_note-83" w:history="1">
              <w:r w:rsidRPr="00BF0CAE">
                <w:rPr>
                  <w:rStyle w:val="Hyperlink"/>
                  <w:rFonts w:cs="Arial"/>
                  <w:b/>
                  <w:bCs/>
                  <w:vertAlign w:val="superscript"/>
                  <w:lang w:val="en-IN"/>
                </w:rPr>
                <w:t>[78]</w:t>
              </w:r>
            </w:hyperlink>
            <w:hyperlink r:id="rId72" w:anchor="cite_note-84" w:history="1">
              <w:r w:rsidRPr="00BF0CAE">
                <w:rPr>
                  <w:rStyle w:val="Hyperlink"/>
                  <w:rFonts w:cs="Arial"/>
                  <w:b/>
                  <w:bCs/>
                  <w:vertAlign w:val="superscript"/>
                  <w:lang w:val="en-IN"/>
                </w:rPr>
                <w:t>[79]</w:t>
              </w:r>
            </w:hyperlink>
          </w:p>
        </w:tc>
      </w:tr>
      <w:tr w:rsidR="00BF0CAE" w:rsidRPr="00BF0CAE" w14:paraId="7FCDFA2C"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CE68260" w14:textId="77777777" w:rsidR="00BF0CAE" w:rsidRPr="00BF0CAE" w:rsidRDefault="00BF0CAE" w:rsidP="00BF0CAE">
            <w:pPr>
              <w:rPr>
                <w:b/>
                <w:bCs/>
                <w:lang w:val="en-IN"/>
              </w:rPr>
            </w:pPr>
            <w:hyperlink r:id="rId73" w:tooltip="2018 Bihar riots" w:history="1">
              <w:r w:rsidRPr="00BF0CAE">
                <w:rPr>
                  <w:rStyle w:val="Hyperlink"/>
                  <w:rFonts w:cs="Arial"/>
                  <w:b/>
                  <w:bCs/>
                  <w:lang w:val="en-IN"/>
                </w:rPr>
                <w:t>2018 Bihar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2476DE" w14:textId="77777777" w:rsidR="00BF0CAE" w:rsidRPr="00BF0CAE" w:rsidRDefault="00BF0CAE" w:rsidP="00BF0CAE">
            <w:pPr>
              <w:rPr>
                <w:b/>
                <w:bCs/>
                <w:lang w:val="en-IN"/>
              </w:rPr>
            </w:pPr>
            <w:r w:rsidRPr="00BF0CAE">
              <w:rPr>
                <w:b/>
                <w:bCs/>
                <w:lang w:val="en-IN"/>
              </w:rPr>
              <w:t>17 March 2018, 24 March 2018,</w:t>
            </w:r>
          </w:p>
          <w:p w14:paraId="6BF0DBE4" w14:textId="77777777" w:rsidR="00BF0CAE" w:rsidRPr="00BF0CAE" w:rsidRDefault="00BF0CAE" w:rsidP="00BF0CAE">
            <w:pPr>
              <w:rPr>
                <w:b/>
                <w:bCs/>
                <w:lang w:val="en-IN"/>
              </w:rPr>
            </w:pPr>
            <w:r w:rsidRPr="00BF0CAE">
              <w:rPr>
                <w:b/>
                <w:bCs/>
                <w:lang w:val="en-IN"/>
              </w:rPr>
              <w:t>25 March 2018, 27 March 2018, 28 March</w:t>
            </w:r>
          </w:p>
          <w:p w14:paraId="1230B158" w14:textId="77777777" w:rsidR="00BF0CAE" w:rsidRPr="00BF0CAE" w:rsidRDefault="00BF0CAE" w:rsidP="00BF0CAE">
            <w:pPr>
              <w:rPr>
                <w:b/>
                <w:bCs/>
                <w:lang w:val="en-IN"/>
              </w:rPr>
            </w:pPr>
            <w:r w:rsidRPr="00BF0CAE">
              <w:rPr>
                <w:b/>
                <w:bCs/>
                <w:lang w:val="en-IN"/>
              </w:rPr>
              <w:t>201</w:t>
            </w:r>
            <w:r w:rsidRPr="00BF0CAE">
              <w:rPr>
                <w:b/>
                <w:bCs/>
                <w:lang w:val="en-IN"/>
              </w:rPr>
              <w:lastRenderedPageBreak/>
              <w:t>8 &amp;</w:t>
            </w:r>
          </w:p>
          <w:p w14:paraId="711025A7" w14:textId="77777777" w:rsidR="00BF0CAE" w:rsidRPr="00BF0CAE" w:rsidRDefault="00BF0CAE" w:rsidP="00BF0CAE">
            <w:pPr>
              <w:rPr>
                <w:b/>
                <w:bCs/>
                <w:lang w:val="en-IN"/>
              </w:rPr>
            </w:pPr>
            <w:r w:rsidRPr="00BF0CAE">
              <w:rPr>
                <w:b/>
                <w:bCs/>
                <w:lang w:val="en-IN"/>
              </w:rPr>
              <w:t>30 March 2018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8169B6" w14:textId="77777777" w:rsidR="00BF0CAE" w:rsidRPr="00BF0CAE" w:rsidRDefault="00BF0CAE" w:rsidP="00BF0CAE">
            <w:pPr>
              <w:rPr>
                <w:b/>
                <w:bCs/>
                <w:lang w:val="en-IN"/>
              </w:rPr>
            </w:pPr>
            <w:r w:rsidRPr="00BF0CAE">
              <w:rPr>
                <w:b/>
                <w:bCs/>
                <w:lang w:val="en-IN"/>
              </w:rPr>
              <w:lastRenderedPageBreak/>
              <w:t>Bihar</w:t>
            </w:r>
          </w:p>
          <w:p w14:paraId="66C13046" w14:textId="77777777" w:rsidR="00BF0CAE" w:rsidRPr="00BF0CAE" w:rsidRDefault="00BF0CAE" w:rsidP="00BF0CAE">
            <w:pPr>
              <w:rPr>
                <w:b/>
                <w:bCs/>
                <w:lang w:val="en-IN"/>
              </w:rPr>
            </w:pPr>
            <w:r w:rsidRPr="00BF0CAE">
              <w:rPr>
                <w:b/>
                <w:bCs/>
                <w:lang w:val="en-IN"/>
              </w:rPr>
              <w:t>(17 March Bhagalpur, 24 March Siwan, 25 March </w:t>
            </w:r>
            <w:hyperlink r:id="rId74" w:tooltip="Aurangabad district, Bihar" w:history="1">
              <w:r w:rsidRPr="00BF0CAE">
                <w:rPr>
                  <w:rStyle w:val="Hyperlink"/>
                  <w:rFonts w:cs="Arial"/>
                  <w:b/>
                  <w:bCs/>
                  <w:lang w:val="en-IN"/>
                </w:rPr>
                <w:t>Aurangabad</w:t>
              </w:r>
            </w:hyperlink>
            <w:r w:rsidRPr="00BF0CAE">
              <w:rPr>
                <w:b/>
                <w:bCs/>
                <w:lang w:val="en-IN"/>
              </w:rPr>
              <w:t xml:space="preserve">, 27 March </w:t>
            </w:r>
            <w:proofErr w:type="spellStart"/>
            <w:r w:rsidRPr="00BF0CAE">
              <w:rPr>
                <w:b/>
                <w:bCs/>
                <w:lang w:val="en-IN"/>
              </w:rPr>
              <w:t>Samastipur</w:t>
            </w:r>
            <w:proofErr w:type="spellEnd"/>
            <w:r w:rsidRPr="00BF0CAE">
              <w:rPr>
                <w:b/>
                <w:bCs/>
                <w:lang w:val="en-IN"/>
              </w:rPr>
              <w:t>, 27 March </w:t>
            </w:r>
            <w:hyperlink r:id="rId75" w:tooltip="Munger" w:history="1">
              <w:r w:rsidRPr="00BF0CAE">
                <w:rPr>
                  <w:rStyle w:val="Hyperlink"/>
                  <w:rFonts w:cs="Arial"/>
                  <w:b/>
                  <w:bCs/>
                  <w:lang w:val="en-IN"/>
                </w:rPr>
                <w:t>Munger</w:t>
              </w:r>
            </w:hyperlink>
            <w:r w:rsidRPr="00BF0CAE">
              <w:rPr>
                <w:b/>
                <w:bCs/>
                <w:lang w:val="en-IN"/>
              </w:rPr>
              <w:t>, 28 March Silao(</w:t>
            </w:r>
            <w:hyperlink r:id="rId76" w:tooltip="Nalanda" w:history="1">
              <w:r w:rsidRPr="00BF0CAE">
                <w:rPr>
                  <w:rStyle w:val="Hyperlink"/>
                  <w:rFonts w:cs="Arial"/>
                  <w:b/>
                  <w:bCs/>
                  <w:lang w:val="en-IN"/>
                </w:rPr>
                <w:t>Nalanda</w:t>
              </w:r>
            </w:hyperlink>
            <w:r w:rsidRPr="00BF0CAE">
              <w:rPr>
                <w:b/>
                <w:bCs/>
                <w:lang w:val="en-IN"/>
              </w:rPr>
              <w:t>), 28 March </w:t>
            </w:r>
            <w:proofErr w:type="spellStart"/>
            <w:r>
              <w:lastRenderedPageBreak/>
              <w:fldChar w:fldCharType="begin"/>
            </w:r>
            <w:r>
              <w:instrText>HYPERLINK "https://en.wikipedia.org/wiki/Sheikhpura" \o "Sheikhpura"</w:instrText>
            </w:r>
            <w:r>
              <w:fldChar w:fldCharType="separate"/>
            </w:r>
            <w:r w:rsidRPr="00BF0CAE">
              <w:rPr>
                <w:rStyle w:val="Hyperlink"/>
                <w:rFonts w:cs="Arial"/>
                <w:b/>
                <w:bCs/>
                <w:lang w:val="en-IN"/>
              </w:rPr>
              <w:t>Sheikhpura</w:t>
            </w:r>
            <w:proofErr w:type="spellEnd"/>
            <w:r>
              <w:fldChar w:fldCharType="end"/>
            </w:r>
            <w:r w:rsidRPr="00BF0CAE">
              <w:rPr>
                <w:b/>
                <w:bCs/>
                <w:lang w:val="en-IN"/>
              </w:rPr>
              <w:t>, 30 March </w:t>
            </w:r>
            <w:proofErr w:type="spellStart"/>
            <w:r>
              <w:fldChar w:fldCharType="begin"/>
            </w:r>
            <w:r>
              <w:instrText>HYPERLINK "https://en.wikipedia.org/wiki/Nawada" \o "Nawada"</w:instrText>
            </w:r>
            <w:r>
              <w:fldChar w:fldCharType="separate"/>
            </w:r>
            <w:r w:rsidRPr="00BF0CAE">
              <w:rPr>
                <w:rStyle w:val="Hyperlink"/>
                <w:rFonts w:cs="Arial"/>
                <w:b/>
                <w:bCs/>
                <w:lang w:val="en-IN"/>
              </w:rPr>
              <w:t>Nawada</w:t>
            </w:r>
            <w:proofErr w:type="spellEnd"/>
            <w:r>
              <w:fldChar w:fldCharType="end"/>
            </w:r>
            <w:r w:rsidRPr="00BF0CAE">
              <w:rPr>
                <w:b/>
                <w:bCs/>
                <w:lang w:val="en-IN"/>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65E05F" w14:textId="77777777" w:rsidR="00BF0CAE" w:rsidRPr="00BF0CAE" w:rsidRDefault="00BF0CAE" w:rsidP="00BF0CAE">
            <w:pPr>
              <w:rPr>
                <w:b/>
                <w:bCs/>
                <w:lang w:val="en-IN"/>
              </w:rPr>
            </w:pPr>
            <w:r w:rsidRPr="00BF0CAE">
              <w:rPr>
                <w:b/>
                <w:bCs/>
                <w:lang w:val="en-IN"/>
              </w:rPr>
              <w:lastRenderedPageBreak/>
              <w:t>Clashes erupted during Ram Navami processions between Hindus and 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5D686B" w14:textId="77777777" w:rsidR="00BF0CAE" w:rsidRPr="00BF0CAE" w:rsidRDefault="00BF0CAE" w:rsidP="00BF0CAE">
            <w:pPr>
              <w:rPr>
                <w:b/>
                <w:bCs/>
                <w:lang w:val="en-IN"/>
              </w:rPr>
            </w:pPr>
            <w:r w:rsidRPr="00BF0CAE">
              <w:rPr>
                <w:b/>
                <w:bCs/>
                <w:lang w:val="en-IN"/>
              </w:rPr>
              <w:t>Hindus</w:t>
            </w:r>
          </w:p>
          <w:p w14:paraId="197B846D" w14:textId="77777777" w:rsidR="00BF0CAE" w:rsidRPr="00BF0CAE" w:rsidRDefault="00BF0CAE" w:rsidP="00BF0CAE">
            <w:pPr>
              <w:rPr>
                <w:b/>
                <w:bCs/>
                <w:lang w:val="en-IN"/>
              </w:rPr>
            </w:pPr>
            <w:r w:rsidRPr="00BF0CAE">
              <w:rPr>
                <w:b/>
                <w:bCs/>
                <w:lang w:val="en-IN"/>
              </w:rPr>
              <w:t>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93FBE0" w14:textId="77777777" w:rsidR="00BF0CAE" w:rsidRPr="00BF0CAE" w:rsidRDefault="00BF0CAE" w:rsidP="00BF0CAE">
            <w:pPr>
              <w:rPr>
                <w:b/>
                <w:bCs/>
                <w:lang w:val="en-IN"/>
              </w:rPr>
            </w:pPr>
            <w:r w:rsidRPr="00BF0CAE">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3295A4" w14:textId="77777777" w:rsidR="00BF0CAE" w:rsidRPr="00BF0CAE" w:rsidRDefault="00BF0CAE" w:rsidP="00BF0CAE">
            <w:pPr>
              <w:rPr>
                <w:b/>
                <w:bCs/>
                <w:lang w:val="en-IN"/>
              </w:rPr>
            </w:pPr>
            <w:r w:rsidRPr="00BF0CAE">
              <w:rPr>
                <w:b/>
                <w:bCs/>
                <w:lang w:val="en-IN"/>
              </w:rPr>
              <w:t>35+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A3A98B" w14:textId="77777777" w:rsidR="00BF0CAE" w:rsidRPr="00BF0CAE" w:rsidRDefault="00BF0CAE" w:rsidP="00BF0CAE">
            <w:pPr>
              <w:rPr>
                <w:b/>
                <w:bCs/>
                <w:lang w:val="en-IN"/>
              </w:rPr>
            </w:pPr>
            <w:r w:rsidRPr="00BF0CAE">
              <w:rPr>
                <w:b/>
                <w:bCs/>
                <w:lang w:val="en-IN"/>
              </w:rPr>
              <w:t>4 Hindu temples vandalized including the Hanuman idols and murtis inside of the</w:t>
            </w:r>
            <w:r w:rsidRPr="00BF0CAE">
              <w:rPr>
                <w:b/>
                <w:bCs/>
                <w:lang w:val="en-IN"/>
              </w:rPr>
              <w:lastRenderedPageBreak/>
              <w:t>m broken and one mosque also vandalised, vehicles, shops were burnt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AC01CE" w14:textId="77777777" w:rsidR="00BF0CAE" w:rsidRPr="00BF0CAE" w:rsidRDefault="00BF0CAE" w:rsidP="00BF0CAE">
            <w:pPr>
              <w:rPr>
                <w:b/>
                <w:bCs/>
                <w:lang w:val="en-IN"/>
              </w:rPr>
            </w:pPr>
            <w:hyperlink r:id="rId77" w:anchor="cite_note-85" w:history="1">
              <w:r w:rsidRPr="00BF0CAE">
                <w:rPr>
                  <w:rStyle w:val="Hyperlink"/>
                  <w:rFonts w:cs="Arial"/>
                  <w:b/>
                  <w:bCs/>
                  <w:vertAlign w:val="superscript"/>
                  <w:lang w:val="en-IN"/>
                </w:rPr>
                <w:t>[80]</w:t>
              </w:r>
            </w:hyperlink>
          </w:p>
        </w:tc>
      </w:tr>
      <w:tr w:rsidR="00BF0CAE" w:rsidRPr="00BF0CAE" w14:paraId="5635B256"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036EFC" w14:textId="77777777" w:rsidR="00BF0CAE" w:rsidRPr="00BF0CAE" w:rsidRDefault="00BF0CAE" w:rsidP="00BF0CAE">
            <w:pPr>
              <w:rPr>
                <w:b/>
                <w:bCs/>
                <w:lang w:val="en-IN"/>
              </w:rPr>
            </w:pPr>
            <w:hyperlink r:id="rId78" w:tooltip="2020 Delhi riots" w:history="1">
              <w:r w:rsidRPr="00BF0CAE">
                <w:rPr>
                  <w:rStyle w:val="Hyperlink"/>
                  <w:rFonts w:cs="Arial"/>
                  <w:b/>
                  <w:bCs/>
                  <w:lang w:val="en-IN"/>
                </w:rPr>
                <w:t>2020 Delhi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C57CE8" w14:textId="77777777" w:rsidR="00BF0CAE" w:rsidRPr="00BF0CAE" w:rsidRDefault="00BF0CAE" w:rsidP="00BF0CAE">
            <w:pPr>
              <w:rPr>
                <w:b/>
                <w:bCs/>
                <w:lang w:val="en-IN"/>
              </w:rPr>
            </w:pPr>
            <w:r w:rsidRPr="00BF0CAE">
              <w:rPr>
                <w:b/>
                <w:bCs/>
                <w:lang w:val="en-IN"/>
              </w:rPr>
              <w:t>23 February 2020 – 1 March 202</w:t>
            </w:r>
            <w:r w:rsidRPr="00BF0CAE">
              <w:rPr>
                <w:b/>
                <w:bCs/>
                <w:lang w:val="en-IN"/>
              </w:rPr>
              <w:lastRenderedPageBreak/>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55B570" w14:textId="77777777" w:rsidR="00BF0CAE" w:rsidRPr="00BF0CAE" w:rsidRDefault="00BF0CAE" w:rsidP="00BF0CAE">
            <w:pPr>
              <w:rPr>
                <w:b/>
                <w:bCs/>
                <w:lang w:val="en-IN"/>
              </w:rPr>
            </w:pPr>
            <w:hyperlink r:id="rId79" w:tooltip="North East Delhi district" w:history="1">
              <w:r w:rsidRPr="00BF0CAE">
                <w:rPr>
                  <w:rStyle w:val="Hyperlink"/>
                  <w:rFonts w:cs="Arial"/>
                  <w:b/>
                  <w:bCs/>
                  <w:lang w:val="en-IN"/>
                </w:rPr>
                <w:t>North East Delhi</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1E4569" w14:textId="77777777" w:rsidR="00BF0CAE" w:rsidRPr="00BF0CAE" w:rsidRDefault="00BF0CAE" w:rsidP="00BF0CAE">
            <w:pPr>
              <w:rPr>
                <w:b/>
                <w:bCs/>
                <w:lang w:val="en-IN"/>
              </w:rPr>
            </w:pPr>
            <w:r w:rsidRPr="00BF0CAE">
              <w:rPr>
                <w:b/>
                <w:bCs/>
                <w:lang w:val="en-IN"/>
              </w:rPr>
              <w:t>CAA-NRC Protests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5977B4" w14:textId="77777777" w:rsidR="00BF0CAE" w:rsidRPr="00BF0CAE" w:rsidRDefault="00BF0CAE" w:rsidP="00BF0CAE">
            <w:pPr>
              <w:rPr>
                <w:b/>
                <w:bCs/>
                <w:lang w:val="en-IN"/>
              </w:rPr>
            </w:pPr>
            <w:r w:rsidRPr="00BF0CAE">
              <w:rPr>
                <w:b/>
                <w:bCs/>
                <w:lang w:val="en-IN"/>
              </w:rPr>
              <w:t>Muslims, Hindu</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5214D3" w14:textId="77777777" w:rsidR="00BF0CAE" w:rsidRPr="00BF0CAE" w:rsidRDefault="00BF0CAE" w:rsidP="00BF0CAE">
            <w:pPr>
              <w:rPr>
                <w:b/>
                <w:bCs/>
                <w:lang w:val="en-IN"/>
              </w:rPr>
            </w:pPr>
            <w:r w:rsidRPr="00BF0CAE">
              <w:rPr>
                <w:b/>
                <w:bCs/>
                <w:lang w:val="en-IN"/>
              </w:rPr>
              <w:t>53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F5B3BA" w14:textId="77777777" w:rsidR="00BF0CAE" w:rsidRPr="00BF0CAE" w:rsidRDefault="00BF0CAE" w:rsidP="00BF0CAE">
            <w:pPr>
              <w:rPr>
                <w:b/>
                <w:bCs/>
                <w:lang w:val="en-IN"/>
              </w:rPr>
            </w:pPr>
            <w:r w:rsidRPr="00BF0CAE">
              <w:rPr>
                <w:b/>
                <w:bCs/>
                <w:lang w:val="en-IN"/>
              </w:rPr>
              <w:t>200+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FCAE94" w14:textId="77777777" w:rsidR="00BF0CAE" w:rsidRPr="00BF0CAE" w:rsidRDefault="00BF0CAE" w:rsidP="00BF0CAE">
            <w:pPr>
              <w:rPr>
                <w:b/>
                <w:bCs/>
                <w:lang w:val="en-IN"/>
              </w:rPr>
            </w:pPr>
            <w:r w:rsidRPr="00BF0CAE">
              <w:rPr>
                <w:b/>
                <w:bCs/>
                <w:lang w:val="en-IN"/>
              </w:rPr>
              <w:t>Shops, houses vehicles and mosque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C22C99" w14:textId="77777777" w:rsidR="00BF0CAE" w:rsidRPr="00BF0CAE" w:rsidRDefault="00BF0CAE" w:rsidP="00BF0CAE">
            <w:pPr>
              <w:rPr>
                <w:b/>
                <w:bCs/>
                <w:lang w:val="en-IN"/>
              </w:rPr>
            </w:pPr>
            <w:hyperlink r:id="rId80" w:anchor="cite_note-NYTimes-Analysis-March1-86" w:history="1">
              <w:r w:rsidRPr="00BF0CAE">
                <w:rPr>
                  <w:rStyle w:val="Hyperlink"/>
                  <w:rFonts w:cs="Arial"/>
                  <w:b/>
                  <w:bCs/>
                  <w:vertAlign w:val="superscript"/>
                  <w:lang w:val="en-IN"/>
                </w:rPr>
                <w:t>[81]</w:t>
              </w:r>
            </w:hyperlink>
            <w:hyperlink r:id="rId81" w:anchor="cite_note-wapo-3-6-20-slater-1-87" w:history="1">
              <w:r w:rsidRPr="00BF0CAE">
                <w:rPr>
                  <w:rStyle w:val="Hyperlink"/>
                  <w:rFonts w:cs="Arial"/>
                  <w:b/>
                  <w:bCs/>
                  <w:vertAlign w:val="superscript"/>
                  <w:lang w:val="en-IN"/>
                </w:rPr>
                <w:t>[82]</w:t>
              </w:r>
            </w:hyperlink>
            <w:hyperlink r:id="rId82" w:anchor="cite_note-88" w:history="1">
              <w:r w:rsidRPr="00BF0CAE">
                <w:rPr>
                  <w:rStyle w:val="Hyperlink"/>
                  <w:rFonts w:cs="Arial"/>
                  <w:b/>
                  <w:bCs/>
                  <w:vertAlign w:val="superscript"/>
                  <w:lang w:val="en-IN"/>
                </w:rPr>
                <w:t>[83]</w:t>
              </w:r>
            </w:hyperlink>
            <w:hyperlink r:id="rId83" w:anchor="cite_note-89" w:history="1">
              <w:r w:rsidRPr="00BF0CAE">
                <w:rPr>
                  <w:rStyle w:val="Hyperlink"/>
                  <w:rFonts w:cs="Arial"/>
                  <w:b/>
                  <w:bCs/>
                  <w:vertAlign w:val="superscript"/>
                  <w:lang w:val="en-IN"/>
                </w:rPr>
                <w:t>[84]</w:t>
              </w:r>
            </w:hyperlink>
          </w:p>
        </w:tc>
      </w:tr>
      <w:tr w:rsidR="00BF0CAE" w:rsidRPr="00BF0CAE" w14:paraId="0746DE27"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077564" w14:textId="77777777" w:rsidR="00BF0CAE" w:rsidRPr="00BF0CAE" w:rsidRDefault="00BF0CAE" w:rsidP="00BF0CAE">
            <w:pPr>
              <w:rPr>
                <w:b/>
                <w:bCs/>
                <w:lang w:val="en-IN"/>
              </w:rPr>
            </w:pPr>
            <w:hyperlink r:id="rId84" w:tooltip="2020 Bangalore riots" w:history="1">
              <w:r w:rsidRPr="00BF0CAE">
                <w:rPr>
                  <w:rStyle w:val="Hyperlink"/>
                  <w:rFonts w:cs="Arial"/>
                  <w:b/>
                  <w:bCs/>
                  <w:lang w:val="en-IN"/>
                </w:rPr>
                <w:t>2020 Bangalore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2F6999" w14:textId="77777777" w:rsidR="00BF0CAE" w:rsidRPr="00BF0CAE" w:rsidRDefault="00BF0CAE" w:rsidP="00BF0CAE">
            <w:pPr>
              <w:rPr>
                <w:b/>
                <w:bCs/>
                <w:lang w:val="en-IN"/>
              </w:rPr>
            </w:pPr>
            <w:r w:rsidRPr="00BF0CAE">
              <w:rPr>
                <w:b/>
                <w:bCs/>
                <w:lang w:val="en-IN"/>
              </w:rPr>
              <w:t>11–12 August 2020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F2FE7B" w14:textId="77777777" w:rsidR="00BF0CAE" w:rsidRPr="00BF0CAE" w:rsidRDefault="00BF0CAE" w:rsidP="00BF0CAE">
            <w:pPr>
              <w:rPr>
                <w:b/>
                <w:bCs/>
                <w:lang w:val="en-IN"/>
              </w:rPr>
            </w:pPr>
            <w:r w:rsidRPr="00BF0CAE">
              <w:rPr>
                <w:b/>
                <w:bCs/>
                <w:lang w:val="en-IN"/>
              </w:rPr>
              <w:t>KG Halli and </w:t>
            </w:r>
            <w:hyperlink r:id="rId85" w:tooltip="Devara Jeevanahalli" w:history="1">
              <w:r w:rsidRPr="00BF0CAE">
                <w:rPr>
                  <w:rStyle w:val="Hyperlink"/>
                  <w:rFonts w:cs="Arial"/>
                  <w:b/>
                  <w:bCs/>
                  <w:lang w:val="en-IN"/>
                </w:rPr>
                <w:t>DJ Halli</w:t>
              </w:r>
            </w:hyperlink>
            <w:r w:rsidRPr="00BF0CAE">
              <w:rPr>
                <w:b/>
                <w:bCs/>
                <w:lang w:val="en-IN"/>
              </w:rPr>
              <w:t>, eastern Bengaluru</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197DBE" w14:textId="77777777" w:rsidR="00BF0CAE" w:rsidRPr="00BF0CAE" w:rsidRDefault="00BF0CAE" w:rsidP="00BF0CAE">
            <w:pPr>
              <w:rPr>
                <w:b/>
                <w:bCs/>
                <w:lang w:val="en-IN"/>
              </w:rPr>
            </w:pPr>
            <w:r w:rsidRPr="00BF0CAE">
              <w:rPr>
                <w:b/>
                <w:bCs/>
                <w:lang w:val="en-IN"/>
              </w:rPr>
              <w:t>Protest by Muslims against a derogatory social media post about </w:t>
            </w:r>
            <w:hyperlink r:id="rId86" w:tooltip="Muhammad" w:history="1">
              <w:r w:rsidRPr="00BF0CAE">
                <w:rPr>
                  <w:rStyle w:val="Hyperlink"/>
                  <w:rFonts w:cs="Arial"/>
                  <w:b/>
                  <w:bCs/>
                  <w:lang w:val="en-IN"/>
                </w:rPr>
                <w:t>Muhammad</w:t>
              </w:r>
            </w:hyperlink>
            <w:r w:rsidRPr="00BF0CAE">
              <w:rPr>
                <w:b/>
                <w:bCs/>
                <w:lang w:val="en-IN"/>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F99951" w14:textId="77777777" w:rsidR="00BF0CAE" w:rsidRPr="00BF0CAE" w:rsidRDefault="00BF0CAE" w:rsidP="00BF0CAE">
            <w:pPr>
              <w:rPr>
                <w:b/>
                <w:bCs/>
                <w:lang w:val="en-IN"/>
              </w:rPr>
            </w:pPr>
            <w:r w:rsidRPr="00BF0CAE">
              <w:rPr>
                <w:b/>
                <w:bCs/>
                <w:lang w:val="en-IN"/>
              </w:rPr>
              <w:t>Muslims</w:t>
            </w:r>
          </w:p>
          <w:p w14:paraId="3E7BBA94" w14:textId="77777777" w:rsidR="00BF0CAE" w:rsidRPr="00BF0CAE" w:rsidRDefault="00BF0CAE" w:rsidP="00BF0CAE">
            <w:pPr>
              <w:rPr>
                <w:b/>
                <w:bCs/>
                <w:lang w:val="en-IN"/>
              </w:rPr>
            </w:pPr>
            <w:r w:rsidRPr="00BF0CAE">
              <w:rPr>
                <w:b/>
                <w:bCs/>
                <w:lang w:val="en-IN"/>
              </w:rPr>
              <w:t>Police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B19483" w14:textId="77777777" w:rsidR="00BF0CAE" w:rsidRPr="00BF0CAE" w:rsidRDefault="00BF0CAE" w:rsidP="00BF0CAE">
            <w:pPr>
              <w:rPr>
                <w:b/>
                <w:bCs/>
                <w:lang w:val="en-IN"/>
              </w:rPr>
            </w:pPr>
            <w:r w:rsidRPr="00BF0CAE">
              <w:rPr>
                <w:b/>
                <w:bCs/>
                <w:lang w:val="en-IN"/>
              </w:rP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9B29C6" w14:textId="77777777" w:rsidR="00BF0CAE" w:rsidRPr="00BF0CAE" w:rsidRDefault="00BF0CAE" w:rsidP="00BF0CAE">
            <w:pPr>
              <w:rPr>
                <w:b/>
                <w:bCs/>
                <w:lang w:val="en-IN"/>
              </w:rPr>
            </w:pPr>
            <w:r w:rsidRPr="00BF0CAE">
              <w:rPr>
                <w:b/>
                <w:bCs/>
                <w:lang w:val="en-IN"/>
              </w:rPr>
              <w:t>Unknown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9E7603" w14:textId="77777777" w:rsidR="00BF0CAE" w:rsidRPr="00BF0CAE" w:rsidRDefault="00BF0CAE" w:rsidP="00BF0CAE">
            <w:pPr>
              <w:rPr>
                <w:b/>
                <w:bCs/>
                <w:lang w:val="en-IN"/>
              </w:rPr>
            </w:pPr>
            <w:r w:rsidRPr="00BF0CAE">
              <w:rPr>
                <w:b/>
                <w:bCs/>
                <w:lang w:val="en-IN"/>
              </w:rPr>
              <w:t>Homes, shops, vehicles and police station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2205D6" w14:textId="77777777" w:rsidR="00BF0CAE" w:rsidRPr="00BF0CAE" w:rsidRDefault="00BF0CAE" w:rsidP="00BF0CAE">
            <w:pPr>
              <w:rPr>
                <w:b/>
                <w:bCs/>
                <w:lang w:val="en-IN"/>
              </w:rPr>
            </w:pPr>
            <w:hyperlink r:id="rId87" w:anchor="cite_note-90" w:history="1">
              <w:r w:rsidRPr="00BF0CAE">
                <w:rPr>
                  <w:rStyle w:val="Hyperlink"/>
                  <w:rFonts w:cs="Arial"/>
                  <w:b/>
                  <w:bCs/>
                  <w:vertAlign w:val="superscript"/>
                  <w:lang w:val="en-IN"/>
                </w:rPr>
                <w:t>[85]</w:t>
              </w:r>
            </w:hyperlink>
          </w:p>
        </w:tc>
      </w:tr>
      <w:tr w:rsidR="00BF0CAE" w:rsidRPr="00BF0CAE" w14:paraId="3D78798C"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C537F0" w14:textId="77777777" w:rsidR="00BF0CAE" w:rsidRPr="00BF0CAE" w:rsidRDefault="00BF0CAE" w:rsidP="00BF0CAE">
            <w:pPr>
              <w:rPr>
                <w:b/>
                <w:bCs/>
                <w:lang w:val="en-IN"/>
              </w:rPr>
            </w:pPr>
            <w:r w:rsidRPr="00BF0CAE">
              <w:rPr>
                <w:b/>
                <w:bCs/>
                <w:lang w:val="en-IN"/>
              </w:rPr>
              <w:t>2021 Assam eviction violence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FFCDC0" w14:textId="77777777" w:rsidR="00BF0CAE" w:rsidRPr="00BF0CAE" w:rsidRDefault="00BF0CAE" w:rsidP="00BF0CAE">
            <w:pPr>
              <w:rPr>
                <w:b/>
                <w:bCs/>
                <w:lang w:val="en-IN"/>
              </w:rPr>
            </w:pPr>
            <w:r w:rsidRPr="00BF0CAE">
              <w:rPr>
                <w:b/>
                <w:bCs/>
                <w:lang w:val="en-IN"/>
              </w:rPr>
              <w:t>24 September 2021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85173D" w14:textId="77777777" w:rsidR="00BF0CAE" w:rsidRPr="00BF0CAE" w:rsidRDefault="00BF0CAE" w:rsidP="00BF0CAE">
            <w:pPr>
              <w:rPr>
                <w:b/>
                <w:bCs/>
                <w:lang w:val="en-IN"/>
              </w:rPr>
            </w:pPr>
            <w:r w:rsidRPr="00BF0CAE">
              <w:rPr>
                <w:b/>
                <w:bCs/>
                <w:lang w:val="en-IN"/>
              </w:rPr>
              <w:t xml:space="preserve">Dholpur, </w:t>
            </w:r>
            <w:proofErr w:type="spellStart"/>
            <w:r w:rsidRPr="00BF0CAE">
              <w:rPr>
                <w:b/>
                <w:bCs/>
                <w:lang w:val="en-IN"/>
              </w:rPr>
              <w:t>Darrang</w:t>
            </w:r>
            <w:proofErr w:type="spellEnd"/>
            <w:r w:rsidRPr="00BF0CAE">
              <w:rPr>
                <w:b/>
                <w:bCs/>
                <w:lang w:val="en-IN"/>
              </w:rPr>
              <w:t xml:space="preserve"> district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D96CDA" w14:textId="77777777" w:rsidR="00BF0CAE" w:rsidRPr="00BF0CAE" w:rsidRDefault="00BF0CAE" w:rsidP="00BF0CAE">
            <w:pPr>
              <w:rPr>
                <w:b/>
                <w:bCs/>
                <w:lang w:val="en-IN"/>
              </w:rPr>
            </w:pPr>
            <w:r w:rsidRPr="00BF0CAE">
              <w:rPr>
                <w:b/>
                <w:bCs/>
                <w:lang w:val="en-IN"/>
              </w:rPr>
              <w:t>Eviction drive against alleged illegal settlers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31E466" w14:textId="77777777" w:rsidR="00BF0CAE" w:rsidRPr="00BF0CAE" w:rsidRDefault="00BF0CAE" w:rsidP="00BF0CAE">
            <w:pPr>
              <w:rPr>
                <w:b/>
                <w:bCs/>
                <w:lang w:val="en-IN"/>
              </w:rPr>
            </w:pPr>
            <w:r w:rsidRPr="00BF0CAE">
              <w:rPr>
                <w:b/>
                <w:bCs/>
                <w:lang w:val="en-IN"/>
              </w:rPr>
              <w:t>Assam police, Illegal settlers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140AFA" w14:textId="77777777" w:rsidR="00BF0CAE" w:rsidRPr="00BF0CAE" w:rsidRDefault="00BF0CAE" w:rsidP="00BF0CAE">
            <w:pPr>
              <w:rPr>
                <w:b/>
                <w:bCs/>
                <w:lang w:val="en-IN"/>
              </w:rPr>
            </w:pPr>
            <w:r w:rsidRPr="00BF0CAE">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F5DE34" w14:textId="77777777" w:rsidR="00BF0CAE" w:rsidRPr="00BF0CAE" w:rsidRDefault="00BF0CAE" w:rsidP="00BF0CAE">
            <w:pPr>
              <w:rPr>
                <w:b/>
                <w:bCs/>
                <w:lang w:val="en-IN"/>
              </w:rPr>
            </w:pPr>
            <w:r w:rsidRPr="00BF0CAE">
              <w:rPr>
                <w:b/>
                <w:bCs/>
                <w:lang w:val="en-IN"/>
              </w:rPr>
              <w:t>9 policemen injured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5A5260" w14:textId="77777777" w:rsidR="00BF0CAE" w:rsidRPr="00BF0CAE" w:rsidRDefault="00BF0CAE" w:rsidP="00BF0CAE">
            <w:pPr>
              <w:rPr>
                <w:b/>
                <w:bCs/>
                <w:lang w:val="en-IN"/>
              </w:rPr>
            </w:pPr>
            <w:r w:rsidRPr="00BF0CAE">
              <w:rPr>
                <w:b/>
                <w:bCs/>
                <w:lang w:val="en-IN"/>
              </w:rPr>
              <w:t>2 people shot dead by police including 12 year old boy</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16EC6A" w14:textId="77777777" w:rsidR="00BF0CAE" w:rsidRPr="00BF0CAE" w:rsidRDefault="00BF0CAE" w:rsidP="00BF0CAE">
            <w:pPr>
              <w:rPr>
                <w:b/>
                <w:bCs/>
                <w:lang w:val="en-IN"/>
              </w:rPr>
            </w:pPr>
            <w:hyperlink r:id="rId88" w:anchor="cite_note-91" w:history="1">
              <w:r w:rsidRPr="00BF0CAE">
                <w:rPr>
                  <w:rStyle w:val="Hyperlink"/>
                  <w:rFonts w:cs="Arial"/>
                  <w:b/>
                  <w:bCs/>
                  <w:vertAlign w:val="superscript"/>
                  <w:lang w:val="en-IN"/>
                </w:rPr>
                <w:t>[86]</w:t>
              </w:r>
            </w:hyperlink>
          </w:p>
        </w:tc>
      </w:tr>
      <w:tr w:rsidR="00BF0CAE" w:rsidRPr="00BF0CAE" w14:paraId="3D08584A"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DBBDEF" w14:textId="77777777" w:rsidR="00BF0CAE" w:rsidRPr="00BF0CAE" w:rsidRDefault="00BF0CAE" w:rsidP="00BF0CAE">
            <w:pPr>
              <w:rPr>
                <w:b/>
                <w:bCs/>
                <w:lang w:val="en-IN"/>
              </w:rPr>
            </w:pPr>
            <w:hyperlink r:id="rId89" w:tooltip="2022 Shivamogga riots" w:history="1">
              <w:r w:rsidRPr="00BF0CAE">
                <w:rPr>
                  <w:rStyle w:val="Hyperlink"/>
                  <w:rFonts w:cs="Arial"/>
                  <w:b/>
                  <w:bCs/>
                  <w:lang w:val="en-IN"/>
                </w:rPr>
                <w:t xml:space="preserve">2022 </w:t>
              </w:r>
              <w:r w:rsidRPr="00BF0CAE">
                <w:rPr>
                  <w:rStyle w:val="Hyperlink"/>
                  <w:rFonts w:cs="Arial"/>
                  <w:b/>
                  <w:bCs/>
                  <w:lang w:val="en-IN"/>
                </w:rPr>
                <w:lastRenderedPageBreak/>
                <w:t>Shivamogga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125E00" w14:textId="77777777" w:rsidR="00BF0CAE" w:rsidRPr="00BF0CAE" w:rsidRDefault="00BF0CAE" w:rsidP="00BF0CAE">
            <w:pPr>
              <w:rPr>
                <w:b/>
                <w:bCs/>
                <w:lang w:val="en-IN"/>
              </w:rPr>
            </w:pPr>
            <w:r w:rsidRPr="00BF0CAE">
              <w:rPr>
                <w:b/>
                <w:bCs/>
                <w:lang w:val="en-IN"/>
              </w:rPr>
              <w:lastRenderedPageBreak/>
              <w:t xml:space="preserve">20 </w:t>
            </w:r>
            <w:r w:rsidRPr="00BF0CAE">
              <w:rPr>
                <w:b/>
                <w:bCs/>
                <w:lang w:val="en-IN"/>
              </w:rPr>
              <w:lastRenderedPageBreak/>
              <w:t>February 2022 – 22 February 2022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AD2095" w14:textId="77777777" w:rsidR="00BF0CAE" w:rsidRPr="00BF0CAE" w:rsidRDefault="00BF0CAE" w:rsidP="00BF0CAE">
            <w:pPr>
              <w:rPr>
                <w:b/>
                <w:bCs/>
                <w:lang w:val="en-IN"/>
              </w:rPr>
            </w:pPr>
            <w:r w:rsidRPr="00BF0CAE">
              <w:rPr>
                <w:b/>
                <w:bCs/>
                <w:lang w:val="en-IN"/>
              </w:rPr>
              <w:lastRenderedPageBreak/>
              <w:t>Shiva</w:t>
            </w:r>
            <w:r w:rsidRPr="00BF0CAE">
              <w:rPr>
                <w:b/>
                <w:bCs/>
                <w:lang w:val="en-IN"/>
              </w:rPr>
              <w:lastRenderedPageBreak/>
              <w:t>mogga, Karnataka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C7D443" w14:textId="77777777" w:rsidR="00BF0CAE" w:rsidRPr="00BF0CAE" w:rsidRDefault="00BF0CAE" w:rsidP="00BF0CAE">
            <w:pPr>
              <w:rPr>
                <w:b/>
                <w:bCs/>
                <w:lang w:val="en-IN"/>
              </w:rPr>
            </w:pPr>
            <w:r w:rsidRPr="00BF0CAE">
              <w:rPr>
                <w:b/>
                <w:bCs/>
                <w:lang w:val="en-IN"/>
              </w:rPr>
              <w:lastRenderedPageBreak/>
              <w:t xml:space="preserve">Murder of </w:t>
            </w:r>
            <w:r w:rsidRPr="00BF0CAE">
              <w:rPr>
                <w:b/>
                <w:bCs/>
                <w:lang w:val="en-IN"/>
              </w:rPr>
              <w:lastRenderedPageBreak/>
              <w:t>Bajrang Dal activist Harsha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26E9E7" w14:textId="77777777" w:rsidR="00BF0CAE" w:rsidRPr="00BF0CAE" w:rsidRDefault="00BF0CAE" w:rsidP="00BF0CAE">
            <w:pPr>
              <w:rPr>
                <w:b/>
                <w:bCs/>
                <w:lang w:val="en-IN"/>
              </w:rPr>
            </w:pPr>
            <w:r w:rsidRPr="00BF0CAE">
              <w:rPr>
                <w:b/>
                <w:bCs/>
                <w:lang w:val="en-IN"/>
              </w:rPr>
              <w:lastRenderedPageBreak/>
              <w:t>Bajra</w:t>
            </w:r>
            <w:r w:rsidRPr="00BF0CAE">
              <w:rPr>
                <w:b/>
                <w:bCs/>
                <w:lang w:val="en-IN"/>
              </w:rPr>
              <w:lastRenderedPageBreak/>
              <w:t>ng Dal workers</w:t>
            </w:r>
          </w:p>
          <w:p w14:paraId="31E81B69" w14:textId="77777777" w:rsidR="00BF0CAE" w:rsidRPr="00BF0CAE" w:rsidRDefault="00BF0CAE" w:rsidP="00BF0CAE">
            <w:pPr>
              <w:rPr>
                <w:b/>
                <w:bCs/>
                <w:lang w:val="en-IN"/>
              </w:rPr>
            </w:pPr>
            <w:r w:rsidRPr="00BF0CAE">
              <w:rPr>
                <w:b/>
                <w:bCs/>
                <w:lang w:val="en-IN"/>
              </w:rPr>
              <w:t>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70527A" w14:textId="77777777" w:rsidR="00BF0CAE" w:rsidRPr="00BF0CAE" w:rsidRDefault="00BF0CAE" w:rsidP="00BF0CAE">
            <w:pPr>
              <w:rPr>
                <w:b/>
                <w:bCs/>
                <w:lang w:val="en-IN"/>
              </w:rPr>
            </w:pPr>
            <w:r w:rsidRPr="00BF0CAE">
              <w:rPr>
                <w:b/>
                <w:bCs/>
                <w:lang w:val="en-IN"/>
              </w:rPr>
              <w:lastRenderedPageBreak/>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18E929" w14:textId="77777777" w:rsidR="00BF0CAE" w:rsidRPr="00BF0CAE" w:rsidRDefault="00BF0CAE" w:rsidP="00BF0CAE">
            <w:pPr>
              <w:rPr>
                <w:b/>
                <w:bCs/>
                <w:lang w:val="en-IN"/>
              </w:rPr>
            </w:pPr>
            <w:r w:rsidRPr="00BF0CAE">
              <w:rPr>
                <w:b/>
                <w:bCs/>
                <w:lang w:val="en-IN"/>
              </w:rPr>
              <w:t xml:space="preserve">20 </w:t>
            </w:r>
            <w:r w:rsidRPr="00BF0CAE">
              <w:rPr>
                <w:b/>
                <w:bCs/>
                <w:lang w:val="en-IN"/>
              </w:rPr>
              <w:lastRenderedPageBreak/>
              <w:t>injured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B5B7BE" w14:textId="77777777" w:rsidR="00BF0CAE" w:rsidRPr="00BF0CAE" w:rsidRDefault="00BF0CAE" w:rsidP="00BF0CAE">
            <w:pPr>
              <w:rPr>
                <w:b/>
                <w:bCs/>
                <w:lang w:val="en-IN"/>
              </w:rPr>
            </w:pPr>
            <w:r w:rsidRPr="00BF0CAE">
              <w:rPr>
                <w:b/>
                <w:bCs/>
                <w:lang w:val="en-IN"/>
              </w:rPr>
              <w:lastRenderedPageBreak/>
              <w:t xml:space="preserve">100 </w:t>
            </w:r>
            <w:r w:rsidRPr="00BF0CAE">
              <w:rPr>
                <w:b/>
                <w:bCs/>
                <w:lang w:val="en-IN"/>
              </w:rPr>
              <w:lastRenderedPageBreak/>
              <w:t>vehicles torched, Houses and shops vandalised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56B270" w14:textId="77777777" w:rsidR="00BF0CAE" w:rsidRPr="00BF0CAE" w:rsidRDefault="00BF0CAE" w:rsidP="00BF0CAE">
            <w:pPr>
              <w:rPr>
                <w:b/>
                <w:bCs/>
                <w:lang w:val="en-IN"/>
              </w:rPr>
            </w:pPr>
            <w:hyperlink r:id="rId90" w:anchor="cite_note-92" w:history="1">
              <w:r w:rsidRPr="00BF0CAE">
                <w:rPr>
                  <w:rStyle w:val="Hyperlink"/>
                  <w:rFonts w:cs="Arial"/>
                  <w:b/>
                  <w:bCs/>
                  <w:vertAlign w:val="superscript"/>
                  <w:lang w:val="en-IN"/>
                </w:rPr>
                <w:t>[87]</w:t>
              </w:r>
            </w:hyperlink>
          </w:p>
        </w:tc>
      </w:tr>
      <w:tr w:rsidR="00BF0CAE" w:rsidRPr="00BF0CAE" w14:paraId="5E5396AC"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2FF46A" w14:textId="77777777" w:rsidR="00BF0CAE" w:rsidRPr="00BF0CAE" w:rsidRDefault="00BF0CAE" w:rsidP="00BF0CAE">
            <w:pPr>
              <w:rPr>
                <w:b/>
                <w:bCs/>
                <w:lang w:val="en-IN"/>
              </w:rPr>
            </w:pPr>
            <w:hyperlink r:id="rId91" w:tooltip="2022 Kanpur violence" w:history="1">
              <w:r w:rsidRPr="00BF0CAE">
                <w:rPr>
                  <w:rStyle w:val="Hyperlink"/>
                  <w:rFonts w:cs="Arial"/>
                  <w:b/>
                  <w:bCs/>
                  <w:lang w:val="en-IN"/>
                </w:rPr>
                <w:t>2022 Kanpur violence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C03EB4" w14:textId="77777777" w:rsidR="00BF0CAE" w:rsidRPr="00BF0CAE" w:rsidRDefault="00BF0CAE" w:rsidP="00BF0CAE">
            <w:pPr>
              <w:rPr>
                <w:b/>
                <w:bCs/>
                <w:lang w:val="en-IN"/>
              </w:rPr>
            </w:pPr>
            <w:r w:rsidRPr="00BF0CAE">
              <w:rPr>
                <w:b/>
                <w:bCs/>
                <w:lang w:val="en-IN"/>
              </w:rPr>
              <w:t>3 June 2022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326212" w14:textId="77777777" w:rsidR="00BF0CAE" w:rsidRPr="00BF0CAE" w:rsidRDefault="00BF0CAE" w:rsidP="00BF0CAE">
            <w:pPr>
              <w:rPr>
                <w:b/>
                <w:bCs/>
                <w:lang w:val="en-IN"/>
              </w:rPr>
            </w:pPr>
            <w:r w:rsidRPr="00BF0CAE">
              <w:rPr>
                <w:b/>
                <w:bCs/>
                <w:lang w:val="en-IN"/>
              </w:rPr>
              <w:t>Kanpur, Uttar Pradesh</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E92ED8" w14:textId="77777777" w:rsidR="00BF0CAE" w:rsidRPr="00BF0CAE" w:rsidRDefault="00BF0CAE" w:rsidP="00BF0CAE">
            <w:pPr>
              <w:rPr>
                <w:b/>
                <w:bCs/>
                <w:lang w:val="en-IN"/>
              </w:rPr>
            </w:pPr>
            <w:hyperlink r:id="rId92" w:tooltip="2022 Muhammad remarks controversy" w:history="1">
              <w:r w:rsidRPr="00BF0CAE">
                <w:rPr>
                  <w:rStyle w:val="Hyperlink"/>
                  <w:rFonts w:cs="Arial"/>
                  <w:b/>
                  <w:bCs/>
                  <w:lang w:val="en-IN"/>
                </w:rPr>
                <w:t>2022 Muhammad remarks controversy</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B6FA4C" w14:textId="77777777" w:rsidR="00BF0CAE" w:rsidRPr="00BF0CAE" w:rsidRDefault="00BF0CAE" w:rsidP="00BF0CAE">
            <w:pPr>
              <w:rPr>
                <w:b/>
                <w:bCs/>
                <w:lang w:val="en-IN"/>
              </w:rPr>
            </w:pPr>
            <w:r w:rsidRPr="00BF0CAE">
              <w:rPr>
                <w:b/>
                <w:bCs/>
                <w:lang w:val="en-IN"/>
              </w:rPr>
              <w:t>Muslims</w:t>
            </w:r>
          </w:p>
          <w:p w14:paraId="31AD09AE" w14:textId="77777777" w:rsidR="00BF0CAE" w:rsidRPr="00BF0CAE" w:rsidRDefault="00BF0CAE" w:rsidP="00BF0CAE">
            <w:pPr>
              <w:rPr>
                <w:b/>
                <w:bCs/>
                <w:lang w:val="en-IN"/>
              </w:rPr>
            </w:pPr>
            <w:r w:rsidRPr="00BF0CAE">
              <w:rPr>
                <w:b/>
                <w:bCs/>
                <w:lang w:val="en-IN"/>
              </w:rPr>
              <w:t>Police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592A68" w14:textId="77777777" w:rsidR="00BF0CAE" w:rsidRPr="00BF0CAE" w:rsidRDefault="00BF0CAE" w:rsidP="00BF0CAE">
            <w:pPr>
              <w:rPr>
                <w:b/>
                <w:bCs/>
                <w:lang w:val="en-IN"/>
              </w:rPr>
            </w:pPr>
            <w:r w:rsidRPr="00BF0CAE">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BCBB96" w14:textId="77777777" w:rsidR="00BF0CAE" w:rsidRPr="00BF0CAE" w:rsidRDefault="00BF0CAE" w:rsidP="00BF0CAE">
            <w:pPr>
              <w:rPr>
                <w:b/>
                <w:bCs/>
                <w:lang w:val="en-IN"/>
              </w:rPr>
            </w:pPr>
            <w:r w:rsidRPr="00BF0CAE">
              <w:rPr>
                <w:b/>
                <w:bCs/>
                <w:lang w:val="en-IN"/>
              </w:rPr>
              <w:t>40+ injured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75413C"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54692C" w14:textId="77777777" w:rsidR="00BF0CAE" w:rsidRPr="00BF0CAE" w:rsidRDefault="00BF0CAE" w:rsidP="00BF0CAE">
            <w:pPr>
              <w:rPr>
                <w:b/>
                <w:bCs/>
                <w:lang w:val="en-IN"/>
              </w:rPr>
            </w:pPr>
            <w:hyperlink r:id="rId93" w:anchor="cite_note-93" w:history="1">
              <w:r w:rsidRPr="00BF0CAE">
                <w:rPr>
                  <w:rStyle w:val="Hyperlink"/>
                  <w:rFonts w:cs="Arial"/>
                  <w:b/>
                  <w:bCs/>
                  <w:vertAlign w:val="superscript"/>
                  <w:lang w:val="en-IN"/>
                </w:rPr>
                <w:t>[88]</w:t>
              </w:r>
            </w:hyperlink>
          </w:p>
        </w:tc>
      </w:tr>
      <w:tr w:rsidR="00BF0CAE" w:rsidRPr="00BF0CAE" w14:paraId="5508325C"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C82E95" w14:textId="77777777" w:rsidR="00BF0CAE" w:rsidRPr="00BF0CAE" w:rsidRDefault="00BF0CAE" w:rsidP="00BF0CAE">
            <w:pPr>
              <w:rPr>
                <w:b/>
                <w:bCs/>
                <w:lang w:val="en-IN"/>
              </w:rPr>
            </w:pPr>
            <w:r w:rsidRPr="00BF0CAE">
              <w:rPr>
                <w:b/>
                <w:bCs/>
                <w:lang w:val="en-IN"/>
              </w:rPr>
              <w:t>2022 Ranchi violence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AFEBC2" w14:textId="77777777" w:rsidR="00BF0CAE" w:rsidRPr="00BF0CAE" w:rsidRDefault="00BF0CAE" w:rsidP="00BF0CAE">
            <w:pPr>
              <w:rPr>
                <w:b/>
                <w:bCs/>
                <w:lang w:val="en-IN"/>
              </w:rPr>
            </w:pPr>
            <w:r w:rsidRPr="00BF0CAE">
              <w:rPr>
                <w:b/>
                <w:bCs/>
                <w:lang w:val="en-IN"/>
              </w:rPr>
              <w:t>10 June 2022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F46551" w14:textId="77777777" w:rsidR="00BF0CAE" w:rsidRPr="00BF0CAE" w:rsidRDefault="00BF0CAE" w:rsidP="00BF0CAE">
            <w:pPr>
              <w:rPr>
                <w:b/>
                <w:bCs/>
                <w:lang w:val="en-IN"/>
              </w:rPr>
            </w:pPr>
            <w:r w:rsidRPr="00BF0CAE">
              <w:rPr>
                <w:b/>
                <w:bCs/>
                <w:lang w:val="en-IN"/>
              </w:rPr>
              <w:t>Ranchi, Jharkhand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DFA739" w14:textId="77777777" w:rsidR="00BF0CAE" w:rsidRPr="00BF0CAE" w:rsidRDefault="00BF0CAE" w:rsidP="00BF0CAE">
            <w:pPr>
              <w:rPr>
                <w:b/>
                <w:bCs/>
                <w:lang w:val="en-IN"/>
              </w:rPr>
            </w:pPr>
            <w:hyperlink r:id="rId94" w:tooltip="2022 Muhammad remarks controversy" w:history="1">
              <w:r w:rsidRPr="00BF0CAE">
                <w:rPr>
                  <w:rStyle w:val="Hyperlink"/>
                  <w:rFonts w:cs="Arial"/>
                  <w:b/>
                  <w:bCs/>
                  <w:lang w:val="en-IN"/>
                </w:rPr>
                <w:t>2022 Muhammad remarks controversy</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1F0489" w14:textId="77777777" w:rsidR="00BF0CAE" w:rsidRPr="00BF0CAE" w:rsidRDefault="00BF0CAE" w:rsidP="00BF0CAE">
            <w:pPr>
              <w:rPr>
                <w:b/>
                <w:bCs/>
                <w:lang w:val="en-IN"/>
              </w:rPr>
            </w:pPr>
            <w:r w:rsidRPr="00BF0CAE">
              <w:rPr>
                <w:b/>
                <w:bCs/>
                <w:lang w:val="en-IN"/>
              </w:rPr>
              <w:t>Muslims</w:t>
            </w:r>
          </w:p>
          <w:p w14:paraId="55FDB28B" w14:textId="77777777" w:rsidR="00BF0CAE" w:rsidRPr="00BF0CAE" w:rsidRDefault="00BF0CAE" w:rsidP="00BF0CAE">
            <w:pPr>
              <w:rPr>
                <w:b/>
                <w:bCs/>
                <w:lang w:val="en-IN"/>
              </w:rPr>
            </w:pPr>
            <w:r w:rsidRPr="00BF0CAE">
              <w:rPr>
                <w:b/>
                <w:bCs/>
                <w:lang w:val="en-IN"/>
              </w:rPr>
              <w:t>Police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B74FDF" w14:textId="77777777" w:rsidR="00BF0CAE" w:rsidRPr="00BF0CAE" w:rsidRDefault="00BF0CAE" w:rsidP="00BF0CAE">
            <w:pPr>
              <w:rPr>
                <w:b/>
                <w:bCs/>
                <w:lang w:val="en-IN"/>
              </w:rPr>
            </w:pPr>
            <w:r w:rsidRPr="00BF0CAE">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7FDB88" w14:textId="77777777" w:rsidR="00BF0CAE" w:rsidRPr="00BF0CAE" w:rsidRDefault="00BF0CAE" w:rsidP="00BF0CAE">
            <w:pPr>
              <w:rPr>
                <w:b/>
                <w:bCs/>
                <w:lang w:val="en-IN"/>
              </w:rPr>
            </w:pPr>
            <w:r w:rsidRPr="00BF0CAE">
              <w:rPr>
                <w:b/>
                <w:bCs/>
                <w:lang w:val="en-IN"/>
              </w:rPr>
              <w:t>24 injured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15A8C1"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F7C9DE" w14:textId="77777777" w:rsidR="00BF0CAE" w:rsidRPr="00BF0CAE" w:rsidRDefault="00BF0CAE" w:rsidP="00BF0CAE">
            <w:pPr>
              <w:rPr>
                <w:b/>
                <w:bCs/>
                <w:lang w:val="en-IN"/>
              </w:rPr>
            </w:pPr>
            <w:hyperlink r:id="rId95" w:anchor="cite_note-94" w:history="1">
              <w:r w:rsidRPr="00BF0CAE">
                <w:rPr>
                  <w:rStyle w:val="Hyperlink"/>
                  <w:rFonts w:cs="Arial"/>
                  <w:b/>
                  <w:bCs/>
                  <w:vertAlign w:val="superscript"/>
                  <w:lang w:val="en-IN"/>
                </w:rPr>
                <w:t>[89]</w:t>
              </w:r>
            </w:hyperlink>
          </w:p>
        </w:tc>
      </w:tr>
      <w:tr w:rsidR="00BF0CAE" w:rsidRPr="00BF0CAE" w14:paraId="32634566"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80DA73" w14:textId="77777777" w:rsidR="00BF0CAE" w:rsidRPr="00BF0CAE" w:rsidRDefault="00BF0CAE" w:rsidP="00BF0CAE">
            <w:pPr>
              <w:rPr>
                <w:b/>
                <w:bCs/>
                <w:lang w:val="en-IN"/>
              </w:rPr>
            </w:pPr>
            <w:hyperlink r:id="rId96" w:tooltip="2023–2025 Manipur violence" w:history="1">
              <w:r w:rsidRPr="00BF0CAE">
                <w:rPr>
                  <w:rStyle w:val="Hyperlink"/>
                  <w:rFonts w:cs="Arial"/>
                  <w:b/>
                  <w:bCs/>
                  <w:lang w:val="en-IN"/>
                </w:rPr>
                <w:t>2023–2025 Manipur violence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493E41" w14:textId="77777777" w:rsidR="00BF0CAE" w:rsidRPr="00BF0CAE" w:rsidRDefault="00BF0CAE" w:rsidP="00BF0CAE">
            <w:pPr>
              <w:rPr>
                <w:b/>
                <w:bCs/>
                <w:lang w:val="en-IN"/>
              </w:rPr>
            </w:pPr>
            <w:r w:rsidRPr="00BF0CAE">
              <w:rPr>
                <w:b/>
                <w:bCs/>
                <w:lang w:val="en-IN"/>
              </w:rPr>
              <w:t>3 May 2023 - present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E5FA3C" w14:textId="77777777" w:rsidR="00BF0CAE" w:rsidRPr="00BF0CAE" w:rsidRDefault="00BF0CAE" w:rsidP="00BF0CAE">
            <w:pPr>
              <w:rPr>
                <w:b/>
                <w:bCs/>
                <w:lang w:val="en-IN"/>
              </w:rPr>
            </w:pPr>
            <w:r w:rsidRPr="00BF0CAE">
              <w:rPr>
                <w:b/>
                <w:bCs/>
                <w:lang w:val="en-IN"/>
              </w:rPr>
              <w:t>Meitei and Kuki-dominated districts of </w:t>
            </w:r>
            <w:hyperlink r:id="rId97" w:tooltip="Manipur" w:history="1">
              <w:r w:rsidRPr="00BF0CAE">
                <w:rPr>
                  <w:rStyle w:val="Hyperlink"/>
                  <w:rFonts w:cs="Arial"/>
                  <w:b/>
                  <w:bCs/>
                  <w:lang w:val="en-IN"/>
                </w:rPr>
                <w:t>Man</w:t>
              </w:r>
              <w:r w:rsidRPr="00BF0CAE">
                <w:rPr>
                  <w:rStyle w:val="Hyperlink"/>
                  <w:rFonts w:cs="Arial"/>
                  <w:b/>
                  <w:bCs/>
                  <w:lang w:val="en-IN"/>
                </w:rPr>
                <w:lastRenderedPageBreak/>
                <w:t>ipur</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BDB999" w14:textId="77777777" w:rsidR="00BF0CAE" w:rsidRPr="00BF0CAE" w:rsidRDefault="00BF0CAE" w:rsidP="00BF0CAE">
            <w:pPr>
              <w:rPr>
                <w:b/>
                <w:bCs/>
                <w:lang w:val="en-IN"/>
              </w:rPr>
            </w:pPr>
            <w:r w:rsidRPr="00BF0CAE">
              <w:rPr>
                <w:b/>
                <w:bCs/>
                <w:lang w:val="en-IN"/>
              </w:rPr>
              <w:lastRenderedPageBreak/>
              <w:t xml:space="preserve">Various: Attempt to give Meiteis ST reservation, Manipur govt crackdown </w:t>
            </w:r>
            <w:r w:rsidRPr="00BF0CAE">
              <w:rPr>
                <w:b/>
                <w:bCs/>
                <w:lang w:val="en-IN"/>
              </w:rPr>
              <w:lastRenderedPageBreak/>
              <w:t>on land encroachment, Meitei fears of illegal immigration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85E858" w14:textId="77777777" w:rsidR="00BF0CAE" w:rsidRPr="00BF0CAE" w:rsidRDefault="00BF0CAE" w:rsidP="00BF0CAE">
            <w:pPr>
              <w:rPr>
                <w:b/>
                <w:bCs/>
                <w:lang w:val="en-IN"/>
              </w:rPr>
            </w:pPr>
            <w:r w:rsidRPr="00BF0CAE">
              <w:rPr>
                <w:b/>
                <w:bCs/>
                <w:lang w:val="en-IN"/>
              </w:rPr>
              <w:lastRenderedPageBreak/>
              <w:t>Meiteis</w:t>
            </w:r>
          </w:p>
          <w:p w14:paraId="362F2F91" w14:textId="77777777" w:rsidR="00BF0CAE" w:rsidRPr="00BF0CAE" w:rsidRDefault="00BF0CAE" w:rsidP="00BF0CAE">
            <w:pPr>
              <w:rPr>
                <w:b/>
                <w:bCs/>
                <w:lang w:val="en-IN"/>
              </w:rPr>
            </w:pPr>
            <w:r w:rsidRPr="00BF0CAE">
              <w:rPr>
                <w:b/>
                <w:bCs/>
                <w:lang w:val="en-IN"/>
              </w:rPr>
              <w:t>Kukis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409EF9" w14:textId="77777777" w:rsidR="00BF0CAE" w:rsidRPr="00BF0CAE" w:rsidRDefault="00BF0CAE" w:rsidP="00BF0CAE">
            <w:pPr>
              <w:rPr>
                <w:b/>
                <w:bCs/>
                <w:lang w:val="en-IN"/>
              </w:rPr>
            </w:pPr>
            <w:r w:rsidRPr="00BF0CAE">
              <w:rPr>
                <w:b/>
                <w:bCs/>
                <w:lang w:val="en-IN"/>
              </w:rPr>
              <w:t>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1F935F" w14:textId="77777777" w:rsidR="00BF0CAE" w:rsidRPr="00BF0CAE" w:rsidRDefault="00BF0CAE" w:rsidP="00BF0CAE">
            <w:pPr>
              <w:rPr>
                <w:b/>
                <w:bCs/>
                <w:lang w:val="en-IN"/>
              </w:rPr>
            </w:pPr>
            <w:r w:rsidRPr="00BF0CAE">
              <w:rPr>
                <w:b/>
                <w:bCs/>
                <w:lang w:val="en-IN"/>
              </w:rPr>
              <w:t>230+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655FFB" w14:textId="77777777" w:rsidR="00BF0CAE" w:rsidRPr="00BF0CAE" w:rsidRDefault="00BF0CAE" w:rsidP="00BF0CAE">
            <w:pPr>
              <w:rPr>
                <w:b/>
                <w:bCs/>
                <w:lang w:val="en-IN"/>
              </w:rPr>
            </w:pPr>
            <w:r w:rsidRPr="00BF0CAE">
              <w:rPr>
                <w:b/>
                <w:bCs/>
                <w:lang w:val="en-IN"/>
              </w:rPr>
              <w:t>Churches, temples, schools</w:t>
            </w:r>
            <w:r w:rsidRPr="00BF0CAE">
              <w:rPr>
                <w:b/>
                <w:bCs/>
                <w:lang w:val="en-IN"/>
              </w:rPr>
              <w:lastRenderedPageBreak/>
              <w:t>, houses, vehicles, public properties were set ablaze by the violent protesters.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1FEA11" w14:textId="77777777" w:rsidR="00BF0CAE" w:rsidRPr="00BF0CAE" w:rsidRDefault="00BF0CAE" w:rsidP="00BF0CAE">
            <w:pPr>
              <w:rPr>
                <w:b/>
                <w:bCs/>
                <w:lang w:val="en-IN"/>
              </w:rPr>
            </w:pPr>
            <w:hyperlink r:id="rId98" w:anchor="cite_note-95" w:history="1">
              <w:r w:rsidRPr="00BF0CAE">
                <w:rPr>
                  <w:rStyle w:val="Hyperlink"/>
                  <w:rFonts w:cs="Arial"/>
                  <w:b/>
                  <w:bCs/>
                  <w:vertAlign w:val="superscript"/>
                  <w:lang w:val="en-IN"/>
                </w:rPr>
                <w:t>[90]</w:t>
              </w:r>
            </w:hyperlink>
            <w:hyperlink r:id="rId99" w:anchor="cite_note-96" w:history="1">
              <w:r w:rsidRPr="00BF0CAE">
                <w:rPr>
                  <w:rStyle w:val="Hyperlink"/>
                  <w:rFonts w:cs="Arial"/>
                  <w:b/>
                  <w:bCs/>
                  <w:vertAlign w:val="superscript"/>
                  <w:lang w:val="en-IN"/>
                </w:rPr>
                <w:t>[91]</w:t>
              </w:r>
            </w:hyperlink>
            <w:hyperlink r:id="rId100" w:anchor="cite_note-97" w:history="1">
              <w:r w:rsidRPr="00BF0CAE">
                <w:rPr>
                  <w:rStyle w:val="Hyperlink"/>
                  <w:rFonts w:cs="Arial"/>
                  <w:b/>
                  <w:bCs/>
                  <w:vertAlign w:val="superscript"/>
                  <w:lang w:val="en-IN"/>
                </w:rPr>
                <w:t>[92]</w:t>
              </w:r>
            </w:hyperlink>
          </w:p>
        </w:tc>
      </w:tr>
      <w:tr w:rsidR="00BF0CAE" w:rsidRPr="00BF0CAE" w14:paraId="5630C15A"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6A2EE0" w14:textId="77777777" w:rsidR="00BF0CAE" w:rsidRPr="00BF0CAE" w:rsidRDefault="00BF0CAE" w:rsidP="00BF0CAE">
            <w:pPr>
              <w:rPr>
                <w:b/>
                <w:bCs/>
                <w:lang w:val="en-IN"/>
              </w:rPr>
            </w:pPr>
            <w:hyperlink r:id="rId101" w:tooltip="2023 Haryana riots" w:history="1">
              <w:r w:rsidRPr="00BF0CAE">
                <w:rPr>
                  <w:rStyle w:val="Hyperlink"/>
                  <w:rFonts w:cs="Arial"/>
                  <w:b/>
                  <w:bCs/>
                  <w:lang w:val="en-IN"/>
                </w:rPr>
                <w:t>2023 Haryana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951286" w14:textId="77777777" w:rsidR="00BF0CAE" w:rsidRPr="00BF0CAE" w:rsidRDefault="00BF0CAE" w:rsidP="00BF0CAE">
            <w:pPr>
              <w:rPr>
                <w:b/>
                <w:bCs/>
                <w:lang w:val="en-IN"/>
              </w:rPr>
            </w:pPr>
            <w:r w:rsidRPr="00BF0CAE">
              <w:rPr>
                <w:b/>
                <w:bCs/>
                <w:lang w:val="en-IN"/>
              </w:rPr>
              <w:t>31 July 2023 - 3 Au</w:t>
            </w:r>
            <w:r w:rsidRPr="00BF0CAE">
              <w:rPr>
                <w:b/>
                <w:bCs/>
                <w:lang w:val="en-IN"/>
              </w:rPr>
              <w:lastRenderedPageBreak/>
              <w:t>gust 2023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F4A5FF" w14:textId="77777777" w:rsidR="00BF0CAE" w:rsidRPr="00BF0CAE" w:rsidRDefault="00BF0CAE" w:rsidP="00BF0CAE">
            <w:pPr>
              <w:rPr>
                <w:b/>
                <w:bCs/>
                <w:lang w:val="en-IN"/>
              </w:rPr>
            </w:pPr>
            <w:hyperlink r:id="rId102" w:tooltip="Nuh district" w:history="1">
              <w:r w:rsidRPr="00BF0CAE">
                <w:rPr>
                  <w:rStyle w:val="Hyperlink"/>
                  <w:rFonts w:cs="Arial"/>
                  <w:b/>
                  <w:bCs/>
                  <w:lang w:val="en-IN"/>
                </w:rPr>
                <w:t>Nuh</w:t>
              </w:r>
            </w:hyperlink>
            <w:r w:rsidRPr="00BF0CAE">
              <w:rPr>
                <w:b/>
                <w:bCs/>
                <w:lang w:val="en-IN"/>
              </w:rPr>
              <w:t>, later </w:t>
            </w:r>
            <w:hyperlink r:id="rId103" w:tooltip="Gurgaon" w:history="1">
              <w:r w:rsidRPr="00BF0CAE">
                <w:rPr>
                  <w:rStyle w:val="Hyperlink"/>
                  <w:rFonts w:cs="Arial"/>
                  <w:b/>
                  <w:bCs/>
                  <w:lang w:val="en-IN"/>
                </w:rPr>
                <w:t>Gurgaon</w:t>
              </w:r>
            </w:hyperlink>
            <w:r w:rsidRPr="00BF0CAE">
              <w:rPr>
                <w:b/>
                <w:bCs/>
                <w:lang w:val="en-IN"/>
              </w:rPr>
              <w:t> and </w:t>
            </w:r>
            <w:hyperlink r:id="rId104" w:tooltip="Sohna" w:history="1">
              <w:r w:rsidRPr="00BF0CAE">
                <w:rPr>
                  <w:rStyle w:val="Hyperlink"/>
                  <w:rFonts w:cs="Arial"/>
                  <w:b/>
                  <w:bCs/>
                  <w:lang w:val="en-IN"/>
                </w:rPr>
                <w:t>Sohna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9129A4" w14:textId="77777777" w:rsidR="00BF0CAE" w:rsidRPr="00BF0CAE" w:rsidRDefault="00BF0CAE" w:rsidP="00BF0CAE">
            <w:pPr>
              <w:rPr>
                <w:b/>
                <w:bCs/>
                <w:lang w:val="en-IN"/>
              </w:rPr>
            </w:pPr>
            <w:r w:rsidRPr="00BF0CAE">
              <w:rPr>
                <w:b/>
                <w:bCs/>
                <w:lang w:val="en-IN"/>
              </w:rPr>
              <w:t xml:space="preserve">Passage of Hindu procession with rumoured participation of Monu </w:t>
            </w:r>
            <w:r w:rsidRPr="00BF0CAE">
              <w:rPr>
                <w:b/>
                <w:bCs/>
                <w:lang w:val="en-IN"/>
              </w:rPr>
              <w:lastRenderedPageBreak/>
              <w:t>Manesar, a cow vigilante known for murder of several 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F731C0" w14:textId="77777777" w:rsidR="00BF0CAE" w:rsidRPr="00BF0CAE" w:rsidRDefault="00BF0CAE" w:rsidP="00BF0CAE">
            <w:pPr>
              <w:rPr>
                <w:b/>
                <w:bCs/>
                <w:lang w:val="en-IN"/>
              </w:rPr>
            </w:pPr>
            <w:hyperlink r:id="rId105" w:tooltip="Meo (ethnic group)" w:history="1">
              <w:r w:rsidRPr="00BF0CAE">
                <w:rPr>
                  <w:rStyle w:val="Hyperlink"/>
                  <w:rFonts w:cs="Arial"/>
                  <w:b/>
                  <w:bCs/>
                  <w:lang w:val="en-IN"/>
                </w:rPr>
                <w:t>Meo Muslims</w:t>
              </w:r>
            </w:hyperlink>
          </w:p>
          <w:p w14:paraId="533C5CEE" w14:textId="77777777" w:rsidR="00BF0CAE" w:rsidRPr="00BF0CAE" w:rsidRDefault="00BF0CAE" w:rsidP="00BF0CAE">
            <w:pPr>
              <w:rPr>
                <w:b/>
                <w:bCs/>
                <w:lang w:val="en-IN"/>
              </w:rPr>
            </w:pPr>
            <w:r w:rsidRPr="00BF0CAE">
              <w:rPr>
                <w:b/>
                <w:bCs/>
                <w:lang w:val="en-IN"/>
              </w:rPr>
              <w:t>Hindus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C5E98E" w14:textId="77777777" w:rsidR="00BF0CAE" w:rsidRPr="00BF0CAE" w:rsidRDefault="00BF0CAE" w:rsidP="00BF0CAE">
            <w:pPr>
              <w:rPr>
                <w:b/>
                <w:bCs/>
                <w:lang w:val="en-IN"/>
              </w:rPr>
            </w:pPr>
            <w:r w:rsidRPr="00BF0CAE">
              <w:rPr>
                <w:b/>
                <w:bCs/>
                <w:lang w:val="en-IN"/>
              </w:rPr>
              <w:t>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9DD749" w14:textId="77777777" w:rsidR="00BF0CAE" w:rsidRPr="00BF0CAE" w:rsidRDefault="00BF0CAE" w:rsidP="00BF0CAE">
            <w:pPr>
              <w:rPr>
                <w:b/>
                <w:bCs/>
                <w:lang w:val="en-IN"/>
              </w:rPr>
            </w:pPr>
            <w:r w:rsidRPr="00BF0CAE">
              <w:rPr>
                <w:b/>
                <w:bCs/>
                <w:lang w:val="en-IN"/>
              </w:rPr>
              <w:t>200+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58D82D" w14:textId="77777777" w:rsidR="00BF0CAE" w:rsidRPr="00BF0CAE" w:rsidRDefault="00BF0CAE" w:rsidP="00BF0CAE">
            <w:pPr>
              <w:rPr>
                <w:b/>
                <w:bCs/>
                <w:lang w:val="en-IN"/>
              </w:rPr>
            </w:pPr>
            <w:r w:rsidRPr="00BF0CAE">
              <w:rPr>
                <w:b/>
                <w:bCs/>
                <w:lang w:val="en-IN"/>
              </w:rPr>
              <w:t>Mosque and public propert</w:t>
            </w:r>
            <w:r w:rsidRPr="00BF0CAE">
              <w:rPr>
                <w:b/>
                <w:bCs/>
                <w:lang w:val="en-IN"/>
              </w:rPr>
              <w:lastRenderedPageBreak/>
              <w:t>ies were set ablaze by the violent mobs.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69E2DC" w14:textId="77777777" w:rsidR="00BF0CAE" w:rsidRPr="00BF0CAE" w:rsidRDefault="00BF0CAE" w:rsidP="00BF0CAE">
            <w:pPr>
              <w:rPr>
                <w:b/>
                <w:bCs/>
                <w:lang w:val="en-IN"/>
              </w:rPr>
            </w:pPr>
            <w:hyperlink r:id="rId106" w:anchor="cite_note-98" w:history="1">
              <w:r w:rsidRPr="00BF0CAE">
                <w:rPr>
                  <w:rStyle w:val="Hyperlink"/>
                  <w:rFonts w:cs="Arial"/>
                  <w:b/>
                  <w:bCs/>
                  <w:vertAlign w:val="superscript"/>
                  <w:lang w:val="en-IN"/>
                </w:rPr>
                <w:t>[93]</w:t>
              </w:r>
            </w:hyperlink>
            <w:hyperlink r:id="rId107" w:anchor="cite_note-99" w:history="1">
              <w:r w:rsidRPr="00BF0CAE">
                <w:rPr>
                  <w:rStyle w:val="Hyperlink"/>
                  <w:rFonts w:cs="Arial"/>
                  <w:b/>
                  <w:bCs/>
                  <w:vertAlign w:val="superscript"/>
                  <w:lang w:val="en-IN"/>
                </w:rPr>
                <w:t>[94]</w:t>
              </w:r>
            </w:hyperlink>
          </w:p>
        </w:tc>
      </w:tr>
      <w:tr w:rsidR="00BF0CAE" w:rsidRPr="00BF0CAE" w14:paraId="1FF0EE7B"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7672B7" w14:textId="77777777" w:rsidR="00BF0CAE" w:rsidRPr="00BF0CAE" w:rsidRDefault="00BF0CAE" w:rsidP="00BF0CAE">
            <w:pPr>
              <w:rPr>
                <w:b/>
                <w:bCs/>
                <w:lang w:val="en-IN"/>
              </w:rPr>
            </w:pPr>
            <w:r w:rsidRPr="00BF0CAE">
              <w:rPr>
                <w:b/>
                <w:bCs/>
                <w:lang w:val="en-IN"/>
              </w:rPr>
              <w:t>2023 Shivamogga violence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1B8D55" w14:textId="77777777" w:rsidR="00BF0CAE" w:rsidRPr="00BF0CAE" w:rsidRDefault="00BF0CAE" w:rsidP="00BF0CAE">
            <w:pPr>
              <w:rPr>
                <w:b/>
                <w:bCs/>
                <w:lang w:val="en-IN"/>
              </w:rPr>
            </w:pPr>
            <w:r w:rsidRPr="00BF0CAE">
              <w:rPr>
                <w:b/>
                <w:bCs/>
                <w:lang w:val="en-IN"/>
              </w:rPr>
              <w:t>28 September 2023 - 3 October 2023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09A7DB" w14:textId="77777777" w:rsidR="00BF0CAE" w:rsidRPr="00BF0CAE" w:rsidRDefault="00BF0CAE" w:rsidP="00BF0CAE">
            <w:pPr>
              <w:rPr>
                <w:b/>
                <w:bCs/>
                <w:lang w:val="en-IN"/>
              </w:rPr>
            </w:pPr>
            <w:hyperlink r:id="rId108" w:tooltip="Shimoga" w:history="1">
              <w:proofErr w:type="spellStart"/>
              <w:r w:rsidRPr="00BF0CAE">
                <w:rPr>
                  <w:rStyle w:val="Hyperlink"/>
                  <w:rFonts w:cs="Arial"/>
                  <w:b/>
                  <w:bCs/>
                  <w:lang w:val="en-IN"/>
                </w:rPr>
                <w:t>Shimoga</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795C52" w14:textId="77777777" w:rsidR="00BF0CAE" w:rsidRPr="00BF0CAE" w:rsidRDefault="00BF0CAE" w:rsidP="00BF0CAE">
            <w:pPr>
              <w:rPr>
                <w:b/>
                <w:bCs/>
                <w:lang w:val="en-IN"/>
              </w:rPr>
            </w:pPr>
            <w:r w:rsidRPr="00BF0CAE">
              <w:rPr>
                <w:b/>
                <w:bCs/>
                <w:lang w:val="en-IN"/>
              </w:rPr>
              <w:t>Cutout of Tipu Sultan being covered by police for being inciteful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D76E83" w14:textId="77777777" w:rsidR="00BF0CAE" w:rsidRPr="00BF0CAE" w:rsidRDefault="00BF0CAE" w:rsidP="00BF0CAE">
            <w:pPr>
              <w:rPr>
                <w:b/>
                <w:bCs/>
                <w:lang w:val="en-IN"/>
              </w:rPr>
            </w:pPr>
            <w:r w:rsidRPr="00BF0CAE">
              <w:rPr>
                <w:b/>
                <w:bCs/>
                <w:lang w:val="en-IN"/>
              </w:rPr>
              <w:t>Muslims</w:t>
            </w:r>
          </w:p>
          <w:p w14:paraId="0CB75E53" w14:textId="77777777" w:rsidR="00BF0CAE" w:rsidRPr="00BF0CAE" w:rsidRDefault="00BF0CAE" w:rsidP="00BF0CAE">
            <w:pPr>
              <w:rPr>
                <w:b/>
                <w:bCs/>
                <w:lang w:val="en-IN"/>
              </w:rPr>
            </w:pPr>
            <w:r w:rsidRPr="00BF0CAE">
              <w:rPr>
                <w:b/>
                <w:bCs/>
                <w:lang w:val="en-IN"/>
              </w:rPr>
              <w:t>police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AA5B9C" w14:textId="77777777" w:rsidR="00BF0CAE" w:rsidRPr="00BF0CAE" w:rsidRDefault="00BF0CAE" w:rsidP="00BF0CAE">
            <w:pPr>
              <w:rPr>
                <w:b/>
                <w:bCs/>
                <w:lang w:val="en-IN"/>
              </w:rPr>
            </w:pPr>
            <w:r w:rsidRPr="00BF0CAE">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895820" w14:textId="77777777" w:rsidR="00BF0CAE" w:rsidRPr="00BF0CAE" w:rsidRDefault="00BF0CAE" w:rsidP="00BF0CAE">
            <w:pPr>
              <w:rPr>
                <w:b/>
                <w:bCs/>
                <w:lang w:val="en-IN"/>
              </w:rPr>
            </w:pPr>
            <w:r w:rsidRPr="00BF0CAE">
              <w:rPr>
                <w:b/>
                <w:bCs/>
                <w:lang w:val="en-IN"/>
              </w:rPr>
              <w:t>230+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067F31" w14:textId="77777777" w:rsidR="00BF0CAE" w:rsidRPr="00BF0CAE" w:rsidRDefault="00BF0CAE" w:rsidP="00BF0CAE">
            <w:pPr>
              <w:rPr>
                <w:b/>
                <w:bCs/>
                <w:lang w:val="en-IN"/>
              </w:rPr>
            </w:pPr>
            <w:r w:rsidRPr="00BF0CAE">
              <w:rPr>
                <w:b/>
                <w:bCs/>
                <w:lang w:val="en-IN"/>
              </w:rPr>
              <w:t>Murders, attacking innocent people, police and public propert</w:t>
            </w:r>
            <w:r w:rsidRPr="00BF0CAE">
              <w:rPr>
                <w:b/>
                <w:bCs/>
                <w:lang w:val="en-IN"/>
              </w:rPr>
              <w:lastRenderedPageBreak/>
              <w:t>ies were set ablaze by the violent protesters.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4A6426" w14:textId="77777777" w:rsidR="00BF0CAE" w:rsidRPr="00BF0CAE" w:rsidRDefault="00BF0CAE" w:rsidP="00BF0CAE">
            <w:pPr>
              <w:rPr>
                <w:b/>
                <w:bCs/>
                <w:lang w:val="en-IN"/>
              </w:rPr>
            </w:pPr>
            <w:hyperlink r:id="rId109" w:anchor="cite_note-The_Hindu_Bureau_2023_e977-100" w:history="1">
              <w:r w:rsidRPr="00BF0CAE">
                <w:rPr>
                  <w:rStyle w:val="Hyperlink"/>
                  <w:rFonts w:cs="Arial"/>
                  <w:b/>
                  <w:bCs/>
                  <w:vertAlign w:val="superscript"/>
                  <w:lang w:val="en-IN"/>
                </w:rPr>
                <w:t>[95]</w:t>
              </w:r>
            </w:hyperlink>
          </w:p>
        </w:tc>
      </w:tr>
      <w:tr w:rsidR="00BF0CAE" w:rsidRPr="00BF0CAE" w14:paraId="1F568A7B"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F9B514" w14:textId="77777777" w:rsidR="00BF0CAE" w:rsidRPr="00BF0CAE" w:rsidRDefault="00BF0CAE" w:rsidP="00BF0CAE">
            <w:pPr>
              <w:rPr>
                <w:b/>
                <w:bCs/>
                <w:lang w:val="en-IN"/>
              </w:rPr>
            </w:pPr>
            <w:hyperlink r:id="rId110" w:tooltip="2023 Satara riots" w:history="1">
              <w:r w:rsidRPr="00BF0CAE">
                <w:rPr>
                  <w:rStyle w:val="Hyperlink"/>
                  <w:rFonts w:cs="Arial"/>
                  <w:b/>
                  <w:bCs/>
                  <w:lang w:val="en-IN"/>
                </w:rPr>
                <w:t>2023 Satara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A4BCA6" w14:textId="77777777" w:rsidR="00BF0CAE" w:rsidRPr="00BF0CAE" w:rsidRDefault="00BF0CAE" w:rsidP="00BF0CAE">
            <w:pPr>
              <w:rPr>
                <w:b/>
                <w:bCs/>
                <w:lang w:val="en-IN"/>
              </w:rPr>
            </w:pPr>
            <w:r w:rsidRPr="00BF0CAE">
              <w:rPr>
                <w:b/>
                <w:bCs/>
                <w:lang w:val="en-IN"/>
              </w:rPr>
              <w:t>10 September 2023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E5F3DD" w14:textId="77777777" w:rsidR="00BF0CAE" w:rsidRPr="00BF0CAE" w:rsidRDefault="00BF0CAE" w:rsidP="00BF0CAE">
            <w:pPr>
              <w:rPr>
                <w:b/>
                <w:bCs/>
                <w:lang w:val="en-IN"/>
              </w:rPr>
            </w:pPr>
            <w:hyperlink r:id="rId111" w:tooltip="Satara (city)" w:history="1">
              <w:r w:rsidRPr="00BF0CAE">
                <w:rPr>
                  <w:rStyle w:val="Hyperlink"/>
                  <w:rFonts w:cs="Arial"/>
                  <w:b/>
                  <w:bCs/>
                  <w:lang w:val="en-IN"/>
                </w:rPr>
                <w:t>Satara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C92AAC" w14:textId="77777777" w:rsidR="00BF0CAE" w:rsidRPr="00BF0CAE" w:rsidRDefault="00BF0CAE" w:rsidP="00BF0CAE">
            <w:pPr>
              <w:rPr>
                <w:b/>
                <w:bCs/>
                <w:lang w:val="en-IN"/>
              </w:rPr>
            </w:pPr>
            <w:r w:rsidRPr="00BF0CAE">
              <w:rPr>
                <w:b/>
                <w:bCs/>
                <w:lang w:val="en-IN"/>
              </w:rPr>
              <w:t>Riots by Hindus who were provoked by abusive comments made by Muslims against Hindu deities Lord Ram &amp; Lady Sita, as well as against the Maratha ruler </w:t>
            </w:r>
            <w:hyperlink r:id="rId112" w:tooltip="Shivaji" w:history="1">
              <w:r w:rsidRPr="00BF0CAE">
                <w:rPr>
                  <w:rStyle w:val="Hyperlink"/>
                  <w:rFonts w:cs="Arial"/>
                  <w:b/>
                  <w:bCs/>
                  <w:lang w:val="en-IN"/>
                </w:rPr>
                <w:t>Shivaji Maharaj</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76C39A" w14:textId="77777777" w:rsidR="00BF0CAE" w:rsidRPr="00BF0CAE" w:rsidRDefault="00BF0CAE" w:rsidP="00BF0CAE">
            <w:pPr>
              <w:rPr>
                <w:b/>
                <w:bCs/>
                <w:lang w:val="en-IN"/>
              </w:rPr>
            </w:pPr>
            <w:r w:rsidRPr="00BF0CAE">
              <w:rPr>
                <w:b/>
                <w:bCs/>
                <w:lang w:val="en-IN"/>
              </w:rPr>
              <w:t>Hindus</w:t>
            </w:r>
          </w:p>
          <w:p w14:paraId="273AD0DA" w14:textId="77777777" w:rsidR="00BF0CAE" w:rsidRPr="00BF0CAE" w:rsidRDefault="00BF0CAE" w:rsidP="00BF0CAE">
            <w:pPr>
              <w:rPr>
                <w:b/>
                <w:bCs/>
                <w:lang w:val="en-IN"/>
              </w:rPr>
            </w:pPr>
            <w:r w:rsidRPr="00BF0CAE">
              <w:rPr>
                <w:b/>
                <w:bCs/>
                <w:lang w:val="en-IN"/>
              </w:rPr>
              <w:t>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6AFB56" w14:textId="77777777" w:rsidR="00BF0CAE" w:rsidRPr="00BF0CAE" w:rsidRDefault="00BF0CAE" w:rsidP="00BF0CAE">
            <w:pPr>
              <w:rPr>
                <w:b/>
                <w:bCs/>
                <w:lang w:val="en-IN"/>
              </w:rPr>
            </w:pPr>
            <w:r w:rsidRPr="00BF0CAE">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38D84D" w14:textId="77777777" w:rsidR="00BF0CAE" w:rsidRPr="00BF0CAE" w:rsidRDefault="00BF0CAE" w:rsidP="00BF0CAE">
            <w:pPr>
              <w:rPr>
                <w:b/>
                <w:bCs/>
                <w:lang w:val="en-IN"/>
              </w:rPr>
            </w:pPr>
            <w:r w:rsidRPr="00BF0CAE">
              <w:rPr>
                <w:b/>
                <w:bCs/>
                <w:lang w:val="en-IN"/>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CED572" w14:textId="77777777" w:rsidR="00BF0CAE" w:rsidRPr="00BF0CAE" w:rsidRDefault="00BF0CAE" w:rsidP="00BF0CAE">
            <w:pPr>
              <w:rPr>
                <w:b/>
                <w:bCs/>
                <w:lang w:val="en-IN"/>
              </w:rPr>
            </w:pPr>
            <w:r w:rsidRPr="00BF0CAE">
              <w:rPr>
                <w:b/>
                <w:bCs/>
                <w:lang w:val="en-IN"/>
              </w:rPr>
              <w:t>Shops, houses vehicles and mosques burned or targeted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DF373A" w14:textId="77777777" w:rsidR="00BF0CAE" w:rsidRPr="00BF0CAE" w:rsidRDefault="00BF0CAE" w:rsidP="00BF0CAE">
            <w:pPr>
              <w:rPr>
                <w:b/>
                <w:bCs/>
                <w:lang w:val="en-IN"/>
              </w:rPr>
            </w:pPr>
            <w:hyperlink r:id="rId113" w:anchor="cite_note-101" w:history="1">
              <w:r w:rsidRPr="00BF0CAE">
                <w:rPr>
                  <w:rStyle w:val="Hyperlink"/>
                  <w:rFonts w:cs="Arial"/>
                  <w:b/>
                  <w:bCs/>
                  <w:vertAlign w:val="superscript"/>
                  <w:lang w:val="en-IN"/>
                </w:rPr>
                <w:t>[96]</w:t>
              </w:r>
            </w:hyperlink>
          </w:p>
        </w:tc>
      </w:tr>
      <w:tr w:rsidR="00BF0CAE" w:rsidRPr="00BF0CAE" w14:paraId="40D097C7"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0B656D" w14:textId="77777777" w:rsidR="00BF0CAE" w:rsidRPr="00BF0CAE" w:rsidRDefault="00BF0CAE" w:rsidP="00BF0CAE">
            <w:pPr>
              <w:rPr>
                <w:b/>
                <w:bCs/>
                <w:lang w:val="en-IN"/>
              </w:rPr>
            </w:pPr>
            <w:hyperlink r:id="rId114" w:tooltip="2024 Sandeshkhali violence" w:history="1">
              <w:r w:rsidRPr="00BF0CAE">
                <w:rPr>
                  <w:rStyle w:val="Hyperlink"/>
                  <w:rFonts w:cs="Arial"/>
                  <w:b/>
                  <w:bCs/>
                  <w:lang w:val="en-IN"/>
                </w:rPr>
                <w:t xml:space="preserve">2024 </w:t>
              </w:r>
              <w:proofErr w:type="spellStart"/>
              <w:r w:rsidRPr="00BF0CAE">
                <w:rPr>
                  <w:rStyle w:val="Hyperlink"/>
                  <w:rFonts w:cs="Arial"/>
                  <w:b/>
                  <w:bCs/>
                  <w:lang w:val="en-IN"/>
                </w:rPr>
                <w:t>Sandeshkhali</w:t>
              </w:r>
              <w:proofErr w:type="spellEnd"/>
              <w:r w:rsidRPr="00BF0CAE">
                <w:rPr>
                  <w:rStyle w:val="Hyperlink"/>
                  <w:rFonts w:cs="Arial"/>
                  <w:b/>
                  <w:bCs/>
                  <w:lang w:val="en-IN"/>
                </w:rPr>
                <w:t xml:space="preserve"> violence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3EF126" w14:textId="77777777" w:rsidR="00BF0CAE" w:rsidRPr="00BF0CAE" w:rsidRDefault="00BF0CAE" w:rsidP="00BF0CAE">
            <w:pPr>
              <w:rPr>
                <w:b/>
                <w:bCs/>
                <w:lang w:val="en-IN"/>
              </w:rPr>
            </w:pPr>
            <w:r w:rsidRPr="00BF0CAE">
              <w:rPr>
                <w:b/>
                <w:bCs/>
                <w:lang w:val="en-IN"/>
              </w:rPr>
              <w:t>5 January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B5FD86" w14:textId="77777777" w:rsidR="00BF0CAE" w:rsidRPr="00BF0CAE" w:rsidRDefault="00BF0CAE" w:rsidP="00BF0CAE">
            <w:pPr>
              <w:rPr>
                <w:b/>
                <w:bCs/>
                <w:lang w:val="en-IN"/>
              </w:rPr>
            </w:pPr>
            <w:hyperlink r:id="rId115" w:tooltip="Sandeshkhali" w:history="1">
              <w:proofErr w:type="spellStart"/>
              <w:r w:rsidRPr="00BF0CAE">
                <w:rPr>
                  <w:rStyle w:val="Hyperlink"/>
                  <w:rFonts w:cs="Arial"/>
                  <w:b/>
                  <w:bCs/>
                  <w:lang w:val="en-IN"/>
                </w:rPr>
                <w:t>Sandeshkhali</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CBB26E" w14:textId="77777777" w:rsidR="00BF0CAE" w:rsidRPr="00BF0CAE" w:rsidRDefault="00BF0CAE" w:rsidP="00BF0CAE">
            <w:pPr>
              <w:rPr>
                <w:b/>
                <w:bCs/>
                <w:lang w:val="en-IN"/>
              </w:rPr>
            </w:pPr>
            <w:r w:rsidRPr="00BF0CAE">
              <w:rPr>
                <w:b/>
                <w:bCs/>
                <w:lang w:val="en-IN"/>
              </w:rPr>
              <w:t>After a team of </w:t>
            </w:r>
            <w:hyperlink r:id="rId116" w:tooltip="Enforcement Directorate" w:history="1">
              <w:r w:rsidRPr="00BF0CAE">
                <w:rPr>
                  <w:rStyle w:val="Hyperlink"/>
                  <w:rFonts w:cs="Arial"/>
                  <w:b/>
                  <w:bCs/>
                  <w:lang w:val="en-IN"/>
                </w:rPr>
                <w:t>ED</w:t>
              </w:r>
            </w:hyperlink>
            <w:r w:rsidRPr="00BF0CAE">
              <w:rPr>
                <w:b/>
                <w:bCs/>
                <w:lang w:val="en-IN"/>
              </w:rPr>
              <w:t> officers were injured in clashes with supporters of a </w:t>
            </w:r>
            <w:hyperlink r:id="rId117" w:tooltip="Trinamool Congress" w:history="1">
              <w:r w:rsidRPr="00BF0CAE">
                <w:rPr>
                  <w:rStyle w:val="Hyperlink"/>
                  <w:rFonts w:cs="Arial"/>
                  <w:b/>
                  <w:bCs/>
                  <w:lang w:val="en-IN"/>
                </w:rPr>
                <w:t>TMC</w:t>
              </w:r>
            </w:hyperlink>
            <w:r w:rsidRPr="00BF0CAE">
              <w:rPr>
                <w:b/>
                <w:bCs/>
                <w:lang w:val="en-IN"/>
              </w:rPr>
              <w:t> leader Shahjahan Sheikh</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88FB01" w14:textId="77777777" w:rsidR="00BF0CAE" w:rsidRPr="00BF0CAE" w:rsidRDefault="00BF0CAE" w:rsidP="00BF0CAE">
            <w:pPr>
              <w:rPr>
                <w:b/>
                <w:bCs/>
                <w:lang w:val="en-IN"/>
              </w:rPr>
            </w:pPr>
            <w:r w:rsidRPr="00BF0CAE">
              <w:rPr>
                <w:b/>
                <w:bCs/>
                <w:lang w:val="en-IN"/>
              </w:rPr>
              <w:t>Local residents(Mainly women)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12356D"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9844D4"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9555A1" w14:textId="77777777" w:rsidR="00BF0CAE" w:rsidRPr="00BF0CAE" w:rsidRDefault="00BF0CAE" w:rsidP="00BF0CAE">
            <w:pPr>
              <w:rPr>
                <w:b/>
                <w:bCs/>
                <w:lang w:val="en-IN"/>
              </w:rPr>
            </w:pPr>
            <w:r w:rsidRPr="00BF0CAE">
              <w:rPr>
                <w:b/>
                <w:bCs/>
                <w:lang w:val="en-IN"/>
              </w:rPr>
              <w:t>Women protesters set fire to three poultry farms belonging to one of Sheikh's associates.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02C871" w14:textId="77777777" w:rsidR="00BF0CAE" w:rsidRPr="00BF0CAE" w:rsidRDefault="00BF0CAE" w:rsidP="00BF0CAE">
            <w:pPr>
              <w:rPr>
                <w:b/>
                <w:bCs/>
                <w:lang w:val="en-IN"/>
              </w:rPr>
            </w:pPr>
            <w:hyperlink r:id="rId118" w:anchor="cite_note-102" w:history="1">
              <w:r w:rsidRPr="00BF0CAE">
                <w:rPr>
                  <w:rStyle w:val="Hyperlink"/>
                  <w:rFonts w:cs="Arial"/>
                  <w:b/>
                  <w:bCs/>
                  <w:vertAlign w:val="superscript"/>
                  <w:lang w:val="en-IN"/>
                </w:rPr>
                <w:t>[97]</w:t>
              </w:r>
            </w:hyperlink>
          </w:p>
        </w:tc>
      </w:tr>
      <w:tr w:rsidR="00BF0CAE" w:rsidRPr="00BF0CAE" w14:paraId="390E1DFB"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5B8988" w14:textId="77777777" w:rsidR="00BF0CAE" w:rsidRPr="00BF0CAE" w:rsidRDefault="00BF0CAE" w:rsidP="00BF0CAE">
            <w:pPr>
              <w:rPr>
                <w:b/>
                <w:bCs/>
                <w:lang w:val="en-IN"/>
              </w:rPr>
            </w:pPr>
            <w:hyperlink r:id="rId119" w:tooltip="2024 Haldwani riots" w:history="1">
              <w:r w:rsidRPr="00BF0CAE">
                <w:rPr>
                  <w:rStyle w:val="Hyperlink"/>
                  <w:rFonts w:cs="Arial"/>
                  <w:b/>
                  <w:bCs/>
                  <w:lang w:val="en-IN"/>
                </w:rPr>
                <w:t>2024 Haldwani riots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B7F0E2" w14:textId="77777777" w:rsidR="00BF0CAE" w:rsidRPr="00BF0CAE" w:rsidRDefault="00BF0CAE" w:rsidP="00BF0CAE">
            <w:pPr>
              <w:rPr>
                <w:b/>
                <w:bCs/>
                <w:lang w:val="en-IN"/>
              </w:rPr>
            </w:pPr>
            <w:r w:rsidRPr="00BF0CAE">
              <w:rPr>
                <w:b/>
                <w:bCs/>
                <w:lang w:val="en-IN"/>
              </w:rPr>
              <w:t xml:space="preserve">9 February </w:t>
            </w:r>
            <w:r w:rsidRPr="00BF0CAE">
              <w:rPr>
                <w:b/>
                <w:bCs/>
                <w:lang w:val="en-IN"/>
              </w:rPr>
              <w:lastRenderedPageBreak/>
              <w:t>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A0FD12" w14:textId="77777777" w:rsidR="00BF0CAE" w:rsidRPr="00BF0CAE" w:rsidRDefault="00BF0CAE" w:rsidP="00BF0CAE">
            <w:pPr>
              <w:rPr>
                <w:b/>
                <w:bCs/>
                <w:lang w:val="en-IN"/>
              </w:rPr>
            </w:pPr>
            <w:hyperlink r:id="rId120" w:tooltip="Haldwani" w:history="1">
              <w:r w:rsidRPr="00BF0CAE">
                <w:rPr>
                  <w:rStyle w:val="Hyperlink"/>
                  <w:rFonts w:cs="Arial"/>
                  <w:b/>
                  <w:bCs/>
                  <w:lang w:val="en-IN"/>
                </w:rPr>
                <w:t>Haldwani</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1975C1" w14:textId="77777777" w:rsidR="00BF0CAE" w:rsidRPr="00BF0CAE" w:rsidRDefault="00BF0CAE" w:rsidP="00BF0CAE">
            <w:pPr>
              <w:rPr>
                <w:b/>
                <w:bCs/>
                <w:lang w:val="en-IN"/>
              </w:rPr>
            </w:pPr>
            <w:r w:rsidRPr="00BF0CAE">
              <w:rPr>
                <w:b/>
                <w:bCs/>
                <w:lang w:val="en-IN"/>
              </w:rPr>
              <w:t xml:space="preserve">Demolition of </w:t>
            </w:r>
            <w:proofErr w:type="spellStart"/>
            <w:r w:rsidRPr="00BF0CAE">
              <w:rPr>
                <w:b/>
                <w:bCs/>
                <w:lang w:val="en-IN"/>
              </w:rPr>
              <w:t>a</w:t>
            </w:r>
            <w:proofErr w:type="spellEnd"/>
            <w:r w:rsidRPr="00BF0CAE">
              <w:rPr>
                <w:b/>
                <w:bCs/>
                <w:lang w:val="en-IN"/>
              </w:rPr>
              <w:t xml:space="preserve"> illegal madrasa and Masjid </w:t>
            </w:r>
            <w:r w:rsidRPr="00BF0CAE">
              <w:rPr>
                <w:b/>
                <w:bCs/>
                <w:lang w:val="en-IN"/>
              </w:rPr>
              <w:lastRenderedPageBreak/>
              <w:t>as part of a district anti-encroachment drive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C73B43" w14:textId="77777777" w:rsidR="00BF0CAE" w:rsidRPr="00BF0CAE" w:rsidRDefault="00BF0CAE" w:rsidP="00BF0CAE">
            <w:pPr>
              <w:rPr>
                <w:b/>
                <w:bCs/>
                <w:lang w:val="en-IN"/>
              </w:rPr>
            </w:pPr>
            <w:r w:rsidRPr="00BF0CAE">
              <w:rPr>
                <w:b/>
                <w:bCs/>
                <w:lang w:val="en-IN"/>
              </w:rPr>
              <w:lastRenderedPageBreak/>
              <w:t xml:space="preserve">Local residents </w:t>
            </w:r>
            <w:r w:rsidRPr="00BF0CAE">
              <w:rPr>
                <w:b/>
                <w:bCs/>
                <w:lang w:val="en-IN"/>
              </w:rPr>
              <w:lastRenderedPageBreak/>
              <w:t>(mainly Muslim)</w:t>
            </w:r>
          </w:p>
          <w:p w14:paraId="4A39647D" w14:textId="77777777" w:rsidR="00BF0CAE" w:rsidRPr="00BF0CAE" w:rsidRDefault="00BF0CAE" w:rsidP="00BF0CAE">
            <w:pPr>
              <w:rPr>
                <w:b/>
                <w:bCs/>
                <w:lang w:val="en-IN"/>
              </w:rPr>
            </w:pPr>
            <w:r w:rsidRPr="00BF0CAE">
              <w:rPr>
                <w:b/>
                <w:bCs/>
                <w:lang w:val="en-IN"/>
              </w:rPr>
              <w:t>Police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D0DF83" w14:textId="77777777" w:rsidR="00BF0CAE" w:rsidRPr="00BF0CAE" w:rsidRDefault="00BF0CAE" w:rsidP="00BF0CAE">
            <w:pPr>
              <w:rPr>
                <w:b/>
                <w:bCs/>
                <w:lang w:val="en-IN"/>
              </w:rPr>
            </w:pPr>
            <w:r w:rsidRPr="00BF0CAE">
              <w:rPr>
                <w:b/>
                <w:bCs/>
                <w:lang w:val="en-IN"/>
              </w:rPr>
              <w:lastRenderedPageBreak/>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1B5EBB" w14:textId="77777777" w:rsidR="00BF0CAE" w:rsidRPr="00BF0CAE" w:rsidRDefault="00BF0CAE" w:rsidP="00BF0CAE">
            <w:pPr>
              <w:rPr>
                <w:b/>
                <w:bCs/>
                <w:lang w:val="en-IN"/>
              </w:rPr>
            </w:pPr>
            <w:r w:rsidRPr="00BF0CAE">
              <w:rPr>
                <w:b/>
                <w:bCs/>
                <w:lang w:val="en-IN"/>
              </w:rPr>
              <w:t>100+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0E2A56" w14:textId="77777777" w:rsidR="00BF0CAE" w:rsidRPr="00BF0CAE" w:rsidRDefault="00BF0CAE" w:rsidP="00BF0CAE">
            <w:pPr>
              <w:rPr>
                <w:b/>
                <w:bCs/>
                <w:lang w:val="en-IN"/>
              </w:rPr>
            </w:pPr>
            <w:r w:rsidRPr="00BF0CAE">
              <w:rPr>
                <w:b/>
                <w:bCs/>
                <w:lang w:val="en-IN"/>
              </w:rPr>
              <w:t xml:space="preserve">Police station, </w:t>
            </w:r>
            <w:r w:rsidRPr="00BF0CAE">
              <w:rPr>
                <w:b/>
                <w:bCs/>
                <w:lang w:val="en-IN"/>
              </w:rPr>
              <w:lastRenderedPageBreak/>
              <w:t>vehicles, and houses burnt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7B0F7E" w14:textId="77777777" w:rsidR="00BF0CAE" w:rsidRPr="00BF0CAE" w:rsidRDefault="00BF0CAE" w:rsidP="00BF0CAE">
            <w:pPr>
              <w:rPr>
                <w:b/>
                <w:bCs/>
                <w:lang w:val="en-IN"/>
              </w:rPr>
            </w:pPr>
            <w:hyperlink r:id="rId121" w:anchor="cite_note-103" w:history="1">
              <w:r w:rsidRPr="00BF0CAE">
                <w:rPr>
                  <w:rStyle w:val="Hyperlink"/>
                  <w:rFonts w:cs="Arial"/>
                  <w:b/>
                  <w:bCs/>
                  <w:vertAlign w:val="superscript"/>
                  <w:lang w:val="en-IN"/>
                </w:rPr>
                <w:t>[98]</w:t>
              </w:r>
            </w:hyperlink>
          </w:p>
        </w:tc>
      </w:tr>
      <w:tr w:rsidR="00BF0CAE" w:rsidRPr="00BF0CAE" w14:paraId="7F40739A"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A0EB6A" w14:textId="77777777" w:rsidR="00BF0CAE" w:rsidRPr="00BF0CAE" w:rsidRDefault="00BF0CAE" w:rsidP="00BF0CAE">
            <w:pPr>
              <w:rPr>
                <w:b/>
                <w:bCs/>
                <w:lang w:val="en-IN"/>
              </w:rPr>
            </w:pPr>
            <w:hyperlink r:id="rId122" w:tooltip="2024 Bahraich violence" w:history="1">
              <w:r w:rsidRPr="00BF0CAE">
                <w:rPr>
                  <w:rStyle w:val="Hyperlink"/>
                  <w:rFonts w:cs="Arial"/>
                  <w:b/>
                  <w:bCs/>
                  <w:lang w:val="en-IN"/>
                </w:rPr>
                <w:t xml:space="preserve">2024 </w:t>
              </w:r>
              <w:proofErr w:type="spellStart"/>
              <w:r w:rsidRPr="00BF0CAE">
                <w:rPr>
                  <w:rStyle w:val="Hyperlink"/>
                  <w:rFonts w:cs="Arial"/>
                  <w:b/>
                  <w:bCs/>
                  <w:lang w:val="en-IN"/>
                </w:rPr>
                <w:t>Bahraich</w:t>
              </w:r>
              <w:proofErr w:type="spellEnd"/>
              <w:r w:rsidRPr="00BF0CAE">
                <w:rPr>
                  <w:rStyle w:val="Hyperlink"/>
                  <w:rFonts w:cs="Arial"/>
                  <w:b/>
                  <w:bCs/>
                  <w:lang w:val="en-IN"/>
                </w:rPr>
                <w:t xml:space="preserve"> violence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743B6A" w14:textId="77777777" w:rsidR="00BF0CAE" w:rsidRPr="00BF0CAE" w:rsidRDefault="00BF0CAE" w:rsidP="00BF0CAE">
            <w:pPr>
              <w:rPr>
                <w:b/>
                <w:bCs/>
                <w:lang w:val="en-IN"/>
              </w:rPr>
            </w:pPr>
            <w:r w:rsidRPr="00BF0CAE">
              <w:rPr>
                <w:b/>
                <w:bCs/>
                <w:lang w:val="en-IN"/>
              </w:rPr>
              <w:t>October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183FB9" w14:textId="77777777" w:rsidR="00BF0CAE" w:rsidRPr="00BF0CAE" w:rsidRDefault="00BF0CAE" w:rsidP="00BF0CAE">
            <w:pPr>
              <w:rPr>
                <w:b/>
                <w:bCs/>
                <w:lang w:val="en-IN"/>
              </w:rPr>
            </w:pPr>
            <w:hyperlink r:id="rId123" w:tooltip="Bahraich" w:history="1">
              <w:proofErr w:type="spellStart"/>
              <w:r w:rsidRPr="00BF0CAE">
                <w:rPr>
                  <w:rStyle w:val="Hyperlink"/>
                  <w:rFonts w:cs="Arial"/>
                  <w:b/>
                  <w:bCs/>
                  <w:lang w:val="en-IN"/>
                </w:rPr>
                <w:t>Bahraich</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51A3D5" w14:textId="77777777" w:rsidR="00BF0CAE" w:rsidRPr="00BF0CAE" w:rsidRDefault="00BF0CAE" w:rsidP="00BF0CAE">
            <w:pPr>
              <w:rPr>
                <w:b/>
                <w:bCs/>
                <w:lang w:val="en-IN"/>
              </w:rPr>
            </w:pPr>
            <w:r w:rsidRPr="00BF0CAE">
              <w:rPr>
                <w:b/>
                <w:bCs/>
                <w:lang w:val="en-IN"/>
              </w:rPr>
              <w:t>Communal violence between the Hindus and the Muslims following heated argument over taking procession into a minority-dominated area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06CD2A" w14:textId="77777777" w:rsidR="00BF0CAE" w:rsidRPr="00BF0CAE" w:rsidRDefault="00BF0CAE" w:rsidP="00BF0CAE">
            <w:pPr>
              <w:rPr>
                <w:b/>
                <w:bCs/>
                <w:lang w:val="en-IN"/>
              </w:rPr>
            </w:pPr>
            <w:r w:rsidRPr="00BF0CAE">
              <w:rPr>
                <w:b/>
                <w:bCs/>
                <w:lang w:val="en-IN"/>
              </w:rPr>
              <w:t>Hindus and 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F9933B"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922982"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4F295C" w14:textId="77777777" w:rsidR="00BF0CAE" w:rsidRPr="00BF0CAE" w:rsidRDefault="00BF0CAE" w:rsidP="00BF0CAE">
            <w:pPr>
              <w:rPr>
                <w:b/>
                <w:bCs/>
                <w:lang w:val="en-IN"/>
              </w:rPr>
            </w:pPr>
            <w:r w:rsidRPr="00BF0CAE">
              <w:rPr>
                <w:b/>
                <w:bCs/>
                <w:lang w:val="en-IN"/>
              </w:rPr>
              <w:t>arson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F26CB0" w14:textId="77777777" w:rsidR="00BF0CAE" w:rsidRPr="00BF0CAE" w:rsidRDefault="00BF0CAE" w:rsidP="00BF0CAE">
            <w:pPr>
              <w:rPr>
                <w:b/>
                <w:bCs/>
                <w:lang w:val="en-IN"/>
              </w:rPr>
            </w:pPr>
            <w:hyperlink r:id="rId124" w:anchor="cite_note-r234-104" w:history="1">
              <w:r w:rsidRPr="00BF0CAE">
                <w:rPr>
                  <w:rStyle w:val="Hyperlink"/>
                  <w:rFonts w:cs="Arial"/>
                  <w:b/>
                  <w:bCs/>
                  <w:vertAlign w:val="superscript"/>
                  <w:lang w:val="en-IN"/>
                </w:rPr>
                <w:t>[99]</w:t>
              </w:r>
            </w:hyperlink>
          </w:p>
        </w:tc>
      </w:tr>
      <w:tr w:rsidR="00BF0CAE" w:rsidRPr="00BF0CAE" w14:paraId="14934F15"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9FC8B7" w14:textId="77777777" w:rsidR="00BF0CAE" w:rsidRPr="00BF0CAE" w:rsidRDefault="00BF0CAE" w:rsidP="00BF0CAE">
            <w:pPr>
              <w:rPr>
                <w:b/>
                <w:bCs/>
                <w:lang w:val="en-IN"/>
              </w:rPr>
            </w:pPr>
            <w:hyperlink r:id="rId125" w:tooltip="2024 Sambhal violence" w:history="1">
              <w:r w:rsidRPr="00BF0CAE">
                <w:rPr>
                  <w:rStyle w:val="Hyperlink"/>
                  <w:rFonts w:cs="Arial"/>
                  <w:b/>
                  <w:bCs/>
                  <w:lang w:val="en-IN"/>
                </w:rPr>
                <w:t xml:space="preserve">2024 </w:t>
              </w:r>
              <w:proofErr w:type="spellStart"/>
              <w:r w:rsidRPr="00BF0CAE">
                <w:rPr>
                  <w:rStyle w:val="Hyperlink"/>
                  <w:rFonts w:cs="Arial"/>
                  <w:b/>
                  <w:bCs/>
                  <w:lang w:val="en-IN"/>
                </w:rPr>
                <w:t>Sambhal</w:t>
              </w:r>
              <w:proofErr w:type="spellEnd"/>
              <w:r w:rsidRPr="00BF0CAE">
                <w:rPr>
                  <w:rStyle w:val="Hyperlink"/>
                  <w:rFonts w:cs="Arial"/>
                  <w:b/>
                  <w:bCs/>
                  <w:lang w:val="en-IN"/>
                </w:rPr>
                <w:t xml:space="preserve"> violence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E3F25E" w14:textId="77777777" w:rsidR="00BF0CAE" w:rsidRPr="00BF0CAE" w:rsidRDefault="00BF0CAE" w:rsidP="00BF0CAE">
            <w:pPr>
              <w:rPr>
                <w:b/>
                <w:bCs/>
                <w:lang w:val="en-IN"/>
              </w:rPr>
            </w:pPr>
            <w:r w:rsidRPr="00BF0CAE">
              <w:rPr>
                <w:b/>
                <w:bCs/>
                <w:lang w:val="en-IN"/>
              </w:rPr>
              <w:t>November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D5CA7A" w14:textId="77777777" w:rsidR="00BF0CAE" w:rsidRPr="00BF0CAE" w:rsidRDefault="00BF0CAE" w:rsidP="00BF0CAE">
            <w:pPr>
              <w:rPr>
                <w:b/>
                <w:bCs/>
                <w:lang w:val="en-IN"/>
              </w:rPr>
            </w:pPr>
            <w:hyperlink r:id="rId126" w:tooltip="Sambhal" w:history="1">
              <w:proofErr w:type="spellStart"/>
              <w:r w:rsidRPr="00BF0CAE">
                <w:rPr>
                  <w:rStyle w:val="Hyperlink"/>
                  <w:rFonts w:cs="Arial"/>
                  <w:b/>
                  <w:bCs/>
                  <w:lang w:val="en-IN"/>
                </w:rPr>
                <w:t>Sambhal</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C58B5A" w14:textId="77777777" w:rsidR="00BF0CAE" w:rsidRPr="00BF0CAE" w:rsidRDefault="00BF0CAE" w:rsidP="00BF0CAE">
            <w:pPr>
              <w:rPr>
                <w:b/>
                <w:bCs/>
                <w:lang w:val="en-IN"/>
              </w:rPr>
            </w:pPr>
            <w:r w:rsidRPr="00BF0CAE">
              <w:rPr>
                <w:b/>
                <w:bCs/>
                <w:lang w:val="en-IN"/>
              </w:rPr>
              <w:t>Violence erupted during a court-ordered to survey of the </w:t>
            </w:r>
            <w:hyperlink r:id="rId127" w:tooltip="Shahi Jama Masjid" w:history="1">
              <w:r w:rsidRPr="00BF0CAE">
                <w:rPr>
                  <w:rStyle w:val="Hyperlink"/>
                  <w:rFonts w:cs="Arial"/>
                  <w:b/>
                  <w:bCs/>
                  <w:lang w:val="en-IN"/>
                </w:rPr>
                <w:t xml:space="preserve">Shahi Jama </w:t>
              </w:r>
              <w:r w:rsidRPr="00BF0CAE">
                <w:rPr>
                  <w:rStyle w:val="Hyperlink"/>
                  <w:rFonts w:cs="Arial"/>
                  <w:b/>
                  <w:bCs/>
                  <w:lang w:val="en-IN"/>
                </w:rPr>
                <w:lastRenderedPageBreak/>
                <w:t>Masjid</w:t>
              </w:r>
            </w:hyperlink>
            <w:r w:rsidRPr="00BF0CAE">
              <w:rPr>
                <w:b/>
                <w:bCs/>
                <w:lang w:val="en-IN"/>
              </w:rPr>
              <w:t xml:space="preserve">, a 500-year old mosque in </w:t>
            </w:r>
            <w:proofErr w:type="spellStart"/>
            <w:r w:rsidRPr="00BF0CAE">
              <w:rPr>
                <w:b/>
                <w:bCs/>
                <w:lang w:val="en-IN"/>
              </w:rPr>
              <w:t>Sambhal</w:t>
            </w:r>
            <w:proofErr w:type="spellEnd"/>
            <w:r w:rsidRPr="00BF0CAE">
              <w:rPr>
                <w:b/>
                <w:bCs/>
                <w:lang w:val="en-IN"/>
              </w:rPr>
              <w:t>, protected by ASI</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7FDE26" w14:textId="77777777" w:rsidR="00BF0CAE" w:rsidRPr="00BF0CAE" w:rsidRDefault="00BF0CAE" w:rsidP="00BF0CAE">
            <w:pPr>
              <w:rPr>
                <w:b/>
                <w:bCs/>
                <w:lang w:val="en-IN"/>
              </w:rPr>
            </w:pPr>
            <w:r w:rsidRPr="00BF0CAE">
              <w:rPr>
                <w:b/>
                <w:bCs/>
                <w:lang w:val="en-IN"/>
              </w:rPr>
              <w:lastRenderedPageBreak/>
              <w:t>Hindus and 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7A4B91"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B1EBDE"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B27699" w14:textId="77777777" w:rsidR="00BF0CAE" w:rsidRPr="00BF0CAE" w:rsidRDefault="00BF0CAE" w:rsidP="00BF0CAE">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7C81FC" w14:textId="77777777" w:rsidR="00BF0CAE" w:rsidRPr="00BF0CAE" w:rsidRDefault="00BF0CAE" w:rsidP="00BF0CAE">
            <w:pPr>
              <w:rPr>
                <w:b/>
                <w:bCs/>
                <w:lang w:val="en-IN"/>
              </w:rPr>
            </w:pPr>
          </w:p>
        </w:tc>
      </w:tr>
      <w:tr w:rsidR="00BF0CAE" w:rsidRPr="00BF0CAE" w14:paraId="226DAC09"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4D8462" w14:textId="77777777" w:rsidR="00BF0CAE" w:rsidRPr="00BF0CAE" w:rsidRDefault="00BF0CAE" w:rsidP="00BF0CAE">
            <w:pPr>
              <w:rPr>
                <w:b/>
                <w:bCs/>
                <w:lang w:val="en-IN"/>
              </w:rPr>
            </w:pPr>
            <w:hyperlink r:id="rId128" w:tooltip="2025 Nagpur violence" w:history="1">
              <w:r w:rsidRPr="00BF0CAE">
                <w:rPr>
                  <w:rStyle w:val="Hyperlink"/>
                  <w:rFonts w:cs="Arial"/>
                  <w:b/>
                  <w:bCs/>
                  <w:lang w:val="en-IN"/>
                </w:rPr>
                <w:t>2025 Nagpur violence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DCA6CE" w14:textId="77777777" w:rsidR="00BF0CAE" w:rsidRPr="00BF0CAE" w:rsidRDefault="00BF0CAE" w:rsidP="00BF0CAE">
            <w:pPr>
              <w:rPr>
                <w:b/>
                <w:bCs/>
                <w:lang w:val="en-IN"/>
              </w:rPr>
            </w:pPr>
            <w:r w:rsidRPr="00BF0CAE">
              <w:rPr>
                <w:b/>
                <w:bCs/>
                <w:lang w:val="en-IN"/>
              </w:rPr>
              <w:t>March 2025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F7E26A" w14:textId="77777777" w:rsidR="00BF0CAE" w:rsidRPr="00BF0CAE" w:rsidRDefault="00BF0CAE" w:rsidP="00BF0CAE">
            <w:pPr>
              <w:rPr>
                <w:b/>
                <w:bCs/>
                <w:lang w:val="en-IN"/>
              </w:rPr>
            </w:pPr>
            <w:hyperlink r:id="rId129" w:tooltip="Nagpur" w:history="1">
              <w:r w:rsidRPr="00BF0CAE">
                <w:rPr>
                  <w:rStyle w:val="Hyperlink"/>
                  <w:rFonts w:cs="Arial"/>
                  <w:b/>
                  <w:bCs/>
                  <w:lang w:val="en-IN"/>
                </w:rPr>
                <w:t>Nagpur</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B5AB1E" w14:textId="77777777" w:rsidR="00BF0CAE" w:rsidRPr="00BF0CAE" w:rsidRDefault="00BF0CAE" w:rsidP="00BF0CAE">
            <w:pPr>
              <w:rPr>
                <w:b/>
                <w:bCs/>
                <w:lang w:val="en-IN"/>
              </w:rPr>
            </w:pPr>
            <w:r w:rsidRPr="00BF0CAE">
              <w:rPr>
                <w:b/>
                <w:bCs/>
                <w:lang w:val="en-IN"/>
              </w:rPr>
              <w:t>Communal clashes erupted following protest over Aurangzeb’s tomb</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7250A1" w14:textId="77777777" w:rsidR="00BF0CAE" w:rsidRPr="00BF0CAE" w:rsidRDefault="00BF0CAE" w:rsidP="00BF0CAE">
            <w:pPr>
              <w:rPr>
                <w:b/>
                <w:bCs/>
                <w:lang w:val="en-IN"/>
              </w:rPr>
            </w:pPr>
            <w:r w:rsidRPr="00BF0CAE">
              <w:rPr>
                <w:b/>
                <w:bCs/>
                <w:lang w:val="en-IN"/>
              </w:rPr>
              <w:t>Hindus and 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8BE2D8" w14:textId="77777777" w:rsidR="00BF0CAE" w:rsidRPr="00BF0CAE" w:rsidRDefault="00BF0CAE" w:rsidP="00BF0CAE">
            <w:pPr>
              <w:rPr>
                <w:b/>
                <w:bCs/>
                <w:lang w:val="en-IN"/>
              </w:rPr>
            </w:pPr>
            <w:r w:rsidRPr="00BF0CAE">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8A2E58" w14:textId="77777777" w:rsidR="00BF0CAE" w:rsidRPr="00BF0CAE" w:rsidRDefault="00BF0CAE" w:rsidP="00BF0CAE">
            <w:pPr>
              <w:rPr>
                <w:b/>
                <w:bCs/>
                <w:lang w:val="en-IN"/>
              </w:rPr>
            </w:pPr>
            <w:r w:rsidRPr="00BF0CAE">
              <w:rPr>
                <w:b/>
                <w:bCs/>
                <w:lang w:val="en-IN"/>
              </w:rPr>
              <w:t>30+ injured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20BBF4" w14:textId="77777777" w:rsidR="00BF0CAE" w:rsidRPr="00BF0CAE" w:rsidRDefault="00BF0CAE" w:rsidP="00BF0CAE">
            <w:pPr>
              <w:rPr>
                <w:b/>
                <w:bCs/>
                <w:lang w:val="en-IN"/>
              </w:rPr>
            </w:pPr>
            <w:r w:rsidRPr="00BF0CAE">
              <w:rPr>
                <w:b/>
                <w:bCs/>
                <w:lang w:val="en-IN"/>
              </w:rPr>
              <w:t>60+ vehicles vandalised, 105 arrested.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D73087" w14:textId="77777777" w:rsidR="00BF0CAE" w:rsidRPr="00BF0CAE" w:rsidRDefault="00BF0CAE" w:rsidP="00BF0CAE">
            <w:pPr>
              <w:rPr>
                <w:b/>
                <w:bCs/>
                <w:lang w:val="en-IN"/>
              </w:rPr>
            </w:pPr>
            <w:hyperlink r:id="rId130" w:anchor="cite_note-105" w:history="1">
              <w:r w:rsidRPr="00BF0CAE">
                <w:rPr>
                  <w:rStyle w:val="Hyperlink"/>
                  <w:rFonts w:cs="Arial"/>
                  <w:b/>
                  <w:bCs/>
                  <w:vertAlign w:val="superscript"/>
                  <w:lang w:val="en-IN"/>
                </w:rPr>
                <w:t>[100]</w:t>
              </w:r>
            </w:hyperlink>
          </w:p>
        </w:tc>
      </w:tr>
      <w:tr w:rsidR="00BF0CAE" w:rsidRPr="00BF0CAE" w14:paraId="5DA6D7E8" w14:textId="77777777" w:rsidTr="00BF0CAE">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6D9029" w14:textId="77777777" w:rsidR="00BF0CAE" w:rsidRPr="00BF0CAE" w:rsidRDefault="00BF0CAE" w:rsidP="00BF0CAE">
            <w:pPr>
              <w:rPr>
                <w:b/>
                <w:bCs/>
                <w:lang w:val="en-IN"/>
              </w:rPr>
            </w:pPr>
            <w:hyperlink r:id="rId131" w:tooltip="Murshidabad violence" w:history="1">
              <w:r w:rsidRPr="00BF0CAE">
                <w:rPr>
                  <w:rStyle w:val="Hyperlink"/>
                  <w:rFonts w:cs="Arial"/>
                  <w:b/>
                  <w:bCs/>
                  <w:lang w:val="en-IN"/>
                </w:rPr>
                <w:t>2025 Murshidabad Violence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406C41" w14:textId="77777777" w:rsidR="00BF0CAE" w:rsidRPr="00BF0CAE" w:rsidRDefault="00BF0CAE" w:rsidP="00BF0CAE">
            <w:pPr>
              <w:rPr>
                <w:b/>
                <w:bCs/>
                <w:lang w:val="en-IN"/>
              </w:rPr>
            </w:pPr>
            <w:r w:rsidRPr="00BF0CAE">
              <w:rPr>
                <w:b/>
                <w:bCs/>
                <w:lang w:val="en-IN"/>
              </w:rPr>
              <w:t>April 2025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85E103" w14:textId="77777777" w:rsidR="00BF0CAE" w:rsidRPr="00BF0CAE" w:rsidRDefault="00BF0CAE" w:rsidP="00BF0CAE">
            <w:pPr>
              <w:rPr>
                <w:b/>
                <w:bCs/>
                <w:lang w:val="en-IN"/>
              </w:rPr>
            </w:pPr>
            <w:hyperlink r:id="rId132" w:tooltip="Murshidabad" w:history="1">
              <w:r w:rsidRPr="00BF0CAE">
                <w:rPr>
                  <w:rStyle w:val="Hyperlink"/>
                  <w:rFonts w:cs="Arial"/>
                  <w:b/>
                  <w:bCs/>
                  <w:lang w:val="en-IN"/>
                </w:rPr>
                <w:t>Murshidabad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162367" w14:textId="77777777" w:rsidR="00BF0CAE" w:rsidRPr="00BF0CAE" w:rsidRDefault="00BF0CAE" w:rsidP="00BF0CAE">
            <w:pPr>
              <w:rPr>
                <w:b/>
                <w:bCs/>
                <w:lang w:val="en-IN"/>
              </w:rPr>
            </w:pPr>
            <w:r w:rsidRPr="00BF0CAE">
              <w:rPr>
                <w:b/>
                <w:bCs/>
                <w:lang w:val="en-IN"/>
              </w:rPr>
              <w:t>Anti </w:t>
            </w:r>
            <w:hyperlink r:id="rId133" w:tooltip="The Waqf (Amendment) Act, 2025" w:history="1">
              <w:r w:rsidRPr="00BF0CAE">
                <w:rPr>
                  <w:rStyle w:val="Hyperlink"/>
                  <w:rFonts w:cs="Arial"/>
                  <w:b/>
                  <w:bCs/>
                  <w:lang w:val="en-IN"/>
                </w:rPr>
                <w:t xml:space="preserve">Waqf </w:t>
              </w:r>
              <w:proofErr w:type="spellStart"/>
              <w:r w:rsidRPr="00BF0CAE">
                <w:rPr>
                  <w:rStyle w:val="Hyperlink"/>
                  <w:rFonts w:cs="Arial"/>
                  <w:b/>
                  <w:bCs/>
                  <w:lang w:val="en-IN"/>
                </w:rPr>
                <w:t>Amendmnent</w:t>
              </w:r>
              <w:proofErr w:type="spellEnd"/>
              <w:r w:rsidRPr="00BF0CAE">
                <w:rPr>
                  <w:rStyle w:val="Hyperlink"/>
                  <w:rFonts w:cs="Arial"/>
                  <w:b/>
                  <w:bCs/>
                  <w:lang w:val="en-IN"/>
                </w:rPr>
                <w:t xml:space="preserve"> Bill</w:t>
              </w:r>
            </w:hyperlink>
            <w:r w:rsidRPr="00BF0CAE">
              <w:rPr>
                <w:b/>
                <w:bCs/>
                <w:lang w:val="en-IN"/>
              </w:rPr>
              <w:t> turned violent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59153D" w14:textId="77777777" w:rsidR="00BF0CAE" w:rsidRPr="00BF0CAE" w:rsidRDefault="00BF0CAE" w:rsidP="00BF0CAE">
            <w:pPr>
              <w:rPr>
                <w:b/>
                <w:bCs/>
                <w:lang w:val="en-IN"/>
              </w:rPr>
            </w:pPr>
            <w:r w:rsidRPr="00BF0CAE">
              <w:rPr>
                <w:b/>
                <w:bCs/>
                <w:lang w:val="en-IN"/>
              </w:rPr>
              <w:t>Muslims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909170" w14:textId="77777777" w:rsidR="00BF0CAE" w:rsidRPr="00BF0CAE" w:rsidRDefault="00BF0CAE" w:rsidP="00BF0CAE">
            <w:pPr>
              <w:rPr>
                <w:b/>
                <w:bCs/>
                <w:lang w:val="en-IN"/>
              </w:rPr>
            </w:pPr>
            <w:r w:rsidRPr="00BF0CAE">
              <w:rPr>
                <w:b/>
                <w:bCs/>
                <w:lang w:val="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284C15" w14:textId="77777777" w:rsidR="00BF0CAE" w:rsidRPr="00BF0CAE" w:rsidRDefault="00BF0CAE" w:rsidP="00BF0CAE">
            <w:pPr>
              <w:rPr>
                <w:b/>
                <w:bCs/>
                <w:lang w:val="en-IN"/>
              </w:rPr>
            </w:pPr>
            <w:r w:rsidRPr="00BF0CAE">
              <w:rPr>
                <w:b/>
                <w:bCs/>
                <w:lang w:val="en-IN"/>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FB85A9" w14:textId="77777777" w:rsidR="00BF0CAE" w:rsidRPr="00BF0CAE" w:rsidRDefault="00BF0CAE" w:rsidP="00BF0CAE">
            <w:pPr>
              <w:rPr>
                <w:b/>
                <w:bCs/>
                <w:lang w:val="en-IN"/>
              </w:rPr>
            </w:pPr>
            <w:r w:rsidRPr="00BF0CAE">
              <w:rPr>
                <w:b/>
                <w:bCs/>
                <w:lang w:val="en-IN"/>
              </w:rPr>
              <w:t>Shops vandalised and robbed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43A1E7" w14:textId="77777777" w:rsidR="00BF0CAE" w:rsidRPr="00BF0CAE" w:rsidRDefault="00BF0CAE" w:rsidP="00BF0CAE">
            <w:pPr>
              <w:rPr>
                <w:b/>
                <w:bCs/>
                <w:lang w:val="en-IN"/>
              </w:rPr>
            </w:pPr>
            <w:hyperlink r:id="rId134" w:anchor="cite_note-106" w:history="1">
              <w:r w:rsidRPr="00BF0CAE">
                <w:rPr>
                  <w:rStyle w:val="Hyperlink"/>
                  <w:rFonts w:cs="Arial"/>
                  <w:b/>
                  <w:bCs/>
                  <w:vertAlign w:val="superscript"/>
                  <w:lang w:val="en-IN"/>
                </w:rPr>
                <w:t>[101]</w:t>
              </w:r>
            </w:hyperlink>
          </w:p>
        </w:tc>
      </w:tr>
    </w:tbl>
    <w:p w14:paraId="1BEFCDB7" w14:textId="77777777" w:rsidR="00BF0CAE" w:rsidRDefault="00BF0CAE" w:rsidP="00DD2872">
      <w:pPr>
        <w:rPr>
          <w:b/>
          <w:bCs/>
        </w:rPr>
      </w:pPr>
    </w:p>
    <w:p w14:paraId="1A2A00D9" w14:textId="77777777" w:rsidR="001054EC" w:rsidRDefault="001054EC" w:rsidP="00DD2872">
      <w:pPr>
        <w:rPr>
          <w:b/>
          <w:bCs/>
        </w:rPr>
      </w:pPr>
    </w:p>
    <w:p w14:paraId="1CD4278C" w14:textId="77777777" w:rsidR="00623F2E" w:rsidRPr="00623F2E" w:rsidRDefault="001054EC" w:rsidP="00623F2E">
      <w:pPr>
        <w:rPr>
          <w:b/>
          <w:bCs/>
          <w:lang w:val="en-IN"/>
        </w:rPr>
      </w:pPr>
      <w:r>
        <w:rPr>
          <w:b/>
          <w:bCs/>
        </w:rPr>
        <w:t>According to an Indian Express report, “</w:t>
      </w:r>
      <w:r w:rsidR="00623F2E" w:rsidRPr="00623F2E">
        <w:rPr>
          <w:b/>
          <w:bCs/>
          <w:lang w:val="en-IN"/>
        </w:rPr>
        <w:t xml:space="preserve">India witnessed an alarming 84 per cent rise in communal violence in the year 2024, as compared to that of the previous year, according to a report by the Centre for Study of Society and Secularism </w:t>
      </w:r>
      <w:r w:rsidR="00623F2E" w:rsidRPr="00623F2E">
        <w:rPr>
          <w:b/>
          <w:bCs/>
          <w:lang w:val="en-IN"/>
        </w:rPr>
        <w:lastRenderedPageBreak/>
        <w:t>(CSSS).</w:t>
      </w:r>
    </w:p>
    <w:p w14:paraId="11FDDA50" w14:textId="77777777" w:rsidR="00623F2E" w:rsidRPr="00623F2E" w:rsidRDefault="00623F2E" w:rsidP="00623F2E">
      <w:pPr>
        <w:rPr>
          <w:b/>
          <w:bCs/>
          <w:lang w:val="en-IN"/>
        </w:rPr>
      </w:pPr>
      <w:r w:rsidRPr="00623F2E">
        <w:rPr>
          <w:b/>
          <w:bCs/>
          <w:lang w:val="en-IN"/>
        </w:rPr>
        <w:t>The report titled</w:t>
      </w:r>
      <w:hyperlink r:id="rId135" w:tgtFrame="_blank" w:history="1">
        <w:r w:rsidRPr="00623F2E">
          <w:rPr>
            <w:rStyle w:val="Hyperlink"/>
            <w:rFonts w:cs="Arial"/>
            <w:b/>
            <w:bCs/>
            <w:lang w:val="en-IN"/>
          </w:rPr>
          <w:t> </w:t>
        </w:r>
      </w:hyperlink>
      <w:hyperlink r:id="rId136" w:tgtFrame="_blank" w:history="1">
        <w:r w:rsidRPr="00623F2E">
          <w:rPr>
            <w:rStyle w:val="Hyperlink"/>
            <w:rFonts w:cs="Arial"/>
            <w:b/>
            <w:bCs/>
            <w:i/>
            <w:iCs/>
            <w:lang w:val="en-IN"/>
          </w:rPr>
          <w:t>'Hegemony and Demolitions: The Tale of Communal Riots in India in 2024'</w:t>
        </w:r>
      </w:hyperlink>
      <w:hyperlink r:id="rId137" w:tgtFrame="_blank" w:history="1">
        <w:r w:rsidRPr="00623F2E">
          <w:rPr>
            <w:rStyle w:val="Hyperlink"/>
            <w:rFonts w:cs="Arial"/>
            <w:b/>
            <w:bCs/>
            <w:lang w:val="en-IN"/>
          </w:rPr>
          <w:t> </w:t>
        </w:r>
      </w:hyperlink>
      <w:r w:rsidRPr="00623F2E">
        <w:rPr>
          <w:b/>
          <w:bCs/>
          <w:lang w:val="en-IN"/>
        </w:rPr>
        <w:t>found that the total number of communal violence that rocked the nation in 2024 stood at 59, a significant rise compared to 32 riots in 2023. The report also noted that ten out of thirteen lives lost in the violence are of Muslims. Three Hindus also lost their lives in different incidents across the country.</w:t>
      </w:r>
    </w:p>
    <w:p w14:paraId="52ACE83B" w14:textId="77777777" w:rsidR="00623F2E" w:rsidRPr="00623F2E" w:rsidRDefault="00623F2E" w:rsidP="00623F2E">
      <w:pPr>
        <w:rPr>
          <w:b/>
          <w:bCs/>
          <w:lang w:val="en-IN"/>
        </w:rPr>
      </w:pPr>
      <w:r w:rsidRPr="00623F2E">
        <w:rPr>
          <w:b/>
          <w:bCs/>
          <w:lang w:val="en-IN"/>
        </w:rPr>
        <w:t>According to CSSS, 49 of the 59 communal riots took place in states where the BJP is ruling either on its own, or in coalition with other parties.</w:t>
      </w:r>
    </w:p>
    <w:p w14:paraId="4E560FFA" w14:textId="77777777" w:rsidR="00623F2E" w:rsidRPr="00623F2E" w:rsidRDefault="00623F2E" w:rsidP="00623F2E">
      <w:pPr>
        <w:rPr>
          <w:b/>
          <w:bCs/>
          <w:lang w:val="en-IN"/>
        </w:rPr>
      </w:pPr>
      <w:r w:rsidRPr="00623F2E">
        <w:rPr>
          <w:b/>
          <w:bCs/>
          <w:lang w:val="en-IN"/>
        </w:rPr>
        <w:t>Maharashtra emerged as the epicentre of communal violence in the country, accounting for 12 of the 59 riots. It was followed by Uttar Pradesh and Bihar which reported seven instances of communal violence each in 2024.</w:t>
      </w:r>
    </w:p>
    <w:p w14:paraId="56AFBCEA" w14:textId="0E3D8222" w:rsidR="00623F2E" w:rsidRPr="00623F2E" w:rsidRDefault="00623F2E" w:rsidP="00623F2E">
      <w:pPr>
        <w:rPr>
          <w:b/>
          <w:bCs/>
          <w:lang w:val="en-IN"/>
        </w:rPr>
      </w:pPr>
      <w:r w:rsidRPr="00623F2E">
        <w:rPr>
          <w:b/>
          <w:bCs/>
          <w:lang w:val="en-IN"/>
        </w:rPr>
        <w:t>"This data also can be explained by pointing out that BJP ruled states have taken little action to deter communal violence and religious polarization. The state authorities in these states have used bulldozers as a form of “collective punishment” against Muslims. The non BJP ruled states have desisted from such actions and deterred communal riots to some extent," the report noted.</w:t>
      </w:r>
      <w:r>
        <w:rPr>
          <w:b/>
          <w:bCs/>
          <w:lang w:val="en-IN"/>
        </w:rPr>
        <w:t>”</w:t>
      </w:r>
    </w:p>
    <w:p w14:paraId="3E73D900" w14:textId="2EEF47B5" w:rsidR="001054EC" w:rsidRDefault="001054EC" w:rsidP="00DD2872">
      <w:pPr>
        <w:rPr>
          <w:b/>
          <w:bCs/>
        </w:rPr>
      </w:pPr>
    </w:p>
    <w:p w14:paraId="3468CD77" w14:textId="1074CA51" w:rsidR="005B54E5" w:rsidRDefault="005B54E5" w:rsidP="005B54E5">
      <w:pPr>
        <w:rPr>
          <w:b/>
          <w:bCs/>
          <w:lang w:val="en-IN"/>
        </w:rPr>
      </w:pPr>
      <w:r>
        <w:rPr>
          <w:b/>
          <w:bCs/>
        </w:rPr>
        <w:t xml:space="preserve">According to another report published in  </w:t>
      </w:r>
      <w:proofErr w:type="spellStart"/>
      <w:r>
        <w:rPr>
          <w:b/>
          <w:bCs/>
        </w:rPr>
        <w:t>Hindusatn</w:t>
      </w:r>
      <w:proofErr w:type="spellEnd"/>
      <w:r>
        <w:rPr>
          <w:b/>
          <w:bCs/>
        </w:rPr>
        <w:t xml:space="preserve"> Times, “</w:t>
      </w:r>
      <w:r w:rsidR="006F7B05" w:rsidRPr="006F7B05">
        <w:rPr>
          <w:b/>
          <w:bCs/>
        </w:rPr>
        <w:t>The central government on Tuesday informed the Parliament that India witnessed 3,399 cases of communal or religious rioting during the period 2016-2020</w:t>
      </w:r>
      <w:r w:rsidR="006F7B05">
        <w:rPr>
          <w:b/>
          <w:bCs/>
        </w:rPr>
        <w:t>…..</w:t>
      </w:r>
      <w:r w:rsidRPr="005B54E5">
        <w:rPr>
          <w:b/>
          <w:bCs/>
          <w:lang w:val="en-IN"/>
        </w:rPr>
        <w:t>MoS home affairs Nityanand Rai said 857 communal or religious riot cases were registered in 2020, 438 in 2019, 512 in 2018, 723 in 2017 and 869 in 2016</w:t>
      </w:r>
      <w:r w:rsidR="006F7B05">
        <w:rPr>
          <w:b/>
          <w:bCs/>
          <w:lang w:val="en-IN"/>
        </w:rPr>
        <w:t>.</w:t>
      </w:r>
    </w:p>
    <w:p w14:paraId="107D5D31" w14:textId="3C2FC86F" w:rsidR="00925A47" w:rsidRDefault="00925A47" w:rsidP="005B54E5">
      <w:pPr>
        <w:rPr>
          <w:b/>
          <w:bCs/>
          <w:lang w:val="en-IN"/>
        </w:rPr>
      </w:pPr>
      <w:r>
        <w:rPr>
          <w:b/>
          <w:bCs/>
          <w:lang w:val="en-IN"/>
        </w:rPr>
        <w:t>A report by Council on Foreign Relations makes following remarks:</w:t>
      </w:r>
    </w:p>
    <w:p w14:paraId="09427F70" w14:textId="77777777" w:rsidR="00BD63AB" w:rsidRPr="00BD63AB" w:rsidRDefault="00925A47" w:rsidP="00C63F66">
      <w:pPr>
        <w:numPr>
          <w:ilvl w:val="0"/>
          <w:numId w:val="175"/>
        </w:numPr>
        <w:rPr>
          <w:b/>
          <w:bCs/>
          <w:lang w:val="en-IN"/>
        </w:rPr>
      </w:pPr>
      <w:r>
        <w:rPr>
          <w:b/>
          <w:bCs/>
          <w:lang w:val="en-IN"/>
        </w:rPr>
        <w:t>“</w:t>
      </w:r>
      <w:r w:rsidR="00BD63AB" w:rsidRPr="00BD63AB">
        <w:rPr>
          <w:b/>
          <w:bCs/>
          <w:lang w:val="en"/>
        </w:rPr>
        <w:t>For decades, Muslim communities have faced discrimination in employment and education and encountered barriers to achieving wealth and political power. They are disproportionately the victims of communal violence.</w:t>
      </w:r>
    </w:p>
    <w:p w14:paraId="571FB052" w14:textId="77777777" w:rsidR="00BD63AB" w:rsidRPr="00BD63AB" w:rsidRDefault="00BD63AB" w:rsidP="00C63F66">
      <w:pPr>
        <w:numPr>
          <w:ilvl w:val="0"/>
          <w:numId w:val="175"/>
        </w:numPr>
        <w:rPr>
          <w:b/>
          <w:bCs/>
          <w:lang w:val="en-IN"/>
        </w:rPr>
      </w:pPr>
      <w:r w:rsidRPr="00BD63AB">
        <w:rPr>
          <w:b/>
          <w:bCs/>
          <w:lang w:val="en-IN"/>
        </w:rPr>
        <w:t xml:space="preserve">Prime Minister Narendra Modi and the ruling party have moved to further limit Muslims’ rights under the </w:t>
      </w:r>
      <w:r w:rsidRPr="00BD63AB">
        <w:rPr>
          <w:b/>
          <w:bCs/>
          <w:lang w:val="en-IN"/>
        </w:rPr>
        <w:lastRenderedPageBreak/>
        <w:t>controversial citizenship law, which has the power to render millions of Muslims in India stateless.</w:t>
      </w:r>
    </w:p>
    <w:p w14:paraId="172EDBFB" w14:textId="104E6157" w:rsidR="00925A47" w:rsidRDefault="00D54E01" w:rsidP="005B54E5">
      <w:pPr>
        <w:rPr>
          <w:b/>
          <w:bCs/>
        </w:rPr>
      </w:pPr>
      <w:r>
        <w:rPr>
          <w:b/>
          <w:bCs/>
          <w:lang w:val="en-IN"/>
        </w:rPr>
        <w:t>…</w:t>
      </w:r>
      <w:r w:rsidRPr="00D54E01">
        <w:rPr>
          <w:b/>
          <w:bCs/>
        </w:rPr>
        <w:t>Experts say anti-Muslim sentiments have heightened under the leadership of Prime Minister Narendra Modi and the ruling Bharatiya Janata Party (BJP), which has pursued a Hindu nationalist agenda since elected to power in 2014. Since Modi’s reelection in 2019, the government has pushed controversial policies that critics say explicitly ignore Muslims’ rights, restrict religious freedoms, and are intended to disenfranchise millions of Muslims. Under Modi, violence against Muslims has become more common. The moves have sparked protests in India and drawn international condemnation. </w:t>
      </w:r>
    </w:p>
    <w:p w14:paraId="25AD86FF" w14:textId="77777777" w:rsidR="00F44017" w:rsidRPr="00F44017" w:rsidRDefault="00F44017" w:rsidP="00F44017">
      <w:pPr>
        <w:rPr>
          <w:b/>
          <w:bCs/>
          <w:lang w:val="en-IN"/>
        </w:rPr>
      </w:pPr>
      <w:r>
        <w:rPr>
          <w:b/>
          <w:bCs/>
        </w:rPr>
        <w:t>…..</w:t>
      </w:r>
      <w:r w:rsidRPr="00F44017">
        <w:rPr>
          <w:b/>
          <w:bCs/>
          <w:lang w:val="en-IN"/>
        </w:rPr>
        <w:t>Over the last two decades, the representation of Muslims in parliament </w:t>
      </w:r>
      <w:hyperlink r:id="rId138" w:tgtFrame="_blank" w:tooltip="has stagnated" w:history="1">
        <w:r w:rsidRPr="00F44017">
          <w:rPr>
            <w:rStyle w:val="Hyperlink"/>
            <w:rFonts w:cs="Arial"/>
            <w:b/>
            <w:bCs/>
            <w:lang w:val="en-IN"/>
          </w:rPr>
          <w:t>has stagnated</w:t>
        </w:r>
      </w:hyperlink>
      <w:r w:rsidRPr="00F44017">
        <w:rPr>
          <w:b/>
          <w:bCs/>
          <w:lang w:val="en-IN"/>
        </w:rPr>
        <w:t>: after the 2019 elections, Muslims held just 5 percent of seats. That’s partly due to the rise of the BJP, which by mid-2022 had no Muslim members of its party in parliament. </w:t>
      </w:r>
    </w:p>
    <w:p w14:paraId="0D20992A" w14:textId="77777777" w:rsidR="00F44017" w:rsidRPr="00F44017" w:rsidRDefault="00F44017" w:rsidP="00F44017">
      <w:pPr>
        <w:rPr>
          <w:b/>
          <w:bCs/>
          <w:lang w:val="en-IN"/>
        </w:rPr>
      </w:pPr>
      <w:r w:rsidRPr="00F44017">
        <w:rPr>
          <w:b/>
          <w:bCs/>
          <w:lang w:val="en-IN"/>
        </w:rPr>
        <w:t>Meanwhile, a </w:t>
      </w:r>
      <w:hyperlink r:id="rId139" w:tgtFrame="_blank" w:tooltip="2019 report" w:history="1">
        <w:r w:rsidRPr="00F44017">
          <w:rPr>
            <w:rStyle w:val="Hyperlink"/>
            <w:rFonts w:cs="Arial"/>
            <w:b/>
            <w:bCs/>
            <w:lang w:val="en-IN"/>
          </w:rPr>
          <w:t>2019 report</w:t>
        </w:r>
      </w:hyperlink>
      <w:r w:rsidRPr="00F44017">
        <w:rPr>
          <w:b/>
          <w:bCs/>
          <w:lang w:val="en-IN"/>
        </w:rPr>
        <w:t> [PDF] by India-based nongovernmental organization Common Cause found that half of police surveyed showed anti-Muslim bias, making them less likely to intervene to stop crimes against Muslims. Analysts have also noted widespread impunity for those who attack Muslims. In recent years, state and national courts and government bodies have sometimes </w:t>
      </w:r>
      <w:hyperlink r:id="rId140" w:tgtFrame="_blank" w:tooltip="overturned convictions or withdrawn cases" w:history="1">
        <w:r w:rsidRPr="00F44017">
          <w:rPr>
            <w:rStyle w:val="Hyperlink"/>
            <w:rFonts w:cs="Arial"/>
            <w:b/>
            <w:bCs/>
            <w:lang w:val="en-IN"/>
          </w:rPr>
          <w:t>overturned convictions or withdrawn cases</w:t>
        </w:r>
      </w:hyperlink>
      <w:r w:rsidRPr="00F44017">
        <w:rPr>
          <w:b/>
          <w:bCs/>
          <w:lang w:val="en-IN"/>
        </w:rPr>
        <w:t> that accused Hindus of involvement in violence against Muslims. States have increasingly passed laws restricting Muslims’ religious freedoms, including anti-conversion laws and bans on wearing headscarves in school.</w:t>
      </w:r>
    </w:p>
    <w:p w14:paraId="36A0A066" w14:textId="77777777" w:rsidR="00F44017" w:rsidRPr="00F44017" w:rsidRDefault="00F44017" w:rsidP="00F44017">
      <w:pPr>
        <w:rPr>
          <w:b/>
          <w:bCs/>
          <w:lang w:val="en-IN"/>
        </w:rPr>
      </w:pPr>
      <w:r w:rsidRPr="00F44017">
        <w:rPr>
          <w:b/>
          <w:bCs/>
          <w:lang w:val="en-IN"/>
        </w:rPr>
        <w:t>In addition, authorities have turned to extrajudicial means to punish Muslims, through a practice critics call “bulldozer justice.” In 2022, authorities in several states </w:t>
      </w:r>
      <w:hyperlink r:id="rId141" w:tgtFrame="_blank" w:tooltip="destroyed people’s homes" w:history="1">
        <w:r w:rsidRPr="00F44017">
          <w:rPr>
            <w:rStyle w:val="Hyperlink"/>
            <w:rFonts w:cs="Arial"/>
            <w:b/>
            <w:bCs/>
            <w:lang w:val="en-IN"/>
          </w:rPr>
          <w:t>destroyed people’s homes</w:t>
        </w:r>
      </w:hyperlink>
      <w:r w:rsidRPr="00F44017">
        <w:rPr>
          <w:b/>
          <w:bCs/>
          <w:lang w:val="en-IN"/>
        </w:rPr>
        <w:t>, alleging that the demolished buildings lacked proper permits. However, critics said they primarily targeted Muslims, some of whom had recently participated in protests.  In response, India’s Supreme Court said that demolitions “</w:t>
      </w:r>
      <w:hyperlink r:id="rId142" w:tgtFrame="_blank" w:tooltip="cannot be retaliatory" w:history="1">
        <w:r w:rsidRPr="00F44017">
          <w:rPr>
            <w:rStyle w:val="Hyperlink"/>
            <w:rFonts w:cs="Arial"/>
            <w:b/>
            <w:bCs/>
            <w:lang w:val="en-IN"/>
          </w:rPr>
          <w:t>cannot be retaliatory</w:t>
        </w:r>
      </w:hyperlink>
      <w:r w:rsidRPr="00F44017">
        <w:rPr>
          <w:b/>
          <w:bCs/>
          <w:lang w:val="en-IN"/>
        </w:rPr>
        <w:t>,” though the </w:t>
      </w:r>
      <w:hyperlink r:id="rId143" w:tgtFrame="_blank" w:tooltip="practice has continued" w:history="1">
        <w:r w:rsidRPr="00F44017">
          <w:rPr>
            <w:rStyle w:val="Hyperlink"/>
            <w:rFonts w:cs="Arial"/>
            <w:b/>
            <w:bCs/>
            <w:lang w:val="en-IN"/>
          </w:rPr>
          <w:t>practice has continued</w:t>
        </w:r>
      </w:hyperlink>
      <w:r w:rsidRPr="00F44017">
        <w:rPr>
          <w:b/>
          <w:bCs/>
          <w:lang w:val="en-IN"/>
        </w:rPr>
        <w:t>.</w:t>
      </w:r>
    </w:p>
    <w:p w14:paraId="38B8429B" w14:textId="0C78E236" w:rsidR="00F44017" w:rsidRDefault="003438AD" w:rsidP="005B54E5">
      <w:pPr>
        <w:rPr>
          <w:b/>
          <w:bCs/>
        </w:rPr>
      </w:pPr>
      <w:r>
        <w:rPr>
          <w:b/>
          <w:bCs/>
          <w:lang w:val="en-IN"/>
        </w:rPr>
        <w:lastRenderedPageBreak/>
        <w:t>…</w:t>
      </w:r>
      <w:proofErr w:type="spellStart"/>
      <w:r w:rsidRPr="003438AD">
        <w:rPr>
          <w:b/>
          <w:bCs/>
        </w:rPr>
        <w:t>n</w:t>
      </w:r>
      <w:proofErr w:type="spellEnd"/>
      <w:r w:rsidRPr="003438AD">
        <w:rPr>
          <w:b/>
          <w:bCs/>
        </w:rPr>
        <w:t xml:space="preserve"> December 2019, the parliament passed and Modi signed the Citizenship Amendment Act, which allows for the fast-tracking of citizenship for Hindu, Sikh, Buddhist, Jain, Parsi, and Christian migrants from Afghanistan, Bangladesh, and Pakistan. Critics say </w:t>
      </w:r>
      <w:hyperlink r:id="rId144" w:tgtFrame="_blank" w:tooltip="the law is discriminatory" w:history="1">
        <w:r w:rsidRPr="003438AD">
          <w:rPr>
            <w:rStyle w:val="Hyperlink"/>
            <w:rFonts w:cs="Arial"/>
            <w:b/>
            <w:bCs/>
          </w:rPr>
          <w:t>the law is discriminatory</w:t>
        </w:r>
      </w:hyperlink>
      <w:r w:rsidRPr="003438AD">
        <w:rPr>
          <w:b/>
          <w:bCs/>
        </w:rPr>
        <w:t> because it excludes Muslims and applies a religious criteria for the first time to the question of citizenship.</w:t>
      </w:r>
    </w:p>
    <w:p w14:paraId="27394726" w14:textId="668B25C4" w:rsidR="0092092A" w:rsidRDefault="0092092A" w:rsidP="005B54E5">
      <w:pPr>
        <w:rPr>
          <w:b/>
          <w:bCs/>
        </w:rPr>
      </w:pPr>
      <w:r>
        <w:rPr>
          <w:b/>
          <w:bCs/>
        </w:rPr>
        <w:t>….</w:t>
      </w:r>
      <w:r w:rsidRPr="0092092A">
        <w:rPr>
          <w:b/>
          <w:bCs/>
        </w:rPr>
        <w:t> In August 2019, the government split the state, which lies in the mountainous </w:t>
      </w:r>
      <w:hyperlink r:id="rId145" w:tgtFrame="_blank" w:tooltip="border region in dispute with Pakistan" w:history="1">
        <w:r w:rsidRPr="0092092A">
          <w:rPr>
            <w:rStyle w:val="Hyperlink"/>
            <w:rFonts w:cs="Arial"/>
            <w:b/>
            <w:bCs/>
          </w:rPr>
          <w:t>border region in dispute with Pakistan</w:t>
        </w:r>
      </w:hyperlink>
      <w:r w:rsidRPr="0092092A">
        <w:rPr>
          <w:b/>
          <w:bCs/>
        </w:rPr>
        <w:t>, into two territories and stripped away its special constitutional autonomy. Since then, Indian authorities have cracked down on the rights of people in the region, oftentimes under the guise of maintaining security. They shut down the internet </w:t>
      </w:r>
      <w:hyperlink r:id="rId146" w:tgtFrame="_blank" w:tooltip="eighty-five times" w:history="1">
        <w:r w:rsidRPr="0092092A">
          <w:rPr>
            <w:rStyle w:val="Hyperlink"/>
            <w:rFonts w:cs="Arial"/>
            <w:b/>
            <w:bCs/>
          </w:rPr>
          <w:t>eighty-five times</w:t>
        </w:r>
      </w:hyperlink>
      <w:r w:rsidRPr="0092092A">
        <w:rPr>
          <w:b/>
          <w:bCs/>
        </w:rPr>
        <w:t> in 2021, harassed and arrested journalists, and detained prominent political figures and activists. Dozens of civilians have been killed by armed groups since the division, despite government claims that the security situation had improved.</w:t>
      </w:r>
    </w:p>
    <w:p w14:paraId="41FE7E26" w14:textId="77777777" w:rsidR="000A64F2" w:rsidRPr="000A64F2" w:rsidRDefault="000A64F2" w:rsidP="000A64F2">
      <w:pPr>
        <w:rPr>
          <w:b/>
          <w:bCs/>
          <w:lang w:val="en-IN"/>
        </w:rPr>
      </w:pPr>
      <w:r>
        <w:rPr>
          <w:b/>
          <w:bCs/>
        </w:rPr>
        <w:t>…..</w:t>
      </w:r>
      <w:r w:rsidRPr="000A64F2">
        <w:rPr>
          <w:b/>
          <w:bCs/>
          <w:lang w:val="en-IN"/>
        </w:rPr>
        <w:t>What have been the largest outbursts of violence?</w:t>
      </w:r>
    </w:p>
    <w:p w14:paraId="5B3A5145" w14:textId="77777777" w:rsidR="000A64F2" w:rsidRPr="000A64F2" w:rsidRDefault="000A64F2" w:rsidP="000A64F2">
      <w:pPr>
        <w:rPr>
          <w:b/>
          <w:bCs/>
          <w:lang w:val="en-IN"/>
        </w:rPr>
      </w:pPr>
      <w:r w:rsidRPr="000A64F2">
        <w:rPr>
          <w:b/>
          <w:bCs/>
          <w:i/>
          <w:iCs/>
          <w:lang w:val="en-IN"/>
        </w:rPr>
        <w:t>Babri Masjid conflict, 1992.</w:t>
      </w:r>
      <w:r w:rsidRPr="000A64F2">
        <w:rPr>
          <w:b/>
          <w:bCs/>
          <w:lang w:val="en-IN"/>
        </w:rPr>
        <w:t> Disputes over the mosque in the northern city of Ayodhya have turned deadly in recent decades. Hindus claim a general from the Muslim Mughal empire built the mosque on the birthplace of the Hindu deity Ram during the sixteenth century. In 1992, Hindu militants destroyed the mosque. An estimated three thousand people, most of them Muslim, died in ensuing riots—the deadliest religious clashes since Partition. In 2020, Modi set the cornerstone for a new Hindu temple on the site after the Supreme Court approved its construction. In January 2024, months ahead of the general election, he inaugurated the temple despite construction not having yet been completed.</w:t>
      </w:r>
    </w:p>
    <w:p w14:paraId="674C9942" w14:textId="77777777" w:rsidR="000A64F2" w:rsidRPr="000A64F2" w:rsidRDefault="000A64F2" w:rsidP="000A64F2">
      <w:pPr>
        <w:rPr>
          <w:b/>
          <w:bCs/>
          <w:lang w:val="en-IN"/>
        </w:rPr>
      </w:pPr>
      <w:r w:rsidRPr="000A64F2">
        <w:rPr>
          <w:b/>
          <w:bCs/>
          <w:i/>
          <w:iCs/>
          <w:lang w:val="en-IN"/>
        </w:rPr>
        <w:t>Gujarat riots, 2002.</w:t>
      </w:r>
      <w:r w:rsidRPr="000A64F2">
        <w:rPr>
          <w:b/>
          <w:bCs/>
          <w:lang w:val="en-IN"/>
        </w:rPr>
        <w:t> Nationwide clashes broke out after a train of Hindu pilgrims traveling from Ayodhya through the western state of Gujarat caught fire, killing dozens of people. Blaming Muslims for starting the fire, Hindu mobs throughout Gujarat </w:t>
      </w:r>
      <w:hyperlink r:id="rId147" w:anchor="/" w:tgtFrame="_blank" w:tooltip="killed hundreds of Muslims" w:history="1">
        <w:r w:rsidRPr="000A64F2">
          <w:rPr>
            <w:rStyle w:val="Hyperlink"/>
            <w:rFonts w:cs="Arial"/>
            <w:b/>
            <w:bCs/>
            <w:lang w:val="en-IN"/>
          </w:rPr>
          <w:t>killed hundreds of Muslims</w:t>
        </w:r>
      </w:hyperlink>
      <w:r w:rsidRPr="000A64F2">
        <w:rPr>
          <w:b/>
          <w:bCs/>
          <w:lang w:val="en-IN"/>
        </w:rPr>
        <w:t xml:space="preserve">, raped Muslim women, and destroyed Muslim businesses and places of worship. Opposition politicians, human rights groups, and U.S. lawmakers criticized Modi, then Gujarat’s </w:t>
      </w:r>
      <w:r w:rsidRPr="000A64F2">
        <w:rPr>
          <w:b/>
          <w:bCs/>
          <w:lang w:val="en-IN"/>
        </w:rPr>
        <w:lastRenderedPageBreak/>
        <w:t>chief minister, and the BJP for not doing enough to prevent the violence and in some cases encouraging it. An Indian government investigation said the train fire was an accident, but conflicting reports have said it was arson.</w:t>
      </w:r>
    </w:p>
    <w:p w14:paraId="00A066FA" w14:textId="77777777" w:rsidR="000A64F2" w:rsidRPr="000A64F2" w:rsidRDefault="000A64F2" w:rsidP="000A64F2">
      <w:pPr>
        <w:rPr>
          <w:b/>
          <w:bCs/>
          <w:lang w:val="en-IN"/>
        </w:rPr>
      </w:pPr>
      <w:r w:rsidRPr="000A64F2">
        <w:rPr>
          <w:b/>
          <w:bCs/>
          <w:i/>
          <w:iCs/>
          <w:lang w:val="en-IN"/>
        </w:rPr>
        <w:t>Muzaffarnagar riots, 2013</w:t>
      </w:r>
      <w:r w:rsidRPr="000A64F2">
        <w:rPr>
          <w:b/>
          <w:bCs/>
          <w:lang w:val="en-IN"/>
        </w:rPr>
        <w:t>. In towns near the city of Muzaffarnagar, more than sixty people were killed in clashes that broke out between Hindus and Muslims after two Hindu men died in an altercation with Muslim men. An estimated fifty thousand people, most of them Muslim, fled the violence; many lived in relief camps for months, and some never returned home.</w:t>
      </w:r>
    </w:p>
    <w:p w14:paraId="249B2AD0" w14:textId="77777777" w:rsidR="000A64F2" w:rsidRPr="000A64F2" w:rsidRDefault="000A64F2" w:rsidP="000A64F2">
      <w:pPr>
        <w:rPr>
          <w:b/>
          <w:bCs/>
          <w:lang w:val="en-IN"/>
        </w:rPr>
      </w:pPr>
      <w:r w:rsidRPr="000A64F2">
        <w:rPr>
          <w:b/>
          <w:bCs/>
          <w:i/>
          <w:iCs/>
          <w:lang w:val="en-IN"/>
        </w:rPr>
        <w:t>“Cow protection” mobs</w:t>
      </w:r>
      <w:r w:rsidRPr="000A64F2">
        <w:rPr>
          <w:b/>
          <w:bCs/>
          <w:lang w:val="en-IN"/>
        </w:rPr>
        <w:t xml:space="preserve">. Hindu mob attacks have become so common in recent years that India’s Supreme Court warned that they could become the “new normal.” One of the most common forms of anti-Muslim violence is vigilante groups attacking people </w:t>
      </w:r>
      <w:proofErr w:type="spellStart"/>
      <w:r w:rsidRPr="000A64F2">
        <w:rPr>
          <w:b/>
          <w:bCs/>
          <w:lang w:val="en-IN"/>
        </w:rPr>
        <w:t>rumored</w:t>
      </w:r>
      <w:proofErr w:type="spellEnd"/>
      <w:r w:rsidRPr="000A64F2">
        <w:rPr>
          <w:b/>
          <w:bCs/>
          <w:lang w:val="en-IN"/>
        </w:rPr>
        <w:t xml:space="preserve"> to trade or kill cows, which many Hindus believe are sacred. At least forty-four people, most of them Muslims, have been killed by these so-called cow protection groups, according to a </w:t>
      </w:r>
      <w:hyperlink r:id="rId148" w:tgtFrame="_blank" w:tooltip="2019 Human Rights Watch report" w:history="1">
        <w:r w:rsidRPr="000A64F2">
          <w:rPr>
            <w:rStyle w:val="Hyperlink"/>
            <w:rFonts w:cs="Arial"/>
            <w:b/>
            <w:bCs/>
            <w:lang w:val="en-IN"/>
          </w:rPr>
          <w:t>2019 Human Rights Watch report</w:t>
        </w:r>
      </w:hyperlink>
      <w:r w:rsidRPr="000A64F2">
        <w:rPr>
          <w:b/>
          <w:bCs/>
          <w:lang w:val="en-IN"/>
        </w:rPr>
        <w:t>. Muslim men have also been attacked after being accused of “love jihad,” a term used by Hindu groups to describe Muslim men allegedly trying to seduce and marry Hindu women to convert them. Hundreds of Muslim men </w:t>
      </w:r>
      <w:hyperlink r:id="rId149" w:tgtFrame="_blank" w:tooltip="have been arrested" w:history="1">
        <w:r w:rsidRPr="000A64F2">
          <w:rPr>
            <w:rStyle w:val="Hyperlink"/>
            <w:rFonts w:cs="Arial"/>
            <w:b/>
            <w:bCs/>
            <w:lang w:val="en-IN"/>
          </w:rPr>
          <w:t>have been arrested</w:t>
        </w:r>
      </w:hyperlink>
      <w:r w:rsidRPr="000A64F2">
        <w:rPr>
          <w:b/>
          <w:bCs/>
          <w:lang w:val="en-IN"/>
        </w:rPr>
        <w:t> for violating anti-conversion laws that several BJP-led states passed in an effort to prevent love jihad.</w:t>
      </w:r>
    </w:p>
    <w:p w14:paraId="6FC6248F" w14:textId="77777777" w:rsidR="000A64F2" w:rsidRPr="000A64F2" w:rsidRDefault="000A64F2" w:rsidP="000A64F2">
      <w:pPr>
        <w:rPr>
          <w:b/>
          <w:bCs/>
          <w:lang w:val="en-IN"/>
        </w:rPr>
      </w:pPr>
      <w:r w:rsidRPr="000A64F2">
        <w:rPr>
          <w:b/>
          <w:bCs/>
          <w:i/>
          <w:iCs/>
          <w:lang w:val="en-IN"/>
        </w:rPr>
        <w:t>New Delhi clashes, 2020</w:t>
      </w:r>
      <w:r w:rsidRPr="000A64F2">
        <w:rPr>
          <w:b/>
          <w:bCs/>
          <w:lang w:val="en-IN"/>
        </w:rPr>
        <w:t>. Violence broke out as Muslims and others protested the Citizenship Amendment Act in New Delhi. Around fifty people were killed, most of them Muslim, in the capital city’s worst communal violence in decades. Some BJP politicians helped incite the violence, and police reportedly did not intervene to stop Hindu mobs from attacking Muslims. A </w:t>
      </w:r>
      <w:hyperlink r:id="rId150" w:tgtFrame="_blank" w:tooltip="2021 Human Rights Watch report" w:history="1">
        <w:r w:rsidRPr="000A64F2">
          <w:rPr>
            <w:rStyle w:val="Hyperlink"/>
            <w:rFonts w:cs="Arial"/>
            <w:b/>
            <w:bCs/>
            <w:lang w:val="en-IN"/>
          </w:rPr>
          <w:t>2021 Human Rights Watch report</w:t>
        </w:r>
      </w:hyperlink>
      <w:r w:rsidRPr="000A64F2">
        <w:rPr>
          <w:b/>
          <w:bCs/>
          <w:lang w:val="en-IN"/>
        </w:rPr>
        <w:t> found that authorities had not investigated police complicity, while they had charged more than a dozen protesters. </w:t>
      </w:r>
    </w:p>
    <w:p w14:paraId="1F7573BB" w14:textId="77777777" w:rsidR="000A64F2" w:rsidRPr="000A64F2" w:rsidRDefault="000A64F2" w:rsidP="000A64F2">
      <w:pPr>
        <w:rPr>
          <w:b/>
          <w:bCs/>
          <w:lang w:val="en-IN"/>
        </w:rPr>
      </w:pPr>
      <w:r w:rsidRPr="000A64F2">
        <w:rPr>
          <w:b/>
          <w:bCs/>
          <w:i/>
          <w:iCs/>
          <w:lang w:val="en-IN"/>
        </w:rPr>
        <w:t>Protests over Islamophobic rhetoric, 2022.</w:t>
      </w:r>
      <w:r w:rsidRPr="000A64F2">
        <w:rPr>
          <w:b/>
          <w:bCs/>
          <w:lang w:val="en-IN"/>
        </w:rPr>
        <w:t xml:space="preserve"> In May, two BJP officials made profane comments about Prophet Mohammed, leading to deadly protests across India and condemnation from Muslim-majority countries. The BJP suspended the </w:t>
      </w:r>
      <w:r w:rsidRPr="000A64F2">
        <w:rPr>
          <w:b/>
          <w:bCs/>
          <w:lang w:val="en-IN"/>
        </w:rPr>
        <w:lastRenderedPageBreak/>
        <w:t>officials. The following month, two Muslim men killed a Hindu man who supported one of the BJP officials in an attack they filmed and shared online. </w:t>
      </w:r>
    </w:p>
    <w:p w14:paraId="77E58CD8" w14:textId="77777777" w:rsidR="000A64F2" w:rsidRPr="000A64F2" w:rsidRDefault="000A64F2" w:rsidP="000A64F2">
      <w:pPr>
        <w:rPr>
          <w:b/>
          <w:bCs/>
          <w:lang w:val="en-IN"/>
        </w:rPr>
      </w:pPr>
      <w:r w:rsidRPr="000A64F2">
        <w:rPr>
          <w:b/>
          <w:bCs/>
          <w:i/>
          <w:iCs/>
          <w:lang w:val="en-IN"/>
        </w:rPr>
        <w:t>Ram Mandir temple hostilities, 2024. </w:t>
      </w:r>
      <w:r w:rsidRPr="000A64F2">
        <w:rPr>
          <w:b/>
          <w:bCs/>
          <w:lang w:val="en-IN"/>
        </w:rPr>
        <w:t>Ahead of India’s general election,</w:t>
      </w:r>
      <w:r w:rsidRPr="000A64F2">
        <w:rPr>
          <w:b/>
          <w:bCs/>
          <w:i/>
          <w:iCs/>
          <w:lang w:val="en-IN"/>
        </w:rPr>
        <w:t> </w:t>
      </w:r>
      <w:r w:rsidRPr="000A64F2">
        <w:rPr>
          <w:b/>
          <w:bCs/>
          <w:lang w:val="en-IN"/>
        </w:rPr>
        <w:t>Modi led the inauguration of the new Hindu temple in Ayodhya, built over the site of the Babri Masjid mosque that was demolished thirty-one years prior. Although the temple will not be complete until the end of 2024, BJP supporters and Hindu mobs took to streets to support the temple’s construction, and communal violence and clashes </w:t>
      </w:r>
      <w:hyperlink r:id="rId151" w:tgtFrame="_blank" w:tooltip="broke out" w:history="1">
        <w:r w:rsidRPr="000A64F2">
          <w:rPr>
            <w:rStyle w:val="Hyperlink"/>
            <w:rFonts w:cs="Arial"/>
            <w:b/>
            <w:bCs/>
            <w:lang w:val="en-IN"/>
          </w:rPr>
          <w:t>broke out</w:t>
        </w:r>
      </w:hyperlink>
      <w:r w:rsidRPr="000A64F2">
        <w:rPr>
          <w:b/>
          <w:bCs/>
          <w:lang w:val="en-IN"/>
        </w:rPr>
        <w:t> shortly thereafter across India’s northeast.</w:t>
      </w:r>
    </w:p>
    <w:p w14:paraId="3C593859" w14:textId="77777777" w:rsidR="000A64F2" w:rsidRPr="000A64F2" w:rsidRDefault="000A64F2" w:rsidP="000A64F2">
      <w:pPr>
        <w:rPr>
          <w:b/>
          <w:bCs/>
          <w:i/>
          <w:iCs/>
          <w:lang w:val="en-IN"/>
        </w:rPr>
      </w:pPr>
      <w:r w:rsidRPr="000A64F2">
        <w:rPr>
          <w:b/>
          <w:bCs/>
          <w:i/>
          <w:iCs/>
          <w:lang w:val="en-IN"/>
        </w:rPr>
        <w:t>“The idea was that if you were a Muslim, you were liable to be attacked anywhere, anytime.”</w:t>
      </w:r>
    </w:p>
    <w:p w14:paraId="45D38E2A" w14:textId="77777777" w:rsidR="000A64F2" w:rsidRPr="000A64F2" w:rsidRDefault="000A64F2" w:rsidP="000A64F2">
      <w:pPr>
        <w:rPr>
          <w:b/>
          <w:bCs/>
          <w:lang w:val="en-IN"/>
        </w:rPr>
      </w:pPr>
      <w:r w:rsidRPr="000A64F2">
        <w:rPr>
          <w:b/>
          <w:bCs/>
          <w:lang w:val="en-IN"/>
        </w:rPr>
        <w:t>Ghazala Jamil, </w:t>
      </w:r>
      <w:r w:rsidRPr="000A64F2">
        <w:rPr>
          <w:b/>
          <w:bCs/>
          <w:i/>
          <w:iCs/>
          <w:lang w:val="en-IN"/>
        </w:rPr>
        <w:t>Assistant Professor, Jawaharlal Nehru University</w:t>
      </w:r>
    </w:p>
    <w:p w14:paraId="6001C74F" w14:textId="77777777" w:rsidR="000A64F2" w:rsidRDefault="000A64F2" w:rsidP="000A64F2">
      <w:pPr>
        <w:rPr>
          <w:b/>
          <w:bCs/>
          <w:lang w:val="en-IN"/>
        </w:rPr>
      </w:pPr>
      <w:r w:rsidRPr="000A64F2">
        <w:rPr>
          <w:b/>
          <w:bCs/>
          <w:lang w:val="en-IN"/>
        </w:rPr>
        <w:t>Critics say that BJP officials have routinely ignored recent violence against Muslims. “During Modi’s first five-year term, there were continuous attacks on Muslim individuals, which kind of made the community feel under siege,” says Ghazala Jamil, an assistant professor at Jawaharlal Nehru University in New Delhi. “The idea was that if you were a Muslim, you were liable to be attacked anywhere, anytime.” Hate speech and misinformation spread online have also encouraged violence against Muslims.</w:t>
      </w:r>
    </w:p>
    <w:p w14:paraId="14A80D28" w14:textId="77777777" w:rsidR="008E4D0A" w:rsidRDefault="008E4D0A" w:rsidP="000A64F2">
      <w:pPr>
        <w:rPr>
          <w:b/>
          <w:bCs/>
          <w:lang w:val="en-IN"/>
        </w:rPr>
      </w:pPr>
    </w:p>
    <w:p w14:paraId="3378C147" w14:textId="406F5FEB" w:rsidR="008E4D0A" w:rsidRDefault="008E4D0A" w:rsidP="000A64F2">
      <w:pPr>
        <w:rPr>
          <w:b/>
          <w:bCs/>
          <w:lang w:val="en-IN"/>
        </w:rPr>
      </w:pPr>
      <w:r>
        <w:rPr>
          <w:b/>
          <w:bCs/>
          <w:lang w:val="en-IN"/>
        </w:rPr>
        <w:t>BBC report says:</w:t>
      </w:r>
    </w:p>
    <w:p w14:paraId="6B5AB9C2" w14:textId="3FEABA84" w:rsidR="00C83F3E" w:rsidRPr="00C83F3E" w:rsidRDefault="000C4034" w:rsidP="00C83F3E">
      <w:pPr>
        <w:rPr>
          <w:b/>
          <w:bCs/>
          <w:lang w:val="en-IN"/>
        </w:rPr>
      </w:pPr>
      <w:r>
        <w:rPr>
          <w:b/>
          <w:bCs/>
          <w:lang w:val="en-IN"/>
        </w:rPr>
        <w:t>“</w:t>
      </w:r>
      <w:r w:rsidR="00C83F3E" w:rsidRPr="00C83F3E">
        <w:rPr>
          <w:b/>
          <w:bCs/>
          <w:lang w:val="en-IN"/>
        </w:rPr>
        <w:t>Ever since Narendra Modi's Hindu nationalist Bharatiya Janata Party (BJP) swept to power in 2014, India's 200 million-odd Muslims have had a turbulent journey.</w:t>
      </w:r>
    </w:p>
    <w:p w14:paraId="1295492E" w14:textId="77777777" w:rsidR="00C83F3E" w:rsidRPr="00C83F3E" w:rsidRDefault="00C83F3E" w:rsidP="00C83F3E">
      <w:pPr>
        <w:rPr>
          <w:b/>
          <w:bCs/>
          <w:lang w:val="en-IN"/>
        </w:rPr>
      </w:pPr>
      <w:r w:rsidRPr="00C83F3E">
        <w:rPr>
          <w:b/>
          <w:bCs/>
          <w:lang w:val="en-IN"/>
        </w:rPr>
        <w:t>Hindu vigilante mobs have lynched suspected cow traders and targeted small Muslim-owned businesses. </w:t>
      </w:r>
      <w:hyperlink r:id="rId152" w:tgtFrame="_blank" w:history="1">
        <w:r w:rsidRPr="00C83F3E">
          <w:rPr>
            <w:rStyle w:val="Hyperlink"/>
            <w:rFonts w:cs="Arial"/>
            <w:b/>
            <w:bCs/>
            <w:lang w:val="en-IN"/>
          </w:rPr>
          <w:t>Petitions </w:t>
        </w:r>
      </w:hyperlink>
      <w:r w:rsidRPr="00C83F3E">
        <w:rPr>
          <w:b/>
          <w:bCs/>
          <w:lang w:val="en-IN"/>
        </w:rPr>
        <w:t>have been filed against mosques. Internet trolls have orchestrated online "auctions" of Muslim women. Right-wing groups and sections of mainstream media have fuelled Islamophobia with accusations of "jihad" - "love jihad", for example, falsely accuses Muslim men of converting Hindu women by marriage.</w:t>
      </w:r>
    </w:p>
    <w:p w14:paraId="04252D60" w14:textId="4A9983AA" w:rsidR="00C83F3E" w:rsidRDefault="00C83F3E" w:rsidP="00C83F3E">
      <w:pPr>
        <w:rPr>
          <w:b/>
          <w:bCs/>
          <w:lang w:val="en-IN"/>
        </w:rPr>
      </w:pPr>
      <w:r w:rsidRPr="00C83F3E">
        <w:rPr>
          <w:b/>
          <w:bCs/>
          <w:lang w:val="en-IN"/>
        </w:rPr>
        <w:t>And anti-Muslim </w:t>
      </w:r>
      <w:hyperlink r:id="rId153" w:tgtFrame="_blank" w:history="1">
        <w:r w:rsidRPr="00C83F3E">
          <w:rPr>
            <w:rStyle w:val="Hyperlink"/>
            <w:rFonts w:cs="Arial"/>
            <w:b/>
            <w:bCs/>
            <w:lang w:val="en-IN"/>
          </w:rPr>
          <w:t>hate speech</w:t>
        </w:r>
      </w:hyperlink>
      <w:r w:rsidRPr="00C83F3E">
        <w:rPr>
          <w:b/>
          <w:bCs/>
          <w:lang w:val="en-IN"/>
        </w:rPr>
        <w:t> has surged - three quarters of incidents were reported from states ruled by the BJP.</w:t>
      </w:r>
      <w:r w:rsidR="000C4034">
        <w:rPr>
          <w:b/>
          <w:bCs/>
          <w:lang w:val="en-IN"/>
        </w:rPr>
        <w:t>”</w:t>
      </w:r>
    </w:p>
    <w:p w14:paraId="7B5E0B4A" w14:textId="77777777" w:rsidR="001D13BA" w:rsidRDefault="001D13BA" w:rsidP="00C83F3E">
      <w:pPr>
        <w:rPr>
          <w:b/>
          <w:bCs/>
          <w:lang w:val="en-IN"/>
        </w:rPr>
      </w:pPr>
    </w:p>
    <w:p w14:paraId="7CECF284" w14:textId="7B149FCF" w:rsidR="001D13BA" w:rsidRPr="001D13BA" w:rsidRDefault="001D13BA" w:rsidP="001D13BA">
      <w:pPr>
        <w:rPr>
          <w:b/>
          <w:bCs/>
          <w:lang w:val="en-IN"/>
        </w:rPr>
      </w:pPr>
      <w:r>
        <w:rPr>
          <w:b/>
          <w:bCs/>
          <w:lang w:val="en-IN"/>
        </w:rPr>
        <w:t>Report in Huma</w:t>
      </w:r>
      <w:r w:rsidR="0052380A">
        <w:rPr>
          <w:b/>
          <w:bCs/>
          <w:lang w:val="en-IN"/>
        </w:rPr>
        <w:t>n</w:t>
      </w:r>
      <w:r>
        <w:rPr>
          <w:b/>
          <w:bCs/>
          <w:lang w:val="en-IN"/>
        </w:rPr>
        <w:t xml:space="preserve"> Rights </w:t>
      </w:r>
      <w:proofErr w:type="spellStart"/>
      <w:r w:rsidR="00B126A5">
        <w:rPr>
          <w:b/>
          <w:bCs/>
          <w:lang w:val="en-IN"/>
        </w:rPr>
        <w:t>Watcxh</w:t>
      </w:r>
      <w:proofErr w:type="spellEnd"/>
      <w:r w:rsidR="00B126A5">
        <w:rPr>
          <w:b/>
          <w:bCs/>
          <w:lang w:val="en-IN"/>
        </w:rPr>
        <w:t>, “</w:t>
      </w:r>
      <w:r w:rsidRPr="001D13BA">
        <w:rPr>
          <w:b/>
          <w:bCs/>
          <w:lang w:val="en-IN"/>
        </w:rPr>
        <w:t>India’s Hindu Festivals Bring Increasing Anti-Muslim Violence</w:t>
      </w:r>
    </w:p>
    <w:p w14:paraId="29209DA0" w14:textId="13D24CB3" w:rsidR="001D13BA" w:rsidRDefault="001D13BA" w:rsidP="001D13BA">
      <w:pPr>
        <w:rPr>
          <w:b/>
          <w:bCs/>
          <w:lang w:val="en-IN"/>
        </w:rPr>
      </w:pPr>
      <w:r w:rsidRPr="001D13BA">
        <w:rPr>
          <w:b/>
          <w:bCs/>
          <w:lang w:val="en-IN"/>
        </w:rPr>
        <w:t>Authorities Should Investigate Abuses, Hold Perpetrators to Account</w:t>
      </w:r>
      <w:r w:rsidR="00B126A5">
        <w:rPr>
          <w:b/>
          <w:bCs/>
          <w:lang w:val="en-IN"/>
        </w:rPr>
        <w:t>”</w:t>
      </w:r>
    </w:p>
    <w:p w14:paraId="7E516250" w14:textId="77777777" w:rsidR="0052380A" w:rsidRDefault="0052380A" w:rsidP="0052380A">
      <w:pPr>
        <w:rPr>
          <w:b/>
          <w:bCs/>
          <w:lang w:val="en-IN"/>
        </w:rPr>
      </w:pPr>
      <w:r>
        <w:rPr>
          <w:b/>
          <w:bCs/>
          <w:lang w:val="en-IN"/>
        </w:rPr>
        <w:t>“</w:t>
      </w:r>
      <w:r w:rsidRPr="0052380A">
        <w:rPr>
          <w:b/>
          <w:bCs/>
          <w:lang w:val="en-IN"/>
        </w:rPr>
        <w:t>India’s Hindu festivals are increasingly being used by the ruling Hindu majoritarian Bharatiya Janata Party (BJP) to rally voters, leading to an increase in violence. These mobs are emboldened by a sense of political patronage that affords them impunity. After violence in opposition-ruled West Bengal state, where authorities arrested over a dozen BJP members and supporters, the party </w:t>
      </w:r>
      <w:hyperlink r:id="rId154" w:tgtFrame="_blank" w:history="1">
        <w:r w:rsidRPr="0052380A">
          <w:rPr>
            <w:rStyle w:val="Hyperlink"/>
            <w:rFonts w:cs="Arial"/>
            <w:b/>
            <w:bCs/>
            <w:lang w:val="en-IN"/>
          </w:rPr>
          <w:t>alleged police bias</w:t>
        </w:r>
      </w:hyperlink>
      <w:r w:rsidRPr="0052380A">
        <w:rPr>
          <w:b/>
          <w:bCs/>
          <w:lang w:val="en-IN"/>
        </w:rPr>
        <w:t> and “disproportionate action.”</w:t>
      </w:r>
    </w:p>
    <w:p w14:paraId="633DF749" w14:textId="77777777" w:rsidR="00BB4013" w:rsidRPr="0052380A" w:rsidRDefault="00BB4013" w:rsidP="0052380A">
      <w:pPr>
        <w:rPr>
          <w:b/>
          <w:bCs/>
          <w:lang w:val="en-IN"/>
        </w:rPr>
      </w:pPr>
    </w:p>
    <w:p w14:paraId="13358955" w14:textId="77777777" w:rsidR="0052380A" w:rsidRPr="0052380A" w:rsidRDefault="0052380A" w:rsidP="0052380A">
      <w:pPr>
        <w:rPr>
          <w:b/>
          <w:bCs/>
          <w:lang w:val="en-IN"/>
        </w:rPr>
      </w:pPr>
      <w:r w:rsidRPr="0052380A">
        <w:rPr>
          <w:b/>
          <w:bCs/>
          <w:lang w:val="en-IN"/>
        </w:rPr>
        <w:t>The record shows that it is usually Muslims who are unfairly targeted by the authorities. Last April, communal clashes broke out when </w:t>
      </w:r>
      <w:hyperlink r:id="rId155" w:tgtFrame="_blank" w:history="1">
        <w:r w:rsidRPr="0052380A">
          <w:rPr>
            <w:rStyle w:val="Hyperlink"/>
            <w:rFonts w:cs="Arial"/>
            <w:b/>
            <w:bCs/>
            <w:lang w:val="en-IN"/>
          </w:rPr>
          <w:t>processions of Hindu men</w:t>
        </w:r>
      </w:hyperlink>
      <w:r w:rsidRPr="0052380A">
        <w:rPr>
          <w:b/>
          <w:bCs/>
          <w:lang w:val="en-IN"/>
        </w:rPr>
        <w:t> celebrating a religious festival shouted offensive slogans outside mosques. Instead of attempting to stop such incitement or investigate these incidents, BJP authorities in Madhya Pradesh and Gujarat responded by </w:t>
      </w:r>
      <w:hyperlink r:id="rId156" w:history="1">
        <w:r w:rsidRPr="0052380A">
          <w:rPr>
            <w:rStyle w:val="Hyperlink"/>
            <w:rFonts w:cs="Arial"/>
            <w:b/>
            <w:bCs/>
            <w:lang w:val="en-IN"/>
          </w:rPr>
          <w:t>summarily demolishing Muslim properties</w:t>
        </w:r>
      </w:hyperlink>
      <w:r w:rsidRPr="0052380A">
        <w:rPr>
          <w:b/>
          <w:bCs/>
          <w:lang w:val="en-IN"/>
        </w:rPr>
        <w:t>. In October, during another Hindu festival, police in Madhya Pradesh responded to communal clashes by </w:t>
      </w:r>
      <w:hyperlink r:id="rId157" w:tgtFrame="_blank" w:history="1">
        <w:r w:rsidRPr="0052380A">
          <w:rPr>
            <w:rStyle w:val="Hyperlink"/>
            <w:rFonts w:cs="Arial"/>
            <w:b/>
            <w:bCs/>
            <w:lang w:val="en-IN"/>
          </w:rPr>
          <w:t>demolishing the homes of three Muslim men</w:t>
        </w:r>
      </w:hyperlink>
      <w:r w:rsidRPr="0052380A">
        <w:rPr>
          <w:b/>
          <w:bCs/>
          <w:lang w:val="en-IN"/>
        </w:rPr>
        <w:t> accused of throwing stones. Police in Gujarat </w:t>
      </w:r>
      <w:hyperlink r:id="rId158" w:tgtFrame="_blank" w:history="1">
        <w:r w:rsidRPr="0052380A">
          <w:rPr>
            <w:rStyle w:val="Hyperlink"/>
            <w:rFonts w:cs="Arial"/>
            <w:b/>
            <w:bCs/>
            <w:lang w:val="en-IN"/>
          </w:rPr>
          <w:t>publicly flogged Muslim men</w:t>
        </w:r>
      </w:hyperlink>
      <w:r w:rsidRPr="0052380A">
        <w:rPr>
          <w:b/>
          <w:bCs/>
          <w:lang w:val="en-IN"/>
        </w:rPr>
        <w:t>.</w:t>
      </w:r>
    </w:p>
    <w:p w14:paraId="07E23582" w14:textId="661098A6" w:rsidR="0052380A" w:rsidRPr="0052380A" w:rsidRDefault="0052380A" w:rsidP="0052380A">
      <w:pPr>
        <w:rPr>
          <w:b/>
          <w:bCs/>
          <w:lang w:val="en-IN"/>
        </w:rPr>
      </w:pPr>
      <w:r w:rsidRPr="0052380A">
        <w:rPr>
          <w:b/>
          <w:bCs/>
          <w:lang w:val="en-IN"/>
        </w:rPr>
        <w:t>The BJP governments at every level have adopted </w:t>
      </w:r>
      <w:hyperlink r:id="rId159" w:history="1">
        <w:r w:rsidRPr="0052380A">
          <w:rPr>
            <w:rStyle w:val="Hyperlink"/>
            <w:rFonts w:cs="Arial"/>
            <w:b/>
            <w:bCs/>
            <w:lang w:val="en-IN"/>
          </w:rPr>
          <w:t>discriminatory laws and policies</w:t>
        </w:r>
      </w:hyperlink>
      <w:r w:rsidRPr="0052380A">
        <w:rPr>
          <w:b/>
          <w:bCs/>
          <w:lang w:val="en-IN"/>
        </w:rPr>
        <w:t> targeting religious minorities, and its leaders and affiliates make frequent anti-minority remarks, including </w:t>
      </w:r>
      <w:hyperlink r:id="rId160" w:history="1">
        <w:r w:rsidRPr="0052380A">
          <w:rPr>
            <w:rStyle w:val="Hyperlink"/>
            <w:rFonts w:cs="Arial"/>
            <w:b/>
            <w:bCs/>
            <w:lang w:val="en-IN"/>
          </w:rPr>
          <w:t>inciting violence</w:t>
        </w:r>
      </w:hyperlink>
      <w:r w:rsidRPr="0052380A">
        <w:rPr>
          <w:b/>
          <w:bCs/>
          <w:lang w:val="en-IN"/>
        </w:rPr>
        <w:t>.</w:t>
      </w:r>
      <w:r>
        <w:rPr>
          <w:b/>
          <w:bCs/>
          <w:lang w:val="en-IN"/>
        </w:rPr>
        <w:t>”</w:t>
      </w:r>
    </w:p>
    <w:p w14:paraId="0FFB1754" w14:textId="0C2B757A" w:rsidR="0052380A" w:rsidRPr="001D13BA" w:rsidRDefault="0052380A" w:rsidP="001D13BA">
      <w:pPr>
        <w:rPr>
          <w:b/>
          <w:bCs/>
          <w:lang w:val="en-IN"/>
        </w:rPr>
      </w:pPr>
    </w:p>
    <w:p w14:paraId="03199F3C" w14:textId="77777777" w:rsidR="001D13BA" w:rsidRPr="00C83F3E" w:rsidRDefault="001D13BA" w:rsidP="00C83F3E">
      <w:pPr>
        <w:rPr>
          <w:b/>
          <w:bCs/>
          <w:lang w:val="en-IN"/>
        </w:rPr>
      </w:pPr>
    </w:p>
    <w:p w14:paraId="520CD19D" w14:textId="550D16D3" w:rsidR="008E4D0A" w:rsidRDefault="00BB4013" w:rsidP="000A64F2">
      <w:pPr>
        <w:rPr>
          <w:b/>
          <w:bCs/>
          <w:lang w:val="en-IN"/>
        </w:rPr>
      </w:pPr>
      <w:r>
        <w:rPr>
          <w:b/>
          <w:bCs/>
          <w:lang w:val="en-IN"/>
        </w:rPr>
        <w:t>Deccan Herald reports</w:t>
      </w:r>
    </w:p>
    <w:p w14:paraId="4682D621" w14:textId="77777777" w:rsidR="00D126B4" w:rsidRPr="00D126B4" w:rsidRDefault="00BB4013" w:rsidP="00D126B4">
      <w:pPr>
        <w:rPr>
          <w:b/>
          <w:bCs/>
          <w:lang w:val="en-IN"/>
        </w:rPr>
      </w:pPr>
      <w:r>
        <w:rPr>
          <w:b/>
          <w:bCs/>
          <w:lang w:val="en-IN"/>
        </w:rPr>
        <w:t>“</w:t>
      </w:r>
      <w:r w:rsidR="00E71C24" w:rsidRPr="00E71C24">
        <w:rPr>
          <w:b/>
          <w:bCs/>
        </w:rPr>
        <w:t>Anti-Muslim hate speech in India rose by 62 per cent in the second half of 2023 compared to the first six months of the year, a Washington-based research group said on Monday, adding the Israel-Gaza war played a key role in the last three months</w:t>
      </w:r>
      <w:r w:rsidR="00DE3028">
        <w:rPr>
          <w:b/>
          <w:bCs/>
        </w:rPr>
        <w:t>….</w:t>
      </w:r>
      <w:r w:rsidR="00DE3028" w:rsidRPr="00DE3028">
        <w:rPr>
          <w:b/>
          <w:bCs/>
        </w:rPr>
        <w:t xml:space="preserve">About 75 per cent, or 498, of those incidents took place in states governed by the Bharatiya Janata Party (BJP), </w:t>
      </w:r>
      <w:r w:rsidR="00DE3028" w:rsidRPr="00DE3028">
        <w:rPr>
          <w:b/>
          <w:bCs/>
        </w:rPr>
        <w:lastRenderedPageBreak/>
        <w:t>according to the report. The states of Maharashtra, Uttar Pradesh and Madhya Pradesh accounted for the most hate speech.</w:t>
      </w:r>
      <w:r w:rsidR="00DE3028">
        <w:rPr>
          <w:b/>
          <w:bCs/>
        </w:rPr>
        <w:t>”</w:t>
      </w:r>
      <w:r w:rsidR="00DE3028" w:rsidRPr="00DE3028">
        <w:rPr>
          <w:b/>
          <w:bCs/>
        </w:rPr>
        <w:br/>
      </w:r>
      <w:r w:rsidR="00DE3028" w:rsidRPr="00DE3028">
        <w:rPr>
          <w:b/>
          <w:bCs/>
        </w:rPr>
        <w:br/>
      </w:r>
      <w:r w:rsidR="00D126B4">
        <w:rPr>
          <w:b/>
          <w:bCs/>
        </w:rPr>
        <w:t>TRT “</w:t>
      </w:r>
      <w:r w:rsidR="00D126B4" w:rsidRPr="00D126B4">
        <w:rPr>
          <w:b/>
          <w:bCs/>
          <w:lang w:val="en-IN"/>
        </w:rPr>
        <w:t>Indian Prime Minister Narendra Modi’s ruling party and affiliated groups were behind most hate speech events against Muslims in the first half of the year, according to a report which flagged the "escalating trend" since Modi rose to power in 2014.</w:t>
      </w:r>
    </w:p>
    <w:p w14:paraId="245D8F60" w14:textId="6C594850" w:rsidR="00D126B4" w:rsidRPr="00D126B4" w:rsidRDefault="00D126B4" w:rsidP="00D126B4">
      <w:pPr>
        <w:rPr>
          <w:b/>
          <w:bCs/>
          <w:lang w:val="en-IN"/>
        </w:rPr>
      </w:pPr>
      <w:r w:rsidRPr="00D126B4">
        <w:rPr>
          <w:b/>
          <w:bCs/>
          <w:lang w:val="en-IN"/>
        </w:rPr>
        <w:t>Around 80 percent of the 255 recorded incidents of hate speech against Muslims took place in states ruled by the Bharatiya Janata Party (BJP), Bloomberg reported citing a </w:t>
      </w:r>
      <w:hyperlink r:id="rId161" w:history="1">
        <w:r w:rsidRPr="00D126B4">
          <w:rPr>
            <w:rStyle w:val="Hyperlink"/>
            <w:rFonts w:cs="Arial"/>
            <w:b/>
            <w:bCs/>
            <w:lang w:val="en-IN"/>
          </w:rPr>
          <w:t>report</w:t>
        </w:r>
      </w:hyperlink>
      <w:r w:rsidRPr="00D126B4">
        <w:rPr>
          <w:b/>
          <w:bCs/>
          <w:lang w:val="en-IN"/>
        </w:rPr>
        <w:t> released on Monday by Hindutva Watch, a DC-based research group that tracks hate speech and crime against minorities in India.</w:t>
      </w:r>
      <w:r>
        <w:rPr>
          <w:b/>
          <w:bCs/>
          <w:lang w:val="en-IN"/>
        </w:rPr>
        <w:t>”</w:t>
      </w:r>
    </w:p>
    <w:p w14:paraId="7078BBF9" w14:textId="3452121E" w:rsidR="00BB4013" w:rsidRPr="000A64F2" w:rsidRDefault="00E71C24" w:rsidP="000A64F2">
      <w:pPr>
        <w:rPr>
          <w:b/>
          <w:bCs/>
          <w:lang w:val="en-IN"/>
        </w:rPr>
      </w:pPr>
      <w:r w:rsidRPr="00E71C24">
        <w:rPr>
          <w:b/>
          <w:bCs/>
        </w:rPr>
        <w:br/>
      </w:r>
      <w:r w:rsidRPr="00E71C24">
        <w:rPr>
          <w:b/>
          <w:bCs/>
        </w:rPr>
        <w:br/>
      </w:r>
    </w:p>
    <w:p w14:paraId="573887AC" w14:textId="7D2BB261" w:rsidR="005B54E5" w:rsidRDefault="00564253" w:rsidP="00DD2872">
      <w:pPr>
        <w:rPr>
          <w:b/>
          <w:bCs/>
        </w:rPr>
      </w:pPr>
      <w:r w:rsidRPr="00564253">
        <w:rPr>
          <w:b/>
          <w:bCs/>
          <w:noProof/>
        </w:rPr>
        <w:drawing>
          <wp:inline distT="0" distB="0" distL="0" distR="0" wp14:anchorId="10673445" wp14:editId="4018A5CB">
            <wp:extent cx="4457700" cy="1962150"/>
            <wp:effectExtent l="0" t="0" r="0" b="0"/>
            <wp:docPr id="657300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0037" name="Picture 1" descr="A screenshot of a graph&#10;&#10;AI-generated content may be incorrect."/>
                    <pic:cNvPicPr/>
                  </pic:nvPicPr>
                  <pic:blipFill>
                    <a:blip r:embed="rId162"/>
                    <a:stretch>
                      <a:fillRect/>
                    </a:stretch>
                  </pic:blipFill>
                  <pic:spPr>
                    <a:xfrm>
                      <a:off x="0" y="0"/>
                      <a:ext cx="4457700" cy="1962150"/>
                    </a:xfrm>
                    <a:prstGeom prst="rect">
                      <a:avLst/>
                    </a:prstGeom>
                  </pic:spPr>
                </pic:pic>
              </a:graphicData>
            </a:graphic>
          </wp:inline>
        </w:drawing>
      </w:r>
    </w:p>
    <w:p w14:paraId="3928B7AB" w14:textId="77777777" w:rsidR="00093733" w:rsidRDefault="00093733" w:rsidP="00DD2872">
      <w:pPr>
        <w:rPr>
          <w:b/>
          <w:bCs/>
        </w:rPr>
      </w:pPr>
    </w:p>
    <w:p w14:paraId="268D9A8B" w14:textId="77777777" w:rsidR="00093733" w:rsidRDefault="00093733" w:rsidP="00DD2872">
      <w:pPr>
        <w:rPr>
          <w:b/>
          <w:bCs/>
        </w:rPr>
      </w:pPr>
    </w:p>
    <w:p w14:paraId="278C08A5" w14:textId="77777777" w:rsidR="00093733" w:rsidRDefault="00093733" w:rsidP="00DD2872">
      <w:pPr>
        <w:rPr>
          <w:b/>
          <w:bCs/>
        </w:rPr>
      </w:pPr>
    </w:p>
    <w:p w14:paraId="3C75036F" w14:textId="77777777" w:rsidR="00093733" w:rsidRPr="00093733" w:rsidRDefault="00093733" w:rsidP="00093733">
      <w:pPr>
        <w:rPr>
          <w:b/>
          <w:bCs/>
          <w:lang w:val="en-IN"/>
        </w:rPr>
      </w:pPr>
      <w:r w:rsidRPr="00093733">
        <w:rPr>
          <w:b/>
          <w:bCs/>
          <w:lang w:val="en-IN"/>
        </w:rPr>
        <w:t>2012</w:t>
      </w:r>
    </w:p>
    <w:p w14:paraId="7011842D" w14:textId="77777777" w:rsidR="00093733" w:rsidRPr="00093733" w:rsidRDefault="00093733" w:rsidP="00093733">
      <w:pPr>
        <w:rPr>
          <w:b/>
          <w:bCs/>
          <w:lang w:val="en-IN"/>
        </w:rPr>
      </w:pPr>
      <w:r w:rsidRPr="00093733">
        <w:rPr>
          <w:b/>
          <w:bCs/>
          <w:lang w:val="en-IN"/>
        </w:rPr>
        <w:t>[</w:t>
      </w:r>
      <w:hyperlink r:id="rId163" w:tooltip="Edit section: 2012" w:history="1">
        <w:r w:rsidRPr="00093733">
          <w:rPr>
            <w:rStyle w:val="Hyperlink"/>
            <w:rFonts w:cs="Arial"/>
            <w:b/>
            <w:bCs/>
            <w:lang w:val="en-IN"/>
          </w:rPr>
          <w:t>edit</w:t>
        </w:r>
      </w:hyperlink>
      <w:r w:rsidRPr="00093733">
        <w:rPr>
          <w:b/>
          <w:bCs/>
          <w:lang w:val="en-IN"/>
        </w:rPr>
        <w:t>]</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960"/>
        <w:gridCol w:w="1686"/>
        <w:gridCol w:w="998"/>
        <w:gridCol w:w="1212"/>
        <w:gridCol w:w="2356"/>
      </w:tblGrid>
      <w:tr w:rsidR="00093733" w:rsidRPr="00093733" w14:paraId="3A4C2723" w14:textId="77777777" w:rsidTr="00093733">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6B089DCB" w14:textId="77777777" w:rsidR="00093733" w:rsidRPr="00093733" w:rsidRDefault="00093733" w:rsidP="00093733">
            <w:pPr>
              <w:rPr>
                <w:b/>
                <w:bCs/>
                <w:lang w:val="en-IN"/>
              </w:rPr>
            </w:pPr>
            <w:r w:rsidRPr="00093733">
              <w:rPr>
                <w:b/>
                <w:bCs/>
                <w:lang w:val="en-IN"/>
              </w:rPr>
              <w:t>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449A60DE" w14:textId="77777777" w:rsidR="00093733" w:rsidRPr="00093733" w:rsidRDefault="00093733" w:rsidP="00093733">
            <w:pPr>
              <w:rPr>
                <w:b/>
                <w:bCs/>
                <w:lang w:val="en-IN"/>
              </w:rPr>
            </w:pPr>
            <w:r w:rsidRPr="00093733">
              <w:rPr>
                <w:b/>
                <w:bCs/>
                <w:lang w:val="en-IN"/>
              </w:rPr>
              <w:t>Location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718302AE" w14:textId="77777777" w:rsidR="00093733" w:rsidRPr="00093733" w:rsidRDefault="00093733" w:rsidP="00093733">
            <w:pPr>
              <w:rPr>
                <w:b/>
                <w:bCs/>
                <w:lang w:val="en-IN"/>
              </w:rPr>
            </w:pPr>
            <w:r w:rsidRPr="00093733">
              <w:rPr>
                <w:b/>
                <w:bCs/>
                <w:lang w:val="en-IN"/>
              </w:rPr>
              <w:t>Dead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4A0ACBD7" w14:textId="77777777" w:rsidR="00093733" w:rsidRPr="00093733" w:rsidRDefault="00093733" w:rsidP="00093733">
            <w:pPr>
              <w:rPr>
                <w:b/>
                <w:bCs/>
                <w:lang w:val="en-IN"/>
              </w:rPr>
            </w:pPr>
            <w:r w:rsidRPr="00093733">
              <w:rPr>
                <w:b/>
                <w:bCs/>
                <w:lang w:val="en-IN"/>
              </w:rPr>
              <w:t>Injured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B3AD00C" w14:textId="77777777" w:rsidR="00093733" w:rsidRPr="00093733" w:rsidRDefault="00093733" w:rsidP="00093733">
            <w:pPr>
              <w:rPr>
                <w:b/>
                <w:bCs/>
                <w:lang w:val="en-IN"/>
              </w:rPr>
            </w:pPr>
            <w:r w:rsidRPr="00093733">
              <w:rPr>
                <w:b/>
                <w:bCs/>
                <w:lang w:val="en-IN"/>
              </w:rPr>
              <w:t>Description</w:t>
            </w:r>
          </w:p>
        </w:tc>
      </w:tr>
      <w:tr w:rsidR="00093733" w:rsidRPr="00093733" w14:paraId="7287A3EB"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864E32" w14:textId="77777777" w:rsidR="00093733" w:rsidRPr="00093733" w:rsidRDefault="00093733" w:rsidP="00093733">
            <w:pPr>
              <w:rPr>
                <w:b/>
                <w:bCs/>
                <w:lang w:val="en-IN"/>
              </w:rPr>
            </w:pPr>
            <w:r w:rsidRPr="00093733">
              <w:rPr>
                <w:b/>
                <w:bCs/>
                <w:lang w:val="en-IN"/>
              </w:rPr>
              <w:t>10 June 2012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729DE5" w14:textId="77777777" w:rsidR="00093733" w:rsidRPr="00093733" w:rsidRDefault="00093733" w:rsidP="00093733">
            <w:pPr>
              <w:rPr>
                <w:b/>
                <w:bCs/>
                <w:lang w:val="en-IN"/>
              </w:rPr>
            </w:pPr>
            <w:r w:rsidRPr="00093733">
              <w:rPr>
                <w:b/>
                <w:bCs/>
                <w:lang w:val="en-IN"/>
              </w:rPr>
              <w:t>Joga, </w:t>
            </w:r>
            <w:hyperlink r:id="rId164" w:tooltip="Punjab Province (British India)" w:history="1">
              <w:r w:rsidRPr="00093733">
                <w:rPr>
                  <w:rStyle w:val="Hyperlink"/>
                  <w:rFonts w:cs="Arial"/>
                  <w:b/>
                  <w:bCs/>
                  <w:lang w:val="en-IN"/>
                </w:rPr>
                <w:t>Punjab</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2029D6"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F1FA2A"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170E2D" w14:textId="77777777" w:rsidR="00093733" w:rsidRPr="00093733" w:rsidRDefault="00093733" w:rsidP="00093733">
            <w:pPr>
              <w:rPr>
                <w:b/>
                <w:bCs/>
                <w:lang w:val="en-IN"/>
              </w:rPr>
            </w:pPr>
            <w:r w:rsidRPr="00093733">
              <w:rPr>
                <w:b/>
                <w:bCs/>
                <w:lang w:val="en-IN"/>
              </w:rPr>
              <w:t>Villagers led by activists of the </w:t>
            </w:r>
            <w:hyperlink r:id="rId165" w:tooltip="Vishva Hindu Parishad" w:history="1">
              <w:r w:rsidRPr="00093733">
                <w:rPr>
                  <w:rStyle w:val="Hyperlink"/>
                  <w:rFonts w:cs="Arial"/>
                  <w:b/>
                  <w:bCs/>
                  <w:lang w:val="en-IN"/>
                </w:rPr>
                <w:t xml:space="preserve">Vishva Hindu </w:t>
              </w:r>
              <w:r w:rsidRPr="00093733">
                <w:rPr>
                  <w:rStyle w:val="Hyperlink"/>
                  <w:rFonts w:cs="Arial"/>
                  <w:b/>
                  <w:bCs/>
                  <w:lang w:val="en-IN"/>
                </w:rPr>
                <w:lastRenderedPageBreak/>
                <w:t>Parishad</w:t>
              </w:r>
            </w:hyperlink>
            <w:r w:rsidRPr="00093733">
              <w:rPr>
                <w:b/>
                <w:bCs/>
                <w:lang w:val="en-IN"/>
              </w:rPr>
              <w:t> and the Goshala Sangh, set a factory, two houses on fire following reports of cow slaughter in factory premises.</w:t>
            </w:r>
            <w:hyperlink r:id="rId166" w:anchor="cite_note-35" w:history="1">
              <w:r w:rsidRPr="00093733">
                <w:rPr>
                  <w:rStyle w:val="Hyperlink"/>
                  <w:rFonts w:cs="Arial"/>
                  <w:b/>
                  <w:bCs/>
                  <w:vertAlign w:val="superscript"/>
                  <w:lang w:val="en-IN"/>
                </w:rPr>
                <w:t>[35]</w:t>
              </w:r>
            </w:hyperlink>
          </w:p>
        </w:tc>
      </w:tr>
    </w:tbl>
    <w:p w14:paraId="58A86AD3" w14:textId="77777777" w:rsidR="00093733" w:rsidRPr="00093733" w:rsidRDefault="00093733" w:rsidP="00093733">
      <w:pPr>
        <w:rPr>
          <w:b/>
          <w:bCs/>
          <w:lang w:val="en-IN"/>
        </w:rPr>
      </w:pPr>
      <w:r w:rsidRPr="00093733">
        <w:rPr>
          <w:b/>
          <w:bCs/>
          <w:lang w:val="en-IN"/>
        </w:rPr>
        <w:lastRenderedPageBreak/>
        <w:t>2013</w:t>
      </w:r>
    </w:p>
    <w:p w14:paraId="5017159D" w14:textId="77777777" w:rsidR="00093733" w:rsidRPr="00093733" w:rsidRDefault="00093733" w:rsidP="00093733">
      <w:pPr>
        <w:rPr>
          <w:b/>
          <w:bCs/>
          <w:lang w:val="en-IN"/>
        </w:rPr>
      </w:pPr>
      <w:r w:rsidRPr="00093733">
        <w:rPr>
          <w:b/>
          <w:bCs/>
          <w:lang w:val="en-IN"/>
        </w:rPr>
        <w:t>[</w:t>
      </w:r>
      <w:hyperlink r:id="rId167" w:tooltip="Edit section: 2013" w:history="1">
        <w:r w:rsidRPr="00093733">
          <w:rPr>
            <w:rStyle w:val="Hyperlink"/>
            <w:rFonts w:cs="Arial"/>
            <w:b/>
            <w:bCs/>
            <w:lang w:val="en-IN"/>
          </w:rPr>
          <w:t>edit</w:t>
        </w:r>
      </w:hyperlink>
      <w:r w:rsidRPr="00093733">
        <w:rPr>
          <w:b/>
          <w:bCs/>
          <w:lang w:val="en-IN"/>
        </w:rPr>
        <w:t>]</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032"/>
        <w:gridCol w:w="2101"/>
        <w:gridCol w:w="998"/>
        <w:gridCol w:w="1212"/>
        <w:gridCol w:w="1869"/>
      </w:tblGrid>
      <w:tr w:rsidR="00093733" w:rsidRPr="00093733" w14:paraId="1CF26A40" w14:textId="77777777" w:rsidTr="00093733">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20A516A2" w14:textId="77777777" w:rsidR="00093733" w:rsidRPr="00093733" w:rsidRDefault="00093733" w:rsidP="00093733">
            <w:pPr>
              <w:rPr>
                <w:b/>
                <w:bCs/>
                <w:lang w:val="en-IN"/>
              </w:rPr>
            </w:pPr>
            <w:r w:rsidRPr="00093733">
              <w:rPr>
                <w:b/>
                <w:bCs/>
                <w:lang w:val="en-IN"/>
              </w:rPr>
              <w:t>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7861FC38" w14:textId="77777777" w:rsidR="00093733" w:rsidRPr="00093733" w:rsidRDefault="00093733" w:rsidP="00093733">
            <w:pPr>
              <w:rPr>
                <w:b/>
                <w:bCs/>
                <w:lang w:val="en-IN"/>
              </w:rPr>
            </w:pPr>
            <w:r w:rsidRPr="00093733">
              <w:rPr>
                <w:b/>
                <w:bCs/>
                <w:lang w:val="en-IN"/>
              </w:rPr>
              <w:t>Location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6215F976" w14:textId="77777777" w:rsidR="00093733" w:rsidRPr="00093733" w:rsidRDefault="00093733" w:rsidP="00093733">
            <w:pPr>
              <w:rPr>
                <w:b/>
                <w:bCs/>
                <w:lang w:val="en-IN"/>
              </w:rPr>
            </w:pPr>
            <w:r w:rsidRPr="00093733">
              <w:rPr>
                <w:b/>
                <w:bCs/>
                <w:lang w:val="en-IN"/>
              </w:rPr>
              <w:t>Dead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00100D4C" w14:textId="77777777" w:rsidR="00093733" w:rsidRPr="00093733" w:rsidRDefault="00093733" w:rsidP="00093733">
            <w:pPr>
              <w:rPr>
                <w:b/>
                <w:bCs/>
                <w:lang w:val="en-IN"/>
              </w:rPr>
            </w:pPr>
            <w:r w:rsidRPr="00093733">
              <w:rPr>
                <w:b/>
                <w:bCs/>
                <w:lang w:val="en-IN"/>
              </w:rPr>
              <w:t>Injured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2DABF88" w14:textId="77777777" w:rsidR="00093733" w:rsidRPr="00093733" w:rsidRDefault="00093733" w:rsidP="00093733">
            <w:pPr>
              <w:rPr>
                <w:b/>
                <w:bCs/>
                <w:lang w:val="en-IN"/>
              </w:rPr>
            </w:pPr>
            <w:r w:rsidRPr="00093733">
              <w:rPr>
                <w:b/>
                <w:bCs/>
                <w:lang w:val="en-IN"/>
              </w:rPr>
              <w:t>Description</w:t>
            </w:r>
          </w:p>
        </w:tc>
      </w:tr>
      <w:tr w:rsidR="00093733" w:rsidRPr="00093733" w14:paraId="69B6AD0F"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E2CFF8" w14:textId="77777777" w:rsidR="00093733" w:rsidRPr="00093733" w:rsidRDefault="00093733" w:rsidP="00093733">
            <w:pPr>
              <w:rPr>
                <w:b/>
                <w:bCs/>
                <w:lang w:val="en-IN"/>
              </w:rPr>
            </w:pPr>
            <w:r w:rsidRPr="00093733">
              <w:rPr>
                <w:b/>
                <w:bCs/>
                <w:lang w:val="en-IN"/>
              </w:rPr>
              <w:t>20 August 2013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511FA2" w14:textId="77777777" w:rsidR="00093733" w:rsidRPr="00093733" w:rsidRDefault="00093733" w:rsidP="00093733">
            <w:pPr>
              <w:rPr>
                <w:b/>
                <w:bCs/>
                <w:lang w:val="en-IN"/>
              </w:rPr>
            </w:pPr>
            <w:hyperlink r:id="rId168" w:tooltip="Chandan Nagar, Indore" w:history="1">
              <w:r w:rsidRPr="00093733">
                <w:rPr>
                  <w:rStyle w:val="Hyperlink"/>
                  <w:rFonts w:cs="Arial"/>
                  <w:b/>
                  <w:bCs/>
                  <w:lang w:val="en-IN"/>
                </w:rPr>
                <w:t>Chandan Nagar, Indore</w:t>
              </w:r>
            </w:hyperlink>
            <w:r w:rsidRPr="00093733">
              <w:rPr>
                <w:b/>
                <w:bCs/>
                <w:lang w:val="en-IN"/>
              </w:rPr>
              <w:t>, </w:t>
            </w:r>
            <w:hyperlink r:id="rId169" w:tooltip="Madhya Pradesh" w:history="1">
              <w:r w:rsidRPr="00093733">
                <w:rPr>
                  <w:rStyle w:val="Hyperlink"/>
                  <w:rFonts w:cs="Arial"/>
                  <w:b/>
                  <w:bCs/>
                  <w:lang w:val="en-IN"/>
                </w:rPr>
                <w:t>Madhya Pradesh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3748B7"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ED7D88" w14:textId="77777777" w:rsidR="00093733" w:rsidRPr="00093733" w:rsidRDefault="00093733" w:rsidP="00093733">
            <w:pPr>
              <w:rPr>
                <w:b/>
                <w:bCs/>
                <w:lang w:val="en-IN"/>
              </w:rPr>
            </w:pPr>
            <w:r w:rsidRPr="00093733">
              <w:rPr>
                <w:b/>
                <w:bCs/>
                <w:lang w:val="en-IN"/>
              </w:rPr>
              <w:t>35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F59734" w14:textId="77777777" w:rsidR="00093733" w:rsidRPr="00093733" w:rsidRDefault="00093733" w:rsidP="00093733">
            <w:pPr>
              <w:rPr>
                <w:b/>
                <w:bCs/>
                <w:lang w:val="en-IN"/>
              </w:rPr>
            </w:pPr>
            <w:r w:rsidRPr="00093733">
              <w:rPr>
                <w:b/>
                <w:bCs/>
                <w:lang w:val="en-IN"/>
              </w:rPr>
              <w:t>Communal tensions rise over recovery of cow carcass; 35 including 25 policemen, were injured.</w:t>
            </w:r>
            <w:hyperlink r:id="rId170" w:anchor="cite_note-36" w:history="1">
              <w:r w:rsidRPr="00093733">
                <w:rPr>
                  <w:rStyle w:val="Hyperlink"/>
                  <w:rFonts w:cs="Arial"/>
                  <w:b/>
                  <w:bCs/>
                  <w:vertAlign w:val="superscript"/>
                  <w:lang w:val="en-IN"/>
                </w:rPr>
                <w:t>[36]</w:t>
              </w:r>
            </w:hyperlink>
          </w:p>
        </w:tc>
      </w:tr>
      <w:tr w:rsidR="00093733" w:rsidRPr="00093733" w14:paraId="069E8EF5"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1A0C5E" w14:textId="77777777" w:rsidR="00093733" w:rsidRPr="00093733" w:rsidRDefault="00093733" w:rsidP="00093733">
            <w:pPr>
              <w:rPr>
                <w:b/>
                <w:bCs/>
                <w:lang w:val="en-IN"/>
              </w:rPr>
            </w:pPr>
            <w:r w:rsidRPr="00093733">
              <w:rPr>
                <w:b/>
                <w:bCs/>
                <w:lang w:val="en-IN"/>
              </w:rPr>
              <w:t>30 August 2013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59258D" w14:textId="77777777" w:rsidR="00093733" w:rsidRPr="00093733" w:rsidRDefault="00093733" w:rsidP="00093733">
            <w:pPr>
              <w:rPr>
                <w:b/>
                <w:bCs/>
                <w:lang w:val="en-IN"/>
              </w:rPr>
            </w:pPr>
            <w:hyperlink r:id="rId171" w:tooltip="Rewari" w:history="1">
              <w:r w:rsidRPr="00093733">
                <w:rPr>
                  <w:rStyle w:val="Hyperlink"/>
                  <w:rFonts w:cs="Arial"/>
                  <w:b/>
                  <w:bCs/>
                  <w:lang w:val="en-IN"/>
                </w:rPr>
                <w:t>Rewari</w:t>
              </w:r>
            </w:hyperlink>
            <w:r w:rsidRPr="00093733">
              <w:rPr>
                <w:b/>
                <w:bCs/>
                <w:lang w:val="en-IN"/>
              </w:rPr>
              <w:t>, </w:t>
            </w:r>
            <w:hyperlink r:id="rId172" w:tooltip="Haryana" w:history="1">
              <w:r w:rsidRPr="00093733">
                <w:rPr>
                  <w:rStyle w:val="Hyperlink"/>
                  <w:rFonts w:cs="Arial"/>
                  <w:b/>
                  <w:bCs/>
                  <w:lang w:val="en-IN"/>
                </w:rPr>
                <w:t>Haryana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025CED"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B3CD9B"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E3A786" w14:textId="77777777" w:rsidR="00093733" w:rsidRPr="00093733" w:rsidRDefault="00093733" w:rsidP="00093733">
            <w:pPr>
              <w:rPr>
                <w:b/>
                <w:bCs/>
                <w:lang w:val="en-IN"/>
              </w:rPr>
            </w:pPr>
            <w:r w:rsidRPr="00093733">
              <w:rPr>
                <w:b/>
                <w:bCs/>
                <w:lang w:val="en-IN"/>
              </w:rPr>
              <w:t xml:space="preserve">Mobs on a rampage at two places in the state; torch 65 vehicles, attack police after intercepting trucks carrying cattle and cow flesh. State-owned buses, 50 police and other vehicles </w:t>
            </w:r>
            <w:r w:rsidRPr="00093733">
              <w:rPr>
                <w:b/>
                <w:bCs/>
                <w:lang w:val="en-IN"/>
              </w:rPr>
              <w:lastRenderedPageBreak/>
              <w:t>set on fire.</w:t>
            </w:r>
            <w:hyperlink r:id="rId173" w:anchor="cite_note-37" w:history="1">
              <w:r w:rsidRPr="00093733">
                <w:rPr>
                  <w:rStyle w:val="Hyperlink"/>
                  <w:rFonts w:cs="Arial"/>
                  <w:b/>
                  <w:bCs/>
                  <w:vertAlign w:val="superscript"/>
                  <w:lang w:val="en-IN"/>
                </w:rPr>
                <w:t>[37]</w:t>
              </w:r>
            </w:hyperlink>
          </w:p>
        </w:tc>
      </w:tr>
    </w:tbl>
    <w:p w14:paraId="0BDF073A" w14:textId="77777777" w:rsidR="00093733" w:rsidRPr="00093733" w:rsidRDefault="00093733" w:rsidP="00093733">
      <w:pPr>
        <w:rPr>
          <w:b/>
          <w:bCs/>
          <w:lang w:val="en-IN"/>
        </w:rPr>
      </w:pPr>
      <w:r w:rsidRPr="00093733">
        <w:rPr>
          <w:b/>
          <w:bCs/>
          <w:lang w:val="en-IN"/>
        </w:rPr>
        <w:lastRenderedPageBreak/>
        <w:t>2014</w:t>
      </w:r>
    </w:p>
    <w:p w14:paraId="0624F4B8" w14:textId="77777777" w:rsidR="00093733" w:rsidRPr="00093733" w:rsidRDefault="00093733" w:rsidP="00093733">
      <w:pPr>
        <w:rPr>
          <w:b/>
          <w:bCs/>
          <w:lang w:val="en-IN"/>
        </w:rPr>
      </w:pPr>
      <w:r w:rsidRPr="00093733">
        <w:rPr>
          <w:b/>
          <w:bCs/>
          <w:lang w:val="en-IN"/>
        </w:rPr>
        <w:t>[</w:t>
      </w:r>
      <w:hyperlink r:id="rId174" w:tooltip="Edit section: 2014" w:history="1">
        <w:r w:rsidRPr="00093733">
          <w:rPr>
            <w:rStyle w:val="Hyperlink"/>
            <w:rFonts w:cs="Arial"/>
            <w:b/>
            <w:bCs/>
            <w:lang w:val="en-IN"/>
          </w:rPr>
          <w:t>edit</w:t>
        </w:r>
      </w:hyperlink>
      <w:r w:rsidRPr="00093733">
        <w:rPr>
          <w:b/>
          <w:bCs/>
          <w:lang w:val="en-IN"/>
        </w:rPr>
        <w:t>]</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019"/>
        <w:gridCol w:w="2312"/>
        <w:gridCol w:w="919"/>
        <w:gridCol w:w="1104"/>
        <w:gridCol w:w="1858"/>
      </w:tblGrid>
      <w:tr w:rsidR="00093733" w:rsidRPr="00093733" w14:paraId="7863F792" w14:textId="77777777" w:rsidTr="00093733">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2CCF69B" w14:textId="77777777" w:rsidR="00093733" w:rsidRPr="00093733" w:rsidRDefault="00093733" w:rsidP="00093733">
            <w:pPr>
              <w:rPr>
                <w:b/>
                <w:bCs/>
                <w:lang w:val="en-IN"/>
              </w:rPr>
            </w:pPr>
            <w:r w:rsidRPr="00093733">
              <w:rPr>
                <w:b/>
                <w:bCs/>
                <w:lang w:val="en-IN"/>
              </w:rPr>
              <w:t>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1C1D8841" w14:textId="77777777" w:rsidR="00093733" w:rsidRPr="00093733" w:rsidRDefault="00093733" w:rsidP="00093733">
            <w:pPr>
              <w:rPr>
                <w:b/>
                <w:bCs/>
                <w:lang w:val="en-IN"/>
              </w:rPr>
            </w:pPr>
            <w:r w:rsidRPr="00093733">
              <w:rPr>
                <w:b/>
                <w:bCs/>
                <w:lang w:val="en-IN"/>
              </w:rPr>
              <w:t>Location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3400E754" w14:textId="77777777" w:rsidR="00093733" w:rsidRPr="00093733" w:rsidRDefault="00093733" w:rsidP="00093733">
            <w:pPr>
              <w:rPr>
                <w:b/>
                <w:bCs/>
                <w:lang w:val="en-IN"/>
              </w:rPr>
            </w:pPr>
            <w:r w:rsidRPr="00093733">
              <w:rPr>
                <w:b/>
                <w:bCs/>
                <w:lang w:val="en-IN"/>
              </w:rPr>
              <w:t>Dead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21B74075" w14:textId="77777777" w:rsidR="00093733" w:rsidRPr="00093733" w:rsidRDefault="00093733" w:rsidP="00093733">
            <w:pPr>
              <w:rPr>
                <w:b/>
                <w:bCs/>
                <w:lang w:val="en-IN"/>
              </w:rPr>
            </w:pPr>
            <w:r w:rsidRPr="00093733">
              <w:rPr>
                <w:b/>
                <w:bCs/>
                <w:lang w:val="en-IN"/>
              </w:rPr>
              <w:t>Injured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E309229" w14:textId="77777777" w:rsidR="00093733" w:rsidRPr="00093733" w:rsidRDefault="00093733" w:rsidP="00093733">
            <w:pPr>
              <w:rPr>
                <w:b/>
                <w:bCs/>
                <w:lang w:val="en-IN"/>
              </w:rPr>
            </w:pPr>
            <w:r w:rsidRPr="00093733">
              <w:rPr>
                <w:b/>
                <w:bCs/>
                <w:lang w:val="en-IN"/>
              </w:rPr>
              <w:t>Description</w:t>
            </w:r>
          </w:p>
        </w:tc>
      </w:tr>
      <w:tr w:rsidR="00093733" w:rsidRPr="00093733" w14:paraId="7B6D969A"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1DA396" w14:textId="77777777" w:rsidR="00093733" w:rsidRPr="00093733" w:rsidRDefault="00093733" w:rsidP="00093733">
            <w:pPr>
              <w:rPr>
                <w:b/>
                <w:bCs/>
                <w:lang w:val="en-IN"/>
              </w:rPr>
            </w:pPr>
            <w:r w:rsidRPr="00093733">
              <w:rPr>
                <w:b/>
                <w:bCs/>
                <w:lang w:val="en-IN"/>
              </w:rPr>
              <w:t>14 August 2014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197B99" w14:textId="77777777" w:rsidR="00093733" w:rsidRPr="00093733" w:rsidRDefault="00093733" w:rsidP="00093733">
            <w:pPr>
              <w:rPr>
                <w:b/>
                <w:bCs/>
                <w:lang w:val="en-IN"/>
              </w:rPr>
            </w:pPr>
            <w:hyperlink r:id="rId175" w:tooltip="Haryana" w:history="1">
              <w:r w:rsidRPr="00093733">
                <w:rPr>
                  <w:rStyle w:val="Hyperlink"/>
                  <w:rFonts w:cs="Arial"/>
                  <w:b/>
                  <w:bCs/>
                  <w:lang w:val="en-IN"/>
                </w:rPr>
                <w:t>Haryana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A768B5"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68D693"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FC91AE" w14:textId="77777777" w:rsidR="00093733" w:rsidRPr="00093733" w:rsidRDefault="00093733" w:rsidP="00093733">
            <w:pPr>
              <w:rPr>
                <w:b/>
                <w:bCs/>
                <w:lang w:val="en-IN"/>
              </w:rPr>
            </w:pPr>
            <w:r w:rsidRPr="00093733">
              <w:rPr>
                <w:b/>
                <w:bCs/>
                <w:lang w:val="en-IN"/>
              </w:rPr>
              <w:t>Muslim meat sellers beaten up in Delhi border.</w:t>
            </w:r>
            <w:hyperlink r:id="rId176" w:anchor="cite_note-38" w:history="1">
              <w:r w:rsidRPr="00093733">
                <w:rPr>
                  <w:rStyle w:val="Hyperlink"/>
                  <w:rFonts w:cs="Arial"/>
                  <w:b/>
                  <w:bCs/>
                  <w:vertAlign w:val="superscript"/>
                  <w:lang w:val="en-IN"/>
                </w:rPr>
                <w:t>[38]</w:t>
              </w:r>
            </w:hyperlink>
          </w:p>
        </w:tc>
      </w:tr>
      <w:tr w:rsidR="00093733" w:rsidRPr="00093733" w14:paraId="0DB81C6A"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377C58" w14:textId="77777777" w:rsidR="00093733" w:rsidRPr="00093733" w:rsidRDefault="00093733" w:rsidP="00093733">
            <w:pPr>
              <w:rPr>
                <w:b/>
                <w:bCs/>
                <w:lang w:val="en-IN"/>
              </w:rPr>
            </w:pPr>
            <w:r w:rsidRPr="00093733">
              <w:rPr>
                <w:b/>
                <w:bCs/>
                <w:lang w:val="en-IN"/>
              </w:rPr>
              <w:t>23 August 2014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AA131D" w14:textId="77777777" w:rsidR="00093733" w:rsidRPr="00093733" w:rsidRDefault="00093733" w:rsidP="00093733">
            <w:pPr>
              <w:rPr>
                <w:b/>
                <w:bCs/>
                <w:lang w:val="en-IN"/>
              </w:rPr>
            </w:pPr>
            <w:hyperlink r:id="rId177" w:tooltip="Pumpwell" w:history="1">
              <w:proofErr w:type="spellStart"/>
              <w:r w:rsidRPr="00093733">
                <w:rPr>
                  <w:rStyle w:val="Hyperlink"/>
                  <w:rFonts w:cs="Arial"/>
                  <w:b/>
                  <w:bCs/>
                  <w:lang w:val="en-IN"/>
                </w:rPr>
                <w:t>Pumpwell</w:t>
              </w:r>
              <w:proofErr w:type="spellEnd"/>
            </w:hyperlink>
            <w:r w:rsidRPr="00093733">
              <w:rPr>
                <w:b/>
                <w:bCs/>
                <w:lang w:val="en-IN"/>
              </w:rPr>
              <w:t>, </w:t>
            </w:r>
            <w:hyperlink r:id="rId178" w:tooltip="Karnataka" w:history="1">
              <w:r w:rsidRPr="00093733">
                <w:rPr>
                  <w:rStyle w:val="Hyperlink"/>
                  <w:rFonts w:cs="Arial"/>
                  <w:b/>
                  <w:bCs/>
                  <w:lang w:val="en-IN"/>
                </w:rPr>
                <w:t>Karnataka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ABFC86"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039B56" w14:textId="77777777" w:rsidR="00093733" w:rsidRPr="00093733" w:rsidRDefault="00093733" w:rsidP="00093733">
            <w:pPr>
              <w:rPr>
                <w:b/>
                <w:bCs/>
                <w:lang w:val="en-IN"/>
              </w:rPr>
            </w:pPr>
            <w:r w:rsidRPr="00093733">
              <w:rPr>
                <w:b/>
                <w:bCs/>
                <w:lang w:val="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6B1959" w14:textId="77777777" w:rsidR="00093733" w:rsidRPr="00093733" w:rsidRDefault="00093733" w:rsidP="00093733">
            <w:pPr>
              <w:rPr>
                <w:b/>
                <w:bCs/>
                <w:lang w:val="en-IN"/>
              </w:rPr>
            </w:pPr>
            <w:r w:rsidRPr="00093733">
              <w:rPr>
                <w:b/>
                <w:bCs/>
                <w:lang w:val="en-IN"/>
              </w:rPr>
              <w:t>Three men were transporting 13 cattle when a drunk mob attacked them.</w:t>
            </w:r>
            <w:hyperlink r:id="rId179" w:anchor="cite_note-39" w:history="1">
              <w:r w:rsidRPr="00093733">
                <w:rPr>
                  <w:rStyle w:val="Hyperlink"/>
                  <w:rFonts w:cs="Arial"/>
                  <w:b/>
                  <w:bCs/>
                  <w:vertAlign w:val="superscript"/>
                  <w:lang w:val="en-IN"/>
                </w:rPr>
                <w:t>[39]</w:t>
              </w:r>
            </w:hyperlink>
          </w:p>
        </w:tc>
      </w:tr>
      <w:tr w:rsidR="00093733" w:rsidRPr="00093733" w14:paraId="321585B9"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26C102" w14:textId="77777777" w:rsidR="00093733" w:rsidRPr="00093733" w:rsidRDefault="00093733" w:rsidP="00093733">
            <w:pPr>
              <w:rPr>
                <w:b/>
                <w:bCs/>
                <w:lang w:val="en-IN"/>
              </w:rPr>
            </w:pPr>
            <w:r w:rsidRPr="00093733">
              <w:rPr>
                <w:b/>
                <w:bCs/>
                <w:lang w:val="en-IN"/>
              </w:rPr>
              <w:t>7 October 2014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C753E6" w14:textId="77777777" w:rsidR="00093733" w:rsidRPr="00093733" w:rsidRDefault="00093733" w:rsidP="00093733">
            <w:pPr>
              <w:rPr>
                <w:b/>
                <w:bCs/>
                <w:lang w:val="en-IN"/>
              </w:rPr>
            </w:pPr>
            <w:hyperlink r:id="rId180" w:tooltip="Gujarat" w:history="1">
              <w:r w:rsidRPr="00093733">
                <w:rPr>
                  <w:rStyle w:val="Hyperlink"/>
                  <w:rFonts w:cs="Arial"/>
                  <w:b/>
                  <w:bCs/>
                  <w:lang w:val="en-IN"/>
                </w:rPr>
                <w:t>Gujarat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EA873B"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52B2C2" w14:textId="77777777" w:rsidR="00093733" w:rsidRPr="00093733" w:rsidRDefault="00093733" w:rsidP="00093733">
            <w:pPr>
              <w:rPr>
                <w:b/>
                <w:bCs/>
                <w:lang w:val="en-IN"/>
              </w:rPr>
            </w:pPr>
            <w:r w:rsidRPr="00093733">
              <w:rPr>
                <w:b/>
                <w:bCs/>
                <w:lang w:val="en-IN"/>
              </w:rP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A08B87" w14:textId="77777777" w:rsidR="00093733" w:rsidRPr="00093733" w:rsidRDefault="00093733" w:rsidP="00093733">
            <w:pPr>
              <w:rPr>
                <w:b/>
                <w:bCs/>
                <w:lang w:val="en-IN"/>
              </w:rPr>
            </w:pPr>
            <w:r w:rsidRPr="00093733">
              <w:rPr>
                <w:b/>
                <w:bCs/>
                <w:lang w:val="en-IN"/>
              </w:rPr>
              <w:t>Alleged cow slaughter; Police and Muslims clashed.</w:t>
            </w:r>
            <w:hyperlink r:id="rId181" w:anchor="cite_note-40" w:history="1">
              <w:r w:rsidRPr="00093733">
                <w:rPr>
                  <w:rStyle w:val="Hyperlink"/>
                  <w:rFonts w:cs="Arial"/>
                  <w:b/>
                  <w:bCs/>
                  <w:vertAlign w:val="superscript"/>
                  <w:lang w:val="en-IN"/>
                </w:rPr>
                <w:t>[40]</w:t>
              </w:r>
            </w:hyperlink>
          </w:p>
        </w:tc>
      </w:tr>
      <w:tr w:rsidR="00093733" w:rsidRPr="00093733" w14:paraId="1474A62B"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B7CF36" w14:textId="77777777" w:rsidR="00093733" w:rsidRPr="00093733" w:rsidRDefault="00093733" w:rsidP="00093733">
            <w:pPr>
              <w:rPr>
                <w:b/>
                <w:bCs/>
                <w:lang w:val="en-IN"/>
              </w:rPr>
            </w:pPr>
            <w:r w:rsidRPr="00093733">
              <w:rPr>
                <w:b/>
                <w:bCs/>
                <w:lang w:val="en-IN"/>
              </w:rPr>
              <w:t>8 October 2014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9555FB" w14:textId="77777777" w:rsidR="00093733" w:rsidRPr="00093733" w:rsidRDefault="00093733" w:rsidP="00093733">
            <w:pPr>
              <w:rPr>
                <w:b/>
                <w:bCs/>
                <w:lang w:val="en-IN"/>
              </w:rPr>
            </w:pPr>
            <w:hyperlink r:id="rId182" w:tooltip="Bihar" w:history="1">
              <w:r w:rsidRPr="00093733">
                <w:rPr>
                  <w:rStyle w:val="Hyperlink"/>
                  <w:rFonts w:cs="Arial"/>
                  <w:b/>
                  <w:bCs/>
                  <w:lang w:val="en-IN"/>
                </w:rPr>
                <w:t>Bihar</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1078B1"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F2F78A"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0F4FCA" w14:textId="77777777" w:rsidR="00093733" w:rsidRPr="00093733" w:rsidRDefault="00093733" w:rsidP="00093733">
            <w:pPr>
              <w:rPr>
                <w:b/>
                <w:bCs/>
                <w:lang w:val="en-IN"/>
              </w:rPr>
            </w:pPr>
            <w:proofErr w:type="spellStart"/>
            <w:r w:rsidRPr="00093733">
              <w:rPr>
                <w:b/>
                <w:bCs/>
                <w:lang w:val="en-IN"/>
              </w:rPr>
              <w:t>Rumors</w:t>
            </w:r>
            <w:proofErr w:type="spellEnd"/>
            <w:r w:rsidRPr="00093733">
              <w:rPr>
                <w:b/>
                <w:bCs/>
                <w:lang w:val="en-IN"/>
              </w:rPr>
              <w:t xml:space="preserve"> of beef related issue on the occasion of Bakr-Eid that led to communal tension.</w:t>
            </w:r>
            <w:hyperlink r:id="rId183" w:anchor="cite_note-41" w:history="1">
              <w:r w:rsidRPr="00093733">
                <w:rPr>
                  <w:rStyle w:val="Hyperlink"/>
                  <w:rFonts w:cs="Arial"/>
                  <w:b/>
                  <w:bCs/>
                  <w:vertAlign w:val="superscript"/>
                  <w:lang w:val="en-IN"/>
                </w:rPr>
                <w:t>[41]</w:t>
              </w:r>
            </w:hyperlink>
          </w:p>
        </w:tc>
      </w:tr>
      <w:tr w:rsidR="00093733" w:rsidRPr="00093733" w14:paraId="05FD84FF"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17726C" w14:textId="77777777" w:rsidR="00093733" w:rsidRPr="00093733" w:rsidRDefault="00093733" w:rsidP="00093733">
            <w:pPr>
              <w:rPr>
                <w:b/>
                <w:bCs/>
                <w:lang w:val="en-IN"/>
              </w:rPr>
            </w:pPr>
            <w:r w:rsidRPr="00093733">
              <w:rPr>
                <w:b/>
                <w:bCs/>
                <w:lang w:val="en-IN"/>
              </w:rPr>
              <w:t>11 October 2014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8D78EB" w14:textId="77777777" w:rsidR="00093733" w:rsidRPr="00093733" w:rsidRDefault="00093733" w:rsidP="00093733">
            <w:pPr>
              <w:rPr>
                <w:b/>
                <w:bCs/>
                <w:lang w:val="en-IN"/>
              </w:rPr>
            </w:pPr>
            <w:hyperlink r:id="rId184" w:tooltip="Bihar" w:history="1">
              <w:r w:rsidRPr="00093733">
                <w:rPr>
                  <w:rStyle w:val="Hyperlink"/>
                  <w:rFonts w:cs="Arial"/>
                  <w:b/>
                  <w:bCs/>
                  <w:lang w:val="en-IN"/>
                </w:rPr>
                <w:t>Bihar</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64A77C"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7A3143"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C0C2CA" w14:textId="77777777" w:rsidR="00093733" w:rsidRPr="00093733" w:rsidRDefault="00093733" w:rsidP="00093733">
            <w:pPr>
              <w:rPr>
                <w:b/>
                <w:bCs/>
                <w:lang w:val="en-IN"/>
              </w:rPr>
            </w:pPr>
            <w:r w:rsidRPr="00093733">
              <w:rPr>
                <w:b/>
                <w:bCs/>
                <w:lang w:val="en-IN"/>
              </w:rPr>
              <w:t xml:space="preserve">Following </w:t>
            </w:r>
            <w:proofErr w:type="spellStart"/>
            <w:r w:rsidRPr="00093733">
              <w:rPr>
                <w:b/>
                <w:bCs/>
                <w:lang w:val="en-IN"/>
              </w:rPr>
              <w:t>rumors</w:t>
            </w:r>
            <w:proofErr w:type="spellEnd"/>
            <w:r w:rsidRPr="00093733">
              <w:rPr>
                <w:b/>
                <w:bCs/>
                <w:lang w:val="en-IN"/>
              </w:rPr>
              <w:t xml:space="preserve"> of a severed cow head being found at a </w:t>
            </w:r>
            <w:r w:rsidRPr="00093733">
              <w:rPr>
                <w:b/>
                <w:bCs/>
                <w:lang w:val="en-IN"/>
              </w:rPr>
              <w:lastRenderedPageBreak/>
              <w:t>temple across the town communal tension arises in </w:t>
            </w:r>
            <w:hyperlink r:id="rId185" w:tooltip="Kishanganj" w:history="1">
              <w:r w:rsidRPr="00093733">
                <w:rPr>
                  <w:rStyle w:val="Hyperlink"/>
                  <w:rFonts w:cs="Arial"/>
                  <w:b/>
                  <w:bCs/>
                  <w:lang w:val="en-IN"/>
                </w:rPr>
                <w:t>Kishanganj</w:t>
              </w:r>
            </w:hyperlink>
            <w:r w:rsidRPr="00093733">
              <w:rPr>
                <w:b/>
                <w:bCs/>
                <w:lang w:val="en-IN"/>
              </w:rPr>
              <w:t>.</w:t>
            </w:r>
            <w:hyperlink r:id="rId186" w:anchor="cite_note-42" w:history="1">
              <w:r w:rsidRPr="00093733">
                <w:rPr>
                  <w:rStyle w:val="Hyperlink"/>
                  <w:rFonts w:cs="Arial"/>
                  <w:b/>
                  <w:bCs/>
                  <w:vertAlign w:val="superscript"/>
                  <w:lang w:val="en-IN"/>
                </w:rPr>
                <w:t>[42]</w:t>
              </w:r>
            </w:hyperlink>
          </w:p>
        </w:tc>
      </w:tr>
    </w:tbl>
    <w:p w14:paraId="69E3D44B" w14:textId="77777777" w:rsidR="00093733" w:rsidRPr="00093733" w:rsidRDefault="00093733" w:rsidP="00093733">
      <w:pPr>
        <w:rPr>
          <w:b/>
          <w:bCs/>
          <w:lang w:val="en-IN"/>
        </w:rPr>
      </w:pPr>
      <w:r w:rsidRPr="00093733">
        <w:rPr>
          <w:b/>
          <w:bCs/>
          <w:lang w:val="en-IN"/>
        </w:rPr>
        <w:lastRenderedPageBreak/>
        <w:t>2015</w:t>
      </w:r>
    </w:p>
    <w:p w14:paraId="64544126" w14:textId="77777777" w:rsidR="00093733" w:rsidRPr="00093733" w:rsidRDefault="00093733" w:rsidP="00093733">
      <w:pPr>
        <w:rPr>
          <w:b/>
          <w:bCs/>
          <w:lang w:val="en-IN"/>
        </w:rPr>
      </w:pPr>
      <w:r w:rsidRPr="00093733">
        <w:rPr>
          <w:b/>
          <w:bCs/>
          <w:lang w:val="en-IN"/>
        </w:rPr>
        <w:t>[</w:t>
      </w:r>
      <w:hyperlink r:id="rId187" w:tooltip="Edit section: 2015" w:history="1">
        <w:r w:rsidRPr="00093733">
          <w:rPr>
            <w:rStyle w:val="Hyperlink"/>
            <w:rFonts w:cs="Arial"/>
            <w:b/>
            <w:bCs/>
            <w:lang w:val="en-IN"/>
          </w:rPr>
          <w:t>edit</w:t>
        </w:r>
      </w:hyperlink>
      <w:r w:rsidRPr="00093733">
        <w:rPr>
          <w:b/>
          <w:bCs/>
          <w:lang w:val="en-IN"/>
        </w:rPr>
        <w:t>]</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328"/>
        <w:gridCol w:w="1757"/>
        <w:gridCol w:w="937"/>
        <w:gridCol w:w="1129"/>
        <w:gridCol w:w="2061"/>
      </w:tblGrid>
      <w:tr w:rsidR="00093733" w:rsidRPr="00093733" w14:paraId="25A6DBDC" w14:textId="77777777" w:rsidTr="00093733">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0F542AF8" w14:textId="77777777" w:rsidR="00093733" w:rsidRPr="00093733" w:rsidRDefault="00093733" w:rsidP="00093733">
            <w:pPr>
              <w:rPr>
                <w:b/>
                <w:bCs/>
                <w:lang w:val="en-IN"/>
              </w:rPr>
            </w:pPr>
            <w:r w:rsidRPr="00093733">
              <w:rPr>
                <w:b/>
                <w:bCs/>
                <w:lang w:val="en-IN"/>
              </w:rPr>
              <w:t>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2B012F9B" w14:textId="77777777" w:rsidR="00093733" w:rsidRPr="00093733" w:rsidRDefault="00093733" w:rsidP="00093733">
            <w:pPr>
              <w:rPr>
                <w:b/>
                <w:bCs/>
                <w:lang w:val="en-IN"/>
              </w:rPr>
            </w:pPr>
            <w:r w:rsidRPr="00093733">
              <w:rPr>
                <w:b/>
                <w:bCs/>
                <w:lang w:val="en-IN"/>
              </w:rPr>
              <w:t>Location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678C1A08" w14:textId="77777777" w:rsidR="00093733" w:rsidRPr="00093733" w:rsidRDefault="00093733" w:rsidP="00093733">
            <w:pPr>
              <w:rPr>
                <w:b/>
                <w:bCs/>
                <w:lang w:val="en-IN"/>
              </w:rPr>
            </w:pPr>
            <w:r w:rsidRPr="00093733">
              <w:rPr>
                <w:b/>
                <w:bCs/>
                <w:lang w:val="en-IN"/>
              </w:rPr>
              <w:t>Dead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04CFA51D" w14:textId="77777777" w:rsidR="00093733" w:rsidRPr="00093733" w:rsidRDefault="00093733" w:rsidP="00093733">
            <w:pPr>
              <w:rPr>
                <w:b/>
                <w:bCs/>
                <w:lang w:val="en-IN"/>
              </w:rPr>
            </w:pPr>
            <w:r w:rsidRPr="00093733">
              <w:rPr>
                <w:b/>
                <w:bCs/>
                <w:lang w:val="en-IN"/>
              </w:rPr>
              <w:t>Injured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CFDF4D8" w14:textId="77777777" w:rsidR="00093733" w:rsidRPr="00093733" w:rsidRDefault="00093733" w:rsidP="00093733">
            <w:pPr>
              <w:rPr>
                <w:b/>
                <w:bCs/>
                <w:lang w:val="en-IN"/>
              </w:rPr>
            </w:pPr>
            <w:r w:rsidRPr="00093733">
              <w:rPr>
                <w:b/>
                <w:bCs/>
                <w:lang w:val="en-IN"/>
              </w:rPr>
              <w:t>Description</w:t>
            </w:r>
          </w:p>
        </w:tc>
      </w:tr>
      <w:tr w:rsidR="00093733" w:rsidRPr="00093733" w14:paraId="4F3A0EF7"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4D5527" w14:textId="77777777" w:rsidR="00093733" w:rsidRPr="00093733" w:rsidRDefault="00093733" w:rsidP="00093733">
            <w:pPr>
              <w:rPr>
                <w:b/>
                <w:bCs/>
                <w:lang w:val="en-IN"/>
              </w:rPr>
            </w:pPr>
            <w:r w:rsidRPr="00093733">
              <w:rPr>
                <w:b/>
                <w:bCs/>
                <w:lang w:val="en-IN"/>
              </w:rPr>
              <w:t>30 May 2015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C85E8E" w14:textId="77777777" w:rsidR="00093733" w:rsidRPr="00093733" w:rsidRDefault="00093733" w:rsidP="00093733">
            <w:pPr>
              <w:rPr>
                <w:b/>
                <w:bCs/>
                <w:lang w:val="en-IN"/>
              </w:rPr>
            </w:pPr>
            <w:hyperlink r:id="rId188" w:tooltip="Rajasthan" w:history="1">
              <w:r w:rsidRPr="00093733">
                <w:rPr>
                  <w:rStyle w:val="Hyperlink"/>
                  <w:rFonts w:cs="Arial"/>
                  <w:b/>
                  <w:bCs/>
                  <w:lang w:val="en-IN"/>
                </w:rPr>
                <w:t>Rajasthan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E05FEE"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CCE821"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F21C71" w14:textId="77777777" w:rsidR="00093733" w:rsidRPr="00093733" w:rsidRDefault="00093733" w:rsidP="00093733">
            <w:pPr>
              <w:rPr>
                <w:b/>
                <w:bCs/>
                <w:lang w:val="en-IN"/>
              </w:rPr>
            </w:pPr>
            <w:r w:rsidRPr="00093733">
              <w:rPr>
                <w:b/>
                <w:bCs/>
                <w:lang w:val="en-IN"/>
              </w:rPr>
              <w:t>A 60-year-old man who ran a meat shop was beaten to death by a mob with sticks and iron rods.</w:t>
            </w:r>
            <w:hyperlink r:id="rId189" w:anchor="cite_note-HRW16-43" w:history="1">
              <w:r w:rsidRPr="00093733">
                <w:rPr>
                  <w:rStyle w:val="Hyperlink"/>
                  <w:rFonts w:cs="Arial"/>
                  <w:b/>
                  <w:bCs/>
                  <w:vertAlign w:val="superscript"/>
                  <w:lang w:val="en-IN"/>
                </w:rPr>
                <w:t>[43]</w:t>
              </w:r>
            </w:hyperlink>
          </w:p>
        </w:tc>
      </w:tr>
      <w:tr w:rsidR="00093733" w:rsidRPr="00093733" w14:paraId="2233B189"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5CF380" w14:textId="77777777" w:rsidR="00093733" w:rsidRPr="00093733" w:rsidRDefault="00093733" w:rsidP="00093733">
            <w:pPr>
              <w:rPr>
                <w:b/>
                <w:bCs/>
                <w:lang w:val="en-IN"/>
              </w:rPr>
            </w:pPr>
            <w:r w:rsidRPr="00093733">
              <w:rPr>
                <w:b/>
                <w:bCs/>
                <w:lang w:val="en-IN"/>
              </w:rPr>
              <w:t>2 August 2015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F619D7" w14:textId="77777777" w:rsidR="00093733" w:rsidRPr="00093733" w:rsidRDefault="00093733" w:rsidP="00093733">
            <w:pPr>
              <w:rPr>
                <w:b/>
                <w:bCs/>
                <w:lang w:val="en-IN"/>
              </w:rPr>
            </w:pPr>
            <w:hyperlink r:id="rId190" w:tooltip="Uttar Pradesh" w:history="1">
              <w:r w:rsidRPr="00093733">
                <w:rPr>
                  <w:rStyle w:val="Hyperlink"/>
                  <w:rFonts w:cs="Arial"/>
                  <w:b/>
                  <w:bCs/>
                  <w:lang w:val="en-IN"/>
                </w:rPr>
                <w:t>Uttar Pradesh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4A2A9E" w14:textId="77777777" w:rsidR="00093733" w:rsidRPr="00093733" w:rsidRDefault="00093733" w:rsidP="00093733">
            <w:pPr>
              <w:rPr>
                <w:b/>
                <w:bCs/>
                <w:lang w:val="en-IN"/>
              </w:rPr>
            </w:pPr>
            <w:r w:rsidRPr="00093733">
              <w:rPr>
                <w:b/>
                <w:bCs/>
                <w:lang w:val="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51C8B7"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8DDBBE" w14:textId="77777777" w:rsidR="00093733" w:rsidRPr="00093733" w:rsidRDefault="00093733" w:rsidP="00093733">
            <w:pPr>
              <w:rPr>
                <w:b/>
                <w:bCs/>
                <w:lang w:val="en-IN"/>
              </w:rPr>
            </w:pPr>
            <w:r w:rsidRPr="00093733">
              <w:rPr>
                <w:b/>
                <w:bCs/>
                <w:lang w:val="en-IN"/>
              </w:rPr>
              <w:t>According to Human Rights Watch, "purported animal rights activists allegedly belonging to People for Animals" beat three men to death, after the victims were found carrying buffaloes.</w:t>
            </w:r>
            <w:hyperlink r:id="rId191" w:anchor="cite_note-HRW16-43" w:history="1">
              <w:r w:rsidRPr="00093733">
                <w:rPr>
                  <w:rStyle w:val="Hyperlink"/>
                  <w:rFonts w:cs="Arial"/>
                  <w:b/>
                  <w:bCs/>
                  <w:vertAlign w:val="superscript"/>
                  <w:lang w:val="en-IN"/>
                </w:rPr>
                <w:t>[43]</w:t>
              </w:r>
            </w:hyperlink>
          </w:p>
        </w:tc>
      </w:tr>
      <w:tr w:rsidR="00093733" w:rsidRPr="00093733" w14:paraId="7136ED17"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2EA060" w14:textId="77777777" w:rsidR="00093733" w:rsidRPr="00093733" w:rsidRDefault="00093733" w:rsidP="00093733">
            <w:pPr>
              <w:rPr>
                <w:b/>
                <w:bCs/>
                <w:lang w:val="en-IN"/>
              </w:rPr>
            </w:pPr>
            <w:r w:rsidRPr="00093733">
              <w:rPr>
                <w:b/>
                <w:bCs/>
                <w:lang w:val="en-IN"/>
              </w:rPr>
              <w:t>28 Septemb</w:t>
            </w:r>
            <w:r w:rsidRPr="00093733">
              <w:rPr>
                <w:b/>
                <w:bCs/>
                <w:lang w:val="en-IN"/>
              </w:rPr>
              <w:lastRenderedPageBreak/>
              <w:t>er 2015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CB40EA" w14:textId="77777777" w:rsidR="00093733" w:rsidRPr="00093733" w:rsidRDefault="00093733" w:rsidP="00093733">
            <w:pPr>
              <w:rPr>
                <w:b/>
                <w:bCs/>
                <w:lang w:val="en-IN"/>
              </w:rPr>
            </w:pPr>
            <w:proofErr w:type="spellStart"/>
            <w:r w:rsidRPr="00093733">
              <w:rPr>
                <w:b/>
                <w:bCs/>
                <w:lang w:val="en-IN"/>
              </w:rPr>
              <w:lastRenderedPageBreak/>
              <w:t>Bisahda</w:t>
            </w:r>
            <w:proofErr w:type="spellEnd"/>
            <w:r w:rsidRPr="00093733">
              <w:rPr>
                <w:b/>
                <w:bCs/>
                <w:lang w:val="en-IN"/>
              </w:rPr>
              <w:t xml:space="preserve"> village, </w:t>
            </w:r>
            <w:hyperlink r:id="rId192" w:tooltip="Dadri" w:history="1">
              <w:r w:rsidRPr="00093733">
                <w:rPr>
                  <w:rStyle w:val="Hyperlink"/>
                  <w:rFonts w:cs="Arial"/>
                  <w:b/>
                  <w:bCs/>
                  <w:lang w:val="en-IN"/>
                </w:rPr>
                <w:t xml:space="preserve">Dadri, </w:t>
              </w:r>
              <w:r w:rsidRPr="00093733">
                <w:rPr>
                  <w:rStyle w:val="Hyperlink"/>
                  <w:rFonts w:cs="Arial"/>
                  <w:b/>
                  <w:bCs/>
                  <w:lang w:val="en-IN"/>
                </w:rPr>
                <w:lastRenderedPageBreak/>
                <w:t>Uttar Pradesh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863A22" w14:textId="77777777" w:rsidR="00093733" w:rsidRPr="00093733" w:rsidRDefault="00093733" w:rsidP="00093733">
            <w:pPr>
              <w:rPr>
                <w:b/>
                <w:bCs/>
                <w:lang w:val="en-IN"/>
              </w:rPr>
            </w:pPr>
            <w:r w:rsidRPr="00093733">
              <w:rPr>
                <w:b/>
                <w:bCs/>
                <w:lang w:val="en-IN"/>
              </w:rPr>
              <w:lastRenderedPageBreak/>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70FE33"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D4A7D1" w14:textId="77777777" w:rsidR="00093733" w:rsidRPr="00093733" w:rsidRDefault="00093733" w:rsidP="00093733">
            <w:pPr>
              <w:rPr>
                <w:b/>
                <w:bCs/>
                <w:lang w:val="en-IN"/>
              </w:rPr>
            </w:pPr>
            <w:r w:rsidRPr="00093733">
              <w:rPr>
                <w:b/>
                <w:bCs/>
                <w:lang w:val="en-IN"/>
              </w:rPr>
              <w:t xml:space="preserve">A mob of villagers </w:t>
            </w:r>
            <w:r w:rsidRPr="00093733">
              <w:rPr>
                <w:b/>
                <w:bCs/>
                <w:lang w:val="en-IN"/>
              </w:rPr>
              <w:lastRenderedPageBreak/>
              <w:t>attacked the home of a Muslim man </w:t>
            </w:r>
            <w:hyperlink r:id="rId193" w:tooltip="2015 Dadri lynching" w:history="1">
              <w:r w:rsidRPr="00093733">
                <w:rPr>
                  <w:rStyle w:val="Hyperlink"/>
                  <w:rFonts w:cs="Arial"/>
                  <w:b/>
                  <w:bCs/>
                  <w:lang w:val="en-IN"/>
                </w:rPr>
                <w:t>Mohammed Akhlaq</w:t>
              </w:r>
            </w:hyperlink>
            <w:r w:rsidRPr="00093733">
              <w:rPr>
                <w:b/>
                <w:bCs/>
                <w:lang w:val="en-IN"/>
              </w:rPr>
              <w:t xml:space="preserve">, with sticks and bricks, who they suspected of stealing and slaughtering a stolen cow calf, in </w:t>
            </w:r>
            <w:proofErr w:type="spellStart"/>
            <w:r w:rsidRPr="00093733">
              <w:rPr>
                <w:b/>
                <w:bCs/>
                <w:lang w:val="en-IN"/>
              </w:rPr>
              <w:t>Bisahda</w:t>
            </w:r>
            <w:proofErr w:type="spellEnd"/>
            <w:r w:rsidRPr="00093733">
              <w:rPr>
                <w:b/>
                <w:bCs/>
                <w:lang w:val="en-IN"/>
              </w:rPr>
              <w:t xml:space="preserve"> village near </w:t>
            </w:r>
            <w:hyperlink r:id="rId194" w:tooltip="Dadri" w:history="1">
              <w:r w:rsidRPr="00093733">
                <w:rPr>
                  <w:rStyle w:val="Hyperlink"/>
                  <w:rFonts w:cs="Arial"/>
                  <w:b/>
                  <w:bCs/>
                  <w:lang w:val="en-IN"/>
                </w:rPr>
                <w:t>Dadri</w:t>
              </w:r>
            </w:hyperlink>
            <w:r w:rsidRPr="00093733">
              <w:rPr>
                <w:b/>
                <w:bCs/>
                <w:lang w:val="en-IN"/>
              </w:rPr>
              <w:t>, Uttar Pradesh. 52 year-old Mohammad Akhlaq Saifi (</w:t>
            </w:r>
            <w:proofErr w:type="spellStart"/>
            <w:r w:rsidRPr="00093733">
              <w:rPr>
                <w:b/>
                <w:bCs/>
                <w:lang w:val="en-IN"/>
              </w:rPr>
              <w:t>Ikhlaq</w:t>
            </w:r>
            <w:proofErr w:type="spellEnd"/>
            <w:r w:rsidRPr="00093733">
              <w:rPr>
                <w:b/>
                <w:bCs/>
                <w:lang w:val="en-IN"/>
              </w:rPr>
              <w:t xml:space="preserve"> according to some sources) died in that attack and his son, 22-year-old Danish was seriously injured.</w:t>
            </w:r>
            <w:hyperlink r:id="rId195" w:anchor="cite_note-AlJ-Rumors2-44" w:history="1">
              <w:r w:rsidRPr="00093733">
                <w:rPr>
                  <w:rStyle w:val="Hyperlink"/>
                  <w:rFonts w:cs="Arial"/>
                  <w:b/>
                  <w:bCs/>
                  <w:vertAlign w:val="superscript"/>
                  <w:lang w:val="en-IN"/>
                </w:rPr>
                <w:t>[44]</w:t>
              </w:r>
            </w:hyperlink>
          </w:p>
        </w:tc>
      </w:tr>
      <w:tr w:rsidR="00093733" w:rsidRPr="00093733" w14:paraId="52ABCF5C"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328856" w14:textId="77777777" w:rsidR="00093733" w:rsidRPr="00093733" w:rsidRDefault="00093733" w:rsidP="00093733">
            <w:pPr>
              <w:rPr>
                <w:b/>
                <w:bCs/>
                <w:lang w:val="en-IN"/>
              </w:rPr>
            </w:pPr>
            <w:r w:rsidRPr="00093733">
              <w:rPr>
                <w:b/>
                <w:bCs/>
                <w:lang w:val="en-IN"/>
              </w:rPr>
              <w:lastRenderedPageBreak/>
              <w:t>9 October 2015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A5242F" w14:textId="77777777" w:rsidR="00093733" w:rsidRPr="00093733" w:rsidRDefault="00093733" w:rsidP="00093733">
            <w:pPr>
              <w:rPr>
                <w:b/>
                <w:bCs/>
                <w:lang w:val="en-IN"/>
              </w:rPr>
            </w:pPr>
            <w:hyperlink r:id="rId196" w:tooltip="Jammu and Kashmir (state)" w:history="1">
              <w:r w:rsidRPr="00093733">
                <w:rPr>
                  <w:rStyle w:val="Hyperlink"/>
                  <w:rFonts w:cs="Arial"/>
                  <w:b/>
                  <w:bCs/>
                  <w:lang w:val="en-IN"/>
                </w:rPr>
                <w:t>Jammu and Kashmir</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69E9DA"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3D34AC"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1A9AA6" w14:textId="77777777" w:rsidR="00093733" w:rsidRPr="00093733" w:rsidRDefault="00093733" w:rsidP="00093733">
            <w:pPr>
              <w:rPr>
                <w:b/>
                <w:bCs/>
                <w:lang w:val="en-IN"/>
              </w:rPr>
            </w:pPr>
            <w:r w:rsidRPr="00093733">
              <w:rPr>
                <w:b/>
                <w:bCs/>
                <w:lang w:val="en-IN"/>
              </w:rPr>
              <w:t>A </w:t>
            </w:r>
            <w:hyperlink r:id="rId197" w:tooltip="List of Hindu organisations" w:history="1">
              <w:r w:rsidRPr="00093733">
                <w:rPr>
                  <w:rStyle w:val="Hyperlink"/>
                  <w:rFonts w:cs="Arial"/>
                  <w:b/>
                  <w:bCs/>
                  <w:lang w:val="en-IN"/>
                </w:rPr>
                <w:t>right-wing Hindu</w:t>
              </w:r>
            </w:hyperlink>
            <w:r w:rsidRPr="00093733">
              <w:rPr>
                <w:b/>
                <w:bCs/>
                <w:lang w:val="en-IN"/>
              </w:rPr>
              <w:t xml:space="preserve"> mob in Udhampur district threw gasoline bombs at an 18-year-old trucker. The mob had </w:t>
            </w:r>
            <w:r w:rsidRPr="00093733">
              <w:rPr>
                <w:b/>
                <w:bCs/>
                <w:lang w:val="en-IN"/>
              </w:rPr>
              <w:lastRenderedPageBreak/>
              <w:t>incorrectly suspected the trucker of transporting beef.</w:t>
            </w:r>
            <w:hyperlink r:id="rId198" w:anchor="cite_note-HRW16-43" w:history="1">
              <w:r w:rsidRPr="00093733">
                <w:rPr>
                  <w:rStyle w:val="Hyperlink"/>
                  <w:rFonts w:cs="Arial"/>
                  <w:b/>
                  <w:bCs/>
                  <w:vertAlign w:val="superscript"/>
                  <w:lang w:val="en-IN"/>
                </w:rPr>
                <w:t>[43]</w:t>
              </w:r>
            </w:hyperlink>
          </w:p>
        </w:tc>
      </w:tr>
      <w:tr w:rsidR="00093733" w:rsidRPr="00093733" w14:paraId="662CF36F"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3EDC68" w14:textId="77777777" w:rsidR="00093733" w:rsidRPr="00093733" w:rsidRDefault="00093733" w:rsidP="00093733">
            <w:pPr>
              <w:rPr>
                <w:b/>
                <w:bCs/>
                <w:lang w:val="en-IN"/>
              </w:rPr>
            </w:pPr>
            <w:r w:rsidRPr="00093733">
              <w:rPr>
                <w:b/>
                <w:bCs/>
                <w:lang w:val="en-IN"/>
              </w:rPr>
              <w:lastRenderedPageBreak/>
              <w:t>14 October 2015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9A4F69" w14:textId="77777777" w:rsidR="00093733" w:rsidRPr="00093733" w:rsidRDefault="00093733" w:rsidP="00093733">
            <w:pPr>
              <w:rPr>
                <w:b/>
                <w:bCs/>
                <w:lang w:val="en-IN"/>
              </w:rPr>
            </w:pPr>
            <w:hyperlink r:id="rId199" w:tooltip="Himachal Pradesh" w:history="1">
              <w:r w:rsidRPr="00093733">
                <w:rPr>
                  <w:rStyle w:val="Hyperlink"/>
                  <w:rFonts w:cs="Arial"/>
                  <w:b/>
                  <w:bCs/>
                  <w:lang w:val="en-IN"/>
                </w:rPr>
                <w:t>Himachal Pradesh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CE52984"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767388" w14:textId="77777777" w:rsidR="00093733" w:rsidRPr="00093733" w:rsidRDefault="00093733" w:rsidP="00093733">
            <w:pPr>
              <w:rPr>
                <w:b/>
                <w:bCs/>
                <w:lang w:val="en-IN"/>
              </w:rPr>
            </w:pPr>
            <w:r w:rsidRPr="00093733">
              <w:rPr>
                <w:b/>
                <w:bCs/>
                <w:lang w:val="en-IN"/>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3B2CA7" w14:textId="77777777" w:rsidR="00093733" w:rsidRPr="00093733" w:rsidRDefault="00093733" w:rsidP="00093733">
            <w:pPr>
              <w:rPr>
                <w:b/>
                <w:bCs/>
                <w:lang w:val="en-IN"/>
              </w:rPr>
            </w:pPr>
            <w:r w:rsidRPr="00093733">
              <w:rPr>
                <w:b/>
                <w:bCs/>
                <w:lang w:val="en-IN"/>
              </w:rPr>
              <w:t>A mob beat a 22-year old to death, and injured four others, after suspecting them of transporting cows. Police immediately arrested the victims of the attack, accusing them of cow slaughter.</w:t>
            </w:r>
            <w:hyperlink r:id="rId200" w:anchor="cite_note-HRW16-43" w:history="1">
              <w:r w:rsidRPr="00093733">
                <w:rPr>
                  <w:rStyle w:val="Hyperlink"/>
                  <w:rFonts w:cs="Arial"/>
                  <w:b/>
                  <w:bCs/>
                  <w:vertAlign w:val="superscript"/>
                  <w:lang w:val="en-IN"/>
                </w:rPr>
                <w:t>[43]</w:t>
              </w:r>
            </w:hyperlink>
            <w:r w:rsidRPr="00093733">
              <w:rPr>
                <w:b/>
                <w:bCs/>
                <w:lang w:val="en-IN"/>
              </w:rPr>
              <w:t> Later police said they would investigate if </w:t>
            </w:r>
            <w:hyperlink r:id="rId201" w:tooltip="Bajrang Dal" w:history="1">
              <w:r w:rsidRPr="00093733">
                <w:rPr>
                  <w:rStyle w:val="Hyperlink"/>
                  <w:rFonts w:cs="Arial"/>
                  <w:b/>
                  <w:bCs/>
                  <w:lang w:val="en-IN"/>
                </w:rPr>
                <w:t>Bajrang Dal</w:t>
              </w:r>
            </w:hyperlink>
            <w:r w:rsidRPr="00093733">
              <w:rPr>
                <w:b/>
                <w:bCs/>
                <w:lang w:val="en-IN"/>
              </w:rPr>
              <w:t> was behind the attack.</w:t>
            </w:r>
          </w:p>
        </w:tc>
      </w:tr>
      <w:tr w:rsidR="00093733" w:rsidRPr="00093733" w14:paraId="5FB5E034"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83D153" w14:textId="77777777" w:rsidR="00093733" w:rsidRPr="00093733" w:rsidRDefault="00093733" w:rsidP="00093733">
            <w:pPr>
              <w:rPr>
                <w:b/>
                <w:bCs/>
                <w:lang w:val="en-IN"/>
              </w:rPr>
            </w:pPr>
            <w:r w:rsidRPr="00093733">
              <w:rPr>
                <w:b/>
                <w:bCs/>
                <w:lang w:val="en-IN"/>
              </w:rPr>
              <w:t>9 December 2015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023B7E" w14:textId="77777777" w:rsidR="00093733" w:rsidRPr="00093733" w:rsidRDefault="00093733" w:rsidP="00093733">
            <w:pPr>
              <w:rPr>
                <w:b/>
                <w:bCs/>
                <w:lang w:val="en-IN"/>
              </w:rPr>
            </w:pPr>
            <w:proofErr w:type="spellStart"/>
            <w:r w:rsidRPr="00093733">
              <w:rPr>
                <w:b/>
                <w:bCs/>
                <w:lang w:val="en-IN"/>
              </w:rPr>
              <w:t>Bhanukeri</w:t>
            </w:r>
            <w:proofErr w:type="spellEnd"/>
            <w:r w:rsidRPr="00093733">
              <w:rPr>
                <w:b/>
                <w:bCs/>
                <w:lang w:val="en-IN"/>
              </w:rPr>
              <w:t xml:space="preserve"> Village, </w:t>
            </w:r>
            <w:hyperlink r:id="rId202" w:tooltip="Karnal" w:history="1">
              <w:r w:rsidRPr="00093733">
                <w:rPr>
                  <w:rStyle w:val="Hyperlink"/>
                  <w:rFonts w:cs="Arial"/>
                  <w:b/>
                  <w:bCs/>
                  <w:lang w:val="en-IN"/>
                </w:rPr>
                <w:t>Karnal, Haryana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B0F830"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2E11BF"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6B8ABA" w14:textId="77777777" w:rsidR="00093733" w:rsidRPr="00093733" w:rsidRDefault="00093733" w:rsidP="00093733">
            <w:pPr>
              <w:rPr>
                <w:b/>
                <w:bCs/>
                <w:lang w:val="en-IN"/>
              </w:rPr>
            </w:pPr>
            <w:r w:rsidRPr="00093733">
              <w:rPr>
                <w:b/>
                <w:bCs/>
                <w:lang w:val="en-IN"/>
              </w:rPr>
              <w:t>One killed as cow vigilante group opens fire at 40 migrant workers</w:t>
            </w:r>
            <w:hyperlink r:id="rId203" w:anchor="cite_note-45" w:history="1">
              <w:r w:rsidRPr="00093733">
                <w:rPr>
                  <w:rStyle w:val="Hyperlink"/>
                  <w:rFonts w:cs="Arial"/>
                  <w:b/>
                  <w:bCs/>
                  <w:vertAlign w:val="superscript"/>
                  <w:lang w:val="en-IN"/>
                </w:rPr>
                <w:t>[45]</w:t>
              </w:r>
            </w:hyperlink>
          </w:p>
        </w:tc>
      </w:tr>
    </w:tbl>
    <w:p w14:paraId="5F67148A" w14:textId="77777777" w:rsidR="00093733" w:rsidRPr="00093733" w:rsidRDefault="00093733" w:rsidP="00093733">
      <w:pPr>
        <w:rPr>
          <w:b/>
          <w:bCs/>
          <w:lang w:val="en-IN"/>
        </w:rPr>
      </w:pPr>
      <w:r w:rsidRPr="00093733">
        <w:rPr>
          <w:b/>
          <w:bCs/>
          <w:lang w:val="en-IN"/>
        </w:rPr>
        <w:t>2016</w:t>
      </w:r>
    </w:p>
    <w:p w14:paraId="108BD052" w14:textId="77777777" w:rsidR="00093733" w:rsidRPr="00093733" w:rsidRDefault="00093733" w:rsidP="00093733">
      <w:pPr>
        <w:rPr>
          <w:b/>
          <w:bCs/>
          <w:lang w:val="en-IN"/>
        </w:rPr>
      </w:pPr>
      <w:r w:rsidRPr="00093733">
        <w:rPr>
          <w:b/>
          <w:bCs/>
          <w:lang w:val="en-IN"/>
        </w:rPr>
        <w:t>[</w:t>
      </w:r>
      <w:hyperlink r:id="rId204" w:tooltip="Edit section: 2016" w:history="1">
        <w:r w:rsidRPr="00093733">
          <w:rPr>
            <w:rStyle w:val="Hyperlink"/>
            <w:rFonts w:cs="Arial"/>
            <w:b/>
            <w:bCs/>
            <w:lang w:val="en-IN"/>
          </w:rPr>
          <w:t>edit</w:t>
        </w:r>
      </w:hyperlink>
      <w:r w:rsidRPr="00093733">
        <w:rPr>
          <w:b/>
          <w:bCs/>
          <w:lang w:val="en-IN"/>
        </w:rPr>
        <w:t>]</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044"/>
        <w:gridCol w:w="1313"/>
        <w:gridCol w:w="941"/>
        <w:gridCol w:w="1134"/>
        <w:gridCol w:w="2780"/>
      </w:tblGrid>
      <w:tr w:rsidR="00093733" w:rsidRPr="00093733" w14:paraId="2644CC86" w14:textId="77777777" w:rsidTr="00093733">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EC399A0" w14:textId="77777777" w:rsidR="00093733" w:rsidRPr="00093733" w:rsidRDefault="00093733" w:rsidP="00093733">
            <w:pPr>
              <w:rPr>
                <w:b/>
                <w:bCs/>
                <w:lang w:val="en-IN"/>
              </w:rPr>
            </w:pPr>
            <w:r w:rsidRPr="00093733">
              <w:rPr>
                <w:b/>
                <w:bCs/>
                <w:lang w:val="en-IN"/>
              </w:rPr>
              <w:lastRenderedPageBreak/>
              <w:t>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10E9860A" w14:textId="77777777" w:rsidR="00093733" w:rsidRPr="00093733" w:rsidRDefault="00093733" w:rsidP="00093733">
            <w:pPr>
              <w:rPr>
                <w:b/>
                <w:bCs/>
                <w:lang w:val="en-IN"/>
              </w:rPr>
            </w:pPr>
            <w:r w:rsidRPr="00093733">
              <w:rPr>
                <w:b/>
                <w:bCs/>
                <w:lang w:val="en-IN"/>
              </w:rPr>
              <w:t>Location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69C7EB39" w14:textId="77777777" w:rsidR="00093733" w:rsidRPr="00093733" w:rsidRDefault="00093733" w:rsidP="00093733">
            <w:pPr>
              <w:rPr>
                <w:b/>
                <w:bCs/>
                <w:lang w:val="en-IN"/>
              </w:rPr>
            </w:pPr>
            <w:r w:rsidRPr="00093733">
              <w:rPr>
                <w:b/>
                <w:bCs/>
                <w:lang w:val="en-IN"/>
              </w:rPr>
              <w:t>Dead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3597CF63" w14:textId="77777777" w:rsidR="00093733" w:rsidRPr="00093733" w:rsidRDefault="00093733" w:rsidP="00093733">
            <w:pPr>
              <w:rPr>
                <w:b/>
                <w:bCs/>
                <w:lang w:val="en-IN"/>
              </w:rPr>
            </w:pPr>
            <w:r w:rsidRPr="00093733">
              <w:rPr>
                <w:b/>
                <w:bCs/>
                <w:lang w:val="en-IN"/>
              </w:rPr>
              <w:t>Injured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BFBCF1A" w14:textId="77777777" w:rsidR="00093733" w:rsidRPr="00093733" w:rsidRDefault="00093733" w:rsidP="00093733">
            <w:pPr>
              <w:rPr>
                <w:b/>
                <w:bCs/>
                <w:lang w:val="en-IN"/>
              </w:rPr>
            </w:pPr>
            <w:r w:rsidRPr="00093733">
              <w:rPr>
                <w:b/>
                <w:bCs/>
                <w:lang w:val="en-IN"/>
              </w:rPr>
              <w:t>Description</w:t>
            </w:r>
          </w:p>
        </w:tc>
      </w:tr>
      <w:tr w:rsidR="00093733" w:rsidRPr="00093733" w14:paraId="287CB388"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66ED5F" w14:textId="77777777" w:rsidR="00093733" w:rsidRPr="00093733" w:rsidRDefault="00093733" w:rsidP="00093733">
            <w:pPr>
              <w:rPr>
                <w:b/>
                <w:bCs/>
                <w:lang w:val="en-IN"/>
              </w:rPr>
            </w:pPr>
            <w:r w:rsidRPr="00093733">
              <w:rPr>
                <w:b/>
                <w:bCs/>
                <w:lang w:val="en-IN"/>
              </w:rPr>
              <w:t>14 January 2016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AD344B" w14:textId="77777777" w:rsidR="00093733" w:rsidRPr="00093733" w:rsidRDefault="00093733" w:rsidP="00093733">
            <w:pPr>
              <w:rPr>
                <w:b/>
                <w:bCs/>
                <w:lang w:val="en-IN"/>
              </w:rPr>
            </w:pPr>
            <w:hyperlink r:id="rId205" w:tooltip="Madhya Pradesh" w:history="1">
              <w:r w:rsidRPr="00093733">
                <w:rPr>
                  <w:rStyle w:val="Hyperlink"/>
                  <w:rFonts w:cs="Arial"/>
                  <w:b/>
                  <w:bCs/>
                  <w:lang w:val="en-IN"/>
                </w:rPr>
                <w:t>Madhya Pradesh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BC18D6"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117952"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6825BE" w14:textId="77777777" w:rsidR="00093733" w:rsidRPr="00093733" w:rsidRDefault="00093733" w:rsidP="00093733">
            <w:pPr>
              <w:rPr>
                <w:b/>
                <w:bCs/>
                <w:lang w:val="en-IN"/>
              </w:rPr>
            </w:pPr>
            <w:r w:rsidRPr="00093733">
              <w:rPr>
                <w:b/>
                <w:bCs/>
                <w:lang w:val="en-IN"/>
              </w:rPr>
              <w:t xml:space="preserve">A Muslim couple was beaten up inside a train by members of Gau </w:t>
            </w:r>
            <w:proofErr w:type="spellStart"/>
            <w:r w:rsidRPr="00093733">
              <w:rPr>
                <w:b/>
                <w:bCs/>
                <w:lang w:val="en-IN"/>
              </w:rPr>
              <w:t>raksha</w:t>
            </w:r>
            <w:proofErr w:type="spellEnd"/>
            <w:r w:rsidRPr="00093733">
              <w:rPr>
                <w:b/>
                <w:bCs/>
                <w:lang w:val="en-IN"/>
              </w:rPr>
              <w:t xml:space="preserve"> </w:t>
            </w:r>
            <w:proofErr w:type="spellStart"/>
            <w:r w:rsidRPr="00093733">
              <w:rPr>
                <w:b/>
                <w:bCs/>
                <w:lang w:val="en-IN"/>
              </w:rPr>
              <w:t>samithi</w:t>
            </w:r>
            <w:proofErr w:type="spellEnd"/>
            <w:r w:rsidRPr="00093733">
              <w:rPr>
                <w:b/>
                <w:bCs/>
                <w:lang w:val="en-IN"/>
              </w:rPr>
              <w:t xml:space="preserve"> in </w:t>
            </w:r>
            <w:proofErr w:type="spellStart"/>
            <w:r w:rsidRPr="00093733">
              <w:rPr>
                <w:b/>
                <w:bCs/>
                <w:lang w:val="en-IN"/>
              </w:rPr>
              <w:t>Khikriya</w:t>
            </w:r>
            <w:proofErr w:type="spellEnd"/>
            <w:r w:rsidRPr="00093733">
              <w:rPr>
                <w:b/>
                <w:bCs/>
                <w:lang w:val="en-IN"/>
              </w:rPr>
              <w:t xml:space="preserve"> railway station in </w:t>
            </w:r>
            <w:hyperlink r:id="rId206" w:tooltip="Harda" w:history="1">
              <w:r w:rsidRPr="00093733">
                <w:rPr>
                  <w:rStyle w:val="Hyperlink"/>
                  <w:rFonts w:cs="Arial"/>
                  <w:b/>
                  <w:bCs/>
                  <w:lang w:val="en-IN"/>
                </w:rPr>
                <w:t>Harda</w:t>
              </w:r>
            </w:hyperlink>
            <w:r w:rsidRPr="00093733">
              <w:rPr>
                <w:b/>
                <w:bCs/>
                <w:lang w:val="en-IN"/>
              </w:rPr>
              <w:t>, Madhya Pradesh on suspicion of carrying a bag containing beef.</w:t>
            </w:r>
            <w:hyperlink r:id="rId207" w:anchor="cite_note-46" w:history="1">
              <w:r w:rsidRPr="00093733">
                <w:rPr>
                  <w:rStyle w:val="Hyperlink"/>
                  <w:rFonts w:cs="Arial"/>
                  <w:b/>
                  <w:bCs/>
                  <w:vertAlign w:val="superscript"/>
                  <w:lang w:val="en-IN"/>
                </w:rPr>
                <w:t>[46]</w:t>
              </w:r>
            </w:hyperlink>
          </w:p>
        </w:tc>
      </w:tr>
      <w:tr w:rsidR="00093733" w:rsidRPr="00093733" w14:paraId="0D4B1729"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002326" w14:textId="77777777" w:rsidR="00093733" w:rsidRPr="00093733" w:rsidRDefault="00093733" w:rsidP="00093733">
            <w:pPr>
              <w:rPr>
                <w:b/>
                <w:bCs/>
                <w:lang w:val="en-IN"/>
              </w:rPr>
            </w:pPr>
            <w:r w:rsidRPr="00093733">
              <w:rPr>
                <w:b/>
                <w:bCs/>
                <w:lang w:val="en-IN"/>
              </w:rPr>
              <w:t>18 March 2016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51523B" w14:textId="77777777" w:rsidR="00093733" w:rsidRPr="00093733" w:rsidRDefault="00093733" w:rsidP="00093733">
            <w:pPr>
              <w:rPr>
                <w:b/>
                <w:bCs/>
                <w:lang w:val="en-IN"/>
              </w:rPr>
            </w:pPr>
            <w:hyperlink r:id="rId208" w:tooltip="Jharkhand" w:history="1">
              <w:r w:rsidRPr="00093733">
                <w:rPr>
                  <w:rStyle w:val="Hyperlink"/>
                  <w:rFonts w:cs="Arial"/>
                  <w:b/>
                  <w:bCs/>
                  <w:lang w:val="en-IN"/>
                </w:rPr>
                <w:t>Jharkhand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CC6AB7"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26BAAE"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D49B00" w14:textId="77777777" w:rsidR="00093733" w:rsidRPr="00093733" w:rsidRDefault="00093733" w:rsidP="00093733">
            <w:pPr>
              <w:rPr>
                <w:b/>
                <w:bCs/>
                <w:lang w:val="en-IN"/>
              </w:rPr>
            </w:pPr>
            <w:r w:rsidRPr="00093733">
              <w:rPr>
                <w:b/>
                <w:bCs/>
                <w:lang w:val="en-IN"/>
              </w:rPr>
              <w:t>In the </w:t>
            </w:r>
            <w:hyperlink r:id="rId209" w:tooltip="2016 Jharkhand mob lynching" w:history="1">
              <w:r w:rsidRPr="00093733">
                <w:rPr>
                  <w:rStyle w:val="Hyperlink"/>
                  <w:rFonts w:cs="Arial"/>
                  <w:b/>
                  <w:bCs/>
                  <w:lang w:val="en-IN"/>
                </w:rPr>
                <w:t>Jharkhand lynching</w:t>
              </w:r>
            </w:hyperlink>
            <w:r w:rsidRPr="00093733">
              <w:rPr>
                <w:b/>
                <w:bCs/>
                <w:lang w:val="en-IN"/>
              </w:rPr>
              <w:t xml:space="preserve">, two Muslim cattle traders were attacked, allegedly by cattle-protection vigilantes in </w:t>
            </w:r>
            <w:proofErr w:type="spellStart"/>
            <w:r w:rsidRPr="00093733">
              <w:rPr>
                <w:b/>
                <w:bCs/>
                <w:lang w:val="en-IN"/>
              </w:rPr>
              <w:t>Balumath</w:t>
            </w:r>
            <w:proofErr w:type="spellEnd"/>
            <w:r w:rsidRPr="00093733">
              <w:rPr>
                <w:b/>
                <w:bCs/>
                <w:lang w:val="en-IN"/>
              </w:rPr>
              <w:t xml:space="preserve"> forests in </w:t>
            </w:r>
            <w:proofErr w:type="spellStart"/>
            <w:r w:rsidRPr="00093733">
              <w:rPr>
                <w:b/>
                <w:bCs/>
                <w:lang w:val="en-IN"/>
              </w:rPr>
              <w:t>Latehar</w:t>
            </w:r>
            <w:proofErr w:type="spellEnd"/>
            <w:r w:rsidRPr="00093733">
              <w:rPr>
                <w:b/>
                <w:bCs/>
                <w:lang w:val="en-IN"/>
              </w:rPr>
              <w:t xml:space="preserve"> district in Jharkhand.</w:t>
            </w:r>
            <w:hyperlink r:id="rId210" w:anchor="cite_note-47" w:history="1">
              <w:r w:rsidRPr="00093733">
                <w:rPr>
                  <w:rStyle w:val="Hyperlink"/>
                  <w:rFonts w:cs="Arial"/>
                  <w:b/>
                  <w:bCs/>
                  <w:vertAlign w:val="superscript"/>
                  <w:lang w:val="en-IN"/>
                </w:rPr>
                <w:t>[47]</w:t>
              </w:r>
            </w:hyperlink>
            <w:hyperlink r:id="rId211" w:anchor="cite_note-48" w:history="1">
              <w:r w:rsidRPr="00093733">
                <w:rPr>
                  <w:rStyle w:val="Hyperlink"/>
                  <w:rFonts w:cs="Arial"/>
                  <w:b/>
                  <w:bCs/>
                  <w:vertAlign w:val="superscript"/>
                  <w:lang w:val="en-IN"/>
                </w:rPr>
                <w:t>[48]</w:t>
              </w:r>
            </w:hyperlink>
            <w:hyperlink r:id="rId212" w:anchor="cite_note-49" w:history="1">
              <w:r w:rsidRPr="00093733">
                <w:rPr>
                  <w:rStyle w:val="Hyperlink"/>
                  <w:rFonts w:cs="Arial"/>
                  <w:b/>
                  <w:bCs/>
                  <w:vertAlign w:val="superscript"/>
                  <w:lang w:val="en-IN"/>
                </w:rPr>
                <w:t>[49]</w:t>
              </w:r>
            </w:hyperlink>
            <w:r w:rsidRPr="00093733">
              <w:rPr>
                <w:b/>
                <w:bCs/>
                <w:lang w:val="en-IN"/>
              </w:rPr>
              <w:t xml:space="preserve"> The attackers killed Mazlum Ansari, aged 32, and </w:t>
            </w:r>
            <w:proofErr w:type="spellStart"/>
            <w:r w:rsidRPr="00093733">
              <w:rPr>
                <w:b/>
                <w:bCs/>
                <w:lang w:val="en-IN"/>
              </w:rPr>
              <w:t>Imteyaz</w:t>
            </w:r>
            <w:proofErr w:type="spellEnd"/>
            <w:r w:rsidRPr="00093733">
              <w:rPr>
                <w:b/>
                <w:bCs/>
                <w:lang w:val="en-IN"/>
              </w:rPr>
              <w:t xml:space="preserve"> Khan, aged 15, who were found hanging from a tree.</w:t>
            </w:r>
            <w:hyperlink r:id="rId213" w:anchor="cite_note-50" w:history="1">
              <w:r w:rsidRPr="00093733">
                <w:rPr>
                  <w:rStyle w:val="Hyperlink"/>
                  <w:rFonts w:cs="Arial"/>
                  <w:b/>
                  <w:bCs/>
                  <w:vertAlign w:val="superscript"/>
                  <w:lang w:val="en-IN"/>
                </w:rPr>
                <w:t>[50]</w:t>
              </w:r>
            </w:hyperlink>
          </w:p>
        </w:tc>
      </w:tr>
      <w:tr w:rsidR="00093733" w:rsidRPr="00093733" w14:paraId="1DEA90CB"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C4304D" w14:textId="77777777" w:rsidR="00093733" w:rsidRPr="00093733" w:rsidRDefault="00093733" w:rsidP="00093733">
            <w:pPr>
              <w:rPr>
                <w:b/>
                <w:bCs/>
                <w:lang w:val="en-IN"/>
              </w:rPr>
            </w:pPr>
            <w:r w:rsidRPr="00093733">
              <w:rPr>
                <w:b/>
                <w:bCs/>
                <w:lang w:val="en-IN"/>
              </w:rPr>
              <w:t>11 July 2016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7DBA7C" w14:textId="77777777" w:rsidR="00093733" w:rsidRPr="00093733" w:rsidRDefault="00093733" w:rsidP="00093733">
            <w:pPr>
              <w:rPr>
                <w:b/>
                <w:bCs/>
                <w:lang w:val="en-IN"/>
              </w:rPr>
            </w:pPr>
            <w:hyperlink r:id="rId214" w:tooltip="Gujarat" w:history="1">
              <w:r w:rsidRPr="00093733">
                <w:rPr>
                  <w:rStyle w:val="Hyperlink"/>
                  <w:rFonts w:cs="Arial"/>
                  <w:b/>
                  <w:bCs/>
                  <w:lang w:val="en-IN"/>
                </w:rPr>
                <w:t>Gujarat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680FF3"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389C24" w14:textId="77777777" w:rsidR="00093733" w:rsidRPr="00093733" w:rsidRDefault="00093733" w:rsidP="00093733">
            <w:pPr>
              <w:rPr>
                <w:b/>
                <w:bCs/>
                <w:lang w:val="en-IN"/>
              </w:rPr>
            </w:pPr>
            <w:r w:rsidRPr="00093733">
              <w:rPr>
                <w:b/>
                <w:bCs/>
                <w:lang w:val="en-IN"/>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CAFA20" w14:textId="77777777" w:rsidR="00093733" w:rsidRPr="00093733" w:rsidRDefault="00093733" w:rsidP="00093733">
            <w:pPr>
              <w:rPr>
                <w:b/>
                <w:bCs/>
                <w:lang w:val="en-IN"/>
              </w:rPr>
            </w:pPr>
            <w:r w:rsidRPr="00093733">
              <w:rPr>
                <w:b/>
                <w:bCs/>
                <w:lang w:val="en-IN"/>
              </w:rPr>
              <w:t>A group of six men attacked four Dalit men after finding them skinning a dead cow. The four were chained to a car, stripped, and beaten with iron rods.</w:t>
            </w:r>
            <w:hyperlink r:id="rId215" w:anchor="cite_note-HRW16-43" w:history="1">
              <w:r w:rsidRPr="00093733">
                <w:rPr>
                  <w:rStyle w:val="Hyperlink"/>
                  <w:rFonts w:cs="Arial"/>
                  <w:b/>
                  <w:bCs/>
                  <w:vertAlign w:val="superscript"/>
                  <w:lang w:val="en-IN"/>
                </w:rPr>
                <w:t>[43]</w:t>
              </w:r>
            </w:hyperlink>
            <w:hyperlink r:id="rId216" w:anchor="cite_note-51" w:history="1">
              <w:r w:rsidRPr="00093733">
                <w:rPr>
                  <w:rStyle w:val="Hyperlink"/>
                  <w:rFonts w:cs="Arial"/>
                  <w:b/>
                  <w:bCs/>
                  <w:vertAlign w:val="superscript"/>
                  <w:lang w:val="en-IN"/>
                </w:rPr>
                <w:t>[51]</w:t>
              </w:r>
            </w:hyperlink>
          </w:p>
        </w:tc>
      </w:tr>
      <w:tr w:rsidR="00093733" w:rsidRPr="00093733" w14:paraId="35B1A3D1"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C17644" w14:textId="77777777" w:rsidR="00093733" w:rsidRPr="00093733" w:rsidRDefault="00093733" w:rsidP="00093733">
            <w:pPr>
              <w:rPr>
                <w:b/>
                <w:bCs/>
                <w:lang w:val="en-IN"/>
              </w:rPr>
            </w:pPr>
            <w:r w:rsidRPr="00093733">
              <w:rPr>
                <w:b/>
                <w:bCs/>
                <w:lang w:val="en-IN"/>
              </w:rPr>
              <w:t>17 July 2016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E2E338" w14:textId="77777777" w:rsidR="00093733" w:rsidRPr="00093733" w:rsidRDefault="00093733" w:rsidP="00093733">
            <w:pPr>
              <w:rPr>
                <w:b/>
                <w:bCs/>
                <w:lang w:val="en-IN"/>
              </w:rPr>
            </w:pPr>
            <w:hyperlink r:id="rId217" w:tooltip="Karnataka" w:history="1">
              <w:r w:rsidRPr="00093733">
                <w:rPr>
                  <w:rStyle w:val="Hyperlink"/>
                  <w:rFonts w:cs="Arial"/>
                  <w:b/>
                  <w:bCs/>
                  <w:lang w:val="en-IN"/>
                </w:rPr>
                <w:t>Karnataka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33D759"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D962D8" w14:textId="77777777" w:rsidR="00093733" w:rsidRPr="00093733" w:rsidRDefault="00093733" w:rsidP="00093733">
            <w:pPr>
              <w:rPr>
                <w:b/>
                <w:bCs/>
                <w:lang w:val="en-IN"/>
              </w:rPr>
            </w:pPr>
            <w:r w:rsidRPr="00093733">
              <w:rPr>
                <w:b/>
                <w:bCs/>
                <w:lang w:val="en-IN"/>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B1FFDD" w14:textId="77777777" w:rsidR="00093733" w:rsidRPr="00093733" w:rsidRDefault="00093733" w:rsidP="00093733">
            <w:pPr>
              <w:rPr>
                <w:b/>
                <w:bCs/>
                <w:lang w:val="en-IN"/>
              </w:rPr>
            </w:pPr>
            <w:r w:rsidRPr="00093733">
              <w:rPr>
                <w:b/>
                <w:bCs/>
                <w:lang w:val="en-IN"/>
              </w:rPr>
              <w:t xml:space="preserve">4 </w:t>
            </w:r>
            <w:proofErr w:type="spellStart"/>
            <w:r w:rsidRPr="00093733">
              <w:rPr>
                <w:b/>
                <w:bCs/>
                <w:lang w:val="en-IN"/>
              </w:rPr>
              <w:t>dalits</w:t>
            </w:r>
            <w:proofErr w:type="spellEnd"/>
            <w:r w:rsidRPr="00093733">
              <w:rPr>
                <w:b/>
                <w:bCs/>
                <w:lang w:val="en-IN"/>
              </w:rPr>
              <w:t xml:space="preserve"> including a physically challenged </w:t>
            </w:r>
            <w:r w:rsidRPr="00093733">
              <w:rPr>
                <w:b/>
                <w:bCs/>
                <w:lang w:val="en-IN"/>
              </w:rPr>
              <w:lastRenderedPageBreak/>
              <w:t>person were beaten up by </w:t>
            </w:r>
            <w:hyperlink r:id="rId218" w:tooltip="Bajrang Dal" w:history="1">
              <w:r w:rsidRPr="00093733">
                <w:rPr>
                  <w:rStyle w:val="Hyperlink"/>
                  <w:rFonts w:cs="Arial"/>
                  <w:b/>
                  <w:bCs/>
                  <w:lang w:val="en-IN"/>
                </w:rPr>
                <w:t>Bajrang Dal</w:t>
              </w:r>
            </w:hyperlink>
            <w:r w:rsidRPr="00093733">
              <w:rPr>
                <w:b/>
                <w:bCs/>
                <w:lang w:val="en-IN"/>
              </w:rPr>
              <w:t> activists in </w:t>
            </w:r>
            <w:proofErr w:type="spellStart"/>
            <w:r>
              <w:fldChar w:fldCharType="begin"/>
            </w:r>
            <w:r>
              <w:instrText>HYPERLINK "https://en.wikipedia.org/wiki/Chikkamagalur" \o "Chikkamagalur"</w:instrText>
            </w:r>
            <w:r>
              <w:fldChar w:fldCharType="separate"/>
            </w:r>
            <w:r w:rsidRPr="00093733">
              <w:rPr>
                <w:rStyle w:val="Hyperlink"/>
                <w:rFonts w:cs="Arial"/>
                <w:b/>
                <w:bCs/>
                <w:lang w:val="en-IN"/>
              </w:rPr>
              <w:t>Chikkamagalur</w:t>
            </w:r>
            <w:proofErr w:type="spellEnd"/>
            <w:r>
              <w:fldChar w:fldCharType="end"/>
            </w:r>
            <w:r w:rsidRPr="00093733">
              <w:rPr>
                <w:b/>
                <w:bCs/>
                <w:lang w:val="en-IN"/>
              </w:rPr>
              <w:t> district of Karnataka on suspicion of eating beef.</w:t>
            </w:r>
            <w:hyperlink r:id="rId219" w:anchor="cite_note-52" w:history="1">
              <w:r w:rsidRPr="00093733">
                <w:rPr>
                  <w:rStyle w:val="Hyperlink"/>
                  <w:rFonts w:cs="Arial"/>
                  <w:b/>
                  <w:bCs/>
                  <w:vertAlign w:val="superscript"/>
                  <w:lang w:val="en-IN"/>
                </w:rPr>
                <w:t>[52]</w:t>
              </w:r>
            </w:hyperlink>
          </w:p>
        </w:tc>
      </w:tr>
      <w:tr w:rsidR="00093733" w:rsidRPr="00093733" w14:paraId="06D1DA41"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E65D4B" w14:textId="77777777" w:rsidR="00093733" w:rsidRPr="00093733" w:rsidRDefault="00093733" w:rsidP="00093733">
            <w:pPr>
              <w:rPr>
                <w:b/>
                <w:bCs/>
                <w:lang w:val="en-IN"/>
              </w:rPr>
            </w:pPr>
            <w:r w:rsidRPr="00093733">
              <w:rPr>
                <w:b/>
                <w:bCs/>
                <w:lang w:val="en-IN"/>
              </w:rPr>
              <w:lastRenderedPageBreak/>
              <w:t>30 July 2016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95F450" w14:textId="77777777" w:rsidR="00093733" w:rsidRPr="00093733" w:rsidRDefault="00093733" w:rsidP="00093733">
            <w:pPr>
              <w:rPr>
                <w:b/>
                <w:bCs/>
                <w:lang w:val="en-IN"/>
              </w:rPr>
            </w:pPr>
            <w:hyperlink r:id="rId220" w:tooltip="Uttar Pradesh" w:history="1">
              <w:r w:rsidRPr="00093733">
                <w:rPr>
                  <w:rStyle w:val="Hyperlink"/>
                  <w:rFonts w:cs="Arial"/>
                  <w:b/>
                  <w:bCs/>
                  <w:lang w:val="en-IN"/>
                </w:rPr>
                <w:t>Uttar Pradesh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CA9AD1"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A24A92"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13AC9D" w14:textId="77777777" w:rsidR="00093733" w:rsidRPr="00093733" w:rsidRDefault="00093733" w:rsidP="00093733">
            <w:pPr>
              <w:rPr>
                <w:b/>
                <w:bCs/>
                <w:lang w:val="en-IN"/>
              </w:rPr>
            </w:pPr>
            <w:r w:rsidRPr="00093733">
              <w:rPr>
                <w:b/>
                <w:bCs/>
                <w:lang w:val="en-IN"/>
              </w:rPr>
              <w:t>A Muslim family was attacked by a mob on allegation of cow slaughter in </w:t>
            </w:r>
            <w:hyperlink r:id="rId221" w:tooltip="Muzaffarnagar" w:history="1">
              <w:r w:rsidRPr="00093733">
                <w:rPr>
                  <w:rStyle w:val="Hyperlink"/>
                  <w:rFonts w:cs="Arial"/>
                  <w:b/>
                  <w:bCs/>
                  <w:lang w:val="en-IN"/>
                </w:rPr>
                <w:t>Muzaffarnagar</w:t>
              </w:r>
            </w:hyperlink>
            <w:r w:rsidRPr="00093733">
              <w:rPr>
                <w:b/>
                <w:bCs/>
                <w:lang w:val="en-IN"/>
              </w:rPr>
              <w:t>, Uttar Pradesh. The victims were arrested on charges of cow slaughter but no case was registered against the members of the mob.</w:t>
            </w:r>
            <w:hyperlink r:id="rId222" w:anchor="cite_note-53" w:history="1">
              <w:r w:rsidRPr="00093733">
                <w:rPr>
                  <w:rStyle w:val="Hyperlink"/>
                  <w:rFonts w:cs="Arial"/>
                  <w:b/>
                  <w:bCs/>
                  <w:vertAlign w:val="superscript"/>
                  <w:lang w:val="en-IN"/>
                </w:rPr>
                <w:t>[53]</w:t>
              </w:r>
            </w:hyperlink>
          </w:p>
        </w:tc>
      </w:tr>
    </w:tbl>
    <w:p w14:paraId="3BAEB393" w14:textId="77777777" w:rsidR="00093733" w:rsidRPr="00093733" w:rsidRDefault="00093733" w:rsidP="00093733">
      <w:pPr>
        <w:rPr>
          <w:b/>
          <w:bCs/>
          <w:lang w:val="en-IN"/>
        </w:rPr>
      </w:pPr>
      <w:r w:rsidRPr="00093733">
        <w:rPr>
          <w:b/>
          <w:bCs/>
          <w:lang w:val="en-IN"/>
        </w:rPr>
        <w:t>2017</w:t>
      </w:r>
    </w:p>
    <w:p w14:paraId="382BDE94" w14:textId="77777777" w:rsidR="00093733" w:rsidRPr="00093733" w:rsidRDefault="00093733" w:rsidP="00093733">
      <w:pPr>
        <w:rPr>
          <w:b/>
          <w:bCs/>
          <w:lang w:val="en-IN"/>
        </w:rPr>
      </w:pPr>
      <w:r w:rsidRPr="00093733">
        <w:rPr>
          <w:b/>
          <w:bCs/>
          <w:lang w:val="en-IN"/>
        </w:rPr>
        <w:t>[</w:t>
      </w:r>
      <w:hyperlink r:id="rId223" w:tooltip="Edit section: 2017" w:history="1">
        <w:r w:rsidRPr="00093733">
          <w:rPr>
            <w:rStyle w:val="Hyperlink"/>
            <w:rFonts w:cs="Arial"/>
            <w:b/>
            <w:bCs/>
            <w:lang w:val="en-IN"/>
          </w:rPr>
          <w:t>edit</w:t>
        </w:r>
      </w:hyperlink>
      <w:r w:rsidRPr="00093733">
        <w:rPr>
          <w:b/>
          <w:bCs/>
          <w:lang w:val="en-IN"/>
        </w:rPr>
        <w:t>]</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282"/>
        <w:gridCol w:w="1476"/>
        <w:gridCol w:w="946"/>
        <w:gridCol w:w="1142"/>
        <w:gridCol w:w="2366"/>
      </w:tblGrid>
      <w:tr w:rsidR="00093733" w:rsidRPr="00093733" w14:paraId="5F904260" w14:textId="77777777" w:rsidTr="00093733">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060694E2" w14:textId="77777777" w:rsidR="00093733" w:rsidRPr="00093733" w:rsidRDefault="00093733" w:rsidP="00093733">
            <w:pPr>
              <w:rPr>
                <w:b/>
                <w:bCs/>
                <w:lang w:val="en-IN"/>
              </w:rPr>
            </w:pPr>
            <w:r w:rsidRPr="00093733">
              <w:rPr>
                <w:b/>
                <w:bCs/>
                <w:lang w:val="en-IN"/>
              </w:rPr>
              <w:t>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458A4FA8" w14:textId="77777777" w:rsidR="00093733" w:rsidRPr="00093733" w:rsidRDefault="00093733" w:rsidP="00093733">
            <w:pPr>
              <w:rPr>
                <w:b/>
                <w:bCs/>
                <w:lang w:val="en-IN"/>
              </w:rPr>
            </w:pPr>
            <w:r w:rsidRPr="00093733">
              <w:rPr>
                <w:b/>
                <w:bCs/>
                <w:lang w:val="en-IN"/>
              </w:rPr>
              <w:t>Location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661ECAA7" w14:textId="77777777" w:rsidR="00093733" w:rsidRPr="00093733" w:rsidRDefault="00093733" w:rsidP="00093733">
            <w:pPr>
              <w:rPr>
                <w:b/>
                <w:bCs/>
                <w:lang w:val="en-IN"/>
              </w:rPr>
            </w:pPr>
            <w:r w:rsidRPr="00093733">
              <w:rPr>
                <w:b/>
                <w:bCs/>
                <w:lang w:val="en-IN"/>
              </w:rPr>
              <w:t>Dead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465154B7" w14:textId="77777777" w:rsidR="00093733" w:rsidRPr="00093733" w:rsidRDefault="00093733" w:rsidP="00093733">
            <w:pPr>
              <w:rPr>
                <w:b/>
                <w:bCs/>
                <w:lang w:val="en-IN"/>
              </w:rPr>
            </w:pPr>
            <w:r w:rsidRPr="00093733">
              <w:rPr>
                <w:b/>
                <w:bCs/>
                <w:lang w:val="en-IN"/>
              </w:rPr>
              <w:t>Injured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92BC779" w14:textId="77777777" w:rsidR="00093733" w:rsidRPr="00093733" w:rsidRDefault="00093733" w:rsidP="00093733">
            <w:pPr>
              <w:rPr>
                <w:b/>
                <w:bCs/>
                <w:lang w:val="en-IN"/>
              </w:rPr>
            </w:pPr>
            <w:r w:rsidRPr="00093733">
              <w:rPr>
                <w:b/>
                <w:bCs/>
                <w:lang w:val="en-IN"/>
              </w:rPr>
              <w:t>Description</w:t>
            </w:r>
          </w:p>
        </w:tc>
      </w:tr>
      <w:tr w:rsidR="00093733" w:rsidRPr="00093733" w14:paraId="34A3690E"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4F3969" w14:textId="77777777" w:rsidR="00093733" w:rsidRPr="00093733" w:rsidRDefault="00093733" w:rsidP="00093733">
            <w:pPr>
              <w:rPr>
                <w:b/>
                <w:bCs/>
                <w:lang w:val="en-IN"/>
              </w:rPr>
            </w:pPr>
            <w:r w:rsidRPr="00093733">
              <w:rPr>
                <w:b/>
                <w:bCs/>
                <w:lang w:val="en-IN"/>
              </w:rPr>
              <w:t>5 April 2017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5A577F" w14:textId="77777777" w:rsidR="00093733" w:rsidRPr="00093733" w:rsidRDefault="00093733" w:rsidP="00093733">
            <w:pPr>
              <w:rPr>
                <w:b/>
                <w:bCs/>
                <w:lang w:val="en-IN"/>
              </w:rPr>
            </w:pPr>
            <w:hyperlink r:id="rId224" w:tooltip="Rajasthan" w:history="1">
              <w:r w:rsidRPr="00093733">
                <w:rPr>
                  <w:rStyle w:val="Hyperlink"/>
                  <w:rFonts w:cs="Arial"/>
                  <w:b/>
                  <w:bCs/>
                  <w:lang w:val="en-IN"/>
                </w:rPr>
                <w:t>Rajasthan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DB81A0"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088C7A" w14:textId="77777777" w:rsidR="00093733" w:rsidRPr="00093733" w:rsidRDefault="00093733" w:rsidP="00093733">
            <w:pPr>
              <w:rPr>
                <w:b/>
                <w:bCs/>
                <w:lang w:val="en-IN"/>
              </w:rPr>
            </w:pPr>
            <w:r w:rsidRPr="00093733">
              <w:rPr>
                <w:b/>
                <w:bCs/>
                <w:lang w:val="en-IN"/>
              </w:rPr>
              <w:t>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01E463" w14:textId="77777777" w:rsidR="00093733" w:rsidRPr="00093733" w:rsidRDefault="00093733" w:rsidP="00093733">
            <w:pPr>
              <w:rPr>
                <w:b/>
                <w:bCs/>
                <w:lang w:val="en-IN"/>
              </w:rPr>
            </w:pPr>
            <w:r w:rsidRPr="00093733">
              <w:rPr>
                <w:b/>
                <w:bCs/>
                <w:lang w:val="en-IN"/>
              </w:rPr>
              <w:t>In the </w:t>
            </w:r>
            <w:hyperlink r:id="rId225" w:tooltip="2017 Alwar mob lynching" w:history="1">
              <w:r w:rsidRPr="00093733">
                <w:rPr>
                  <w:rStyle w:val="Hyperlink"/>
                  <w:rFonts w:cs="Arial"/>
                  <w:b/>
                  <w:bCs/>
                  <w:lang w:val="en-IN"/>
                </w:rPr>
                <w:t>Alwar lynching</w:t>
              </w:r>
            </w:hyperlink>
            <w:r w:rsidRPr="00093733">
              <w:rPr>
                <w:b/>
                <w:bCs/>
                <w:lang w:val="en-IN"/>
              </w:rPr>
              <w:t xml:space="preserve">, </w:t>
            </w:r>
            <w:proofErr w:type="spellStart"/>
            <w:r w:rsidRPr="00093733">
              <w:rPr>
                <w:b/>
                <w:bCs/>
                <w:lang w:val="en-IN"/>
              </w:rPr>
              <w:t>Pehlu</w:t>
            </w:r>
            <w:proofErr w:type="spellEnd"/>
            <w:r w:rsidRPr="00093733">
              <w:rPr>
                <w:b/>
                <w:bCs/>
                <w:lang w:val="en-IN"/>
              </w:rPr>
              <w:t xml:space="preserve"> Khan, a dairy farmer from Nuh district of Haryana, was murdered by a group of 200 cow vigilantes affiliated with right-wing Hindutva groups in Alwar, Rajasthan, India. </w:t>
            </w:r>
            <w:r w:rsidRPr="00093733">
              <w:rPr>
                <w:b/>
                <w:bCs/>
                <w:lang w:val="en-IN"/>
              </w:rPr>
              <w:lastRenderedPageBreak/>
              <w:t xml:space="preserve">Six others who were with </w:t>
            </w:r>
            <w:proofErr w:type="spellStart"/>
            <w:r w:rsidRPr="00093733">
              <w:rPr>
                <w:b/>
                <w:bCs/>
                <w:lang w:val="en-IN"/>
              </w:rPr>
              <w:t>Pehlu</w:t>
            </w:r>
            <w:proofErr w:type="spellEnd"/>
            <w:r w:rsidRPr="00093733">
              <w:rPr>
                <w:b/>
                <w:bCs/>
                <w:lang w:val="en-IN"/>
              </w:rPr>
              <w:t xml:space="preserve"> Khan were also beaten by the cow vigilantes.</w:t>
            </w:r>
            <w:hyperlink r:id="rId226" w:anchor="cite_note-nytimes2-54" w:history="1">
              <w:r w:rsidRPr="00093733">
                <w:rPr>
                  <w:rStyle w:val="Hyperlink"/>
                  <w:rFonts w:cs="Arial"/>
                  <w:b/>
                  <w:bCs/>
                  <w:vertAlign w:val="superscript"/>
                  <w:lang w:val="en-IN"/>
                </w:rPr>
                <w:t>[54]</w:t>
              </w:r>
            </w:hyperlink>
            <w:hyperlink r:id="rId227" w:anchor="cite_note-55" w:history="1">
              <w:r w:rsidRPr="00093733">
                <w:rPr>
                  <w:rStyle w:val="Hyperlink"/>
                  <w:rFonts w:cs="Arial"/>
                  <w:b/>
                  <w:bCs/>
                  <w:vertAlign w:val="superscript"/>
                  <w:lang w:val="en-IN"/>
                </w:rPr>
                <w:t>[55]</w:t>
              </w:r>
            </w:hyperlink>
            <w:r w:rsidRPr="00093733">
              <w:rPr>
                <w:b/>
                <w:bCs/>
                <w:lang w:val="en-IN"/>
              </w:rPr>
              <w:t> The state government initially charged the victims with "cruelty to animals" under the state law prohibiting cattle slaughter.</w:t>
            </w:r>
            <w:hyperlink r:id="rId228" w:anchor="cite_note-HRW16-43" w:history="1">
              <w:r w:rsidRPr="00093733">
                <w:rPr>
                  <w:rStyle w:val="Hyperlink"/>
                  <w:rFonts w:cs="Arial"/>
                  <w:b/>
                  <w:bCs/>
                  <w:vertAlign w:val="superscript"/>
                  <w:lang w:val="en-IN"/>
                </w:rPr>
                <w:t>[43]</w:t>
              </w:r>
            </w:hyperlink>
          </w:p>
        </w:tc>
      </w:tr>
      <w:tr w:rsidR="00093733" w:rsidRPr="00093733" w14:paraId="173EBA1D"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0215AC" w14:textId="77777777" w:rsidR="00093733" w:rsidRPr="00093733" w:rsidRDefault="00093733" w:rsidP="00093733">
            <w:pPr>
              <w:rPr>
                <w:b/>
                <w:bCs/>
                <w:lang w:val="en-IN"/>
              </w:rPr>
            </w:pPr>
            <w:r w:rsidRPr="00093733">
              <w:rPr>
                <w:b/>
                <w:bCs/>
                <w:lang w:val="en-IN"/>
              </w:rPr>
              <w:lastRenderedPageBreak/>
              <w:t>20 April 2017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0674A5" w14:textId="77777777" w:rsidR="00093733" w:rsidRPr="00093733" w:rsidRDefault="00093733" w:rsidP="00093733">
            <w:pPr>
              <w:rPr>
                <w:b/>
                <w:bCs/>
                <w:lang w:val="en-IN"/>
              </w:rPr>
            </w:pPr>
            <w:hyperlink r:id="rId229" w:tooltip="Assam" w:history="1">
              <w:r w:rsidRPr="00093733">
                <w:rPr>
                  <w:rStyle w:val="Hyperlink"/>
                  <w:rFonts w:cs="Arial"/>
                  <w:b/>
                  <w:bCs/>
                  <w:lang w:val="en-IN"/>
                </w:rPr>
                <w:t>Assam</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B5E63C"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4E7538"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F3D4FD" w14:textId="77777777" w:rsidR="00093733" w:rsidRPr="00093733" w:rsidRDefault="00093733" w:rsidP="00093733">
            <w:pPr>
              <w:rPr>
                <w:b/>
                <w:bCs/>
                <w:lang w:val="en-IN"/>
              </w:rPr>
            </w:pPr>
            <w:r w:rsidRPr="00093733">
              <w:rPr>
                <w:b/>
                <w:bCs/>
                <w:lang w:val="en-IN"/>
              </w:rPr>
              <w:t>Two men, in their 20s, were allegedly killed by a mob of cow vigilantes, after being accused of trying to steal cows for slaughter.</w:t>
            </w:r>
            <w:r w:rsidRPr="00093733">
              <w:rPr>
                <w:b/>
                <w:bCs/>
                <w:vertAlign w:val="superscript"/>
                <w:lang w:val="en-IN"/>
              </w:rPr>
              <w:t>[</w:t>
            </w:r>
            <w:hyperlink r:id="rId230" w:tooltip="Wikipedia:Citation needed" w:history="1">
              <w:r w:rsidRPr="00093733">
                <w:rPr>
                  <w:rStyle w:val="Hyperlink"/>
                  <w:rFonts w:cs="Arial"/>
                  <w:b/>
                  <w:bCs/>
                  <w:i/>
                  <w:iCs/>
                  <w:vertAlign w:val="superscript"/>
                  <w:lang w:val="en-IN"/>
                </w:rPr>
                <w:t>citation needed</w:t>
              </w:r>
            </w:hyperlink>
            <w:r w:rsidRPr="00093733">
              <w:rPr>
                <w:b/>
                <w:bCs/>
                <w:vertAlign w:val="superscript"/>
                <w:lang w:val="en-IN"/>
              </w:rPr>
              <w:t>]</w:t>
            </w:r>
          </w:p>
        </w:tc>
      </w:tr>
      <w:tr w:rsidR="00093733" w:rsidRPr="00093733" w14:paraId="393FEDE3"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76B9F5" w14:textId="77777777" w:rsidR="00093733" w:rsidRPr="00093733" w:rsidRDefault="00093733" w:rsidP="00093733">
            <w:pPr>
              <w:rPr>
                <w:b/>
                <w:bCs/>
                <w:lang w:val="en-IN"/>
              </w:rPr>
            </w:pPr>
            <w:r w:rsidRPr="00093733">
              <w:rPr>
                <w:b/>
                <w:bCs/>
                <w:lang w:val="en-IN"/>
              </w:rPr>
              <w:t>24 April 2017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C8DA86" w14:textId="77777777" w:rsidR="00093733" w:rsidRPr="00093733" w:rsidRDefault="00093733" w:rsidP="00093733">
            <w:pPr>
              <w:rPr>
                <w:b/>
                <w:bCs/>
                <w:lang w:val="en-IN"/>
              </w:rPr>
            </w:pPr>
            <w:hyperlink r:id="rId231" w:tooltip="Jammu and Kashmir (state)" w:history="1">
              <w:r w:rsidRPr="00093733">
                <w:rPr>
                  <w:rStyle w:val="Hyperlink"/>
                  <w:rFonts w:cs="Arial"/>
                  <w:b/>
                  <w:bCs/>
                  <w:lang w:val="en-IN"/>
                </w:rPr>
                <w:t>Jammu and Kashmir</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741D73"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9A854A" w14:textId="77777777" w:rsidR="00093733" w:rsidRPr="00093733" w:rsidRDefault="00093733" w:rsidP="00093733">
            <w:pPr>
              <w:rPr>
                <w:b/>
                <w:bCs/>
                <w:lang w:val="en-IN"/>
              </w:rPr>
            </w:pPr>
            <w:r w:rsidRPr="00093733">
              <w:rPr>
                <w:b/>
                <w:bCs/>
                <w:lang w:val="en-IN"/>
              </w:rP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F850C9" w14:textId="77777777" w:rsidR="00093733" w:rsidRPr="00093733" w:rsidRDefault="00093733" w:rsidP="00093733">
            <w:pPr>
              <w:rPr>
                <w:b/>
                <w:bCs/>
                <w:lang w:val="en-IN"/>
              </w:rPr>
            </w:pPr>
            <w:r w:rsidRPr="00093733">
              <w:rPr>
                <w:b/>
                <w:bCs/>
                <w:lang w:val="en-IN"/>
              </w:rPr>
              <w:t>A family of five, including a 9-year-old girl, were attacked and injured; police arrested 11 so-called cow vigilantes in connection with the attack.</w:t>
            </w:r>
            <w:hyperlink r:id="rId232" w:anchor="cite_note-56" w:history="1">
              <w:r w:rsidRPr="00093733">
                <w:rPr>
                  <w:rStyle w:val="Hyperlink"/>
                  <w:rFonts w:cs="Arial"/>
                  <w:b/>
                  <w:bCs/>
                  <w:vertAlign w:val="superscript"/>
                  <w:lang w:val="en-IN"/>
                </w:rPr>
                <w:t>[56]</w:t>
              </w:r>
            </w:hyperlink>
            <w:r w:rsidRPr="00093733">
              <w:rPr>
                <w:b/>
                <w:bCs/>
                <w:lang w:val="en-IN"/>
              </w:rPr>
              <w:t xml:space="preserve"> A video of the attack </w:t>
            </w:r>
            <w:r w:rsidRPr="00093733">
              <w:rPr>
                <w:b/>
                <w:bCs/>
                <w:lang w:val="en-IN"/>
              </w:rPr>
              <w:lastRenderedPageBreak/>
              <w:t>showed the assailants demolishing the shelter of the family; policemen were visible in the video, apparently unable to intervene.</w:t>
            </w:r>
            <w:hyperlink r:id="rId233" w:anchor="cite_note-HRW16-43" w:history="1">
              <w:r w:rsidRPr="00093733">
                <w:rPr>
                  <w:rStyle w:val="Hyperlink"/>
                  <w:rFonts w:cs="Arial"/>
                  <w:b/>
                  <w:bCs/>
                  <w:vertAlign w:val="superscript"/>
                  <w:lang w:val="en-IN"/>
                </w:rPr>
                <w:t>[43]</w:t>
              </w:r>
            </w:hyperlink>
          </w:p>
        </w:tc>
      </w:tr>
      <w:tr w:rsidR="00093733" w:rsidRPr="00093733" w14:paraId="1F674E13"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95E026" w14:textId="77777777" w:rsidR="00093733" w:rsidRPr="00093733" w:rsidRDefault="00093733" w:rsidP="00093733">
            <w:pPr>
              <w:rPr>
                <w:b/>
                <w:bCs/>
                <w:lang w:val="en-IN"/>
              </w:rPr>
            </w:pPr>
            <w:r w:rsidRPr="00093733">
              <w:rPr>
                <w:b/>
                <w:bCs/>
                <w:lang w:val="en-IN"/>
              </w:rPr>
              <w:lastRenderedPageBreak/>
              <w:t>23 April 2017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C504F8" w14:textId="77777777" w:rsidR="00093733" w:rsidRPr="00093733" w:rsidRDefault="00093733" w:rsidP="00093733">
            <w:pPr>
              <w:rPr>
                <w:b/>
                <w:bCs/>
                <w:lang w:val="en-IN"/>
              </w:rPr>
            </w:pPr>
            <w:hyperlink r:id="rId234" w:tooltip="Delhi" w:history="1">
              <w:r w:rsidRPr="00093733">
                <w:rPr>
                  <w:rStyle w:val="Hyperlink"/>
                  <w:rFonts w:cs="Arial"/>
                  <w:b/>
                  <w:bCs/>
                  <w:lang w:val="en-IN"/>
                </w:rPr>
                <w:t>Delhi</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5C7EE6"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7D3177" w14:textId="77777777" w:rsidR="00093733" w:rsidRPr="00093733" w:rsidRDefault="00093733" w:rsidP="00093733">
            <w:pPr>
              <w:rPr>
                <w:b/>
                <w:bCs/>
                <w:lang w:val="en-IN"/>
              </w:rPr>
            </w:pPr>
            <w:r w:rsidRPr="00093733">
              <w:rPr>
                <w:b/>
                <w:bCs/>
                <w:lang w:val="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DFA26E" w14:textId="77777777" w:rsidR="00093733" w:rsidRPr="00093733" w:rsidRDefault="00093733" w:rsidP="00093733">
            <w:pPr>
              <w:rPr>
                <w:b/>
                <w:bCs/>
                <w:lang w:val="en-IN"/>
              </w:rPr>
            </w:pPr>
            <w:r w:rsidRPr="00093733">
              <w:rPr>
                <w:b/>
                <w:bCs/>
                <w:lang w:val="en-IN"/>
              </w:rPr>
              <w:t>Three men transporting buffaloes were injured after being beaten by a group stating they were members of the animal rights activist group </w:t>
            </w:r>
            <w:hyperlink r:id="rId235" w:tooltip="People for Animals" w:history="1">
              <w:r w:rsidRPr="00093733">
                <w:rPr>
                  <w:rStyle w:val="Hyperlink"/>
                  <w:rFonts w:cs="Arial"/>
                  <w:b/>
                  <w:bCs/>
                  <w:lang w:val="en-IN"/>
                </w:rPr>
                <w:t>People for Animals</w:t>
              </w:r>
            </w:hyperlink>
            <w:r w:rsidRPr="00093733">
              <w:rPr>
                <w:b/>
                <w:bCs/>
                <w:lang w:val="en-IN"/>
              </w:rPr>
              <w:t>.</w:t>
            </w:r>
            <w:hyperlink r:id="rId236" w:anchor="cite_note-57" w:history="1">
              <w:r w:rsidRPr="00093733">
                <w:rPr>
                  <w:rStyle w:val="Hyperlink"/>
                  <w:rFonts w:cs="Arial"/>
                  <w:b/>
                  <w:bCs/>
                  <w:vertAlign w:val="superscript"/>
                  <w:lang w:val="en-IN"/>
                </w:rPr>
                <w:t>[57]</w:t>
              </w:r>
            </w:hyperlink>
            <w:hyperlink r:id="rId237" w:anchor="cite_note-HRW16-43" w:history="1">
              <w:r w:rsidRPr="00093733">
                <w:rPr>
                  <w:rStyle w:val="Hyperlink"/>
                  <w:rFonts w:cs="Arial"/>
                  <w:b/>
                  <w:bCs/>
                  <w:vertAlign w:val="superscript"/>
                  <w:lang w:val="en-IN"/>
                </w:rPr>
                <w:t>[43]</w:t>
              </w:r>
            </w:hyperlink>
          </w:p>
        </w:tc>
      </w:tr>
      <w:tr w:rsidR="00093733" w:rsidRPr="00093733" w14:paraId="4A63C492"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2AE8F8" w14:textId="77777777" w:rsidR="00093733" w:rsidRPr="00093733" w:rsidRDefault="00093733" w:rsidP="00093733">
            <w:pPr>
              <w:rPr>
                <w:b/>
                <w:bCs/>
                <w:lang w:val="en-IN"/>
              </w:rPr>
            </w:pPr>
            <w:r w:rsidRPr="00093733">
              <w:rPr>
                <w:b/>
                <w:bCs/>
                <w:lang w:val="en-IN"/>
              </w:rPr>
              <w:t>23 June 2017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386987" w14:textId="77777777" w:rsidR="00093733" w:rsidRPr="00093733" w:rsidRDefault="00093733" w:rsidP="00093733">
            <w:pPr>
              <w:rPr>
                <w:b/>
                <w:bCs/>
                <w:lang w:val="en-IN"/>
              </w:rPr>
            </w:pPr>
            <w:r w:rsidRPr="00093733">
              <w:rPr>
                <w:b/>
                <w:bCs/>
                <w:lang w:val="en-IN"/>
              </w:rPr>
              <w:t>Delhi-</w:t>
            </w:r>
            <w:proofErr w:type="spellStart"/>
            <w:r w:rsidRPr="00093733">
              <w:rPr>
                <w:b/>
                <w:bCs/>
                <w:lang w:val="en-IN"/>
              </w:rPr>
              <w:t>Ballabhgarh</w:t>
            </w:r>
            <w:proofErr w:type="spellEnd"/>
            <w:r w:rsidRPr="00093733">
              <w:rPr>
                <w:b/>
                <w:bCs/>
                <w:lang w:val="en-IN"/>
              </w:rPr>
              <w:t xml:space="preserve"> train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354E6A"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0E0156" w14:textId="77777777" w:rsidR="00093733" w:rsidRPr="00093733" w:rsidRDefault="00093733" w:rsidP="00093733">
            <w:pPr>
              <w:rPr>
                <w:b/>
                <w:bCs/>
                <w:lang w:val="en-IN"/>
              </w:rPr>
            </w:pPr>
            <w:r w:rsidRPr="00093733">
              <w:rPr>
                <w:b/>
                <w:bCs/>
                <w:lang w:val="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562F5D" w14:textId="77777777" w:rsidR="00093733" w:rsidRPr="00093733" w:rsidRDefault="00093733" w:rsidP="00093733">
            <w:pPr>
              <w:rPr>
                <w:b/>
                <w:bCs/>
                <w:lang w:val="en-IN"/>
              </w:rPr>
            </w:pPr>
            <w:r w:rsidRPr="00093733">
              <w:rPr>
                <w:b/>
                <w:bCs/>
                <w:lang w:val="en-IN"/>
              </w:rPr>
              <w:t xml:space="preserve">Four Muslims were lynched allegedly over </w:t>
            </w:r>
            <w:proofErr w:type="spellStart"/>
            <w:r w:rsidRPr="00093733">
              <w:rPr>
                <w:b/>
                <w:bCs/>
                <w:lang w:val="en-IN"/>
              </w:rPr>
              <w:t>rumors</w:t>
            </w:r>
            <w:proofErr w:type="spellEnd"/>
            <w:r w:rsidRPr="00093733">
              <w:rPr>
                <w:b/>
                <w:bCs/>
                <w:lang w:val="en-IN"/>
              </w:rPr>
              <w:t xml:space="preserve"> of eating beef.</w:t>
            </w:r>
            <w:hyperlink r:id="rId238" w:anchor="cite_note-58" w:history="1">
              <w:r w:rsidRPr="00093733">
                <w:rPr>
                  <w:rStyle w:val="Hyperlink"/>
                  <w:rFonts w:cs="Arial"/>
                  <w:b/>
                  <w:bCs/>
                  <w:vertAlign w:val="superscript"/>
                  <w:lang w:val="en-IN"/>
                </w:rPr>
                <w:t>[58]</w:t>
              </w:r>
            </w:hyperlink>
            <w:hyperlink r:id="rId239" w:anchor="cite_note-59" w:history="1">
              <w:r w:rsidRPr="00093733">
                <w:rPr>
                  <w:rStyle w:val="Hyperlink"/>
                  <w:rFonts w:cs="Arial"/>
                  <w:b/>
                  <w:bCs/>
                  <w:vertAlign w:val="superscript"/>
                  <w:lang w:val="en-IN"/>
                </w:rPr>
                <w:t>[59]</w:t>
              </w:r>
            </w:hyperlink>
            <w:r w:rsidRPr="00093733">
              <w:rPr>
                <w:b/>
                <w:bCs/>
                <w:lang w:val="en-IN"/>
              </w:rPr>
              <w:t> According to the police, the victims had arguments over meat with their co-passengers who attacked them with knife.</w:t>
            </w:r>
            <w:hyperlink r:id="rId240" w:anchor="cite_note-60" w:history="1">
              <w:r w:rsidRPr="00093733">
                <w:rPr>
                  <w:rStyle w:val="Hyperlink"/>
                  <w:rFonts w:cs="Arial"/>
                  <w:b/>
                  <w:bCs/>
                  <w:vertAlign w:val="superscript"/>
                  <w:lang w:val="en-IN"/>
                </w:rPr>
                <w:t>[60]</w:t>
              </w:r>
            </w:hyperlink>
          </w:p>
        </w:tc>
      </w:tr>
      <w:tr w:rsidR="00093733" w:rsidRPr="00093733" w14:paraId="4B370C2E"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79014F" w14:textId="77777777" w:rsidR="00093733" w:rsidRPr="00093733" w:rsidRDefault="00093733" w:rsidP="00093733">
            <w:pPr>
              <w:rPr>
                <w:b/>
                <w:bCs/>
                <w:lang w:val="en-IN"/>
              </w:rPr>
            </w:pPr>
            <w:r w:rsidRPr="00093733">
              <w:rPr>
                <w:b/>
                <w:bCs/>
                <w:lang w:val="en-IN"/>
              </w:rPr>
              <w:t>1 May 2017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341F98" w14:textId="77777777" w:rsidR="00093733" w:rsidRPr="00093733" w:rsidRDefault="00093733" w:rsidP="00093733">
            <w:pPr>
              <w:rPr>
                <w:b/>
                <w:bCs/>
                <w:lang w:val="en-IN"/>
              </w:rPr>
            </w:pPr>
            <w:hyperlink r:id="rId241" w:tooltip="Assam" w:history="1">
              <w:r w:rsidRPr="00093733">
                <w:rPr>
                  <w:rStyle w:val="Hyperlink"/>
                  <w:rFonts w:cs="Arial"/>
                  <w:b/>
                  <w:bCs/>
                  <w:lang w:val="en-IN"/>
                </w:rPr>
                <w:t>Assam</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ACF9A4"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F1BFF4"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5DB008" w14:textId="77777777" w:rsidR="00093733" w:rsidRPr="00093733" w:rsidRDefault="00093733" w:rsidP="00093733">
            <w:pPr>
              <w:rPr>
                <w:b/>
                <w:bCs/>
                <w:lang w:val="en-IN"/>
              </w:rPr>
            </w:pPr>
            <w:r w:rsidRPr="00093733">
              <w:rPr>
                <w:b/>
                <w:bCs/>
                <w:lang w:val="en-IN"/>
              </w:rPr>
              <w:t>Two Muslim men were lynched in </w:t>
            </w:r>
            <w:hyperlink r:id="rId242" w:tooltip="Nagaon district" w:history="1">
              <w:r w:rsidRPr="00093733">
                <w:rPr>
                  <w:rStyle w:val="Hyperlink"/>
                  <w:rFonts w:cs="Arial"/>
                  <w:b/>
                  <w:bCs/>
                  <w:lang w:val="en-IN"/>
                </w:rPr>
                <w:t xml:space="preserve">Nagaon </w:t>
              </w:r>
              <w:r w:rsidRPr="00093733">
                <w:rPr>
                  <w:rStyle w:val="Hyperlink"/>
                  <w:rFonts w:cs="Arial"/>
                  <w:b/>
                  <w:bCs/>
                  <w:lang w:val="en-IN"/>
                </w:rPr>
                <w:lastRenderedPageBreak/>
                <w:t>district</w:t>
              </w:r>
            </w:hyperlink>
            <w:r w:rsidRPr="00093733">
              <w:rPr>
                <w:b/>
                <w:bCs/>
                <w:lang w:val="en-IN"/>
              </w:rPr>
              <w:t> of Assam on suspicion of stealing cows. While the police managed to rescue the men, both of them died of their injuries.</w:t>
            </w:r>
            <w:hyperlink r:id="rId243" w:anchor="cite_note-61" w:history="1">
              <w:r w:rsidRPr="00093733">
                <w:rPr>
                  <w:rStyle w:val="Hyperlink"/>
                  <w:rFonts w:cs="Arial"/>
                  <w:b/>
                  <w:bCs/>
                  <w:vertAlign w:val="superscript"/>
                  <w:lang w:val="en-IN"/>
                </w:rPr>
                <w:t>[61]</w:t>
              </w:r>
            </w:hyperlink>
          </w:p>
        </w:tc>
      </w:tr>
      <w:tr w:rsidR="00093733" w:rsidRPr="00093733" w14:paraId="3F7A86B7"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DB226C" w14:textId="77777777" w:rsidR="00093733" w:rsidRPr="00093733" w:rsidRDefault="00093733" w:rsidP="00093733">
            <w:pPr>
              <w:rPr>
                <w:b/>
                <w:bCs/>
                <w:lang w:val="en-IN"/>
              </w:rPr>
            </w:pPr>
            <w:r w:rsidRPr="00093733">
              <w:rPr>
                <w:b/>
                <w:bCs/>
                <w:lang w:val="en-IN"/>
              </w:rPr>
              <w:lastRenderedPageBreak/>
              <w:t>12 May 2017 – 18 May 2017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C43752" w14:textId="77777777" w:rsidR="00093733" w:rsidRPr="00093733" w:rsidRDefault="00093733" w:rsidP="00093733">
            <w:pPr>
              <w:rPr>
                <w:b/>
                <w:bCs/>
                <w:lang w:val="en-IN"/>
              </w:rPr>
            </w:pPr>
            <w:hyperlink r:id="rId244" w:tooltip="Jharkhand" w:history="1">
              <w:r w:rsidRPr="00093733">
                <w:rPr>
                  <w:rStyle w:val="Hyperlink"/>
                  <w:rFonts w:cs="Arial"/>
                  <w:b/>
                  <w:bCs/>
                  <w:lang w:val="en-IN"/>
                </w:rPr>
                <w:t>Jharkhand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8AED1A" w14:textId="77777777" w:rsidR="00093733" w:rsidRPr="00093733" w:rsidRDefault="00093733" w:rsidP="00093733">
            <w:pPr>
              <w:rPr>
                <w:b/>
                <w:bCs/>
                <w:lang w:val="en-IN"/>
              </w:rPr>
            </w:pPr>
            <w:r w:rsidRPr="00093733">
              <w:rPr>
                <w:b/>
                <w:bCs/>
                <w:lang w:val="en-IN"/>
              </w:rPr>
              <w:t>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B6CDA5"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FC0C8E" w14:textId="77777777" w:rsidR="00093733" w:rsidRPr="00093733" w:rsidRDefault="00093733" w:rsidP="00093733">
            <w:pPr>
              <w:rPr>
                <w:b/>
                <w:bCs/>
                <w:lang w:val="en-IN"/>
              </w:rPr>
            </w:pPr>
            <w:r w:rsidRPr="00093733">
              <w:rPr>
                <w:b/>
                <w:bCs/>
                <w:lang w:val="en-IN"/>
              </w:rPr>
              <w:t>At least nine people were killed, including 4 </w:t>
            </w:r>
            <w:hyperlink r:id="rId245" w:tooltip="Muslim" w:history="1">
              <w:r w:rsidRPr="00093733">
                <w:rPr>
                  <w:rStyle w:val="Hyperlink"/>
                  <w:rFonts w:cs="Arial"/>
                  <w:b/>
                  <w:bCs/>
                  <w:lang w:val="en-IN"/>
                </w:rPr>
                <w:t>Muslim</w:t>
              </w:r>
            </w:hyperlink>
            <w:r w:rsidRPr="00093733">
              <w:rPr>
                <w:b/>
                <w:bCs/>
                <w:lang w:val="en-IN"/>
              </w:rPr>
              <w:t> cattle traders, in four different incidents.</w:t>
            </w:r>
            <w:hyperlink r:id="rId246" w:anchor="cite_note-62" w:history="1">
              <w:r w:rsidRPr="00093733">
                <w:rPr>
                  <w:rStyle w:val="Hyperlink"/>
                  <w:rFonts w:cs="Arial"/>
                  <w:b/>
                  <w:bCs/>
                  <w:vertAlign w:val="superscript"/>
                  <w:lang w:val="en-IN"/>
                </w:rPr>
                <w:t>[62]</w:t>
              </w:r>
            </w:hyperlink>
          </w:p>
        </w:tc>
      </w:tr>
      <w:tr w:rsidR="00093733" w:rsidRPr="00093733" w14:paraId="50C62DF3"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8F004F" w14:textId="77777777" w:rsidR="00093733" w:rsidRPr="00093733" w:rsidRDefault="00093733" w:rsidP="00093733">
            <w:pPr>
              <w:rPr>
                <w:b/>
                <w:bCs/>
                <w:lang w:val="en-IN"/>
              </w:rPr>
            </w:pPr>
            <w:r w:rsidRPr="00093733">
              <w:rPr>
                <w:b/>
                <w:bCs/>
                <w:lang w:val="en-IN"/>
              </w:rPr>
              <w:t>22 June 2017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0BAAC5" w14:textId="77777777" w:rsidR="00093733" w:rsidRPr="00093733" w:rsidRDefault="00093733" w:rsidP="00093733">
            <w:pPr>
              <w:rPr>
                <w:b/>
                <w:bCs/>
                <w:lang w:val="en-IN"/>
              </w:rPr>
            </w:pPr>
            <w:hyperlink r:id="rId247" w:tooltip="West Bengal" w:history="1">
              <w:r w:rsidRPr="00093733">
                <w:rPr>
                  <w:rStyle w:val="Hyperlink"/>
                  <w:rFonts w:cs="Arial"/>
                  <w:b/>
                  <w:bCs/>
                  <w:lang w:val="en-IN"/>
                </w:rPr>
                <w:t>West Bengal</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A319C3" w14:textId="77777777" w:rsidR="00093733" w:rsidRPr="00093733" w:rsidRDefault="00093733" w:rsidP="00093733">
            <w:pPr>
              <w:rPr>
                <w:b/>
                <w:bCs/>
                <w:lang w:val="en-IN"/>
              </w:rPr>
            </w:pPr>
            <w:r w:rsidRPr="00093733">
              <w:rPr>
                <w:b/>
                <w:bCs/>
                <w:lang w:val="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2031A6"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1D5EAF" w14:textId="77777777" w:rsidR="00093733" w:rsidRPr="00093733" w:rsidRDefault="00093733" w:rsidP="00093733">
            <w:pPr>
              <w:rPr>
                <w:b/>
                <w:bCs/>
                <w:lang w:val="en-IN"/>
              </w:rPr>
            </w:pPr>
            <w:r w:rsidRPr="00093733">
              <w:rPr>
                <w:b/>
                <w:bCs/>
                <w:lang w:val="en-IN"/>
              </w:rPr>
              <w:t>Three Muslim men were lynched in </w:t>
            </w:r>
            <w:proofErr w:type="spellStart"/>
            <w:r>
              <w:fldChar w:fldCharType="begin"/>
            </w:r>
            <w:r>
              <w:instrText>HYPERLINK "https://en.wikipedia.org/wiki/Islampur,_Uttar_Dinajpur" \o "Islampur, Uttar Dinajpur"</w:instrText>
            </w:r>
            <w:r>
              <w:fldChar w:fldCharType="separate"/>
            </w:r>
            <w:r w:rsidRPr="00093733">
              <w:rPr>
                <w:rStyle w:val="Hyperlink"/>
                <w:rFonts w:cs="Arial"/>
                <w:b/>
                <w:bCs/>
                <w:lang w:val="en-IN"/>
              </w:rPr>
              <w:t>Islampur</w:t>
            </w:r>
            <w:proofErr w:type="spellEnd"/>
            <w:r w:rsidRPr="00093733">
              <w:rPr>
                <w:rStyle w:val="Hyperlink"/>
                <w:rFonts w:cs="Arial"/>
                <w:b/>
                <w:bCs/>
                <w:lang w:val="en-IN"/>
              </w:rPr>
              <w:t>, Uttar Dinajpur</w:t>
            </w:r>
            <w:r>
              <w:fldChar w:fldCharType="end"/>
            </w:r>
            <w:r w:rsidRPr="00093733">
              <w:rPr>
                <w:b/>
                <w:bCs/>
                <w:lang w:val="en-IN"/>
              </w:rPr>
              <w:t> for allegedly trying to steal cows. A police complaint was made by the mother of the deceased Nasir Haque. According to the Superintendent of Police Amit Kumar Bharat Rathod, the police arrested 3 people and were conducting further investigation.</w:t>
            </w:r>
            <w:hyperlink r:id="rId248" w:anchor="cite_note-63" w:history="1">
              <w:r w:rsidRPr="00093733">
                <w:rPr>
                  <w:rStyle w:val="Hyperlink"/>
                  <w:rFonts w:cs="Arial"/>
                  <w:b/>
                  <w:bCs/>
                  <w:vertAlign w:val="superscript"/>
                  <w:lang w:val="en-IN"/>
                </w:rPr>
                <w:t>[63]</w:t>
              </w:r>
            </w:hyperlink>
          </w:p>
        </w:tc>
      </w:tr>
      <w:tr w:rsidR="00093733" w:rsidRPr="00093733" w14:paraId="5A7FEBF7"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DDD9CF7" w14:textId="77777777" w:rsidR="00093733" w:rsidRPr="00093733" w:rsidRDefault="00093733" w:rsidP="00093733">
            <w:pPr>
              <w:rPr>
                <w:b/>
                <w:bCs/>
                <w:lang w:val="en-IN"/>
              </w:rPr>
            </w:pPr>
            <w:r w:rsidRPr="00093733">
              <w:rPr>
                <w:b/>
                <w:bCs/>
                <w:lang w:val="en-IN"/>
              </w:rPr>
              <w:t xml:space="preserve">27 June </w:t>
            </w:r>
            <w:r w:rsidRPr="00093733">
              <w:rPr>
                <w:b/>
                <w:bCs/>
                <w:lang w:val="en-IN"/>
              </w:rPr>
              <w:lastRenderedPageBreak/>
              <w:t>2017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DB99D5" w14:textId="77777777" w:rsidR="00093733" w:rsidRPr="00093733" w:rsidRDefault="00093733" w:rsidP="00093733">
            <w:pPr>
              <w:rPr>
                <w:b/>
                <w:bCs/>
                <w:lang w:val="en-IN"/>
              </w:rPr>
            </w:pPr>
            <w:hyperlink r:id="rId249" w:tooltip="Jharkhand" w:history="1">
              <w:r w:rsidRPr="00093733">
                <w:rPr>
                  <w:rStyle w:val="Hyperlink"/>
                  <w:rFonts w:cs="Arial"/>
                  <w:b/>
                  <w:bCs/>
                  <w:lang w:val="en-IN"/>
                </w:rPr>
                <w:t>Jharkhand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A93BA6"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621CC8"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F6F773" w14:textId="77777777" w:rsidR="00093733" w:rsidRPr="00093733" w:rsidRDefault="00093733" w:rsidP="00093733">
            <w:pPr>
              <w:rPr>
                <w:b/>
                <w:bCs/>
                <w:lang w:val="en-IN"/>
              </w:rPr>
            </w:pPr>
            <w:r w:rsidRPr="00093733">
              <w:rPr>
                <w:b/>
                <w:bCs/>
                <w:lang w:val="en-IN"/>
              </w:rPr>
              <w:t xml:space="preserve">Usman Ansari, a </w:t>
            </w:r>
            <w:r w:rsidRPr="00093733">
              <w:rPr>
                <w:b/>
                <w:bCs/>
                <w:lang w:val="en-IN"/>
              </w:rPr>
              <w:lastRenderedPageBreak/>
              <w:t>55-year-old Muslim dairy owner, was beaten up and his house set on fire by a mob in </w:t>
            </w:r>
            <w:proofErr w:type="spellStart"/>
            <w:r>
              <w:fldChar w:fldCharType="begin"/>
            </w:r>
            <w:r>
              <w:instrText>HYPERLINK "https://en.wikipedia.org/wiki/Giridih_district" \o "Giridih district"</w:instrText>
            </w:r>
            <w:r>
              <w:fldChar w:fldCharType="separate"/>
            </w:r>
            <w:r w:rsidRPr="00093733">
              <w:rPr>
                <w:rStyle w:val="Hyperlink"/>
                <w:rFonts w:cs="Arial"/>
                <w:b/>
                <w:bCs/>
                <w:lang w:val="en-IN"/>
              </w:rPr>
              <w:t>Giridih</w:t>
            </w:r>
            <w:proofErr w:type="spellEnd"/>
            <w:r w:rsidRPr="00093733">
              <w:rPr>
                <w:rStyle w:val="Hyperlink"/>
                <w:rFonts w:cs="Arial"/>
                <w:b/>
                <w:bCs/>
                <w:lang w:val="en-IN"/>
              </w:rPr>
              <w:t xml:space="preserve"> district</w:t>
            </w:r>
            <w:r>
              <w:fldChar w:fldCharType="end"/>
            </w:r>
            <w:r w:rsidRPr="00093733">
              <w:rPr>
                <w:b/>
                <w:bCs/>
                <w:lang w:val="en-IN"/>
              </w:rPr>
              <w:t>. According to the police, a headless carcass of a cow was found near his house. The police said that they were forced to perform a </w:t>
            </w:r>
            <w:hyperlink r:id="rId250" w:tooltip="Baton charge" w:history="1">
              <w:r w:rsidRPr="00093733">
                <w:rPr>
                  <w:rStyle w:val="Hyperlink"/>
                  <w:rFonts w:cs="Arial"/>
                  <w:b/>
                  <w:bCs/>
                  <w:i/>
                  <w:iCs/>
                  <w:lang w:val="en-IN"/>
                </w:rPr>
                <w:t>lathi</w:t>
              </w:r>
              <w:r w:rsidRPr="00093733">
                <w:rPr>
                  <w:rStyle w:val="Hyperlink"/>
                  <w:rFonts w:cs="Arial"/>
                  <w:b/>
                  <w:bCs/>
                  <w:lang w:val="en-IN"/>
                </w:rPr>
                <w:t>-charge</w:t>
              </w:r>
            </w:hyperlink>
            <w:r w:rsidRPr="00093733">
              <w:rPr>
                <w:b/>
                <w:bCs/>
                <w:lang w:val="en-IN"/>
              </w:rPr>
              <w:t>, and to fire in the air, to rescue the victim, who was later treated in hospital.</w:t>
            </w:r>
            <w:hyperlink r:id="rId251" w:anchor="cite_note-64" w:history="1">
              <w:r w:rsidRPr="00093733">
                <w:rPr>
                  <w:rStyle w:val="Hyperlink"/>
                  <w:rFonts w:cs="Arial"/>
                  <w:b/>
                  <w:bCs/>
                  <w:vertAlign w:val="superscript"/>
                  <w:lang w:val="en-IN"/>
                </w:rPr>
                <w:t>[64]</w:t>
              </w:r>
            </w:hyperlink>
          </w:p>
        </w:tc>
      </w:tr>
      <w:tr w:rsidR="00093733" w:rsidRPr="00093733" w14:paraId="29136076"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8C3FDD" w14:textId="77777777" w:rsidR="00093733" w:rsidRPr="00093733" w:rsidRDefault="00093733" w:rsidP="00093733">
            <w:pPr>
              <w:rPr>
                <w:b/>
                <w:bCs/>
                <w:lang w:val="en-IN"/>
              </w:rPr>
            </w:pPr>
            <w:r w:rsidRPr="00093733">
              <w:rPr>
                <w:b/>
                <w:bCs/>
                <w:lang w:val="en-IN"/>
              </w:rPr>
              <w:lastRenderedPageBreak/>
              <w:t>29 June 2017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7AF905" w14:textId="77777777" w:rsidR="00093733" w:rsidRPr="00093733" w:rsidRDefault="00093733" w:rsidP="00093733">
            <w:pPr>
              <w:rPr>
                <w:b/>
                <w:bCs/>
                <w:lang w:val="en-IN"/>
              </w:rPr>
            </w:pPr>
            <w:hyperlink r:id="rId252" w:tooltip="Jharkhand" w:history="1">
              <w:r w:rsidRPr="00093733">
                <w:rPr>
                  <w:rStyle w:val="Hyperlink"/>
                  <w:rFonts w:cs="Arial"/>
                  <w:b/>
                  <w:bCs/>
                  <w:lang w:val="en-IN"/>
                </w:rPr>
                <w:t>Jharkhand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B018DA"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B6031E"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A257EA" w14:textId="77777777" w:rsidR="00093733" w:rsidRPr="00093733" w:rsidRDefault="00093733" w:rsidP="00093733">
            <w:pPr>
              <w:rPr>
                <w:b/>
                <w:bCs/>
                <w:lang w:val="en-IN"/>
              </w:rPr>
            </w:pPr>
            <w:r w:rsidRPr="00093733">
              <w:rPr>
                <w:b/>
                <w:bCs/>
                <w:lang w:val="en-IN"/>
              </w:rPr>
              <w:t xml:space="preserve">Alimuddin, alias Asgar Ansari, was beaten to death by a mob in the village of </w:t>
            </w:r>
            <w:proofErr w:type="spellStart"/>
            <w:r w:rsidRPr="00093733">
              <w:rPr>
                <w:b/>
                <w:bCs/>
                <w:lang w:val="en-IN"/>
              </w:rPr>
              <w:t>Bajartand</w:t>
            </w:r>
            <w:proofErr w:type="spellEnd"/>
            <w:r w:rsidRPr="00093733">
              <w:rPr>
                <w:b/>
                <w:bCs/>
                <w:lang w:val="en-IN"/>
              </w:rPr>
              <w:t>, allegedly for carrying beef. According to Additional Director General of police RK Mallik, the murder was premeditated.</w:t>
            </w:r>
            <w:hyperlink r:id="rId253" w:anchor="cite_note-65" w:history="1">
              <w:r w:rsidRPr="00093733">
                <w:rPr>
                  <w:rStyle w:val="Hyperlink"/>
                  <w:rFonts w:cs="Arial"/>
                  <w:b/>
                  <w:bCs/>
                  <w:vertAlign w:val="superscript"/>
                  <w:lang w:val="en-IN"/>
                </w:rPr>
                <w:t>[65]</w:t>
              </w:r>
            </w:hyperlink>
          </w:p>
        </w:tc>
      </w:tr>
      <w:tr w:rsidR="00093733" w:rsidRPr="00093733" w14:paraId="0AAB0385"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68480A" w14:textId="77777777" w:rsidR="00093733" w:rsidRPr="00093733" w:rsidRDefault="00093733" w:rsidP="00093733">
            <w:pPr>
              <w:rPr>
                <w:b/>
                <w:bCs/>
                <w:lang w:val="en-IN"/>
              </w:rPr>
            </w:pPr>
            <w:r w:rsidRPr="00093733">
              <w:rPr>
                <w:b/>
                <w:bCs/>
                <w:lang w:val="en-IN"/>
              </w:rPr>
              <w:t>10 Novembe</w:t>
            </w:r>
            <w:r w:rsidRPr="00093733">
              <w:rPr>
                <w:b/>
                <w:bCs/>
                <w:lang w:val="en-IN"/>
              </w:rPr>
              <w:lastRenderedPageBreak/>
              <w:t>r 2017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A088D1" w14:textId="77777777" w:rsidR="00093733" w:rsidRPr="00093733" w:rsidRDefault="00093733" w:rsidP="00093733">
            <w:pPr>
              <w:rPr>
                <w:b/>
                <w:bCs/>
                <w:lang w:val="en-IN"/>
              </w:rPr>
            </w:pPr>
            <w:hyperlink r:id="rId254" w:tooltip="Alwar" w:history="1">
              <w:r w:rsidRPr="00093733">
                <w:rPr>
                  <w:rStyle w:val="Hyperlink"/>
                  <w:rFonts w:cs="Arial"/>
                  <w:b/>
                  <w:bCs/>
                  <w:lang w:val="en-IN"/>
                </w:rPr>
                <w:t>Alwar, Rajasthan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AD83F4"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AC1329"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67FEE9" w14:textId="77777777" w:rsidR="00093733" w:rsidRPr="00093733" w:rsidRDefault="00093733" w:rsidP="00093733">
            <w:pPr>
              <w:rPr>
                <w:b/>
                <w:bCs/>
                <w:lang w:val="en-IN"/>
              </w:rPr>
            </w:pPr>
            <w:r w:rsidRPr="00093733">
              <w:rPr>
                <w:b/>
                <w:bCs/>
                <w:lang w:val="en-IN"/>
              </w:rPr>
              <w:t xml:space="preserve">Two cattle traders named Ummar </w:t>
            </w:r>
            <w:r w:rsidRPr="00093733">
              <w:rPr>
                <w:b/>
                <w:bCs/>
                <w:lang w:val="en-IN"/>
              </w:rPr>
              <w:lastRenderedPageBreak/>
              <w:t>Khan and Tahir Khan were allegedly thrashed and fired at by cow vigilantes. Ummar died on the spot due to bullet wounds, while Tahir was admitted to hospital.</w:t>
            </w:r>
            <w:hyperlink r:id="rId255" w:anchor="cite_note-66" w:history="1">
              <w:r w:rsidRPr="00093733">
                <w:rPr>
                  <w:rStyle w:val="Hyperlink"/>
                  <w:rFonts w:cs="Arial"/>
                  <w:b/>
                  <w:bCs/>
                  <w:vertAlign w:val="superscript"/>
                  <w:lang w:val="en-IN"/>
                </w:rPr>
                <w:t>[66]</w:t>
              </w:r>
            </w:hyperlink>
            <w:hyperlink r:id="rId256" w:anchor="cite_note-67" w:history="1">
              <w:r w:rsidRPr="00093733">
                <w:rPr>
                  <w:rStyle w:val="Hyperlink"/>
                  <w:rFonts w:cs="Arial"/>
                  <w:b/>
                  <w:bCs/>
                  <w:vertAlign w:val="superscript"/>
                  <w:lang w:val="en-IN"/>
                </w:rPr>
                <w:t>[67]</w:t>
              </w:r>
            </w:hyperlink>
            <w:hyperlink r:id="rId257" w:anchor="cite_note-68" w:history="1">
              <w:r w:rsidRPr="00093733">
                <w:rPr>
                  <w:rStyle w:val="Hyperlink"/>
                  <w:rFonts w:cs="Arial"/>
                  <w:b/>
                  <w:bCs/>
                  <w:vertAlign w:val="superscript"/>
                  <w:lang w:val="en-IN"/>
                </w:rPr>
                <w:t>[68]</w:t>
              </w:r>
            </w:hyperlink>
          </w:p>
        </w:tc>
      </w:tr>
    </w:tbl>
    <w:p w14:paraId="5DB2B4BF" w14:textId="77777777" w:rsidR="00093733" w:rsidRPr="00093733" w:rsidRDefault="00093733" w:rsidP="00093733">
      <w:pPr>
        <w:rPr>
          <w:b/>
          <w:bCs/>
          <w:lang w:val="en-IN"/>
        </w:rPr>
      </w:pPr>
      <w:r w:rsidRPr="00093733">
        <w:rPr>
          <w:b/>
          <w:bCs/>
          <w:lang w:val="en-IN"/>
        </w:rPr>
        <w:lastRenderedPageBreak/>
        <w:t>2018</w:t>
      </w:r>
    </w:p>
    <w:p w14:paraId="2BCCDC67" w14:textId="77777777" w:rsidR="00093733" w:rsidRPr="00093733" w:rsidRDefault="00093733" w:rsidP="00093733">
      <w:pPr>
        <w:rPr>
          <w:b/>
          <w:bCs/>
          <w:lang w:val="en-IN"/>
        </w:rPr>
      </w:pPr>
      <w:r w:rsidRPr="00093733">
        <w:rPr>
          <w:b/>
          <w:bCs/>
          <w:lang w:val="en-IN"/>
        </w:rPr>
        <w:t>[</w:t>
      </w:r>
      <w:hyperlink r:id="rId258" w:tooltip="Edit section: 2018" w:history="1">
        <w:r w:rsidRPr="00093733">
          <w:rPr>
            <w:rStyle w:val="Hyperlink"/>
            <w:rFonts w:cs="Arial"/>
            <w:b/>
            <w:bCs/>
            <w:lang w:val="en-IN"/>
          </w:rPr>
          <w:t>edit</w:t>
        </w:r>
      </w:hyperlink>
      <w:r w:rsidRPr="00093733">
        <w:rPr>
          <w:b/>
          <w:bCs/>
          <w:lang w:val="en-IN"/>
        </w:rPr>
        <w:t>]</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102"/>
        <w:gridCol w:w="2286"/>
        <w:gridCol w:w="842"/>
        <w:gridCol w:w="999"/>
        <w:gridCol w:w="1983"/>
      </w:tblGrid>
      <w:tr w:rsidR="00093733" w:rsidRPr="00093733" w14:paraId="38B08B82" w14:textId="77777777" w:rsidTr="00093733">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6D302D2A" w14:textId="77777777" w:rsidR="00093733" w:rsidRPr="00093733" w:rsidRDefault="00093733" w:rsidP="00093733">
            <w:pPr>
              <w:rPr>
                <w:b/>
                <w:bCs/>
                <w:lang w:val="en-IN"/>
              </w:rPr>
            </w:pPr>
            <w:r w:rsidRPr="00093733">
              <w:rPr>
                <w:b/>
                <w:bCs/>
                <w:lang w:val="en-IN"/>
              </w:rPr>
              <w:t>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6C41849D" w14:textId="77777777" w:rsidR="00093733" w:rsidRPr="00093733" w:rsidRDefault="00093733" w:rsidP="00093733">
            <w:pPr>
              <w:rPr>
                <w:b/>
                <w:bCs/>
                <w:lang w:val="en-IN"/>
              </w:rPr>
            </w:pPr>
            <w:r w:rsidRPr="00093733">
              <w:rPr>
                <w:b/>
                <w:bCs/>
                <w:lang w:val="en-IN"/>
              </w:rPr>
              <w:t>Location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28896BA7" w14:textId="77777777" w:rsidR="00093733" w:rsidRPr="00093733" w:rsidRDefault="00093733" w:rsidP="00093733">
            <w:pPr>
              <w:rPr>
                <w:b/>
                <w:bCs/>
                <w:lang w:val="en-IN"/>
              </w:rPr>
            </w:pPr>
            <w:r w:rsidRPr="00093733">
              <w:rPr>
                <w:b/>
                <w:bCs/>
                <w:lang w:val="en-IN"/>
              </w:rPr>
              <w:t>Dead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3AF3BFCF" w14:textId="77777777" w:rsidR="00093733" w:rsidRPr="00093733" w:rsidRDefault="00093733" w:rsidP="00093733">
            <w:pPr>
              <w:rPr>
                <w:b/>
                <w:bCs/>
                <w:lang w:val="en-IN"/>
              </w:rPr>
            </w:pPr>
            <w:r w:rsidRPr="00093733">
              <w:rPr>
                <w:b/>
                <w:bCs/>
                <w:lang w:val="en-IN"/>
              </w:rPr>
              <w:t>Injured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4122F62" w14:textId="77777777" w:rsidR="00093733" w:rsidRPr="00093733" w:rsidRDefault="00093733" w:rsidP="00093733">
            <w:pPr>
              <w:rPr>
                <w:b/>
                <w:bCs/>
                <w:lang w:val="en-IN"/>
              </w:rPr>
            </w:pPr>
            <w:r w:rsidRPr="00093733">
              <w:rPr>
                <w:b/>
                <w:bCs/>
                <w:lang w:val="en-IN"/>
              </w:rPr>
              <w:t>Description</w:t>
            </w:r>
          </w:p>
        </w:tc>
      </w:tr>
      <w:tr w:rsidR="00093733" w:rsidRPr="00093733" w14:paraId="5E917C5F"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E4C9F3" w14:textId="77777777" w:rsidR="00093733" w:rsidRPr="00093733" w:rsidRDefault="00093733" w:rsidP="00093733">
            <w:pPr>
              <w:rPr>
                <w:b/>
                <w:bCs/>
                <w:lang w:val="en-IN"/>
              </w:rPr>
            </w:pPr>
            <w:r w:rsidRPr="00093733">
              <w:rPr>
                <w:b/>
                <w:bCs/>
                <w:lang w:val="en-IN"/>
              </w:rPr>
              <w:t>13 June 2018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24534E" w14:textId="77777777" w:rsidR="00093733" w:rsidRPr="00093733" w:rsidRDefault="00093733" w:rsidP="00093733">
            <w:pPr>
              <w:rPr>
                <w:b/>
                <w:bCs/>
                <w:lang w:val="en-IN"/>
              </w:rPr>
            </w:pPr>
            <w:hyperlink r:id="rId259" w:tooltip="Jharkhand" w:history="1">
              <w:r w:rsidRPr="00093733">
                <w:rPr>
                  <w:rStyle w:val="Hyperlink"/>
                  <w:rFonts w:cs="Arial"/>
                  <w:b/>
                  <w:bCs/>
                  <w:lang w:val="en-IN"/>
                </w:rPr>
                <w:t>Dullu, Jharkhand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9CC3FB"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175C8E"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46B4C4" w14:textId="77777777" w:rsidR="00093733" w:rsidRPr="00093733" w:rsidRDefault="00093733" w:rsidP="00093733">
            <w:pPr>
              <w:rPr>
                <w:b/>
                <w:bCs/>
                <w:lang w:val="en-IN"/>
              </w:rPr>
            </w:pPr>
            <w:proofErr w:type="spellStart"/>
            <w:r w:rsidRPr="00093733">
              <w:rPr>
                <w:b/>
                <w:bCs/>
                <w:lang w:val="en-IN"/>
              </w:rPr>
              <w:t>Sirabuddin</w:t>
            </w:r>
            <w:proofErr w:type="spellEnd"/>
            <w:r w:rsidRPr="00093733">
              <w:rPr>
                <w:b/>
                <w:bCs/>
                <w:lang w:val="en-IN"/>
              </w:rPr>
              <w:t xml:space="preserve"> Ansari (35) and Murtaza Ansari (30) lynched in Jharkhand over alleged cattle theft.</w:t>
            </w:r>
            <w:hyperlink r:id="rId260" w:anchor="cite_note-69" w:history="1">
              <w:r w:rsidRPr="00093733">
                <w:rPr>
                  <w:rStyle w:val="Hyperlink"/>
                  <w:rFonts w:cs="Arial"/>
                  <w:b/>
                  <w:bCs/>
                  <w:vertAlign w:val="superscript"/>
                  <w:lang w:val="en-IN"/>
                </w:rPr>
                <w:t>[69]</w:t>
              </w:r>
            </w:hyperlink>
            <w:hyperlink r:id="rId261" w:anchor="cite_note-70" w:history="1">
              <w:r w:rsidRPr="00093733">
                <w:rPr>
                  <w:rStyle w:val="Hyperlink"/>
                  <w:rFonts w:cs="Arial"/>
                  <w:b/>
                  <w:bCs/>
                  <w:vertAlign w:val="superscript"/>
                  <w:lang w:val="en-IN"/>
                </w:rPr>
                <w:t>[70]</w:t>
              </w:r>
            </w:hyperlink>
          </w:p>
        </w:tc>
      </w:tr>
      <w:tr w:rsidR="00093733" w:rsidRPr="00093733" w14:paraId="73040AF9"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5D390F" w14:textId="77777777" w:rsidR="00093733" w:rsidRPr="00093733" w:rsidRDefault="00093733" w:rsidP="00093733">
            <w:pPr>
              <w:rPr>
                <w:b/>
                <w:bCs/>
                <w:lang w:val="en-IN"/>
              </w:rPr>
            </w:pPr>
            <w:r w:rsidRPr="00093733">
              <w:rPr>
                <w:b/>
                <w:bCs/>
                <w:lang w:val="en-IN"/>
              </w:rPr>
              <w:t>14 June 2018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62A12F" w14:textId="77777777" w:rsidR="00093733" w:rsidRPr="00093733" w:rsidRDefault="00093733" w:rsidP="00093733">
            <w:pPr>
              <w:rPr>
                <w:b/>
                <w:bCs/>
                <w:lang w:val="en-IN"/>
              </w:rPr>
            </w:pPr>
            <w:hyperlink r:id="rId262" w:tooltip="Bareilly" w:history="1">
              <w:r w:rsidRPr="00093733">
                <w:rPr>
                  <w:rStyle w:val="Hyperlink"/>
                  <w:rFonts w:cs="Arial"/>
                  <w:b/>
                  <w:bCs/>
                  <w:lang w:val="en-IN"/>
                </w:rPr>
                <w:t>Bareilly, Uttar Pradesh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CE4C69"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5624CC"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CE78FC" w14:textId="77777777" w:rsidR="00093733" w:rsidRPr="00093733" w:rsidRDefault="00093733" w:rsidP="00093733">
            <w:pPr>
              <w:rPr>
                <w:b/>
                <w:bCs/>
                <w:lang w:val="en-IN"/>
              </w:rPr>
            </w:pPr>
            <w:r w:rsidRPr="00093733">
              <w:rPr>
                <w:b/>
                <w:bCs/>
                <w:lang w:val="en-IN"/>
              </w:rPr>
              <w:t>Meat Seller Thrashed by UP Police for 'Cow Slaughter' Dies in AIIMS.</w:t>
            </w:r>
            <w:hyperlink r:id="rId263" w:anchor="cite_note-71" w:history="1">
              <w:r w:rsidRPr="00093733">
                <w:rPr>
                  <w:rStyle w:val="Hyperlink"/>
                  <w:rFonts w:cs="Arial"/>
                  <w:b/>
                  <w:bCs/>
                  <w:vertAlign w:val="superscript"/>
                  <w:lang w:val="en-IN"/>
                </w:rPr>
                <w:t>[71]</w:t>
              </w:r>
            </w:hyperlink>
          </w:p>
        </w:tc>
      </w:tr>
      <w:tr w:rsidR="00093733" w:rsidRPr="00093733" w14:paraId="567727B1"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25F1D5" w14:textId="77777777" w:rsidR="00093733" w:rsidRPr="00093733" w:rsidRDefault="00093733" w:rsidP="00093733">
            <w:pPr>
              <w:rPr>
                <w:b/>
                <w:bCs/>
                <w:lang w:val="en-IN"/>
              </w:rPr>
            </w:pPr>
            <w:r w:rsidRPr="00093733">
              <w:rPr>
                <w:b/>
                <w:bCs/>
                <w:lang w:val="en-IN"/>
              </w:rPr>
              <w:t>20 June 2018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BB707D" w14:textId="77777777" w:rsidR="00093733" w:rsidRPr="00093733" w:rsidRDefault="00093733" w:rsidP="00093733">
            <w:pPr>
              <w:rPr>
                <w:b/>
                <w:bCs/>
                <w:lang w:val="en-IN"/>
              </w:rPr>
            </w:pPr>
            <w:hyperlink r:id="rId264" w:tooltip="Hapur" w:history="1">
              <w:proofErr w:type="spellStart"/>
              <w:r w:rsidRPr="00093733">
                <w:rPr>
                  <w:rStyle w:val="Hyperlink"/>
                  <w:rFonts w:cs="Arial"/>
                  <w:b/>
                  <w:bCs/>
                  <w:lang w:val="en-IN"/>
                </w:rPr>
                <w:t>Hapur</w:t>
              </w:r>
              <w:proofErr w:type="spellEnd"/>
              <w:r w:rsidRPr="00093733">
                <w:rPr>
                  <w:rStyle w:val="Hyperlink"/>
                  <w:rFonts w:cs="Arial"/>
                  <w:b/>
                  <w:bCs/>
                  <w:lang w:val="en-IN"/>
                </w:rPr>
                <w:t>, Uttar Pradesh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D74BD8"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856E8B"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EE9281" w14:textId="77777777" w:rsidR="00093733" w:rsidRPr="00093733" w:rsidRDefault="00093733" w:rsidP="00093733">
            <w:pPr>
              <w:rPr>
                <w:b/>
                <w:bCs/>
                <w:lang w:val="en-IN"/>
              </w:rPr>
            </w:pPr>
            <w:r w:rsidRPr="00093733">
              <w:rPr>
                <w:b/>
                <w:bCs/>
                <w:lang w:val="en-IN"/>
              </w:rPr>
              <w:t>45-year-old Qasim lynched in UP over cow slaughter rumour </w:t>
            </w:r>
            <w:hyperlink r:id="rId265" w:anchor="cite_note-72" w:history="1">
              <w:r w:rsidRPr="00093733">
                <w:rPr>
                  <w:rStyle w:val="Hyperlink"/>
                  <w:rFonts w:cs="Arial"/>
                  <w:b/>
                  <w:bCs/>
                  <w:vertAlign w:val="superscript"/>
                  <w:lang w:val="en-IN"/>
                </w:rPr>
                <w:t>[72]</w:t>
              </w:r>
            </w:hyperlink>
            <w:r w:rsidRPr="00093733">
              <w:rPr>
                <w:b/>
                <w:bCs/>
                <w:lang w:val="en-IN"/>
              </w:rPr>
              <w:t xml:space="preserve"> This incident was at the </w:t>
            </w:r>
            <w:proofErr w:type="spellStart"/>
            <w:r w:rsidRPr="00093733">
              <w:rPr>
                <w:b/>
                <w:bCs/>
                <w:lang w:val="en-IN"/>
              </w:rPr>
              <w:t>center</w:t>
            </w:r>
            <w:proofErr w:type="spellEnd"/>
            <w:r w:rsidRPr="00093733">
              <w:rPr>
                <w:b/>
                <w:bCs/>
                <w:lang w:val="en-IN"/>
              </w:rPr>
              <w:t xml:space="preserve"> of a </w:t>
            </w:r>
            <w:r w:rsidRPr="00093733">
              <w:rPr>
                <w:b/>
                <w:bCs/>
                <w:lang w:val="en-IN"/>
              </w:rPr>
              <w:lastRenderedPageBreak/>
              <w:t>sting operation conducted by </w:t>
            </w:r>
            <w:hyperlink r:id="rId266" w:tooltip="NDTV India" w:history="1">
              <w:r w:rsidRPr="00093733">
                <w:rPr>
                  <w:rStyle w:val="Hyperlink"/>
                  <w:rFonts w:cs="Arial"/>
                  <w:b/>
                  <w:bCs/>
                  <w:lang w:val="en-IN"/>
                </w:rPr>
                <w:t>NDTV</w:t>
              </w:r>
            </w:hyperlink>
            <w:r w:rsidRPr="00093733">
              <w:rPr>
                <w:b/>
                <w:bCs/>
                <w:lang w:val="en-IN"/>
              </w:rPr>
              <w:t>.</w:t>
            </w:r>
            <w:hyperlink r:id="rId267" w:anchor="cite_note-:12-73" w:history="1">
              <w:r w:rsidRPr="00093733">
                <w:rPr>
                  <w:rStyle w:val="Hyperlink"/>
                  <w:rFonts w:cs="Arial"/>
                  <w:b/>
                  <w:bCs/>
                  <w:vertAlign w:val="superscript"/>
                  <w:lang w:val="en-IN"/>
                </w:rPr>
                <w:t>[73]</w:t>
              </w:r>
            </w:hyperlink>
            <w:r w:rsidRPr="00093733">
              <w:rPr>
                <w:b/>
                <w:bCs/>
                <w:lang w:val="en-IN"/>
              </w:rPr>
              <w:t> The Chief Justice of India agreed to hear the case based on the sting operation footage.</w:t>
            </w:r>
            <w:hyperlink r:id="rId268" w:anchor="cite_note-:12-73" w:history="1">
              <w:r w:rsidRPr="00093733">
                <w:rPr>
                  <w:rStyle w:val="Hyperlink"/>
                  <w:rFonts w:cs="Arial"/>
                  <w:b/>
                  <w:bCs/>
                  <w:vertAlign w:val="superscript"/>
                  <w:lang w:val="en-IN"/>
                </w:rPr>
                <w:t>[73]</w:t>
              </w:r>
            </w:hyperlink>
          </w:p>
        </w:tc>
      </w:tr>
      <w:tr w:rsidR="00093733" w:rsidRPr="00093733" w14:paraId="3DA76EC3"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3AA06C" w14:textId="77777777" w:rsidR="00093733" w:rsidRPr="00093733" w:rsidRDefault="00093733" w:rsidP="00093733">
            <w:pPr>
              <w:rPr>
                <w:b/>
                <w:bCs/>
                <w:lang w:val="en-IN"/>
              </w:rPr>
            </w:pPr>
            <w:r w:rsidRPr="00093733">
              <w:rPr>
                <w:b/>
                <w:bCs/>
                <w:lang w:val="en-IN"/>
              </w:rPr>
              <w:lastRenderedPageBreak/>
              <w:t>20 July 2018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291105" w14:textId="77777777" w:rsidR="00093733" w:rsidRPr="00093733" w:rsidRDefault="00093733" w:rsidP="00093733">
            <w:pPr>
              <w:rPr>
                <w:b/>
                <w:bCs/>
                <w:lang w:val="en-IN"/>
              </w:rPr>
            </w:pPr>
            <w:hyperlink r:id="rId269" w:tooltip="Rajasthan" w:history="1">
              <w:r w:rsidRPr="00093733">
                <w:rPr>
                  <w:rStyle w:val="Hyperlink"/>
                  <w:rFonts w:cs="Arial"/>
                  <w:b/>
                  <w:bCs/>
                  <w:lang w:val="en-IN"/>
                </w:rPr>
                <w:t>Rajasthan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7ED916"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5B0CE4"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0A4FE3" w14:textId="77777777" w:rsidR="00093733" w:rsidRPr="00093733" w:rsidRDefault="00093733" w:rsidP="00093733">
            <w:pPr>
              <w:rPr>
                <w:b/>
                <w:bCs/>
                <w:lang w:val="en-IN"/>
              </w:rPr>
            </w:pPr>
            <w:r w:rsidRPr="00093733">
              <w:rPr>
                <w:b/>
                <w:bCs/>
                <w:lang w:val="en-IN"/>
              </w:rPr>
              <w:t>31 year old Rakbar Khan was lynched by a mob on allegation of cattle smuggling in </w:t>
            </w:r>
            <w:hyperlink r:id="rId270" w:tooltip="Alwar" w:history="1">
              <w:r w:rsidRPr="00093733">
                <w:rPr>
                  <w:rStyle w:val="Hyperlink"/>
                  <w:rFonts w:cs="Arial"/>
                  <w:b/>
                  <w:bCs/>
                  <w:lang w:val="en-IN"/>
                </w:rPr>
                <w:t>Alwar</w:t>
              </w:r>
            </w:hyperlink>
            <w:r w:rsidRPr="00093733">
              <w:rPr>
                <w:b/>
                <w:bCs/>
                <w:lang w:val="en-IN"/>
              </w:rPr>
              <w:t>, Rajasthan. A police officer was suspended for delaying medical treatment to the victim as he tried to arrange shelter for the cows before taking injured Rakbar to the hospital.</w:t>
            </w:r>
            <w:hyperlink r:id="rId271" w:anchor="cite_note-74" w:history="1">
              <w:r w:rsidRPr="00093733">
                <w:rPr>
                  <w:rStyle w:val="Hyperlink"/>
                  <w:rFonts w:cs="Arial"/>
                  <w:b/>
                  <w:bCs/>
                  <w:vertAlign w:val="superscript"/>
                  <w:lang w:val="en-IN"/>
                </w:rPr>
                <w:t>[74]</w:t>
              </w:r>
            </w:hyperlink>
          </w:p>
        </w:tc>
      </w:tr>
      <w:tr w:rsidR="00093733" w:rsidRPr="00093733" w14:paraId="4B4CB7CF"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510AA1" w14:textId="77777777" w:rsidR="00093733" w:rsidRPr="00093733" w:rsidRDefault="00093733" w:rsidP="00093733">
            <w:pPr>
              <w:rPr>
                <w:b/>
                <w:bCs/>
                <w:lang w:val="en-IN"/>
              </w:rPr>
            </w:pPr>
            <w:r w:rsidRPr="00093733">
              <w:rPr>
                <w:b/>
                <w:bCs/>
                <w:lang w:val="en-IN"/>
              </w:rPr>
              <w:t>30 August 2018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11A086" w14:textId="77777777" w:rsidR="00093733" w:rsidRPr="00093733" w:rsidRDefault="00093733" w:rsidP="00093733">
            <w:pPr>
              <w:rPr>
                <w:b/>
                <w:bCs/>
                <w:lang w:val="en-IN"/>
              </w:rPr>
            </w:pPr>
            <w:proofErr w:type="spellStart"/>
            <w:r w:rsidRPr="00093733">
              <w:rPr>
                <w:b/>
                <w:bCs/>
                <w:lang w:val="en-IN"/>
              </w:rPr>
              <w:t>Lakshmanpur</w:t>
            </w:r>
            <w:proofErr w:type="spellEnd"/>
            <w:r w:rsidRPr="00093733">
              <w:rPr>
                <w:b/>
                <w:bCs/>
                <w:lang w:val="en-IN"/>
              </w:rPr>
              <w:t xml:space="preserve"> village, </w:t>
            </w:r>
            <w:hyperlink r:id="rId272" w:tooltip="Bairampur, Uttar Pradesh" w:history="1">
              <w:r w:rsidRPr="00093733">
                <w:rPr>
                  <w:rStyle w:val="Hyperlink"/>
                  <w:rFonts w:cs="Arial"/>
                  <w:b/>
                  <w:bCs/>
                  <w:lang w:val="en-IN"/>
                </w:rPr>
                <w:t>Balrampur</w:t>
              </w:r>
            </w:hyperlink>
            <w:r w:rsidRPr="00093733">
              <w:rPr>
                <w:b/>
                <w:bCs/>
                <w:lang w:val="en-IN"/>
              </w:rPr>
              <w:t>, </w:t>
            </w:r>
            <w:hyperlink r:id="rId273" w:tooltip="Uttar Pradesh" w:history="1">
              <w:r w:rsidRPr="00093733">
                <w:rPr>
                  <w:rStyle w:val="Hyperlink"/>
                  <w:rFonts w:cs="Arial"/>
                  <w:b/>
                  <w:bCs/>
                  <w:lang w:val="en-IN"/>
                </w:rPr>
                <w:t>Uttar Pradesh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480CF1"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2578B4"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9474AC" w14:textId="77777777" w:rsidR="00093733" w:rsidRPr="00093733" w:rsidRDefault="00093733" w:rsidP="00093733">
            <w:pPr>
              <w:rPr>
                <w:b/>
                <w:bCs/>
                <w:lang w:val="en-IN"/>
              </w:rPr>
            </w:pPr>
            <w:r w:rsidRPr="00093733">
              <w:rPr>
                <w:b/>
                <w:bCs/>
                <w:lang w:val="en-IN"/>
              </w:rPr>
              <w:t xml:space="preserve">70 year old Kailash Nath Shukla was </w:t>
            </w:r>
            <w:r w:rsidRPr="00093733">
              <w:rPr>
                <w:b/>
                <w:bCs/>
                <w:lang w:val="en-IN"/>
              </w:rPr>
              <w:lastRenderedPageBreak/>
              <w:t xml:space="preserve">taking his </w:t>
            </w:r>
            <w:proofErr w:type="spellStart"/>
            <w:r w:rsidRPr="00093733">
              <w:rPr>
                <w:b/>
                <w:bCs/>
                <w:lang w:val="en-IN"/>
              </w:rPr>
              <w:t>cattles</w:t>
            </w:r>
            <w:proofErr w:type="spellEnd"/>
            <w:r w:rsidRPr="00093733">
              <w:rPr>
                <w:b/>
                <w:bCs/>
                <w:lang w:val="en-IN"/>
              </w:rPr>
              <w:t xml:space="preserve"> to another village for treatment, on his way a mob stopped him and assaulted him badly and threw him in a gutter.</w:t>
            </w:r>
            <w:hyperlink r:id="rId274" w:anchor="cite_note-75" w:history="1">
              <w:r w:rsidRPr="00093733">
                <w:rPr>
                  <w:rStyle w:val="Hyperlink"/>
                  <w:rFonts w:cs="Arial"/>
                  <w:b/>
                  <w:bCs/>
                  <w:vertAlign w:val="superscript"/>
                  <w:lang w:val="en-IN"/>
                </w:rPr>
                <w:t>[75]</w:t>
              </w:r>
            </w:hyperlink>
          </w:p>
        </w:tc>
      </w:tr>
      <w:tr w:rsidR="00093733" w:rsidRPr="00093733" w14:paraId="3E6B4A8F"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346B6C" w14:textId="77777777" w:rsidR="00093733" w:rsidRPr="00093733" w:rsidRDefault="00093733" w:rsidP="00093733">
            <w:pPr>
              <w:rPr>
                <w:b/>
                <w:bCs/>
                <w:lang w:val="en-IN"/>
              </w:rPr>
            </w:pPr>
            <w:r w:rsidRPr="00093733">
              <w:rPr>
                <w:b/>
                <w:bCs/>
                <w:lang w:val="en-IN"/>
              </w:rPr>
              <w:lastRenderedPageBreak/>
              <w:t>3 December 2018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09E54D" w14:textId="77777777" w:rsidR="00093733" w:rsidRPr="00093733" w:rsidRDefault="00093733" w:rsidP="00093733">
            <w:pPr>
              <w:rPr>
                <w:b/>
                <w:bCs/>
                <w:lang w:val="en-IN"/>
              </w:rPr>
            </w:pPr>
            <w:hyperlink r:id="rId275" w:tooltip="Bulandshahr" w:history="1">
              <w:proofErr w:type="spellStart"/>
              <w:r w:rsidRPr="00093733">
                <w:rPr>
                  <w:rStyle w:val="Hyperlink"/>
                  <w:rFonts w:cs="Arial"/>
                  <w:b/>
                  <w:bCs/>
                  <w:lang w:val="en-IN"/>
                </w:rPr>
                <w:t>Bulandshahr</w:t>
              </w:r>
              <w:proofErr w:type="spellEnd"/>
              <w:r w:rsidRPr="00093733">
                <w:rPr>
                  <w:rStyle w:val="Hyperlink"/>
                  <w:rFonts w:cs="Arial"/>
                  <w:b/>
                  <w:bCs/>
                  <w:lang w:val="en-IN"/>
                </w:rPr>
                <w:t>, Uttar Pradesh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AE975C"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F17CD7"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4F0478" w14:textId="77777777" w:rsidR="00093733" w:rsidRPr="00093733" w:rsidRDefault="00093733" w:rsidP="00093733">
            <w:pPr>
              <w:rPr>
                <w:b/>
                <w:bCs/>
                <w:lang w:val="en-IN"/>
              </w:rPr>
            </w:pPr>
            <w:r w:rsidRPr="00093733">
              <w:rPr>
                <w:b/>
                <w:bCs/>
                <w:lang w:val="en-IN"/>
              </w:rPr>
              <w:t>A protest against illegal cow slaughter erupted into riots resulting in the death of two; a police officer named Subodh Kumar Singh and a protesting youth.</w:t>
            </w:r>
            <w:hyperlink r:id="rId276" w:anchor="cite_note-76" w:history="1">
              <w:r w:rsidRPr="00093733">
                <w:rPr>
                  <w:rStyle w:val="Hyperlink"/>
                  <w:rFonts w:cs="Arial"/>
                  <w:b/>
                  <w:bCs/>
                  <w:vertAlign w:val="superscript"/>
                  <w:lang w:val="en-IN"/>
                </w:rPr>
                <w:t>[76]</w:t>
              </w:r>
            </w:hyperlink>
            <w:hyperlink r:id="rId277" w:anchor="cite_note-77" w:history="1">
              <w:r w:rsidRPr="00093733">
                <w:rPr>
                  <w:rStyle w:val="Hyperlink"/>
                  <w:rFonts w:cs="Arial"/>
                  <w:b/>
                  <w:bCs/>
                  <w:vertAlign w:val="superscript"/>
                  <w:lang w:val="en-IN"/>
                </w:rPr>
                <w:t>[77]</w:t>
              </w:r>
            </w:hyperlink>
            <w:r w:rsidRPr="00093733">
              <w:rPr>
                <w:b/>
                <w:bCs/>
                <w:lang w:val="en-IN"/>
              </w:rPr>
              <w:t> Chief Minister </w:t>
            </w:r>
            <w:hyperlink r:id="rId278" w:tooltip="Yogi Adityanath" w:history="1">
              <w:r w:rsidRPr="00093733">
                <w:rPr>
                  <w:rStyle w:val="Hyperlink"/>
                  <w:rFonts w:cs="Arial"/>
                  <w:b/>
                  <w:bCs/>
                  <w:lang w:val="en-IN"/>
                </w:rPr>
                <w:t>Yogi Adityanath</w:t>
              </w:r>
            </w:hyperlink>
            <w:r w:rsidRPr="00093733">
              <w:rPr>
                <w:b/>
                <w:bCs/>
                <w:lang w:val="en-IN"/>
              </w:rPr>
              <w:t> described the violence as an 'accident' and denied the occurrence of lynchings in </w:t>
            </w:r>
            <w:hyperlink r:id="rId279" w:tooltip="Uttar Pradesh" w:history="1">
              <w:r w:rsidRPr="00093733">
                <w:rPr>
                  <w:rStyle w:val="Hyperlink"/>
                  <w:rFonts w:cs="Arial"/>
                  <w:b/>
                  <w:bCs/>
                  <w:lang w:val="en-IN"/>
                </w:rPr>
                <w:t>Uttar Pradesh</w:t>
              </w:r>
            </w:hyperlink>
            <w:r w:rsidRPr="00093733">
              <w:rPr>
                <w:b/>
                <w:bCs/>
                <w:lang w:val="en-IN"/>
              </w:rPr>
              <w:t xml:space="preserve"> even though the DGP hinted </w:t>
            </w:r>
            <w:r w:rsidRPr="00093733">
              <w:rPr>
                <w:b/>
                <w:bCs/>
                <w:lang w:val="en-IN"/>
              </w:rPr>
              <w:lastRenderedPageBreak/>
              <w:t>about the possibility of a larger conspiracy behind the incident aimed at inciting communal violence in the area.</w:t>
            </w:r>
            <w:hyperlink r:id="rId280" w:anchor="cite_note-78" w:history="1">
              <w:r w:rsidRPr="00093733">
                <w:rPr>
                  <w:rStyle w:val="Hyperlink"/>
                  <w:rFonts w:cs="Arial"/>
                  <w:b/>
                  <w:bCs/>
                  <w:vertAlign w:val="superscript"/>
                  <w:lang w:val="en-IN"/>
                </w:rPr>
                <w:t>[78]</w:t>
              </w:r>
            </w:hyperlink>
          </w:p>
        </w:tc>
      </w:tr>
    </w:tbl>
    <w:p w14:paraId="3518170F" w14:textId="77777777" w:rsidR="00093733" w:rsidRPr="00093733" w:rsidRDefault="00093733" w:rsidP="00093733">
      <w:pPr>
        <w:rPr>
          <w:b/>
          <w:bCs/>
          <w:lang w:val="en-IN"/>
        </w:rPr>
      </w:pPr>
      <w:r w:rsidRPr="00093733">
        <w:rPr>
          <w:b/>
          <w:bCs/>
          <w:lang w:val="en-IN"/>
        </w:rPr>
        <w:lastRenderedPageBreak/>
        <w:t>2019</w:t>
      </w:r>
    </w:p>
    <w:p w14:paraId="78395C62" w14:textId="77777777" w:rsidR="00093733" w:rsidRPr="00093733" w:rsidRDefault="00093733" w:rsidP="00093733">
      <w:pPr>
        <w:rPr>
          <w:b/>
          <w:bCs/>
          <w:lang w:val="en-IN"/>
        </w:rPr>
      </w:pPr>
      <w:r w:rsidRPr="00093733">
        <w:rPr>
          <w:b/>
          <w:bCs/>
          <w:lang w:val="en-IN"/>
        </w:rPr>
        <w:t>[</w:t>
      </w:r>
      <w:hyperlink r:id="rId281" w:tooltip="Edit section: 2019" w:history="1">
        <w:r w:rsidRPr="00093733">
          <w:rPr>
            <w:rStyle w:val="Hyperlink"/>
            <w:rFonts w:cs="Arial"/>
            <w:b/>
            <w:bCs/>
            <w:lang w:val="en-IN"/>
          </w:rPr>
          <w:t>edit</w:t>
        </w:r>
      </w:hyperlink>
      <w:r w:rsidRPr="00093733">
        <w:rPr>
          <w:b/>
          <w:bCs/>
          <w:lang w:val="en-IN"/>
        </w:rPr>
        <w:t>]</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210"/>
        <w:gridCol w:w="2010"/>
        <w:gridCol w:w="869"/>
        <w:gridCol w:w="1036"/>
        <w:gridCol w:w="2087"/>
      </w:tblGrid>
      <w:tr w:rsidR="00093733" w:rsidRPr="00093733" w14:paraId="7EAFBD59" w14:textId="77777777" w:rsidTr="00093733">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4B9A15CF" w14:textId="77777777" w:rsidR="00093733" w:rsidRPr="00093733" w:rsidRDefault="00093733" w:rsidP="00093733">
            <w:pPr>
              <w:rPr>
                <w:b/>
                <w:bCs/>
                <w:lang w:val="en-IN"/>
              </w:rPr>
            </w:pPr>
            <w:r w:rsidRPr="00093733">
              <w:rPr>
                <w:b/>
                <w:bCs/>
                <w:lang w:val="en-IN"/>
              </w:rPr>
              <w:t>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714389ED" w14:textId="77777777" w:rsidR="00093733" w:rsidRPr="00093733" w:rsidRDefault="00093733" w:rsidP="00093733">
            <w:pPr>
              <w:rPr>
                <w:b/>
                <w:bCs/>
                <w:lang w:val="en-IN"/>
              </w:rPr>
            </w:pPr>
            <w:r w:rsidRPr="00093733">
              <w:rPr>
                <w:b/>
                <w:bCs/>
                <w:lang w:val="en-IN"/>
              </w:rPr>
              <w:t>Location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470F403C" w14:textId="77777777" w:rsidR="00093733" w:rsidRPr="00093733" w:rsidRDefault="00093733" w:rsidP="00093733">
            <w:pPr>
              <w:rPr>
                <w:b/>
                <w:bCs/>
                <w:lang w:val="en-IN"/>
              </w:rPr>
            </w:pPr>
            <w:r w:rsidRPr="00093733">
              <w:rPr>
                <w:b/>
                <w:bCs/>
                <w:lang w:val="en-IN"/>
              </w:rPr>
              <w:t>Dead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2F201072" w14:textId="77777777" w:rsidR="00093733" w:rsidRPr="00093733" w:rsidRDefault="00093733" w:rsidP="00093733">
            <w:pPr>
              <w:rPr>
                <w:b/>
                <w:bCs/>
                <w:lang w:val="en-IN"/>
              </w:rPr>
            </w:pPr>
            <w:r w:rsidRPr="00093733">
              <w:rPr>
                <w:b/>
                <w:bCs/>
                <w:lang w:val="en-IN"/>
              </w:rPr>
              <w:t>Injured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C23A64C" w14:textId="77777777" w:rsidR="00093733" w:rsidRPr="00093733" w:rsidRDefault="00093733" w:rsidP="00093733">
            <w:pPr>
              <w:rPr>
                <w:b/>
                <w:bCs/>
                <w:lang w:val="en-IN"/>
              </w:rPr>
            </w:pPr>
            <w:r w:rsidRPr="00093733">
              <w:rPr>
                <w:b/>
                <w:bCs/>
                <w:lang w:val="en-IN"/>
              </w:rPr>
              <w:t>Description</w:t>
            </w:r>
          </w:p>
        </w:tc>
      </w:tr>
      <w:tr w:rsidR="00093733" w:rsidRPr="00093733" w14:paraId="4607179F"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FFF665" w14:textId="77777777" w:rsidR="00093733" w:rsidRPr="00093733" w:rsidRDefault="00093733" w:rsidP="00093733">
            <w:pPr>
              <w:rPr>
                <w:b/>
                <w:bCs/>
                <w:lang w:val="en-IN"/>
              </w:rPr>
            </w:pPr>
            <w:r w:rsidRPr="00093733">
              <w:rPr>
                <w:b/>
                <w:bCs/>
                <w:lang w:val="en-IN"/>
              </w:rPr>
              <w:t>7 April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9C4C4C" w14:textId="77777777" w:rsidR="00093733" w:rsidRPr="00093733" w:rsidRDefault="00093733" w:rsidP="00093733">
            <w:pPr>
              <w:rPr>
                <w:b/>
                <w:bCs/>
                <w:lang w:val="en-IN"/>
              </w:rPr>
            </w:pPr>
            <w:hyperlink r:id="rId282" w:tooltip="Bishwanath Chariali" w:history="1">
              <w:r w:rsidRPr="00093733">
                <w:rPr>
                  <w:rStyle w:val="Hyperlink"/>
                  <w:rFonts w:cs="Arial"/>
                  <w:b/>
                  <w:bCs/>
                  <w:lang w:val="en-IN"/>
                </w:rPr>
                <w:t xml:space="preserve">Bishwanath </w:t>
              </w:r>
              <w:proofErr w:type="spellStart"/>
              <w:r w:rsidRPr="00093733">
                <w:rPr>
                  <w:rStyle w:val="Hyperlink"/>
                  <w:rFonts w:cs="Arial"/>
                  <w:b/>
                  <w:bCs/>
                  <w:lang w:val="en-IN"/>
                </w:rPr>
                <w:t>Chariali</w:t>
              </w:r>
              <w:proofErr w:type="spellEnd"/>
            </w:hyperlink>
            <w:r w:rsidRPr="00093733">
              <w:rPr>
                <w:b/>
                <w:bCs/>
                <w:lang w:val="en-IN"/>
              </w:rPr>
              <w:t>, </w:t>
            </w:r>
            <w:hyperlink r:id="rId283" w:tooltip="Assam" w:history="1">
              <w:r w:rsidRPr="00093733">
                <w:rPr>
                  <w:rStyle w:val="Hyperlink"/>
                  <w:rFonts w:cs="Arial"/>
                  <w:b/>
                  <w:bCs/>
                  <w:lang w:val="en-IN"/>
                </w:rPr>
                <w:t>Assam</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27BDA6"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A3726E"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69B9BA" w14:textId="77777777" w:rsidR="00093733" w:rsidRPr="00093733" w:rsidRDefault="00093733" w:rsidP="00093733">
            <w:pPr>
              <w:rPr>
                <w:b/>
                <w:bCs/>
                <w:lang w:val="en-IN"/>
              </w:rPr>
            </w:pPr>
            <w:r w:rsidRPr="00093733">
              <w:rPr>
                <w:b/>
                <w:bCs/>
                <w:lang w:val="en-IN"/>
              </w:rPr>
              <w:t>A Muslim man was harassed, humiliated, insulted and beaten by the mobs over beef. The mob suspected 68-year-old Shaukat Ali of selling beef and cornered him, thrashed him, and proceeded to force-feed him pork.</w:t>
            </w:r>
            <w:hyperlink r:id="rId284" w:anchor="cite_note-79" w:history="1">
              <w:r w:rsidRPr="00093733">
                <w:rPr>
                  <w:rStyle w:val="Hyperlink"/>
                  <w:rFonts w:cs="Arial"/>
                  <w:b/>
                  <w:bCs/>
                  <w:vertAlign w:val="superscript"/>
                  <w:lang w:val="en-IN"/>
                </w:rPr>
                <w:t>[79]</w:t>
              </w:r>
            </w:hyperlink>
          </w:p>
        </w:tc>
      </w:tr>
      <w:tr w:rsidR="00093733" w:rsidRPr="00093733" w14:paraId="63BDB85B"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21FCC4" w14:textId="77777777" w:rsidR="00093733" w:rsidRPr="00093733" w:rsidRDefault="00093733" w:rsidP="00093733">
            <w:pPr>
              <w:rPr>
                <w:b/>
                <w:bCs/>
                <w:lang w:val="en-IN"/>
              </w:rPr>
            </w:pPr>
            <w:r w:rsidRPr="00093733">
              <w:rPr>
                <w:b/>
                <w:bCs/>
                <w:lang w:val="en-IN"/>
              </w:rPr>
              <w:t>11 April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EAA20D" w14:textId="77777777" w:rsidR="00093733" w:rsidRPr="00093733" w:rsidRDefault="00093733" w:rsidP="00093733">
            <w:pPr>
              <w:rPr>
                <w:b/>
                <w:bCs/>
                <w:lang w:val="en-IN"/>
              </w:rPr>
            </w:pPr>
            <w:hyperlink r:id="rId285" w:tooltip="Gumla" w:history="1">
              <w:proofErr w:type="spellStart"/>
              <w:r w:rsidRPr="00093733">
                <w:rPr>
                  <w:rStyle w:val="Hyperlink"/>
                  <w:rFonts w:cs="Arial"/>
                  <w:b/>
                  <w:bCs/>
                  <w:lang w:val="en-IN"/>
                </w:rPr>
                <w:t>Gumla</w:t>
              </w:r>
              <w:proofErr w:type="spellEnd"/>
            </w:hyperlink>
            <w:r w:rsidRPr="00093733">
              <w:rPr>
                <w:b/>
                <w:bCs/>
                <w:lang w:val="en-IN"/>
              </w:rPr>
              <w:t>, </w:t>
            </w:r>
            <w:hyperlink r:id="rId286" w:tooltip="Jharkhand" w:history="1">
              <w:r w:rsidRPr="00093733">
                <w:rPr>
                  <w:rStyle w:val="Hyperlink"/>
                  <w:rFonts w:cs="Arial"/>
                  <w:b/>
                  <w:bCs/>
                  <w:lang w:val="en-IN"/>
                </w:rPr>
                <w:t>Jharkhand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57A511"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643692" w14:textId="77777777" w:rsidR="00093733" w:rsidRPr="00093733" w:rsidRDefault="00093733" w:rsidP="00093733">
            <w:pPr>
              <w:rPr>
                <w:b/>
                <w:bCs/>
                <w:lang w:val="en-IN"/>
              </w:rPr>
            </w:pPr>
            <w:r w:rsidRPr="00093733">
              <w:rPr>
                <w:b/>
                <w:bCs/>
                <w:lang w:val="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8E5E20" w14:textId="77777777" w:rsidR="00093733" w:rsidRPr="00093733" w:rsidRDefault="00093733" w:rsidP="00093733">
            <w:pPr>
              <w:rPr>
                <w:b/>
                <w:bCs/>
                <w:lang w:val="en-IN"/>
              </w:rPr>
            </w:pPr>
            <w:r w:rsidRPr="00093733">
              <w:rPr>
                <w:b/>
                <w:bCs/>
                <w:lang w:val="en-IN"/>
              </w:rPr>
              <w:t xml:space="preserve">A 50-year-old Christian man was killed and three other were assaulted and </w:t>
            </w:r>
            <w:r w:rsidRPr="00093733">
              <w:rPr>
                <w:b/>
                <w:bCs/>
                <w:lang w:val="en-IN"/>
              </w:rPr>
              <w:lastRenderedPageBreak/>
              <w:t>beaten by a mob.</w:t>
            </w:r>
            <w:hyperlink r:id="rId287" w:anchor="cite_note-80" w:history="1">
              <w:r w:rsidRPr="00093733">
                <w:rPr>
                  <w:rStyle w:val="Hyperlink"/>
                  <w:rFonts w:cs="Arial"/>
                  <w:b/>
                  <w:bCs/>
                  <w:vertAlign w:val="superscript"/>
                  <w:lang w:val="en-IN"/>
                </w:rPr>
                <w:t>[80]</w:t>
              </w:r>
            </w:hyperlink>
            <w:hyperlink r:id="rId288" w:anchor="cite_note-81" w:history="1">
              <w:r w:rsidRPr="00093733">
                <w:rPr>
                  <w:rStyle w:val="Hyperlink"/>
                  <w:rFonts w:cs="Arial"/>
                  <w:b/>
                  <w:bCs/>
                  <w:vertAlign w:val="superscript"/>
                  <w:lang w:val="en-IN"/>
                </w:rPr>
                <w:t>[81]</w:t>
              </w:r>
            </w:hyperlink>
          </w:p>
        </w:tc>
      </w:tr>
      <w:tr w:rsidR="00093733" w:rsidRPr="00093733" w14:paraId="27120009"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5666E2" w14:textId="77777777" w:rsidR="00093733" w:rsidRPr="00093733" w:rsidRDefault="00093733" w:rsidP="00093733">
            <w:pPr>
              <w:rPr>
                <w:b/>
                <w:bCs/>
                <w:lang w:val="en-IN"/>
              </w:rPr>
            </w:pPr>
            <w:r w:rsidRPr="00093733">
              <w:rPr>
                <w:b/>
                <w:bCs/>
                <w:lang w:val="en-IN"/>
              </w:rPr>
              <w:lastRenderedPageBreak/>
              <w:t>16 May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B5AE31" w14:textId="77777777" w:rsidR="00093733" w:rsidRPr="00093733" w:rsidRDefault="00093733" w:rsidP="00093733">
            <w:pPr>
              <w:rPr>
                <w:b/>
                <w:bCs/>
                <w:lang w:val="en-IN"/>
              </w:rPr>
            </w:pPr>
            <w:hyperlink r:id="rId289" w:tooltip="Bhaderwah" w:history="1">
              <w:r w:rsidRPr="00093733">
                <w:rPr>
                  <w:rStyle w:val="Hyperlink"/>
                  <w:rFonts w:cs="Arial"/>
                  <w:b/>
                  <w:bCs/>
                  <w:lang w:val="en-IN"/>
                </w:rPr>
                <w:t>Bhaderwah</w:t>
              </w:r>
            </w:hyperlink>
            <w:r w:rsidRPr="00093733">
              <w:rPr>
                <w:b/>
                <w:bCs/>
                <w:lang w:val="en-IN"/>
              </w:rPr>
              <w:t>, </w:t>
            </w:r>
            <w:hyperlink r:id="rId290" w:tooltip="Jammu and Kashmir (state)" w:history="1">
              <w:r w:rsidRPr="00093733">
                <w:rPr>
                  <w:rStyle w:val="Hyperlink"/>
                  <w:rFonts w:cs="Arial"/>
                  <w:b/>
                  <w:bCs/>
                  <w:lang w:val="en-IN"/>
                </w:rPr>
                <w:t>Jammu and Kashmir</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E84939"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4DD320"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A9403B" w14:textId="77777777" w:rsidR="00093733" w:rsidRPr="00093733" w:rsidRDefault="00093733" w:rsidP="00093733">
            <w:pPr>
              <w:rPr>
                <w:b/>
                <w:bCs/>
                <w:lang w:val="en-IN"/>
              </w:rPr>
            </w:pPr>
            <w:r w:rsidRPr="00093733">
              <w:rPr>
                <w:b/>
                <w:bCs/>
                <w:lang w:val="en-IN"/>
              </w:rPr>
              <w:t xml:space="preserve">A Muslim man, Nayeem Ahmed Shah, 50, was shot in the head and died on the spot while another, Yasin Hussain, was injured by "cow vigilantes" over cow-smuggling while families of both denied any animal was carried out by any of them. Soon after the killings protests erupted, with protesters demanding justice while damaging five vehicles, setting </w:t>
            </w:r>
            <w:proofErr w:type="spellStart"/>
            <w:r w:rsidRPr="00093733">
              <w:rPr>
                <w:b/>
                <w:bCs/>
                <w:lang w:val="en-IN"/>
              </w:rPr>
              <w:t>afire</w:t>
            </w:r>
            <w:proofErr w:type="spellEnd"/>
            <w:r w:rsidRPr="00093733">
              <w:rPr>
                <w:b/>
                <w:bCs/>
                <w:lang w:val="en-IN"/>
              </w:rPr>
              <w:t xml:space="preserve"> a three-wheeler. Police used batons, tear gas and imposed curfew to prevent the religious riots. Police arrested two people in </w:t>
            </w:r>
            <w:r w:rsidRPr="00093733">
              <w:rPr>
                <w:b/>
                <w:bCs/>
                <w:lang w:val="en-IN"/>
              </w:rPr>
              <w:lastRenderedPageBreak/>
              <w:t>connection with the arson incident and 7 were being detained for questioning.</w:t>
            </w:r>
            <w:hyperlink r:id="rId291" w:anchor="cite_note-82" w:history="1">
              <w:r w:rsidRPr="00093733">
                <w:rPr>
                  <w:rStyle w:val="Hyperlink"/>
                  <w:rFonts w:cs="Arial"/>
                  <w:b/>
                  <w:bCs/>
                  <w:vertAlign w:val="superscript"/>
                  <w:lang w:val="en-IN"/>
                </w:rPr>
                <w:t>[82]</w:t>
              </w:r>
            </w:hyperlink>
            <w:hyperlink r:id="rId292" w:anchor="cite_note-83" w:history="1">
              <w:r w:rsidRPr="00093733">
                <w:rPr>
                  <w:rStyle w:val="Hyperlink"/>
                  <w:rFonts w:cs="Arial"/>
                  <w:b/>
                  <w:bCs/>
                  <w:vertAlign w:val="superscript"/>
                  <w:lang w:val="en-IN"/>
                </w:rPr>
                <w:t>[83]</w:t>
              </w:r>
            </w:hyperlink>
            <w:hyperlink r:id="rId293" w:anchor="cite_note-84" w:history="1">
              <w:r w:rsidRPr="00093733">
                <w:rPr>
                  <w:rStyle w:val="Hyperlink"/>
                  <w:rFonts w:cs="Arial"/>
                  <w:b/>
                  <w:bCs/>
                  <w:vertAlign w:val="superscript"/>
                  <w:lang w:val="en-IN"/>
                </w:rPr>
                <w:t>[84]</w:t>
              </w:r>
            </w:hyperlink>
          </w:p>
        </w:tc>
      </w:tr>
      <w:tr w:rsidR="00093733" w:rsidRPr="00093733" w14:paraId="5DD160CE"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98229F" w14:textId="77777777" w:rsidR="00093733" w:rsidRPr="00093733" w:rsidRDefault="00093733" w:rsidP="00093733">
            <w:pPr>
              <w:rPr>
                <w:b/>
                <w:bCs/>
                <w:lang w:val="en-IN"/>
              </w:rPr>
            </w:pPr>
            <w:r w:rsidRPr="00093733">
              <w:rPr>
                <w:b/>
                <w:bCs/>
                <w:lang w:val="en-IN"/>
              </w:rPr>
              <w:lastRenderedPageBreak/>
              <w:t>22 May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75274B" w14:textId="77777777" w:rsidR="00093733" w:rsidRPr="00093733" w:rsidRDefault="00093733" w:rsidP="00093733">
            <w:pPr>
              <w:rPr>
                <w:b/>
                <w:bCs/>
                <w:lang w:val="en-IN"/>
              </w:rPr>
            </w:pPr>
            <w:hyperlink r:id="rId294" w:tooltip="Seoni, Madhya Pradesh" w:history="1">
              <w:proofErr w:type="spellStart"/>
              <w:r w:rsidRPr="00093733">
                <w:rPr>
                  <w:rStyle w:val="Hyperlink"/>
                  <w:rFonts w:cs="Arial"/>
                  <w:b/>
                  <w:bCs/>
                  <w:lang w:val="en-IN"/>
                </w:rPr>
                <w:t>Seoni</w:t>
              </w:r>
              <w:proofErr w:type="spellEnd"/>
              <w:r w:rsidRPr="00093733">
                <w:rPr>
                  <w:rStyle w:val="Hyperlink"/>
                  <w:rFonts w:cs="Arial"/>
                  <w:b/>
                  <w:bCs/>
                  <w:lang w:val="en-IN"/>
                </w:rPr>
                <w:t>, Madhya Pradesh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715A10"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98EE5B" w14:textId="77777777" w:rsidR="00093733" w:rsidRPr="00093733" w:rsidRDefault="00093733" w:rsidP="00093733">
            <w:pPr>
              <w:rPr>
                <w:b/>
                <w:bCs/>
                <w:lang w:val="en-IN"/>
              </w:rPr>
            </w:pPr>
            <w:r w:rsidRPr="00093733">
              <w:rPr>
                <w:b/>
                <w:bCs/>
                <w:lang w:val="en-IN"/>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FCEB09" w14:textId="77777777" w:rsidR="00093733" w:rsidRPr="00093733" w:rsidRDefault="00093733" w:rsidP="00093733">
            <w:pPr>
              <w:rPr>
                <w:b/>
                <w:bCs/>
                <w:lang w:val="en-IN"/>
              </w:rPr>
            </w:pPr>
            <w:r w:rsidRPr="00093733">
              <w:rPr>
                <w:b/>
                <w:bCs/>
                <w:lang w:val="en-IN"/>
              </w:rPr>
              <w:t xml:space="preserve">A couple and two men were thrashed by a group of vigilantes for allegedly carrying beef in an auto-rickshaw at a village in Madhya Pradesh. In a video of the incident shot by an eyewitness on a mobile phone, the assailants also forced one of the men to beat up the woman accompanying them. The woman was seen being hit repeatedly with a slipper on the head and </w:t>
            </w:r>
            <w:r w:rsidRPr="00093733">
              <w:rPr>
                <w:b/>
                <w:bCs/>
                <w:lang w:val="en-IN"/>
              </w:rPr>
              <w:lastRenderedPageBreak/>
              <w:t>covered with a piece of cloth, as she curled up on the gravel and endured the blows in silence from the attacker.</w:t>
            </w:r>
            <w:hyperlink r:id="rId295" w:anchor="cite_note-:22-85" w:history="1">
              <w:r w:rsidRPr="00093733">
                <w:rPr>
                  <w:rStyle w:val="Hyperlink"/>
                  <w:rFonts w:cs="Arial"/>
                  <w:b/>
                  <w:bCs/>
                  <w:vertAlign w:val="superscript"/>
                  <w:lang w:val="en-IN"/>
                </w:rPr>
                <w:t>[85]</w:t>
              </w:r>
            </w:hyperlink>
            <w:hyperlink r:id="rId296" w:anchor="cite_note-86" w:history="1">
              <w:r w:rsidRPr="00093733">
                <w:rPr>
                  <w:rStyle w:val="Hyperlink"/>
                  <w:rFonts w:cs="Arial"/>
                  <w:b/>
                  <w:bCs/>
                  <w:vertAlign w:val="superscript"/>
                  <w:lang w:val="en-IN"/>
                </w:rPr>
                <w:t>[86]</w:t>
              </w:r>
            </w:hyperlink>
            <w:hyperlink r:id="rId297" w:anchor="cite_note-87" w:history="1">
              <w:r w:rsidRPr="00093733">
                <w:rPr>
                  <w:rStyle w:val="Hyperlink"/>
                  <w:rFonts w:cs="Arial"/>
                  <w:b/>
                  <w:bCs/>
                  <w:vertAlign w:val="superscript"/>
                  <w:lang w:val="en-IN"/>
                </w:rPr>
                <w:t>[87]</w:t>
              </w:r>
            </w:hyperlink>
            <w:r w:rsidRPr="00093733">
              <w:rPr>
                <w:b/>
                <w:bCs/>
                <w:lang w:val="en-IN"/>
              </w:rPr>
              <w:t> The police learned of the incident after "two" days that was also only because of viral videos on Twitter and other social media sites.</w:t>
            </w:r>
            <w:hyperlink r:id="rId298" w:anchor="cite_note-:22-85" w:history="1">
              <w:r w:rsidRPr="00093733">
                <w:rPr>
                  <w:rStyle w:val="Hyperlink"/>
                  <w:rFonts w:cs="Arial"/>
                  <w:b/>
                  <w:bCs/>
                  <w:vertAlign w:val="superscript"/>
                  <w:lang w:val="en-IN"/>
                </w:rPr>
                <w:t>[85]</w:t>
              </w:r>
            </w:hyperlink>
            <w:r w:rsidRPr="00093733">
              <w:rPr>
                <w:b/>
                <w:bCs/>
                <w:lang w:val="en-IN"/>
              </w:rPr>
              <w:t xml:space="preserve"> Police arrested both suspects and victims as according to police, victims did not sustain any "serious" injuries and the cow vigilantes had informed them that victims were allegedly carrying 150 kg of red meat in an auto rickshaw and a </w:t>
            </w:r>
            <w:r w:rsidRPr="00093733">
              <w:rPr>
                <w:b/>
                <w:bCs/>
                <w:lang w:val="en-IN"/>
              </w:rPr>
              <w:lastRenderedPageBreak/>
              <w:t>two-wheeler from Khairi village, police seized the meat, the three-wheeler and the scooter and sent them to Judicial Custody for Allegedly Carrying Red Meat as possession, transportation or sale of beef is illegal in Madhya Pradesh.</w:t>
            </w:r>
            <w:hyperlink r:id="rId299" w:anchor="cite_note-:32-88" w:history="1">
              <w:r w:rsidRPr="00093733">
                <w:rPr>
                  <w:rStyle w:val="Hyperlink"/>
                  <w:rFonts w:cs="Arial"/>
                  <w:b/>
                  <w:bCs/>
                  <w:vertAlign w:val="superscript"/>
                  <w:lang w:val="en-IN"/>
                </w:rPr>
                <w:t>[88]</w:t>
              </w:r>
            </w:hyperlink>
            <w:hyperlink r:id="rId300" w:anchor="cite_note-:22-85" w:history="1">
              <w:r w:rsidRPr="00093733">
                <w:rPr>
                  <w:rStyle w:val="Hyperlink"/>
                  <w:rFonts w:cs="Arial"/>
                  <w:b/>
                  <w:bCs/>
                  <w:vertAlign w:val="superscript"/>
                  <w:lang w:val="en-IN"/>
                </w:rPr>
                <w:t>[85]</w:t>
              </w:r>
            </w:hyperlink>
            <w:r w:rsidRPr="00093733">
              <w:rPr>
                <w:b/>
                <w:bCs/>
                <w:lang w:val="en-IN"/>
              </w:rPr>
              <w:t> Five suspects were also arrested under IPC Sections 143, 148, 149, 341, 294, 323 and 506 and also Section 25 of the Arms Act.</w:t>
            </w:r>
            <w:hyperlink r:id="rId301" w:anchor="cite_note-:32-88" w:history="1">
              <w:r w:rsidRPr="00093733">
                <w:rPr>
                  <w:rStyle w:val="Hyperlink"/>
                  <w:rFonts w:cs="Arial"/>
                  <w:b/>
                  <w:bCs/>
                  <w:vertAlign w:val="superscript"/>
                  <w:lang w:val="en-IN"/>
                </w:rPr>
                <w:t>[88]</w:t>
              </w:r>
            </w:hyperlink>
            <w:r w:rsidRPr="00093733">
              <w:rPr>
                <w:b/>
                <w:bCs/>
                <w:lang w:val="en-IN"/>
              </w:rPr>
              <w:t xml:space="preserve"> The incident and the </w:t>
            </w:r>
            <w:proofErr w:type="spellStart"/>
            <w:r w:rsidRPr="00093733">
              <w:rPr>
                <w:b/>
                <w:bCs/>
                <w:lang w:val="en-IN"/>
              </w:rPr>
              <w:t>behavior</w:t>
            </w:r>
            <w:proofErr w:type="spellEnd"/>
            <w:r w:rsidRPr="00093733">
              <w:rPr>
                <w:b/>
                <w:bCs/>
                <w:lang w:val="en-IN"/>
              </w:rPr>
              <w:t xml:space="preserve"> of the police faced wide condemnation and backlash by some Indian </w:t>
            </w:r>
            <w:r w:rsidRPr="00093733">
              <w:rPr>
                <w:b/>
                <w:bCs/>
                <w:lang w:val="en-IN"/>
              </w:rPr>
              <w:lastRenderedPageBreak/>
              <w:t>politicians and people.</w:t>
            </w:r>
            <w:hyperlink r:id="rId302" w:anchor="cite_note-:22-85" w:history="1">
              <w:r w:rsidRPr="00093733">
                <w:rPr>
                  <w:rStyle w:val="Hyperlink"/>
                  <w:rFonts w:cs="Arial"/>
                  <w:b/>
                  <w:bCs/>
                  <w:vertAlign w:val="superscript"/>
                  <w:lang w:val="en-IN"/>
                </w:rPr>
                <w:t>[85]</w:t>
              </w:r>
            </w:hyperlink>
            <w:hyperlink r:id="rId303" w:anchor="cite_note-:32-88" w:history="1">
              <w:r w:rsidRPr="00093733">
                <w:rPr>
                  <w:rStyle w:val="Hyperlink"/>
                  <w:rFonts w:cs="Arial"/>
                  <w:b/>
                  <w:bCs/>
                  <w:vertAlign w:val="superscript"/>
                  <w:lang w:val="en-IN"/>
                </w:rPr>
                <w:t>[88]</w:t>
              </w:r>
            </w:hyperlink>
            <w:hyperlink r:id="rId304" w:anchor="cite_note-89" w:history="1">
              <w:r w:rsidRPr="00093733">
                <w:rPr>
                  <w:rStyle w:val="Hyperlink"/>
                  <w:rFonts w:cs="Arial"/>
                  <w:b/>
                  <w:bCs/>
                  <w:vertAlign w:val="superscript"/>
                  <w:lang w:val="en-IN"/>
                </w:rPr>
                <w:t>[89]</w:t>
              </w:r>
            </w:hyperlink>
          </w:p>
        </w:tc>
      </w:tr>
      <w:tr w:rsidR="00093733" w:rsidRPr="00093733" w14:paraId="79372758"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7BA2F1" w14:textId="77777777" w:rsidR="00093733" w:rsidRPr="00093733" w:rsidRDefault="00093733" w:rsidP="00093733">
            <w:pPr>
              <w:rPr>
                <w:b/>
                <w:bCs/>
                <w:lang w:val="en-IN"/>
              </w:rPr>
            </w:pPr>
            <w:r w:rsidRPr="00093733">
              <w:rPr>
                <w:b/>
                <w:bCs/>
                <w:lang w:val="en-IN"/>
              </w:rPr>
              <w:lastRenderedPageBreak/>
              <w:t>1 June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26C4CD" w14:textId="77777777" w:rsidR="00093733" w:rsidRPr="00093733" w:rsidRDefault="00093733" w:rsidP="00093733">
            <w:pPr>
              <w:rPr>
                <w:b/>
                <w:bCs/>
                <w:lang w:val="en-IN"/>
              </w:rPr>
            </w:pPr>
            <w:hyperlink r:id="rId305" w:tooltip="Bareilly" w:history="1">
              <w:r w:rsidRPr="00093733">
                <w:rPr>
                  <w:rStyle w:val="Hyperlink"/>
                  <w:rFonts w:cs="Arial"/>
                  <w:b/>
                  <w:bCs/>
                  <w:lang w:val="en-IN"/>
                </w:rPr>
                <w:t>Bareilly</w:t>
              </w:r>
            </w:hyperlink>
            <w:r w:rsidRPr="00093733">
              <w:rPr>
                <w:b/>
                <w:bCs/>
                <w:lang w:val="en-IN"/>
              </w:rPr>
              <w:t>, </w:t>
            </w:r>
            <w:hyperlink r:id="rId306" w:tooltip="Uttar Pradesh" w:history="1">
              <w:r w:rsidRPr="00093733">
                <w:rPr>
                  <w:rStyle w:val="Hyperlink"/>
                  <w:rFonts w:cs="Arial"/>
                  <w:b/>
                  <w:bCs/>
                  <w:lang w:val="en-IN"/>
                </w:rPr>
                <w:t>Uttar Pradesh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58D0BA"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4C4AC1" w14:textId="77777777" w:rsidR="00093733" w:rsidRPr="00093733" w:rsidRDefault="00093733" w:rsidP="00093733">
            <w:pPr>
              <w:rPr>
                <w:b/>
                <w:bCs/>
                <w:lang w:val="en-IN"/>
              </w:rPr>
            </w:pPr>
            <w:r w:rsidRPr="00093733">
              <w:rPr>
                <w:b/>
                <w:bCs/>
                <w:lang w:val="en-IN"/>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DCD07C" w14:textId="77777777" w:rsidR="00093733" w:rsidRPr="00093733" w:rsidRDefault="00093733" w:rsidP="00093733">
            <w:pPr>
              <w:rPr>
                <w:b/>
                <w:bCs/>
                <w:lang w:val="en-IN"/>
              </w:rPr>
            </w:pPr>
            <w:r w:rsidRPr="00093733">
              <w:rPr>
                <w:b/>
                <w:bCs/>
                <w:lang w:val="en-IN"/>
              </w:rPr>
              <w:t>Four including two Muslim labourers were beaten by Mob for allegedly eating meat. Surviving labourers said they were eating vegetarian food. Police started their investigation to arrest the attackers.</w:t>
            </w:r>
            <w:hyperlink r:id="rId307" w:anchor="cite_note-90" w:history="1">
              <w:r w:rsidRPr="00093733">
                <w:rPr>
                  <w:rStyle w:val="Hyperlink"/>
                  <w:rFonts w:cs="Arial"/>
                  <w:b/>
                  <w:bCs/>
                  <w:vertAlign w:val="superscript"/>
                  <w:lang w:val="en-IN"/>
                </w:rPr>
                <w:t>[90]</w:t>
              </w:r>
            </w:hyperlink>
            <w:hyperlink r:id="rId308" w:anchor="cite_note-91" w:history="1">
              <w:r w:rsidRPr="00093733">
                <w:rPr>
                  <w:rStyle w:val="Hyperlink"/>
                  <w:rFonts w:cs="Arial"/>
                  <w:b/>
                  <w:bCs/>
                  <w:vertAlign w:val="superscript"/>
                  <w:lang w:val="en-IN"/>
                </w:rPr>
                <w:t>[91]</w:t>
              </w:r>
            </w:hyperlink>
          </w:p>
        </w:tc>
      </w:tr>
      <w:tr w:rsidR="00093733" w:rsidRPr="00093733" w14:paraId="7005CA18"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ED5660" w14:textId="77777777" w:rsidR="00093733" w:rsidRPr="00093733" w:rsidRDefault="00093733" w:rsidP="00093733">
            <w:pPr>
              <w:rPr>
                <w:b/>
                <w:bCs/>
                <w:lang w:val="en-IN"/>
              </w:rPr>
            </w:pPr>
            <w:r w:rsidRPr="00093733">
              <w:rPr>
                <w:b/>
                <w:bCs/>
                <w:lang w:val="en-IN"/>
              </w:rPr>
              <w:t>3 June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178102" w14:textId="77777777" w:rsidR="00093733" w:rsidRPr="00093733" w:rsidRDefault="00093733" w:rsidP="00093733">
            <w:pPr>
              <w:rPr>
                <w:b/>
                <w:bCs/>
                <w:lang w:val="en-IN"/>
              </w:rPr>
            </w:pPr>
            <w:hyperlink r:id="rId309" w:tooltip="Bhabhua" w:history="1">
              <w:proofErr w:type="spellStart"/>
              <w:r w:rsidRPr="00093733">
                <w:rPr>
                  <w:rStyle w:val="Hyperlink"/>
                  <w:rFonts w:cs="Arial"/>
                  <w:b/>
                  <w:bCs/>
                  <w:lang w:val="en-IN"/>
                </w:rPr>
                <w:t>Bhabhua</w:t>
              </w:r>
              <w:proofErr w:type="spellEnd"/>
            </w:hyperlink>
            <w:r w:rsidRPr="00093733">
              <w:rPr>
                <w:b/>
                <w:bCs/>
                <w:lang w:val="en-IN"/>
              </w:rPr>
              <w:t>, </w:t>
            </w:r>
            <w:hyperlink r:id="rId310" w:tooltip="Bihar" w:history="1">
              <w:r w:rsidRPr="00093733">
                <w:rPr>
                  <w:rStyle w:val="Hyperlink"/>
                  <w:rFonts w:cs="Arial"/>
                  <w:b/>
                  <w:bCs/>
                  <w:lang w:val="en-IN"/>
                </w:rPr>
                <w:t>Bihar</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BD054A"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80C060"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60EA36" w14:textId="77777777" w:rsidR="00093733" w:rsidRPr="00093733" w:rsidRDefault="00093733" w:rsidP="00093733">
            <w:pPr>
              <w:rPr>
                <w:b/>
                <w:bCs/>
                <w:lang w:val="en-IN"/>
              </w:rPr>
            </w:pPr>
            <w:r w:rsidRPr="00093733">
              <w:rPr>
                <w:b/>
                <w:bCs/>
                <w:lang w:val="en-IN"/>
              </w:rPr>
              <w:t xml:space="preserve">The driver of a truck carrying bones was attacked a mob. Police reached the spot on time and rescued him from lynching. Cow vigilantes opposed the police action and demanded they hand over the driver, also threatening the police officer would be </w:t>
            </w:r>
            <w:r w:rsidRPr="00093733">
              <w:rPr>
                <w:b/>
                <w:bCs/>
                <w:lang w:val="en-IN"/>
              </w:rPr>
              <w:lastRenderedPageBreak/>
              <w:t>removed from service and face dire consequences.</w:t>
            </w:r>
            <w:hyperlink r:id="rId311" w:anchor="cite_note-92" w:history="1">
              <w:r w:rsidRPr="00093733">
                <w:rPr>
                  <w:rStyle w:val="Hyperlink"/>
                  <w:rFonts w:cs="Arial"/>
                  <w:b/>
                  <w:bCs/>
                  <w:vertAlign w:val="superscript"/>
                  <w:lang w:val="en-IN"/>
                </w:rPr>
                <w:t>[92]</w:t>
              </w:r>
            </w:hyperlink>
          </w:p>
        </w:tc>
      </w:tr>
      <w:tr w:rsidR="00093733" w:rsidRPr="00093733" w14:paraId="52833826"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26E891" w14:textId="77777777" w:rsidR="00093733" w:rsidRPr="00093733" w:rsidRDefault="00093733" w:rsidP="00093733">
            <w:pPr>
              <w:rPr>
                <w:b/>
                <w:bCs/>
                <w:lang w:val="en-IN"/>
              </w:rPr>
            </w:pPr>
            <w:r w:rsidRPr="00093733">
              <w:rPr>
                <w:b/>
                <w:bCs/>
                <w:lang w:val="en-IN"/>
              </w:rPr>
              <w:lastRenderedPageBreak/>
              <w:t>25 June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B4C13D" w14:textId="77777777" w:rsidR="00093733" w:rsidRPr="00093733" w:rsidRDefault="00093733" w:rsidP="00093733">
            <w:pPr>
              <w:rPr>
                <w:b/>
                <w:bCs/>
                <w:lang w:val="en-IN"/>
              </w:rPr>
            </w:pPr>
            <w:hyperlink r:id="rId312" w:tooltip="Gurgaon" w:history="1">
              <w:r w:rsidRPr="00093733">
                <w:rPr>
                  <w:rStyle w:val="Hyperlink"/>
                  <w:rFonts w:cs="Arial"/>
                  <w:b/>
                  <w:bCs/>
                  <w:lang w:val="en-IN"/>
                </w:rPr>
                <w:t>Gurgaon</w:t>
              </w:r>
            </w:hyperlink>
            <w:r w:rsidRPr="00093733">
              <w:rPr>
                <w:b/>
                <w:bCs/>
                <w:lang w:val="en-IN"/>
              </w:rPr>
              <w:t>, </w:t>
            </w:r>
            <w:hyperlink r:id="rId313" w:tooltip="Haryana" w:history="1">
              <w:r w:rsidRPr="00093733">
                <w:rPr>
                  <w:rStyle w:val="Hyperlink"/>
                  <w:rFonts w:cs="Arial"/>
                  <w:b/>
                  <w:bCs/>
                  <w:lang w:val="en-IN"/>
                </w:rPr>
                <w:t>Haryana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6634B3"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009451"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46A060" w14:textId="77777777" w:rsidR="00093733" w:rsidRPr="00093733" w:rsidRDefault="00093733" w:rsidP="00093733">
            <w:pPr>
              <w:rPr>
                <w:b/>
                <w:bCs/>
                <w:lang w:val="en-IN"/>
              </w:rPr>
            </w:pPr>
            <w:r w:rsidRPr="00093733">
              <w:rPr>
                <w:b/>
                <w:bCs/>
                <w:lang w:val="en-IN"/>
              </w:rPr>
              <w:t>Two men were beaten and thrash by cow vigilantes in </w:t>
            </w:r>
            <w:hyperlink r:id="rId314" w:tooltip="Gurgaon" w:history="1">
              <w:r w:rsidRPr="00093733">
                <w:rPr>
                  <w:rStyle w:val="Hyperlink"/>
                  <w:rFonts w:cs="Arial"/>
                  <w:b/>
                  <w:bCs/>
                  <w:lang w:val="en-IN"/>
                </w:rPr>
                <w:t>Gurgaon</w:t>
              </w:r>
            </w:hyperlink>
            <w:r w:rsidRPr="00093733">
              <w:rPr>
                <w:b/>
                <w:bCs/>
                <w:lang w:val="en-IN"/>
              </w:rPr>
              <w:t>, </w:t>
            </w:r>
            <w:hyperlink r:id="rId315" w:tooltip="Haryana" w:history="1">
              <w:r w:rsidRPr="00093733">
                <w:rPr>
                  <w:rStyle w:val="Hyperlink"/>
                  <w:rFonts w:cs="Arial"/>
                  <w:b/>
                  <w:bCs/>
                  <w:lang w:val="en-IN"/>
                </w:rPr>
                <w:t>Haryana</w:t>
              </w:r>
            </w:hyperlink>
            <w:r w:rsidRPr="00093733">
              <w:rPr>
                <w:b/>
                <w:bCs/>
                <w:lang w:val="en-IN"/>
              </w:rPr>
              <w:t>. The men were admitted to a civil government hospital in Gurugram and later referred to Rohtak Medical College.</w:t>
            </w:r>
            <w:hyperlink r:id="rId316" w:anchor="cite_note-93" w:history="1">
              <w:r w:rsidRPr="00093733">
                <w:rPr>
                  <w:rStyle w:val="Hyperlink"/>
                  <w:rFonts w:cs="Arial"/>
                  <w:b/>
                  <w:bCs/>
                  <w:vertAlign w:val="superscript"/>
                  <w:lang w:val="en-IN"/>
                </w:rPr>
                <w:t>[93]</w:t>
              </w:r>
            </w:hyperlink>
            <w:hyperlink r:id="rId317" w:anchor="cite_note-94" w:history="1">
              <w:r w:rsidRPr="00093733">
                <w:rPr>
                  <w:rStyle w:val="Hyperlink"/>
                  <w:rFonts w:cs="Arial"/>
                  <w:b/>
                  <w:bCs/>
                  <w:vertAlign w:val="superscript"/>
                  <w:lang w:val="en-IN"/>
                </w:rPr>
                <w:t>[94]</w:t>
              </w:r>
            </w:hyperlink>
          </w:p>
        </w:tc>
      </w:tr>
      <w:tr w:rsidR="00093733" w:rsidRPr="00093733" w14:paraId="55807ABE"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0DE944" w14:textId="77777777" w:rsidR="00093733" w:rsidRPr="00093733" w:rsidRDefault="00093733" w:rsidP="00093733">
            <w:pPr>
              <w:rPr>
                <w:b/>
                <w:bCs/>
                <w:lang w:val="en-IN"/>
              </w:rPr>
            </w:pPr>
            <w:r w:rsidRPr="00093733">
              <w:rPr>
                <w:b/>
                <w:bCs/>
                <w:lang w:val="en-IN"/>
              </w:rPr>
              <w:t>18 July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BA98EA" w14:textId="77777777" w:rsidR="00093733" w:rsidRPr="00093733" w:rsidRDefault="00093733" w:rsidP="00093733">
            <w:pPr>
              <w:rPr>
                <w:b/>
                <w:bCs/>
                <w:lang w:val="en-IN"/>
              </w:rPr>
            </w:pPr>
            <w:hyperlink r:id="rId318" w:tooltip="Baniapur (Vidhan Sabha constituency)" w:history="1">
              <w:proofErr w:type="spellStart"/>
              <w:r w:rsidRPr="00093733">
                <w:rPr>
                  <w:rStyle w:val="Hyperlink"/>
                  <w:rFonts w:cs="Arial"/>
                  <w:b/>
                  <w:bCs/>
                  <w:lang w:val="en-IN"/>
                </w:rPr>
                <w:t>Baniapur</w:t>
              </w:r>
              <w:proofErr w:type="spellEnd"/>
            </w:hyperlink>
            <w:r w:rsidRPr="00093733">
              <w:rPr>
                <w:b/>
                <w:bCs/>
                <w:lang w:val="en-IN"/>
              </w:rPr>
              <w:t>, </w:t>
            </w:r>
            <w:hyperlink r:id="rId319" w:tooltip="Bihar" w:history="1">
              <w:r w:rsidRPr="00093733">
                <w:rPr>
                  <w:rStyle w:val="Hyperlink"/>
                  <w:rFonts w:cs="Arial"/>
                  <w:b/>
                  <w:bCs/>
                  <w:lang w:val="en-IN"/>
                </w:rPr>
                <w:t>Bihar</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892039" w14:textId="77777777" w:rsidR="00093733" w:rsidRPr="00093733" w:rsidRDefault="00093733" w:rsidP="00093733">
            <w:pPr>
              <w:rPr>
                <w:b/>
                <w:bCs/>
                <w:lang w:val="en-IN"/>
              </w:rPr>
            </w:pPr>
            <w:r w:rsidRPr="00093733">
              <w:rPr>
                <w:b/>
                <w:bCs/>
                <w:lang w:val="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A61508"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81A415" w14:textId="77777777" w:rsidR="00093733" w:rsidRPr="00093733" w:rsidRDefault="00093733" w:rsidP="00093733">
            <w:pPr>
              <w:rPr>
                <w:b/>
                <w:bCs/>
                <w:lang w:val="en-IN"/>
              </w:rPr>
            </w:pPr>
            <w:r w:rsidRPr="00093733">
              <w:rPr>
                <w:b/>
                <w:bCs/>
                <w:lang w:val="en-IN"/>
              </w:rPr>
              <w:t>Three men were lynched and beaten by a mob and on referred them to a hospital at </w:t>
            </w:r>
            <w:hyperlink r:id="rId320" w:tooltip="Chhapra" w:history="1">
              <w:r w:rsidRPr="00093733">
                <w:rPr>
                  <w:rStyle w:val="Hyperlink"/>
                  <w:rFonts w:cs="Arial"/>
                  <w:b/>
                  <w:bCs/>
                  <w:lang w:val="en-IN"/>
                </w:rPr>
                <w:t>Chhapra</w:t>
              </w:r>
            </w:hyperlink>
            <w:r w:rsidRPr="00093733">
              <w:rPr>
                <w:b/>
                <w:bCs/>
                <w:lang w:val="en-IN"/>
              </w:rPr>
              <w:t>, where doctors on inspection declared them as dead.</w:t>
            </w:r>
            <w:hyperlink r:id="rId321" w:anchor="cite_note-95" w:history="1">
              <w:r w:rsidRPr="00093733">
                <w:rPr>
                  <w:rStyle w:val="Hyperlink"/>
                  <w:rFonts w:cs="Arial"/>
                  <w:b/>
                  <w:bCs/>
                  <w:vertAlign w:val="superscript"/>
                  <w:lang w:val="en-IN"/>
                </w:rPr>
                <w:t>[95]</w:t>
              </w:r>
            </w:hyperlink>
            <w:hyperlink r:id="rId322" w:anchor="cite_note-96" w:history="1">
              <w:r w:rsidRPr="00093733">
                <w:rPr>
                  <w:rStyle w:val="Hyperlink"/>
                  <w:rFonts w:cs="Arial"/>
                  <w:b/>
                  <w:bCs/>
                  <w:vertAlign w:val="superscript"/>
                  <w:lang w:val="en-IN"/>
                </w:rPr>
                <w:t>[96]</w:t>
              </w:r>
            </w:hyperlink>
          </w:p>
        </w:tc>
      </w:tr>
      <w:tr w:rsidR="00093733" w:rsidRPr="00093733" w14:paraId="11CB3BFF"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F19EF2" w14:textId="77777777" w:rsidR="00093733" w:rsidRPr="00093733" w:rsidRDefault="00093733" w:rsidP="00093733">
            <w:pPr>
              <w:rPr>
                <w:b/>
                <w:bCs/>
                <w:lang w:val="en-IN"/>
              </w:rPr>
            </w:pPr>
            <w:r w:rsidRPr="00093733">
              <w:rPr>
                <w:b/>
                <w:bCs/>
                <w:lang w:val="en-IN"/>
              </w:rPr>
              <w:t>9 August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6B6E2D" w14:textId="77777777" w:rsidR="00093733" w:rsidRPr="00093733" w:rsidRDefault="00093733" w:rsidP="00093733">
            <w:pPr>
              <w:rPr>
                <w:b/>
                <w:bCs/>
                <w:lang w:val="en-IN"/>
              </w:rPr>
            </w:pPr>
            <w:hyperlink r:id="rId323" w:tooltip="Greater Noida" w:history="1">
              <w:r w:rsidRPr="00093733">
                <w:rPr>
                  <w:rStyle w:val="Hyperlink"/>
                  <w:rFonts w:cs="Arial"/>
                  <w:b/>
                  <w:bCs/>
                  <w:lang w:val="en-IN"/>
                </w:rPr>
                <w:t>Greater Noida</w:t>
              </w:r>
            </w:hyperlink>
            <w:r w:rsidRPr="00093733">
              <w:rPr>
                <w:b/>
                <w:bCs/>
                <w:lang w:val="en-IN"/>
              </w:rPr>
              <w:t>, </w:t>
            </w:r>
            <w:hyperlink r:id="rId324" w:tooltip="Uttar Pradesh" w:history="1">
              <w:r w:rsidRPr="00093733">
                <w:rPr>
                  <w:rStyle w:val="Hyperlink"/>
                  <w:rFonts w:cs="Arial"/>
                  <w:b/>
                  <w:bCs/>
                  <w:lang w:val="en-IN"/>
                </w:rPr>
                <w:t>Uttar Pradesh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6E7A08"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4C5BE7"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6E5BF9" w14:textId="77777777" w:rsidR="00093733" w:rsidRPr="00093733" w:rsidRDefault="00093733" w:rsidP="00093733">
            <w:pPr>
              <w:rPr>
                <w:b/>
                <w:bCs/>
                <w:lang w:val="en-IN"/>
              </w:rPr>
            </w:pPr>
            <w:r w:rsidRPr="00093733">
              <w:rPr>
                <w:b/>
                <w:bCs/>
                <w:lang w:val="en-IN"/>
              </w:rPr>
              <w:t xml:space="preserve">A driver was assaulted by five persons, including a woman, they </w:t>
            </w:r>
            <w:r w:rsidRPr="00093733">
              <w:rPr>
                <w:b/>
                <w:bCs/>
                <w:lang w:val="en-IN"/>
              </w:rPr>
              <w:lastRenderedPageBreak/>
              <w:t xml:space="preserve">broke the windows of the vehicle, overturned it and disrupting traffic, who were later arrested by the police. The driver was transporting carcasses of dead cattle to disposal plant in </w:t>
            </w:r>
            <w:proofErr w:type="spellStart"/>
            <w:r w:rsidRPr="00093733">
              <w:rPr>
                <w:b/>
                <w:bCs/>
                <w:lang w:val="en-IN"/>
              </w:rPr>
              <w:t>Chhajarsi</w:t>
            </w:r>
            <w:proofErr w:type="spellEnd"/>
            <w:r w:rsidRPr="00093733">
              <w:rPr>
                <w:b/>
                <w:bCs/>
                <w:lang w:val="en-IN"/>
              </w:rPr>
              <w:t xml:space="preserve"> village but the cow vigilantes were spreading fake news about cow slaughter to the crowd which created ruckus.</w:t>
            </w:r>
            <w:hyperlink r:id="rId325" w:anchor="cite_note-97" w:history="1">
              <w:r w:rsidRPr="00093733">
                <w:rPr>
                  <w:rStyle w:val="Hyperlink"/>
                  <w:rFonts w:cs="Arial"/>
                  <w:b/>
                  <w:bCs/>
                  <w:vertAlign w:val="superscript"/>
                  <w:lang w:val="en-IN"/>
                </w:rPr>
                <w:t>[97]</w:t>
              </w:r>
            </w:hyperlink>
          </w:p>
        </w:tc>
      </w:tr>
      <w:tr w:rsidR="00093733" w:rsidRPr="00093733" w14:paraId="2AA0663B"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C965A0" w14:textId="77777777" w:rsidR="00093733" w:rsidRPr="00093733" w:rsidRDefault="00093733" w:rsidP="00093733">
            <w:pPr>
              <w:rPr>
                <w:b/>
                <w:bCs/>
                <w:lang w:val="en-IN"/>
              </w:rPr>
            </w:pPr>
            <w:r w:rsidRPr="00093733">
              <w:rPr>
                <w:b/>
                <w:bCs/>
                <w:lang w:val="en-IN"/>
              </w:rPr>
              <w:lastRenderedPageBreak/>
              <w:t>23 September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4C899D" w14:textId="77777777" w:rsidR="00093733" w:rsidRPr="00093733" w:rsidRDefault="00093733" w:rsidP="00093733">
            <w:pPr>
              <w:rPr>
                <w:b/>
                <w:bCs/>
                <w:lang w:val="en-IN"/>
              </w:rPr>
            </w:pPr>
            <w:hyperlink r:id="rId326" w:tooltip="Khunti" w:history="1">
              <w:proofErr w:type="spellStart"/>
              <w:r w:rsidRPr="00093733">
                <w:rPr>
                  <w:rStyle w:val="Hyperlink"/>
                  <w:rFonts w:cs="Arial"/>
                  <w:b/>
                  <w:bCs/>
                  <w:lang w:val="en-IN"/>
                </w:rPr>
                <w:t>Khunti</w:t>
              </w:r>
              <w:proofErr w:type="spellEnd"/>
            </w:hyperlink>
            <w:r w:rsidRPr="00093733">
              <w:rPr>
                <w:b/>
                <w:bCs/>
                <w:lang w:val="en-IN"/>
              </w:rPr>
              <w:t>, </w:t>
            </w:r>
            <w:hyperlink r:id="rId327" w:tooltip="Jharkhand" w:history="1">
              <w:r w:rsidRPr="00093733">
                <w:rPr>
                  <w:rStyle w:val="Hyperlink"/>
                  <w:rFonts w:cs="Arial"/>
                  <w:b/>
                  <w:bCs/>
                  <w:lang w:val="en-IN"/>
                </w:rPr>
                <w:t>Jharkhand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480163"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69F307"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9D3900" w14:textId="77777777" w:rsidR="00093733" w:rsidRPr="00093733" w:rsidRDefault="00093733" w:rsidP="00093733">
            <w:pPr>
              <w:rPr>
                <w:b/>
                <w:bCs/>
                <w:lang w:val="en-IN"/>
              </w:rPr>
            </w:pPr>
            <w:r w:rsidRPr="00093733">
              <w:rPr>
                <w:b/>
                <w:bCs/>
                <w:lang w:val="en-IN"/>
              </w:rPr>
              <w:t xml:space="preserve">Three tribal men were beaten by Bajrang dal people on the suspicion of selling beef in </w:t>
            </w:r>
            <w:proofErr w:type="spellStart"/>
            <w:r w:rsidRPr="00093733">
              <w:rPr>
                <w:b/>
                <w:bCs/>
                <w:lang w:val="en-IN"/>
              </w:rPr>
              <w:t>Khunti</w:t>
            </w:r>
            <w:proofErr w:type="spellEnd"/>
            <w:r w:rsidRPr="00093733">
              <w:rPr>
                <w:b/>
                <w:bCs/>
                <w:lang w:val="en-IN"/>
              </w:rPr>
              <w:t>. Among three one was dead.</w:t>
            </w:r>
            <w:hyperlink r:id="rId328" w:anchor="cite_note-98" w:history="1">
              <w:r w:rsidRPr="00093733">
                <w:rPr>
                  <w:rStyle w:val="Hyperlink"/>
                  <w:rFonts w:cs="Arial"/>
                  <w:b/>
                  <w:bCs/>
                  <w:vertAlign w:val="superscript"/>
                  <w:lang w:val="en-IN"/>
                </w:rPr>
                <w:t>[98]</w:t>
              </w:r>
            </w:hyperlink>
            <w:hyperlink r:id="rId329" w:anchor="cite_note-99" w:history="1">
              <w:r w:rsidRPr="00093733">
                <w:rPr>
                  <w:rStyle w:val="Hyperlink"/>
                  <w:rFonts w:cs="Arial"/>
                  <w:b/>
                  <w:bCs/>
                  <w:vertAlign w:val="superscript"/>
                  <w:lang w:val="en-IN"/>
                </w:rPr>
                <w:t>[99]</w:t>
              </w:r>
            </w:hyperlink>
            <w:hyperlink r:id="rId330" w:anchor="cite_note-100" w:history="1">
              <w:r w:rsidRPr="00093733">
                <w:rPr>
                  <w:rStyle w:val="Hyperlink"/>
                  <w:rFonts w:cs="Arial"/>
                  <w:b/>
                  <w:bCs/>
                  <w:vertAlign w:val="superscript"/>
                  <w:lang w:val="en-IN"/>
                </w:rPr>
                <w:t>[100]</w:t>
              </w:r>
            </w:hyperlink>
            <w:hyperlink r:id="rId331" w:anchor="cite_note-101" w:history="1">
              <w:r w:rsidRPr="00093733">
                <w:rPr>
                  <w:rStyle w:val="Hyperlink"/>
                  <w:rFonts w:cs="Arial"/>
                  <w:b/>
                  <w:bCs/>
                  <w:vertAlign w:val="superscript"/>
                  <w:lang w:val="en-IN"/>
                </w:rPr>
                <w:t>[101]</w:t>
              </w:r>
            </w:hyperlink>
          </w:p>
        </w:tc>
      </w:tr>
      <w:tr w:rsidR="00093733" w:rsidRPr="00093733" w14:paraId="786E02A3"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7EA5DF" w14:textId="77777777" w:rsidR="00093733" w:rsidRPr="00093733" w:rsidRDefault="00093733" w:rsidP="00093733">
            <w:pPr>
              <w:rPr>
                <w:b/>
                <w:bCs/>
                <w:lang w:val="en-IN"/>
              </w:rPr>
            </w:pPr>
            <w:r w:rsidRPr="00093733">
              <w:rPr>
                <w:b/>
                <w:bCs/>
                <w:lang w:val="en-IN"/>
              </w:rPr>
              <w:t>21 November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AE4972" w14:textId="77777777" w:rsidR="00093733" w:rsidRPr="00093733" w:rsidRDefault="00093733" w:rsidP="00093733">
            <w:pPr>
              <w:rPr>
                <w:b/>
                <w:bCs/>
                <w:lang w:val="en-IN"/>
              </w:rPr>
            </w:pPr>
            <w:hyperlink r:id="rId332" w:tooltip="Cooch Behar" w:history="1">
              <w:r w:rsidRPr="00093733">
                <w:rPr>
                  <w:rStyle w:val="Hyperlink"/>
                  <w:rFonts w:cs="Arial"/>
                  <w:b/>
                  <w:bCs/>
                  <w:lang w:val="en-IN"/>
                </w:rPr>
                <w:t>Cooch Behar</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446C15"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F36163"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EBBAE8" w14:textId="77777777" w:rsidR="00093733" w:rsidRPr="00093733" w:rsidRDefault="00093733" w:rsidP="00093733">
            <w:pPr>
              <w:rPr>
                <w:b/>
                <w:bCs/>
                <w:lang w:val="en-IN"/>
              </w:rPr>
            </w:pPr>
            <w:r w:rsidRPr="00093733">
              <w:rPr>
                <w:b/>
                <w:bCs/>
                <w:lang w:val="en-IN"/>
              </w:rPr>
              <w:t xml:space="preserve">Thirteen persons have been arrested </w:t>
            </w:r>
            <w:r w:rsidRPr="00093733">
              <w:rPr>
                <w:b/>
                <w:bCs/>
                <w:lang w:val="en-IN"/>
              </w:rPr>
              <w:lastRenderedPageBreak/>
              <w:t>for their alleged involvement in the lynching of two men on suspicion of cattle smuggling in West Bengal's Cooch Behar district.</w:t>
            </w:r>
            <w:hyperlink r:id="rId333" w:anchor="cite_note-102" w:history="1">
              <w:r w:rsidRPr="00093733">
                <w:rPr>
                  <w:rStyle w:val="Hyperlink"/>
                  <w:rFonts w:cs="Arial"/>
                  <w:b/>
                  <w:bCs/>
                  <w:vertAlign w:val="superscript"/>
                  <w:lang w:val="en-IN"/>
                </w:rPr>
                <w:t>[102]</w:t>
              </w:r>
            </w:hyperlink>
            <w:hyperlink r:id="rId334" w:anchor="cite_note-103" w:history="1">
              <w:r w:rsidRPr="00093733">
                <w:rPr>
                  <w:rStyle w:val="Hyperlink"/>
                  <w:rFonts w:cs="Arial"/>
                  <w:b/>
                  <w:bCs/>
                  <w:vertAlign w:val="superscript"/>
                  <w:lang w:val="en-IN"/>
                </w:rPr>
                <w:t>[103]</w:t>
              </w:r>
            </w:hyperlink>
          </w:p>
        </w:tc>
      </w:tr>
    </w:tbl>
    <w:p w14:paraId="2F681570" w14:textId="77777777" w:rsidR="00093733" w:rsidRPr="00093733" w:rsidRDefault="00093733" w:rsidP="00093733">
      <w:pPr>
        <w:rPr>
          <w:b/>
          <w:bCs/>
          <w:lang w:val="en-IN"/>
        </w:rPr>
      </w:pPr>
      <w:r w:rsidRPr="00093733">
        <w:rPr>
          <w:b/>
          <w:bCs/>
          <w:lang w:val="en-IN"/>
        </w:rPr>
        <w:lastRenderedPageBreak/>
        <w:t>2020</w:t>
      </w:r>
    </w:p>
    <w:p w14:paraId="470B24A8" w14:textId="77777777" w:rsidR="00093733" w:rsidRPr="00093733" w:rsidRDefault="00093733" w:rsidP="00093733">
      <w:pPr>
        <w:rPr>
          <w:b/>
          <w:bCs/>
          <w:lang w:val="en-IN"/>
        </w:rPr>
      </w:pPr>
      <w:r w:rsidRPr="00093733">
        <w:rPr>
          <w:b/>
          <w:bCs/>
          <w:lang w:val="en-IN"/>
        </w:rPr>
        <w:t>[</w:t>
      </w:r>
      <w:hyperlink r:id="rId335" w:tooltip="Edit section: 2020" w:history="1">
        <w:r w:rsidRPr="00093733">
          <w:rPr>
            <w:rStyle w:val="Hyperlink"/>
            <w:rFonts w:cs="Arial"/>
            <w:b/>
            <w:bCs/>
            <w:lang w:val="en-IN"/>
          </w:rPr>
          <w:t>edit</w:t>
        </w:r>
      </w:hyperlink>
      <w:r w:rsidRPr="00093733">
        <w:rPr>
          <w:b/>
          <w:bCs/>
          <w:lang w:val="en-IN"/>
        </w:rPr>
        <w:t>]</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954"/>
        <w:gridCol w:w="1496"/>
        <w:gridCol w:w="998"/>
        <w:gridCol w:w="1212"/>
        <w:gridCol w:w="2552"/>
      </w:tblGrid>
      <w:tr w:rsidR="00093733" w:rsidRPr="00093733" w14:paraId="568810CB" w14:textId="77777777" w:rsidTr="00093733">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118A1900" w14:textId="77777777" w:rsidR="00093733" w:rsidRPr="00093733" w:rsidRDefault="00093733" w:rsidP="00093733">
            <w:pPr>
              <w:rPr>
                <w:b/>
                <w:bCs/>
                <w:lang w:val="en-IN"/>
              </w:rPr>
            </w:pPr>
            <w:r w:rsidRPr="00093733">
              <w:rPr>
                <w:b/>
                <w:bCs/>
                <w:lang w:val="en-IN"/>
              </w:rPr>
              <w:t>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79EDD1EA" w14:textId="77777777" w:rsidR="00093733" w:rsidRPr="00093733" w:rsidRDefault="00093733" w:rsidP="00093733">
            <w:pPr>
              <w:rPr>
                <w:b/>
                <w:bCs/>
                <w:lang w:val="en-IN"/>
              </w:rPr>
            </w:pPr>
            <w:r w:rsidRPr="00093733">
              <w:rPr>
                <w:b/>
                <w:bCs/>
                <w:lang w:val="en-IN"/>
              </w:rPr>
              <w:t>Location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339AF1B3" w14:textId="77777777" w:rsidR="00093733" w:rsidRPr="00093733" w:rsidRDefault="00093733" w:rsidP="00093733">
            <w:pPr>
              <w:rPr>
                <w:b/>
                <w:bCs/>
                <w:lang w:val="en-IN"/>
              </w:rPr>
            </w:pPr>
            <w:r w:rsidRPr="00093733">
              <w:rPr>
                <w:b/>
                <w:bCs/>
                <w:lang w:val="en-IN"/>
              </w:rPr>
              <w:t>Dead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A3724E3" w14:textId="77777777" w:rsidR="00093733" w:rsidRPr="00093733" w:rsidRDefault="00093733" w:rsidP="00093733">
            <w:pPr>
              <w:rPr>
                <w:b/>
                <w:bCs/>
                <w:lang w:val="en-IN"/>
              </w:rPr>
            </w:pPr>
            <w:r w:rsidRPr="00093733">
              <w:rPr>
                <w:b/>
                <w:bCs/>
                <w:lang w:val="en-IN"/>
              </w:rPr>
              <w:t>Injured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08EEF89" w14:textId="77777777" w:rsidR="00093733" w:rsidRPr="00093733" w:rsidRDefault="00093733" w:rsidP="00093733">
            <w:pPr>
              <w:rPr>
                <w:b/>
                <w:bCs/>
                <w:lang w:val="en-IN"/>
              </w:rPr>
            </w:pPr>
            <w:r w:rsidRPr="00093733">
              <w:rPr>
                <w:b/>
                <w:bCs/>
                <w:lang w:val="en-IN"/>
              </w:rPr>
              <w:t>Description</w:t>
            </w:r>
          </w:p>
        </w:tc>
      </w:tr>
      <w:tr w:rsidR="00093733" w:rsidRPr="00093733" w14:paraId="1E2F0186"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F91429" w14:textId="77777777" w:rsidR="00093733" w:rsidRPr="00093733" w:rsidRDefault="00093733" w:rsidP="00093733">
            <w:pPr>
              <w:rPr>
                <w:b/>
                <w:bCs/>
                <w:lang w:val="en-IN"/>
              </w:rPr>
            </w:pPr>
            <w:r w:rsidRPr="00093733">
              <w:rPr>
                <w:b/>
                <w:bCs/>
                <w:lang w:val="en-IN"/>
              </w:rPr>
              <w:t>15 June 2020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874F9F" w14:textId="77777777" w:rsidR="00093733" w:rsidRPr="00093733" w:rsidRDefault="00093733" w:rsidP="00093733">
            <w:pPr>
              <w:rPr>
                <w:b/>
                <w:bCs/>
                <w:lang w:val="en-IN"/>
              </w:rPr>
            </w:pPr>
            <w:hyperlink r:id="rId336" w:tooltip="Mangalore" w:history="1">
              <w:r w:rsidRPr="00093733">
                <w:rPr>
                  <w:rStyle w:val="Hyperlink"/>
                  <w:rFonts w:cs="Arial"/>
                  <w:b/>
                  <w:bCs/>
                  <w:lang w:val="en-IN"/>
                </w:rPr>
                <w:t>Mangalore, Karnataka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0661B9"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DFE3AE"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2E4C39" w14:textId="77777777" w:rsidR="00093733" w:rsidRPr="00093733" w:rsidRDefault="00093733" w:rsidP="00093733">
            <w:pPr>
              <w:rPr>
                <w:b/>
                <w:bCs/>
                <w:lang w:val="en-IN"/>
              </w:rPr>
            </w:pPr>
            <w:r w:rsidRPr="00093733">
              <w:rPr>
                <w:b/>
                <w:bCs/>
                <w:lang w:val="en-IN"/>
              </w:rPr>
              <w:t>The driver identified as Mohd Hanif was tied with the tempo on which he was carrying the cattle and beaten by a mob of cow vigilantes on the roadside. The vigilantes also damaged the tempo. Reportedly, the men belonged to Bajrang Dal.</w:t>
            </w:r>
            <w:hyperlink r:id="rId337" w:anchor="cite_note-104" w:history="1">
              <w:r w:rsidRPr="00093733">
                <w:rPr>
                  <w:rStyle w:val="Hyperlink"/>
                  <w:rFonts w:cs="Arial"/>
                  <w:b/>
                  <w:bCs/>
                  <w:vertAlign w:val="superscript"/>
                  <w:lang w:val="en-IN"/>
                </w:rPr>
                <w:t>[104]</w:t>
              </w:r>
            </w:hyperlink>
            <w:hyperlink r:id="rId338" w:anchor="cite_note-105" w:history="1">
              <w:r w:rsidRPr="00093733">
                <w:rPr>
                  <w:rStyle w:val="Hyperlink"/>
                  <w:rFonts w:cs="Arial"/>
                  <w:b/>
                  <w:bCs/>
                  <w:vertAlign w:val="superscript"/>
                  <w:lang w:val="en-IN"/>
                </w:rPr>
                <w:t>[105]</w:t>
              </w:r>
            </w:hyperlink>
            <w:hyperlink r:id="rId339" w:anchor="cite_note-106" w:history="1">
              <w:r w:rsidRPr="00093733">
                <w:rPr>
                  <w:rStyle w:val="Hyperlink"/>
                  <w:rFonts w:cs="Arial"/>
                  <w:b/>
                  <w:bCs/>
                  <w:vertAlign w:val="superscript"/>
                  <w:lang w:val="en-IN"/>
                </w:rPr>
                <w:t>[106]</w:t>
              </w:r>
            </w:hyperlink>
          </w:p>
        </w:tc>
      </w:tr>
    </w:tbl>
    <w:p w14:paraId="0C5A2ADA" w14:textId="77777777" w:rsidR="00093733" w:rsidRPr="00093733" w:rsidRDefault="00093733" w:rsidP="00093733">
      <w:pPr>
        <w:rPr>
          <w:b/>
          <w:bCs/>
          <w:lang w:val="en-IN"/>
        </w:rPr>
      </w:pPr>
      <w:r w:rsidRPr="00093733">
        <w:rPr>
          <w:b/>
          <w:bCs/>
          <w:lang w:val="en-IN"/>
        </w:rPr>
        <w:t>2021</w:t>
      </w:r>
    </w:p>
    <w:p w14:paraId="7A2AB75F" w14:textId="77777777" w:rsidR="00093733" w:rsidRPr="00093733" w:rsidRDefault="00093733" w:rsidP="00093733">
      <w:pPr>
        <w:rPr>
          <w:b/>
          <w:bCs/>
          <w:lang w:val="en-IN"/>
        </w:rPr>
      </w:pPr>
      <w:r w:rsidRPr="00093733">
        <w:rPr>
          <w:b/>
          <w:bCs/>
          <w:lang w:val="en-IN"/>
        </w:rPr>
        <w:t>[</w:t>
      </w:r>
      <w:hyperlink r:id="rId340" w:tooltip="Edit section: 2021" w:history="1">
        <w:r w:rsidRPr="00093733">
          <w:rPr>
            <w:rStyle w:val="Hyperlink"/>
            <w:rFonts w:cs="Arial"/>
            <w:b/>
            <w:bCs/>
            <w:lang w:val="en-IN"/>
          </w:rPr>
          <w:t>edit</w:t>
        </w:r>
      </w:hyperlink>
      <w:r w:rsidRPr="00093733">
        <w:rPr>
          <w:b/>
          <w:bCs/>
          <w:lang w:val="en-IN"/>
        </w:rPr>
        <w:t>]</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946"/>
        <w:gridCol w:w="1595"/>
        <w:gridCol w:w="998"/>
        <w:gridCol w:w="1212"/>
        <w:gridCol w:w="2461"/>
      </w:tblGrid>
      <w:tr w:rsidR="00093733" w:rsidRPr="00093733" w14:paraId="7A179F14" w14:textId="77777777" w:rsidTr="00093733">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3C9B0F8" w14:textId="77777777" w:rsidR="00093733" w:rsidRPr="00093733" w:rsidRDefault="00093733" w:rsidP="00093733">
            <w:pPr>
              <w:rPr>
                <w:b/>
                <w:bCs/>
                <w:lang w:val="en-IN"/>
              </w:rPr>
            </w:pPr>
            <w:r w:rsidRPr="00093733">
              <w:rPr>
                <w:b/>
                <w:bCs/>
                <w:lang w:val="en-IN"/>
              </w:rPr>
              <w:t>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7B9704DD" w14:textId="77777777" w:rsidR="00093733" w:rsidRPr="00093733" w:rsidRDefault="00093733" w:rsidP="00093733">
            <w:pPr>
              <w:rPr>
                <w:b/>
                <w:bCs/>
                <w:lang w:val="en-IN"/>
              </w:rPr>
            </w:pPr>
            <w:r w:rsidRPr="00093733">
              <w:rPr>
                <w:b/>
                <w:bCs/>
                <w:lang w:val="en-IN"/>
              </w:rPr>
              <w:t>Location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6BA28C44" w14:textId="77777777" w:rsidR="00093733" w:rsidRPr="00093733" w:rsidRDefault="00093733" w:rsidP="00093733">
            <w:pPr>
              <w:rPr>
                <w:b/>
                <w:bCs/>
                <w:lang w:val="en-IN"/>
              </w:rPr>
            </w:pPr>
            <w:r w:rsidRPr="00093733">
              <w:rPr>
                <w:b/>
                <w:bCs/>
                <w:lang w:val="en-IN"/>
              </w:rPr>
              <w:t>Dead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5EC01D1" w14:textId="77777777" w:rsidR="00093733" w:rsidRPr="00093733" w:rsidRDefault="00093733" w:rsidP="00093733">
            <w:pPr>
              <w:rPr>
                <w:b/>
                <w:bCs/>
                <w:lang w:val="en-IN"/>
              </w:rPr>
            </w:pPr>
            <w:r w:rsidRPr="00093733">
              <w:rPr>
                <w:b/>
                <w:bCs/>
                <w:lang w:val="en-IN"/>
              </w:rPr>
              <w:t>Injured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A0E852B" w14:textId="77777777" w:rsidR="00093733" w:rsidRPr="00093733" w:rsidRDefault="00093733" w:rsidP="00093733">
            <w:pPr>
              <w:rPr>
                <w:b/>
                <w:bCs/>
                <w:lang w:val="en-IN"/>
              </w:rPr>
            </w:pPr>
            <w:r w:rsidRPr="00093733">
              <w:rPr>
                <w:b/>
                <w:bCs/>
                <w:lang w:val="en-IN"/>
              </w:rPr>
              <w:t>Description</w:t>
            </w:r>
          </w:p>
        </w:tc>
      </w:tr>
      <w:tr w:rsidR="00093733" w:rsidRPr="00093733" w14:paraId="76529CD2"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3EC802" w14:textId="77777777" w:rsidR="00093733" w:rsidRPr="00093733" w:rsidRDefault="00093733" w:rsidP="00093733">
            <w:pPr>
              <w:rPr>
                <w:b/>
                <w:bCs/>
                <w:lang w:val="en-IN"/>
              </w:rPr>
            </w:pPr>
            <w:r w:rsidRPr="00093733">
              <w:rPr>
                <w:b/>
                <w:bCs/>
                <w:lang w:val="en-IN"/>
              </w:rPr>
              <w:t>23 May 2021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8BFDC5" w14:textId="77777777" w:rsidR="00093733" w:rsidRPr="00093733" w:rsidRDefault="00093733" w:rsidP="00093733">
            <w:pPr>
              <w:rPr>
                <w:b/>
                <w:bCs/>
                <w:lang w:val="en-IN"/>
              </w:rPr>
            </w:pPr>
            <w:hyperlink r:id="rId341" w:tooltip="Moradabad" w:history="1">
              <w:r w:rsidRPr="00093733">
                <w:rPr>
                  <w:rStyle w:val="Hyperlink"/>
                  <w:rFonts w:cs="Arial"/>
                  <w:b/>
                  <w:bCs/>
                  <w:lang w:val="en-IN"/>
                </w:rPr>
                <w:t>Moradabad, Uttar Pradesh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9350F3"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9540B5"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E05610" w14:textId="77777777" w:rsidR="00093733" w:rsidRPr="00093733" w:rsidRDefault="00093733" w:rsidP="00093733">
            <w:pPr>
              <w:rPr>
                <w:b/>
                <w:bCs/>
                <w:lang w:val="en-IN"/>
              </w:rPr>
            </w:pPr>
            <w:r w:rsidRPr="00093733">
              <w:rPr>
                <w:b/>
                <w:bCs/>
                <w:lang w:val="en-IN"/>
              </w:rPr>
              <w:t xml:space="preserve">Mohammad Shakir was allegedly transporting buffalo meat on a </w:t>
            </w:r>
            <w:r w:rsidRPr="00093733">
              <w:rPr>
                <w:b/>
                <w:bCs/>
                <w:lang w:val="en-IN"/>
              </w:rPr>
              <w:lastRenderedPageBreak/>
              <w:t>scooter when a group stopped him and demanded ₹50,000 from him. Afterwards, he was beaten with sticks. The police later filed an FIR against the victim.</w:t>
            </w:r>
            <w:hyperlink r:id="rId342" w:anchor="cite_note-107" w:history="1">
              <w:r w:rsidRPr="00093733">
                <w:rPr>
                  <w:rStyle w:val="Hyperlink"/>
                  <w:rFonts w:cs="Arial"/>
                  <w:b/>
                  <w:bCs/>
                  <w:vertAlign w:val="superscript"/>
                  <w:lang w:val="en-IN"/>
                </w:rPr>
                <w:t>[107]</w:t>
              </w:r>
            </w:hyperlink>
          </w:p>
        </w:tc>
      </w:tr>
      <w:tr w:rsidR="00093733" w:rsidRPr="00093733" w14:paraId="2AB5EC8C"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570B8A" w14:textId="77777777" w:rsidR="00093733" w:rsidRPr="00093733" w:rsidRDefault="00093733" w:rsidP="00093733">
            <w:pPr>
              <w:rPr>
                <w:b/>
                <w:bCs/>
                <w:lang w:val="en-IN"/>
              </w:rPr>
            </w:pPr>
            <w:r w:rsidRPr="00093733">
              <w:rPr>
                <w:b/>
                <w:bCs/>
                <w:lang w:val="en-IN"/>
              </w:rPr>
              <w:lastRenderedPageBreak/>
              <w:t>4 June 2021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6292A9" w14:textId="77777777" w:rsidR="00093733" w:rsidRPr="00093733" w:rsidRDefault="00093733" w:rsidP="00093733">
            <w:pPr>
              <w:rPr>
                <w:b/>
                <w:bCs/>
                <w:lang w:val="en-IN"/>
              </w:rPr>
            </w:pPr>
            <w:hyperlink r:id="rId343" w:tooltip="Mathura" w:history="1">
              <w:r w:rsidRPr="00093733">
                <w:rPr>
                  <w:rStyle w:val="Hyperlink"/>
                  <w:rFonts w:cs="Arial"/>
                  <w:b/>
                  <w:bCs/>
                  <w:lang w:val="en-IN"/>
                </w:rPr>
                <w:t>Mathura, Uttar Pradesh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A13BF4"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85E252" w14:textId="77777777" w:rsidR="00093733" w:rsidRPr="00093733" w:rsidRDefault="00093733" w:rsidP="00093733">
            <w:pPr>
              <w:rPr>
                <w:b/>
                <w:bCs/>
                <w:lang w:val="en-IN"/>
              </w:rPr>
            </w:pPr>
            <w:r w:rsidRPr="00093733">
              <w:rPr>
                <w:b/>
                <w:bCs/>
                <w:lang w:val="en-IN"/>
              </w:rPr>
              <w:t>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484618" w14:textId="77777777" w:rsidR="00093733" w:rsidRPr="00093733" w:rsidRDefault="00093733" w:rsidP="00093733">
            <w:pPr>
              <w:rPr>
                <w:b/>
                <w:bCs/>
                <w:lang w:val="en-IN"/>
              </w:rPr>
            </w:pPr>
            <w:r w:rsidRPr="00093733">
              <w:rPr>
                <w:b/>
                <w:bCs/>
                <w:lang w:val="en-IN"/>
              </w:rPr>
              <w:t>A 50-year-old truck driver, identified as Mohammad Shera, was shot dead and his seven associates assaulted by a mob alleging that the victims were smuggling cows.</w:t>
            </w:r>
            <w:hyperlink r:id="rId344" w:anchor="cite_note-108" w:history="1">
              <w:r w:rsidRPr="00093733">
                <w:rPr>
                  <w:rStyle w:val="Hyperlink"/>
                  <w:rFonts w:cs="Arial"/>
                  <w:b/>
                  <w:bCs/>
                  <w:vertAlign w:val="superscript"/>
                  <w:lang w:val="en-IN"/>
                </w:rPr>
                <w:t>[108]</w:t>
              </w:r>
            </w:hyperlink>
          </w:p>
        </w:tc>
      </w:tr>
      <w:tr w:rsidR="00093733" w:rsidRPr="00093733" w14:paraId="71B381D4"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408B02" w14:textId="77777777" w:rsidR="00093733" w:rsidRPr="00093733" w:rsidRDefault="00093733" w:rsidP="00093733">
            <w:pPr>
              <w:rPr>
                <w:b/>
                <w:bCs/>
                <w:lang w:val="en-IN"/>
              </w:rPr>
            </w:pPr>
            <w:r w:rsidRPr="00093733">
              <w:rPr>
                <w:b/>
                <w:bCs/>
                <w:lang w:val="en-IN"/>
              </w:rPr>
              <w:t>12 June 2021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217E87" w14:textId="77777777" w:rsidR="00093733" w:rsidRPr="00093733" w:rsidRDefault="00093733" w:rsidP="00093733">
            <w:pPr>
              <w:rPr>
                <w:b/>
                <w:bCs/>
                <w:lang w:val="en-IN"/>
              </w:rPr>
            </w:pPr>
            <w:hyperlink r:id="rId345" w:tooltip="Tinsukia district" w:history="1">
              <w:r w:rsidRPr="00093733">
                <w:rPr>
                  <w:rStyle w:val="Hyperlink"/>
                  <w:rFonts w:cs="Arial"/>
                  <w:b/>
                  <w:bCs/>
                  <w:lang w:val="en-IN"/>
                </w:rPr>
                <w:t>Tinsukia, Assam</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FFE0BB"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5D17B0"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6285CB" w14:textId="77777777" w:rsidR="00093733" w:rsidRPr="00093733" w:rsidRDefault="00093733" w:rsidP="00093733">
            <w:pPr>
              <w:rPr>
                <w:b/>
                <w:bCs/>
                <w:lang w:val="en-IN"/>
              </w:rPr>
            </w:pPr>
            <w:r w:rsidRPr="00093733">
              <w:rPr>
                <w:b/>
                <w:bCs/>
                <w:lang w:val="en-IN"/>
              </w:rPr>
              <w:t>28-year-old Sarat Moran was tied in an open field and killed by a mob which suspected him of attempting to steal a cow from a cowshed.</w:t>
            </w:r>
            <w:hyperlink r:id="rId346" w:anchor="cite_note-109" w:history="1">
              <w:r w:rsidRPr="00093733">
                <w:rPr>
                  <w:rStyle w:val="Hyperlink"/>
                  <w:rFonts w:cs="Arial"/>
                  <w:b/>
                  <w:bCs/>
                  <w:vertAlign w:val="superscript"/>
                  <w:lang w:val="en-IN"/>
                </w:rPr>
                <w:t>[109]</w:t>
              </w:r>
            </w:hyperlink>
            <w:hyperlink r:id="rId347" w:anchor="cite_note-110" w:history="1">
              <w:r w:rsidRPr="00093733">
                <w:rPr>
                  <w:rStyle w:val="Hyperlink"/>
                  <w:rFonts w:cs="Arial"/>
                  <w:b/>
                  <w:bCs/>
                  <w:vertAlign w:val="superscript"/>
                  <w:lang w:val="en-IN"/>
                </w:rPr>
                <w:t>[110]</w:t>
              </w:r>
            </w:hyperlink>
          </w:p>
        </w:tc>
      </w:tr>
      <w:tr w:rsidR="00093733" w:rsidRPr="00093733" w14:paraId="4DD46959"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888DFE" w14:textId="77777777" w:rsidR="00093733" w:rsidRPr="00093733" w:rsidRDefault="00093733" w:rsidP="00093733">
            <w:pPr>
              <w:rPr>
                <w:b/>
                <w:bCs/>
                <w:lang w:val="en-IN"/>
              </w:rPr>
            </w:pPr>
            <w:r w:rsidRPr="00093733">
              <w:rPr>
                <w:b/>
                <w:bCs/>
                <w:lang w:val="en-IN"/>
              </w:rPr>
              <w:t>14 June 2021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BBF303" w14:textId="77777777" w:rsidR="00093733" w:rsidRPr="00093733" w:rsidRDefault="00093733" w:rsidP="00093733">
            <w:pPr>
              <w:rPr>
                <w:b/>
                <w:bCs/>
                <w:lang w:val="en-IN"/>
              </w:rPr>
            </w:pPr>
            <w:hyperlink r:id="rId348" w:tooltip="Chittorgarh district" w:history="1">
              <w:r w:rsidRPr="00093733">
                <w:rPr>
                  <w:rStyle w:val="Hyperlink"/>
                  <w:rFonts w:cs="Arial"/>
                  <w:b/>
                  <w:bCs/>
                  <w:lang w:val="en-IN"/>
                </w:rPr>
                <w:t>Chittorgarh, Rajasthan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66743B"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85F9D7"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CE7111" w14:textId="77777777" w:rsidR="00093733" w:rsidRPr="00093733" w:rsidRDefault="00093733" w:rsidP="00093733">
            <w:pPr>
              <w:rPr>
                <w:b/>
                <w:bCs/>
                <w:lang w:val="en-IN"/>
              </w:rPr>
            </w:pPr>
            <w:r w:rsidRPr="00093733">
              <w:rPr>
                <w:b/>
                <w:bCs/>
                <w:lang w:val="en-IN"/>
              </w:rPr>
              <w:t xml:space="preserve">Babu Bheel and his associate were carrying bulls in a truck and were assaulted by suspected cow vigilantes with sticks and other </w:t>
            </w:r>
            <w:r w:rsidRPr="00093733">
              <w:rPr>
                <w:b/>
                <w:bCs/>
                <w:lang w:val="en-IN"/>
              </w:rPr>
              <w:lastRenderedPageBreak/>
              <w:t>weapons. According to preliminary investigation, the bulls were purchased for farm use.</w:t>
            </w:r>
            <w:hyperlink r:id="rId349" w:anchor="cite_note-111" w:history="1">
              <w:r w:rsidRPr="00093733">
                <w:rPr>
                  <w:rStyle w:val="Hyperlink"/>
                  <w:rFonts w:cs="Arial"/>
                  <w:b/>
                  <w:bCs/>
                  <w:vertAlign w:val="superscript"/>
                  <w:lang w:val="en-IN"/>
                </w:rPr>
                <w:t>[111]</w:t>
              </w:r>
            </w:hyperlink>
          </w:p>
        </w:tc>
      </w:tr>
      <w:tr w:rsidR="00093733" w:rsidRPr="00093733" w14:paraId="4EA4AFB6"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DA62CE" w14:textId="77777777" w:rsidR="00093733" w:rsidRPr="00093733" w:rsidRDefault="00093733" w:rsidP="00093733">
            <w:pPr>
              <w:rPr>
                <w:b/>
                <w:bCs/>
                <w:lang w:val="en-IN"/>
              </w:rPr>
            </w:pPr>
            <w:r w:rsidRPr="00093733">
              <w:rPr>
                <w:b/>
                <w:bCs/>
                <w:lang w:val="en-IN"/>
              </w:rPr>
              <w:lastRenderedPageBreak/>
              <w:t>23 June 2021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0D731F" w14:textId="77777777" w:rsidR="00093733" w:rsidRPr="00093733" w:rsidRDefault="00093733" w:rsidP="00093733">
            <w:pPr>
              <w:rPr>
                <w:b/>
                <w:bCs/>
                <w:lang w:val="en-IN"/>
              </w:rPr>
            </w:pPr>
            <w:r w:rsidRPr="00093733">
              <w:rPr>
                <w:b/>
                <w:bCs/>
                <w:lang w:val="en-IN"/>
              </w:rPr>
              <w:t>Jammu and Kashmir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063086"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804A5E"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B1A8C7" w14:textId="77777777" w:rsidR="00093733" w:rsidRPr="00093733" w:rsidRDefault="00093733" w:rsidP="00093733">
            <w:pPr>
              <w:rPr>
                <w:b/>
                <w:bCs/>
                <w:lang w:val="en-IN"/>
              </w:rPr>
            </w:pPr>
            <w:hyperlink r:id="rId350" w:anchor="cite_note-112" w:history="1">
              <w:r w:rsidRPr="00093733">
                <w:rPr>
                  <w:rStyle w:val="Hyperlink"/>
                  <w:rFonts w:cs="Arial"/>
                  <w:b/>
                  <w:bCs/>
                  <w:vertAlign w:val="superscript"/>
                  <w:lang w:val="en-IN"/>
                </w:rPr>
                <w:t>[112]</w:t>
              </w:r>
            </w:hyperlink>
          </w:p>
        </w:tc>
      </w:tr>
    </w:tbl>
    <w:p w14:paraId="1EF5B5A8" w14:textId="77777777" w:rsidR="00093733" w:rsidRPr="00093733" w:rsidRDefault="00093733" w:rsidP="00093733">
      <w:pPr>
        <w:rPr>
          <w:b/>
          <w:bCs/>
          <w:lang w:val="en-IN"/>
        </w:rPr>
      </w:pPr>
      <w:r w:rsidRPr="00093733">
        <w:rPr>
          <w:b/>
          <w:bCs/>
          <w:lang w:val="en-IN"/>
        </w:rPr>
        <w:t>2023</w:t>
      </w:r>
    </w:p>
    <w:p w14:paraId="5346AE05" w14:textId="77777777" w:rsidR="00093733" w:rsidRPr="00093733" w:rsidRDefault="00093733" w:rsidP="00093733">
      <w:pPr>
        <w:rPr>
          <w:b/>
          <w:bCs/>
          <w:lang w:val="en-IN"/>
        </w:rPr>
      </w:pPr>
      <w:r w:rsidRPr="00093733">
        <w:rPr>
          <w:b/>
          <w:bCs/>
          <w:lang w:val="en-IN"/>
        </w:rPr>
        <w:t>[</w:t>
      </w:r>
      <w:hyperlink r:id="rId351" w:tooltip="Edit section: 2023" w:history="1">
        <w:r w:rsidRPr="00093733">
          <w:rPr>
            <w:rStyle w:val="Hyperlink"/>
            <w:rFonts w:cs="Arial"/>
            <w:b/>
            <w:bCs/>
            <w:lang w:val="en-IN"/>
          </w:rPr>
          <w:t>edit</w:t>
        </w:r>
      </w:hyperlink>
      <w:r w:rsidRPr="00093733">
        <w:rPr>
          <w:b/>
          <w:bCs/>
          <w:lang w:val="en-IN"/>
        </w:rPr>
        <w:t>]</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960"/>
        <w:gridCol w:w="1432"/>
        <w:gridCol w:w="998"/>
        <w:gridCol w:w="1212"/>
        <w:gridCol w:w="2610"/>
      </w:tblGrid>
      <w:tr w:rsidR="00093733" w:rsidRPr="00093733" w14:paraId="7C05D359" w14:textId="77777777" w:rsidTr="00093733">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98ED44D" w14:textId="77777777" w:rsidR="00093733" w:rsidRPr="00093733" w:rsidRDefault="00093733" w:rsidP="00093733">
            <w:pPr>
              <w:rPr>
                <w:b/>
                <w:bCs/>
                <w:lang w:val="en-IN"/>
              </w:rPr>
            </w:pPr>
            <w:r w:rsidRPr="00093733">
              <w:rPr>
                <w:b/>
                <w:bCs/>
                <w:lang w:val="en-IN"/>
              </w:rPr>
              <w:t>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77369AF" w14:textId="77777777" w:rsidR="00093733" w:rsidRPr="00093733" w:rsidRDefault="00093733" w:rsidP="00093733">
            <w:pPr>
              <w:rPr>
                <w:b/>
                <w:bCs/>
                <w:lang w:val="en-IN"/>
              </w:rPr>
            </w:pPr>
            <w:r w:rsidRPr="00093733">
              <w:rPr>
                <w:b/>
                <w:bCs/>
                <w:lang w:val="en-IN"/>
              </w:rPr>
              <w:t>Location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01AA4501" w14:textId="77777777" w:rsidR="00093733" w:rsidRPr="00093733" w:rsidRDefault="00093733" w:rsidP="00093733">
            <w:pPr>
              <w:rPr>
                <w:b/>
                <w:bCs/>
                <w:lang w:val="en-IN"/>
              </w:rPr>
            </w:pPr>
            <w:r w:rsidRPr="00093733">
              <w:rPr>
                <w:b/>
                <w:bCs/>
                <w:lang w:val="en-IN"/>
              </w:rPr>
              <w:t>Dead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7C25F673" w14:textId="77777777" w:rsidR="00093733" w:rsidRPr="00093733" w:rsidRDefault="00093733" w:rsidP="00093733">
            <w:pPr>
              <w:rPr>
                <w:b/>
                <w:bCs/>
                <w:lang w:val="en-IN"/>
              </w:rPr>
            </w:pPr>
            <w:r w:rsidRPr="00093733">
              <w:rPr>
                <w:b/>
                <w:bCs/>
                <w:lang w:val="en-IN"/>
              </w:rPr>
              <w:t>Injured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76C97BB" w14:textId="77777777" w:rsidR="00093733" w:rsidRPr="00093733" w:rsidRDefault="00093733" w:rsidP="00093733">
            <w:pPr>
              <w:rPr>
                <w:b/>
                <w:bCs/>
                <w:lang w:val="en-IN"/>
              </w:rPr>
            </w:pPr>
            <w:r w:rsidRPr="00093733">
              <w:rPr>
                <w:b/>
                <w:bCs/>
                <w:lang w:val="en-IN"/>
              </w:rPr>
              <w:t>Description</w:t>
            </w:r>
          </w:p>
        </w:tc>
      </w:tr>
      <w:tr w:rsidR="00093733" w:rsidRPr="00093733" w14:paraId="5D65DAC3"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89E530" w14:textId="77777777" w:rsidR="00093733" w:rsidRPr="00093733" w:rsidRDefault="00093733" w:rsidP="00093733">
            <w:pPr>
              <w:rPr>
                <w:b/>
                <w:bCs/>
                <w:lang w:val="en-IN"/>
              </w:rPr>
            </w:pPr>
          </w:p>
        </w:tc>
        <w:tc>
          <w:tcPr>
            <w:tcW w:w="0" w:type="auto"/>
            <w:shd w:val="clear" w:color="auto" w:fill="F8F9FA"/>
            <w:vAlign w:val="center"/>
            <w:hideMark/>
          </w:tcPr>
          <w:p w14:paraId="732A0C9F" w14:textId="77777777" w:rsidR="00093733" w:rsidRPr="00093733" w:rsidRDefault="00093733" w:rsidP="00093733">
            <w:pPr>
              <w:rPr>
                <w:b/>
                <w:bCs/>
                <w:lang w:val="en-IN"/>
              </w:rPr>
            </w:pPr>
          </w:p>
        </w:tc>
        <w:tc>
          <w:tcPr>
            <w:tcW w:w="0" w:type="auto"/>
            <w:shd w:val="clear" w:color="auto" w:fill="F8F9FA"/>
            <w:vAlign w:val="center"/>
            <w:hideMark/>
          </w:tcPr>
          <w:p w14:paraId="2F3313B8" w14:textId="77777777" w:rsidR="00093733" w:rsidRPr="00093733" w:rsidRDefault="00093733" w:rsidP="00093733">
            <w:pPr>
              <w:rPr>
                <w:b/>
                <w:bCs/>
                <w:lang w:val="en-IN"/>
              </w:rPr>
            </w:pPr>
          </w:p>
        </w:tc>
        <w:tc>
          <w:tcPr>
            <w:tcW w:w="0" w:type="auto"/>
            <w:shd w:val="clear" w:color="auto" w:fill="F8F9FA"/>
            <w:vAlign w:val="center"/>
            <w:hideMark/>
          </w:tcPr>
          <w:p w14:paraId="5588394F" w14:textId="77777777" w:rsidR="00093733" w:rsidRPr="00093733" w:rsidRDefault="00093733" w:rsidP="00093733">
            <w:pPr>
              <w:rPr>
                <w:b/>
                <w:bCs/>
                <w:lang w:val="en-IN"/>
              </w:rPr>
            </w:pPr>
          </w:p>
        </w:tc>
        <w:tc>
          <w:tcPr>
            <w:tcW w:w="0" w:type="auto"/>
            <w:shd w:val="clear" w:color="auto" w:fill="F8F9FA"/>
            <w:vAlign w:val="center"/>
            <w:hideMark/>
          </w:tcPr>
          <w:p w14:paraId="660B5FC4" w14:textId="77777777" w:rsidR="00093733" w:rsidRPr="00093733" w:rsidRDefault="00093733" w:rsidP="00093733">
            <w:pPr>
              <w:rPr>
                <w:b/>
                <w:bCs/>
                <w:lang w:val="en-IN"/>
              </w:rPr>
            </w:pPr>
          </w:p>
        </w:tc>
      </w:tr>
      <w:tr w:rsidR="00093733" w:rsidRPr="00093733" w14:paraId="0880F499"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864EA5" w14:textId="77777777" w:rsidR="00093733" w:rsidRPr="00093733" w:rsidRDefault="00093733" w:rsidP="00093733">
            <w:pPr>
              <w:rPr>
                <w:b/>
                <w:bCs/>
                <w:lang w:val="en-IN"/>
              </w:rPr>
            </w:pPr>
            <w:r w:rsidRPr="00093733">
              <w:rPr>
                <w:b/>
                <w:bCs/>
                <w:lang w:val="en-IN"/>
              </w:rPr>
              <w:t>07 Mar 2023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83E7AE" w14:textId="77777777" w:rsidR="00093733" w:rsidRPr="00093733" w:rsidRDefault="00093733" w:rsidP="00093733">
            <w:pPr>
              <w:rPr>
                <w:b/>
                <w:bCs/>
                <w:lang w:val="en-IN"/>
              </w:rPr>
            </w:pPr>
            <w:hyperlink r:id="rId352" w:tooltip="Chhapra" w:history="1">
              <w:proofErr w:type="spellStart"/>
              <w:r w:rsidRPr="00093733">
                <w:rPr>
                  <w:rStyle w:val="Hyperlink"/>
                  <w:rFonts w:cs="Arial"/>
                  <w:b/>
                  <w:bCs/>
                  <w:lang w:val="en-IN"/>
                </w:rPr>
                <w:t>Chhapra</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5BF2F2"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842DF7"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E446E8" w14:textId="77777777" w:rsidR="00093733" w:rsidRPr="00093733" w:rsidRDefault="00093733" w:rsidP="00093733">
            <w:pPr>
              <w:rPr>
                <w:b/>
                <w:bCs/>
                <w:lang w:val="en-IN"/>
              </w:rPr>
            </w:pPr>
            <w:r w:rsidRPr="00093733">
              <w:rPr>
                <w:b/>
                <w:bCs/>
                <w:lang w:val="en-IN"/>
              </w:rPr>
              <w:t xml:space="preserve">A 47 years old man and his nephew was attacked by sharp object and lynched in </w:t>
            </w:r>
            <w:proofErr w:type="spellStart"/>
            <w:r w:rsidRPr="00093733">
              <w:rPr>
                <w:b/>
                <w:bCs/>
                <w:lang w:val="en-IN"/>
              </w:rPr>
              <w:t>Chhapra</w:t>
            </w:r>
            <w:proofErr w:type="spellEnd"/>
            <w:r w:rsidRPr="00093733">
              <w:rPr>
                <w:b/>
                <w:bCs/>
                <w:lang w:val="en-IN"/>
              </w:rPr>
              <w:t xml:space="preserve"> Bihar on the suspicion of carrying Beef.</w:t>
            </w:r>
            <w:hyperlink r:id="rId353" w:anchor="cite_note-113" w:history="1">
              <w:r w:rsidRPr="00093733">
                <w:rPr>
                  <w:rStyle w:val="Hyperlink"/>
                  <w:rFonts w:cs="Arial"/>
                  <w:b/>
                  <w:bCs/>
                  <w:vertAlign w:val="superscript"/>
                  <w:lang w:val="en-IN"/>
                </w:rPr>
                <w:t>[113]</w:t>
              </w:r>
            </w:hyperlink>
          </w:p>
        </w:tc>
      </w:tr>
      <w:tr w:rsidR="00093733" w:rsidRPr="00093733" w14:paraId="62EDB6C6"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343B8A" w14:textId="77777777" w:rsidR="00093733" w:rsidRPr="00093733" w:rsidRDefault="00093733" w:rsidP="00093733">
            <w:pPr>
              <w:rPr>
                <w:b/>
                <w:bCs/>
                <w:lang w:val="en-IN"/>
              </w:rPr>
            </w:pPr>
            <w:r w:rsidRPr="00093733">
              <w:rPr>
                <w:b/>
                <w:bCs/>
                <w:lang w:val="en-IN"/>
              </w:rPr>
              <w:t>10 June 2023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CDD128C" w14:textId="77777777" w:rsidR="00093733" w:rsidRPr="00093733" w:rsidRDefault="00093733" w:rsidP="00093733">
            <w:pPr>
              <w:rPr>
                <w:b/>
                <w:bCs/>
                <w:lang w:val="en-IN"/>
              </w:rPr>
            </w:pPr>
            <w:hyperlink r:id="rId354" w:tooltip="Nashik" w:history="1">
              <w:r w:rsidRPr="00093733">
                <w:rPr>
                  <w:rStyle w:val="Hyperlink"/>
                  <w:rFonts w:cs="Arial"/>
                  <w:b/>
                  <w:bCs/>
                  <w:lang w:val="en-IN"/>
                </w:rPr>
                <w:t>Nashik</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1D508A"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A78324"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5EE115" w14:textId="77777777" w:rsidR="00093733" w:rsidRPr="00093733" w:rsidRDefault="00093733" w:rsidP="00093733">
            <w:pPr>
              <w:rPr>
                <w:b/>
                <w:bCs/>
                <w:lang w:val="en-IN"/>
              </w:rPr>
            </w:pPr>
            <w:r w:rsidRPr="00093733">
              <w:rPr>
                <w:b/>
                <w:bCs/>
                <w:lang w:val="en-IN"/>
              </w:rPr>
              <w:t>A 23-year-old man named Lukman Ansari was reportedly lynched by a group of cow vigilantes, commonly known as ‘</w:t>
            </w:r>
            <w:proofErr w:type="spellStart"/>
            <w:r w:rsidRPr="00093733">
              <w:rPr>
                <w:b/>
                <w:bCs/>
                <w:lang w:val="en-IN"/>
              </w:rPr>
              <w:t>gau</w:t>
            </w:r>
            <w:proofErr w:type="spellEnd"/>
            <w:r w:rsidRPr="00093733">
              <w:rPr>
                <w:b/>
                <w:bCs/>
                <w:lang w:val="en-IN"/>
              </w:rPr>
              <w:t xml:space="preserve"> </w:t>
            </w:r>
            <w:proofErr w:type="spellStart"/>
            <w:r w:rsidRPr="00093733">
              <w:rPr>
                <w:b/>
                <w:bCs/>
                <w:lang w:val="en-IN"/>
              </w:rPr>
              <w:t>rakshaks</w:t>
            </w:r>
            <w:proofErr w:type="spellEnd"/>
            <w:r w:rsidRPr="00093733">
              <w:rPr>
                <w:b/>
                <w:bCs/>
                <w:lang w:val="en-IN"/>
              </w:rPr>
              <w:t>,’ in Maharashtra’s Nashik district.</w:t>
            </w:r>
            <w:hyperlink r:id="rId355" w:anchor="cite_note-114" w:history="1">
              <w:r w:rsidRPr="00093733">
                <w:rPr>
                  <w:rStyle w:val="Hyperlink"/>
                  <w:rFonts w:cs="Arial"/>
                  <w:b/>
                  <w:bCs/>
                  <w:vertAlign w:val="superscript"/>
                  <w:lang w:val="en-IN"/>
                </w:rPr>
                <w:t>[114]</w:t>
              </w:r>
            </w:hyperlink>
          </w:p>
        </w:tc>
      </w:tr>
      <w:tr w:rsidR="00093733" w:rsidRPr="00093733" w14:paraId="7E5DC418"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89A318" w14:textId="77777777" w:rsidR="00093733" w:rsidRPr="00093733" w:rsidRDefault="00093733" w:rsidP="00093733">
            <w:pPr>
              <w:rPr>
                <w:b/>
                <w:bCs/>
                <w:lang w:val="en-IN"/>
              </w:rPr>
            </w:pPr>
            <w:r w:rsidRPr="00093733">
              <w:rPr>
                <w:b/>
                <w:bCs/>
                <w:lang w:val="en-IN"/>
              </w:rPr>
              <w:t>16 Feb 2023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42AF67" w14:textId="77777777" w:rsidR="00093733" w:rsidRPr="00093733" w:rsidRDefault="00093733" w:rsidP="00093733">
            <w:pPr>
              <w:rPr>
                <w:b/>
                <w:bCs/>
                <w:lang w:val="en-IN"/>
              </w:rPr>
            </w:pPr>
            <w:hyperlink r:id="rId356" w:tooltip="Bhiwani district" w:history="1">
              <w:r w:rsidRPr="00093733">
                <w:rPr>
                  <w:rStyle w:val="Hyperlink"/>
                  <w:rFonts w:cs="Arial"/>
                  <w:b/>
                  <w:bCs/>
                  <w:lang w:val="en-IN"/>
                </w:rPr>
                <w:t>Bhiwani district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4FDA88"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7F84A0"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0FB349" w14:textId="77777777" w:rsidR="00093733" w:rsidRPr="00093733" w:rsidRDefault="00093733" w:rsidP="00093733">
            <w:pPr>
              <w:rPr>
                <w:b/>
                <w:bCs/>
                <w:lang w:val="en-IN"/>
              </w:rPr>
            </w:pPr>
            <w:hyperlink r:id="rId357" w:tooltip="2023 Bhiwani killings" w:history="1">
              <w:r w:rsidRPr="00093733">
                <w:rPr>
                  <w:rStyle w:val="Hyperlink"/>
                  <w:rFonts w:cs="Arial"/>
                  <w:b/>
                  <w:bCs/>
                  <w:lang w:val="en-IN"/>
                </w:rPr>
                <w:t>2023 Bhiwani killings </w:t>
              </w:r>
            </w:hyperlink>
            <w:r w:rsidRPr="00093733">
              <w:rPr>
                <w:b/>
                <w:bCs/>
                <w:lang w:val="en-IN"/>
              </w:rPr>
              <w:t xml:space="preserve">, Nasir (age 25), and Junaid, (age 35), residents of </w:t>
            </w:r>
            <w:proofErr w:type="spellStart"/>
            <w:r w:rsidRPr="00093733">
              <w:rPr>
                <w:b/>
                <w:bCs/>
                <w:lang w:val="en-IN"/>
              </w:rPr>
              <w:lastRenderedPageBreak/>
              <w:t>Bharatpur</w:t>
            </w:r>
            <w:proofErr w:type="spellEnd"/>
            <w:r w:rsidRPr="00093733">
              <w:rPr>
                <w:b/>
                <w:bCs/>
                <w:lang w:val="en-IN"/>
              </w:rPr>
              <w:t xml:space="preserve"> district were allegedly kidnapped and subsequently killed by cow vigilantes affiliated with the Bajrang Dal in Haryana.</w:t>
            </w:r>
          </w:p>
        </w:tc>
      </w:tr>
    </w:tbl>
    <w:p w14:paraId="6E38BEFB" w14:textId="77777777" w:rsidR="00093733" w:rsidRPr="00093733" w:rsidRDefault="00093733" w:rsidP="00093733">
      <w:pPr>
        <w:rPr>
          <w:b/>
          <w:bCs/>
          <w:lang w:val="en-IN"/>
        </w:rPr>
      </w:pPr>
      <w:r w:rsidRPr="00093733">
        <w:rPr>
          <w:b/>
          <w:bCs/>
          <w:lang w:val="en-IN"/>
        </w:rPr>
        <w:lastRenderedPageBreak/>
        <w:t>2024</w:t>
      </w:r>
    </w:p>
    <w:p w14:paraId="1203A38A" w14:textId="77777777" w:rsidR="00093733" w:rsidRPr="00093733" w:rsidRDefault="00093733" w:rsidP="00093733">
      <w:pPr>
        <w:rPr>
          <w:b/>
          <w:bCs/>
          <w:lang w:val="en-IN"/>
        </w:rPr>
      </w:pPr>
      <w:r w:rsidRPr="00093733">
        <w:rPr>
          <w:b/>
          <w:bCs/>
          <w:lang w:val="en-IN"/>
        </w:rPr>
        <w:t>[</w:t>
      </w:r>
      <w:hyperlink r:id="rId358" w:tooltip="Edit section: 2024" w:history="1">
        <w:r w:rsidRPr="00093733">
          <w:rPr>
            <w:rStyle w:val="Hyperlink"/>
            <w:rFonts w:cs="Arial"/>
            <w:b/>
            <w:bCs/>
            <w:lang w:val="en-IN"/>
          </w:rPr>
          <w:t>edit</w:t>
        </w:r>
      </w:hyperlink>
      <w:r w:rsidRPr="00093733">
        <w:rPr>
          <w:b/>
          <w:bCs/>
          <w:lang w:val="en-IN"/>
        </w:rPr>
        <w:t>]</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911"/>
        <w:gridCol w:w="2340"/>
        <w:gridCol w:w="975"/>
        <w:gridCol w:w="1180"/>
        <w:gridCol w:w="1806"/>
      </w:tblGrid>
      <w:tr w:rsidR="00093733" w:rsidRPr="00093733" w14:paraId="67ED3020" w14:textId="77777777" w:rsidTr="00093733">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30A59E74" w14:textId="77777777" w:rsidR="00093733" w:rsidRPr="00093733" w:rsidRDefault="00093733" w:rsidP="00093733">
            <w:pPr>
              <w:rPr>
                <w:b/>
                <w:bCs/>
                <w:lang w:val="en-IN"/>
              </w:rPr>
            </w:pPr>
            <w:r w:rsidRPr="00093733">
              <w:rPr>
                <w:b/>
                <w:bCs/>
                <w:lang w:val="en-IN"/>
              </w:rPr>
              <w:t>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CBCA041" w14:textId="77777777" w:rsidR="00093733" w:rsidRPr="00093733" w:rsidRDefault="00093733" w:rsidP="00093733">
            <w:pPr>
              <w:rPr>
                <w:b/>
                <w:bCs/>
                <w:lang w:val="en-IN"/>
              </w:rPr>
            </w:pPr>
            <w:r w:rsidRPr="00093733">
              <w:rPr>
                <w:b/>
                <w:bCs/>
                <w:lang w:val="en-IN"/>
              </w:rPr>
              <w:t>Location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4B5CCED4" w14:textId="77777777" w:rsidR="00093733" w:rsidRPr="00093733" w:rsidRDefault="00093733" w:rsidP="00093733">
            <w:pPr>
              <w:rPr>
                <w:b/>
                <w:bCs/>
                <w:lang w:val="en-IN"/>
              </w:rPr>
            </w:pPr>
            <w:r w:rsidRPr="00093733">
              <w:rPr>
                <w:b/>
                <w:bCs/>
                <w:lang w:val="en-IN"/>
              </w:rPr>
              <w:t>Dead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42778677" w14:textId="77777777" w:rsidR="00093733" w:rsidRPr="00093733" w:rsidRDefault="00093733" w:rsidP="00093733">
            <w:pPr>
              <w:rPr>
                <w:b/>
                <w:bCs/>
                <w:lang w:val="en-IN"/>
              </w:rPr>
            </w:pPr>
            <w:r w:rsidRPr="00093733">
              <w:rPr>
                <w:b/>
                <w:bCs/>
                <w:lang w:val="en-IN"/>
              </w:rPr>
              <w:t>Injured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E6E48D6" w14:textId="77777777" w:rsidR="00093733" w:rsidRPr="00093733" w:rsidRDefault="00093733" w:rsidP="00093733">
            <w:pPr>
              <w:rPr>
                <w:b/>
                <w:bCs/>
                <w:lang w:val="en-IN"/>
              </w:rPr>
            </w:pPr>
            <w:r w:rsidRPr="00093733">
              <w:rPr>
                <w:b/>
                <w:bCs/>
                <w:lang w:val="en-IN"/>
              </w:rPr>
              <w:t>Description</w:t>
            </w:r>
          </w:p>
        </w:tc>
      </w:tr>
      <w:tr w:rsidR="00093733" w:rsidRPr="00093733" w14:paraId="082DFCB9"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5C3B88" w14:textId="77777777" w:rsidR="00093733" w:rsidRPr="00093733" w:rsidRDefault="00093733" w:rsidP="00093733">
            <w:pPr>
              <w:rPr>
                <w:b/>
                <w:bCs/>
                <w:lang w:val="en-IN"/>
              </w:rPr>
            </w:pPr>
            <w:r w:rsidRPr="00093733">
              <w:rPr>
                <w:b/>
                <w:bCs/>
                <w:lang w:val="en-IN"/>
              </w:rPr>
              <w:t>7 June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648635" w14:textId="77777777" w:rsidR="00093733" w:rsidRPr="00093733" w:rsidRDefault="00093733" w:rsidP="00093733">
            <w:pPr>
              <w:rPr>
                <w:b/>
                <w:bCs/>
                <w:lang w:val="en-IN"/>
              </w:rPr>
            </w:pPr>
            <w:hyperlink r:id="rId359" w:tooltip="Raipur" w:history="1">
              <w:r w:rsidRPr="00093733">
                <w:rPr>
                  <w:rStyle w:val="Hyperlink"/>
                  <w:rFonts w:cs="Arial"/>
                  <w:b/>
                  <w:bCs/>
                  <w:lang w:val="en-IN"/>
                </w:rPr>
                <w:t>Raipur</w:t>
              </w:r>
            </w:hyperlink>
            <w:r w:rsidRPr="00093733">
              <w:rPr>
                <w:b/>
                <w:bCs/>
                <w:lang w:val="en-IN"/>
              </w:rPr>
              <w:t>, Chhattisgarh</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7D62C4" w14:textId="77777777" w:rsidR="00093733" w:rsidRPr="00093733" w:rsidRDefault="00093733" w:rsidP="00093733">
            <w:pPr>
              <w:rPr>
                <w:b/>
                <w:bCs/>
                <w:lang w:val="en-IN"/>
              </w:rPr>
            </w:pPr>
            <w:r w:rsidRPr="00093733">
              <w:rPr>
                <w:b/>
                <w:bCs/>
                <w:lang w:val="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42C5ED"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B0154E" w14:textId="77777777" w:rsidR="00093733" w:rsidRPr="00093733" w:rsidRDefault="00093733" w:rsidP="00093733">
            <w:pPr>
              <w:rPr>
                <w:b/>
                <w:bCs/>
                <w:lang w:val="en-IN"/>
              </w:rPr>
            </w:pPr>
            <w:r w:rsidRPr="00093733">
              <w:rPr>
                <w:b/>
                <w:bCs/>
                <w:lang w:val="en-IN"/>
              </w:rPr>
              <w:t>Hindutva mob attacked and lynched cattle transporters, leaving two dead on spot and one after 10 days.</w:t>
            </w:r>
            <w:hyperlink r:id="rId360" w:anchor="cite_note-115" w:history="1">
              <w:r w:rsidRPr="00093733">
                <w:rPr>
                  <w:rStyle w:val="Hyperlink"/>
                  <w:rFonts w:cs="Arial"/>
                  <w:b/>
                  <w:bCs/>
                  <w:vertAlign w:val="superscript"/>
                  <w:lang w:val="en-IN"/>
                </w:rPr>
                <w:t>[115]</w:t>
              </w:r>
            </w:hyperlink>
          </w:p>
        </w:tc>
      </w:tr>
      <w:tr w:rsidR="00093733" w:rsidRPr="00093733" w14:paraId="2F896FE1"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44FF33" w14:textId="77777777" w:rsidR="00093733" w:rsidRPr="00093733" w:rsidRDefault="00093733" w:rsidP="00093733">
            <w:pPr>
              <w:rPr>
                <w:b/>
                <w:bCs/>
                <w:lang w:val="en-IN"/>
              </w:rPr>
            </w:pPr>
            <w:r w:rsidRPr="00093733">
              <w:rPr>
                <w:b/>
                <w:bCs/>
                <w:lang w:val="en-IN"/>
              </w:rPr>
              <w:t>15 June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FF37FE" w14:textId="77777777" w:rsidR="00093733" w:rsidRPr="00093733" w:rsidRDefault="00093733" w:rsidP="00093733">
            <w:pPr>
              <w:rPr>
                <w:b/>
                <w:bCs/>
                <w:lang w:val="en-IN"/>
              </w:rPr>
            </w:pPr>
            <w:hyperlink r:id="rId361" w:tooltip="Medak" w:history="1">
              <w:r w:rsidRPr="00093733">
                <w:rPr>
                  <w:rStyle w:val="Hyperlink"/>
                  <w:rFonts w:cs="Arial"/>
                  <w:b/>
                  <w:bCs/>
                  <w:lang w:val="en-IN"/>
                </w:rPr>
                <w:t>Medak</w:t>
              </w:r>
            </w:hyperlink>
            <w:r w:rsidRPr="00093733">
              <w:rPr>
                <w:b/>
                <w:bCs/>
                <w:lang w:val="en-IN"/>
              </w:rPr>
              <w:t xml:space="preserve">, </w:t>
            </w:r>
            <w:proofErr w:type="spellStart"/>
            <w:r w:rsidRPr="00093733">
              <w:rPr>
                <w:b/>
                <w:bCs/>
                <w:lang w:val="en-IN"/>
              </w:rPr>
              <w:t>Telegana</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13FDC4"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FB10AA" w14:textId="77777777" w:rsidR="00093733" w:rsidRPr="00093733" w:rsidRDefault="00093733" w:rsidP="00093733">
            <w:pPr>
              <w:rPr>
                <w:b/>
                <w:bCs/>
                <w:lang w:val="en-IN"/>
              </w:rPr>
            </w:pPr>
            <w:r w:rsidRPr="00093733">
              <w:rPr>
                <w:b/>
                <w:bCs/>
                <w:lang w:val="en-IN"/>
              </w:rPr>
              <w:t>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BAEFAC" w14:textId="77777777" w:rsidR="00093733" w:rsidRPr="00093733" w:rsidRDefault="00093733" w:rsidP="00093733">
            <w:pPr>
              <w:rPr>
                <w:b/>
                <w:bCs/>
                <w:lang w:val="en-IN"/>
              </w:rPr>
            </w:pPr>
            <w:r w:rsidRPr="00093733">
              <w:rPr>
                <w:b/>
                <w:bCs/>
                <w:lang w:val="en-IN"/>
              </w:rPr>
              <w:t>Hindutva vigilante groups attacked and protested cattle transporters, leaving 12 people injured.</w:t>
            </w:r>
            <w:hyperlink r:id="rId362" w:anchor="cite_note-116" w:history="1">
              <w:r w:rsidRPr="00093733">
                <w:rPr>
                  <w:rStyle w:val="Hyperlink"/>
                  <w:rFonts w:cs="Arial"/>
                  <w:b/>
                  <w:bCs/>
                  <w:vertAlign w:val="superscript"/>
                  <w:lang w:val="en-IN"/>
                </w:rPr>
                <w:t>[116]</w:t>
              </w:r>
            </w:hyperlink>
          </w:p>
        </w:tc>
      </w:tr>
      <w:tr w:rsidR="00093733" w:rsidRPr="00093733" w14:paraId="4AE6E7E6"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95CEC6" w14:textId="77777777" w:rsidR="00093733" w:rsidRPr="00093733" w:rsidRDefault="00093733" w:rsidP="00093733">
            <w:pPr>
              <w:rPr>
                <w:b/>
                <w:bCs/>
                <w:lang w:val="en-IN"/>
              </w:rPr>
            </w:pPr>
            <w:r w:rsidRPr="00093733">
              <w:rPr>
                <w:b/>
                <w:bCs/>
                <w:lang w:val="en-IN"/>
              </w:rPr>
              <w:t>18 June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2A5911" w14:textId="77777777" w:rsidR="00093733" w:rsidRPr="00093733" w:rsidRDefault="00093733" w:rsidP="00093733">
            <w:pPr>
              <w:rPr>
                <w:b/>
                <w:bCs/>
                <w:lang w:val="en-IN"/>
              </w:rPr>
            </w:pPr>
            <w:hyperlink r:id="rId363" w:tooltip="Aligarh" w:history="1">
              <w:r w:rsidRPr="00093733">
                <w:rPr>
                  <w:rStyle w:val="Hyperlink"/>
                  <w:rFonts w:cs="Arial"/>
                  <w:b/>
                  <w:bCs/>
                  <w:lang w:val="en-IN"/>
                </w:rPr>
                <w:t>Aligarh</w:t>
              </w:r>
            </w:hyperlink>
            <w:r w:rsidRPr="00093733">
              <w:rPr>
                <w:b/>
                <w:bCs/>
                <w:lang w:val="en-IN"/>
              </w:rPr>
              <w:t>, Uttar Pradesh</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A7EAE4"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EB27A2"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5C66F7" w14:textId="77777777" w:rsidR="00093733" w:rsidRPr="00093733" w:rsidRDefault="00093733" w:rsidP="00093733">
            <w:pPr>
              <w:rPr>
                <w:b/>
                <w:bCs/>
                <w:lang w:val="en-IN"/>
              </w:rPr>
            </w:pPr>
            <w:r w:rsidRPr="00093733">
              <w:rPr>
                <w:b/>
                <w:bCs/>
                <w:lang w:val="en-IN"/>
              </w:rPr>
              <w:t xml:space="preserve">On 18 June 2024, the police reported that a 35-year-old </w:t>
            </w:r>
            <w:r w:rsidRPr="00093733">
              <w:rPr>
                <w:b/>
                <w:bCs/>
                <w:lang w:val="en-IN"/>
              </w:rPr>
              <w:lastRenderedPageBreak/>
              <w:t>man was lynched by a mob in Mama Bhanja locality on Tuesday, following suspicions of theft. The victim was identified as Mohammed Farid, also known as Aurangzeb.</w:t>
            </w:r>
            <w:hyperlink r:id="rId364" w:anchor="cite_note-117" w:history="1">
              <w:r w:rsidRPr="00093733">
                <w:rPr>
                  <w:rStyle w:val="Hyperlink"/>
                  <w:rFonts w:cs="Arial"/>
                  <w:b/>
                  <w:bCs/>
                  <w:vertAlign w:val="superscript"/>
                  <w:lang w:val="en-IN"/>
                </w:rPr>
                <w:t>[117]</w:t>
              </w:r>
            </w:hyperlink>
          </w:p>
        </w:tc>
      </w:tr>
      <w:tr w:rsidR="00093733" w:rsidRPr="00093733" w14:paraId="47A7E1EF"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5B380D" w14:textId="77777777" w:rsidR="00093733" w:rsidRPr="00093733" w:rsidRDefault="00093733" w:rsidP="00093733">
            <w:pPr>
              <w:rPr>
                <w:b/>
                <w:bCs/>
                <w:lang w:val="en-IN"/>
              </w:rPr>
            </w:pPr>
            <w:r w:rsidRPr="00093733">
              <w:rPr>
                <w:b/>
                <w:bCs/>
                <w:lang w:val="en-IN"/>
              </w:rPr>
              <w:lastRenderedPageBreak/>
              <w:t>22 June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8207DE" w14:textId="77777777" w:rsidR="00093733" w:rsidRPr="00093733" w:rsidRDefault="00093733" w:rsidP="00093733">
            <w:pPr>
              <w:rPr>
                <w:b/>
                <w:bCs/>
                <w:lang w:val="en-IN"/>
              </w:rPr>
            </w:pPr>
            <w:r w:rsidRPr="00093733">
              <w:rPr>
                <w:b/>
                <w:bCs/>
                <w:lang w:val="en-IN"/>
              </w:rPr>
              <w:t>Anand, Gujarat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748B85"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1925D0"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CC74C1" w14:textId="77777777" w:rsidR="00093733" w:rsidRPr="00093733" w:rsidRDefault="00093733" w:rsidP="00093733">
            <w:pPr>
              <w:rPr>
                <w:b/>
                <w:bCs/>
                <w:lang w:val="en-IN"/>
              </w:rPr>
            </w:pPr>
            <w:r w:rsidRPr="00093733">
              <w:rPr>
                <w:b/>
                <w:bCs/>
                <w:lang w:val="en-IN"/>
              </w:rPr>
              <w:t xml:space="preserve">A twenty-three-year-old Muslim man named Salman Vohra was beaten to death by a mob during the final match of a cricket tournament in the </w:t>
            </w:r>
            <w:proofErr w:type="spellStart"/>
            <w:r w:rsidRPr="00093733">
              <w:rPr>
                <w:b/>
                <w:bCs/>
                <w:lang w:val="en-IN"/>
              </w:rPr>
              <w:t>Chikhodara</w:t>
            </w:r>
            <w:proofErr w:type="spellEnd"/>
            <w:r w:rsidRPr="00093733">
              <w:rPr>
                <w:b/>
                <w:bCs/>
                <w:lang w:val="en-IN"/>
              </w:rPr>
              <w:t xml:space="preserve"> village in Anand district of Gujarat.</w:t>
            </w:r>
            <w:hyperlink r:id="rId365" w:anchor="cite_note-118" w:history="1">
              <w:r w:rsidRPr="00093733">
                <w:rPr>
                  <w:rStyle w:val="Hyperlink"/>
                  <w:rFonts w:cs="Arial"/>
                  <w:b/>
                  <w:bCs/>
                  <w:vertAlign w:val="superscript"/>
                  <w:lang w:val="en-IN"/>
                </w:rPr>
                <w:t>[118]</w:t>
              </w:r>
            </w:hyperlink>
          </w:p>
        </w:tc>
      </w:tr>
      <w:tr w:rsidR="00093733" w:rsidRPr="00093733" w14:paraId="2366D08D"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937527" w14:textId="77777777" w:rsidR="00093733" w:rsidRPr="00093733" w:rsidRDefault="00093733" w:rsidP="00093733">
            <w:pPr>
              <w:rPr>
                <w:b/>
                <w:bCs/>
                <w:lang w:val="en-IN"/>
              </w:rPr>
            </w:pPr>
            <w:r w:rsidRPr="00093733">
              <w:rPr>
                <w:b/>
                <w:bCs/>
                <w:lang w:val="en-IN"/>
              </w:rPr>
              <w:t xml:space="preserve">24 June </w:t>
            </w:r>
            <w:r w:rsidRPr="00093733">
              <w:rPr>
                <w:b/>
                <w:bCs/>
                <w:lang w:val="en-IN"/>
              </w:rPr>
              <w:lastRenderedPageBreak/>
              <w:t>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021F27" w14:textId="77777777" w:rsidR="00093733" w:rsidRPr="00093733" w:rsidRDefault="00093733" w:rsidP="00093733">
            <w:pPr>
              <w:rPr>
                <w:b/>
                <w:bCs/>
                <w:lang w:val="en-IN"/>
              </w:rPr>
            </w:pPr>
            <w:r w:rsidRPr="00093733">
              <w:rPr>
                <w:b/>
                <w:bCs/>
                <w:lang w:val="en-IN"/>
              </w:rPr>
              <w:lastRenderedPageBreak/>
              <w:t>Dantewada, Chhattisgarh</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71E7AB"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D1766C"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B8C4E8" w14:textId="77777777" w:rsidR="00093733" w:rsidRPr="00093733" w:rsidRDefault="00093733" w:rsidP="00093733">
            <w:pPr>
              <w:rPr>
                <w:b/>
                <w:bCs/>
                <w:lang w:val="en-IN"/>
              </w:rPr>
            </w:pPr>
            <w:r w:rsidRPr="00093733">
              <w:rPr>
                <w:b/>
                <w:bCs/>
                <w:lang w:val="en-IN"/>
              </w:rPr>
              <w:t xml:space="preserve">A group of Hindutva </w:t>
            </w:r>
            <w:r w:rsidRPr="00093733">
              <w:rPr>
                <w:b/>
                <w:bCs/>
                <w:lang w:val="en-IN"/>
              </w:rPr>
              <w:lastRenderedPageBreak/>
              <w:t>attacked on a Christian family.</w:t>
            </w:r>
            <w:hyperlink r:id="rId366" w:anchor="cite_note-119" w:history="1">
              <w:r w:rsidRPr="00093733">
                <w:rPr>
                  <w:rStyle w:val="Hyperlink"/>
                  <w:rFonts w:cs="Arial"/>
                  <w:b/>
                  <w:bCs/>
                  <w:vertAlign w:val="superscript"/>
                  <w:lang w:val="en-IN"/>
                </w:rPr>
                <w:t>[119]</w:t>
              </w:r>
            </w:hyperlink>
          </w:p>
        </w:tc>
      </w:tr>
      <w:tr w:rsidR="00093733" w:rsidRPr="00093733" w14:paraId="43A3162D"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5B7AA7" w14:textId="77777777" w:rsidR="00093733" w:rsidRPr="00093733" w:rsidRDefault="00093733" w:rsidP="00093733">
            <w:pPr>
              <w:rPr>
                <w:b/>
                <w:bCs/>
                <w:lang w:val="en-IN"/>
              </w:rPr>
            </w:pPr>
            <w:r w:rsidRPr="00093733">
              <w:rPr>
                <w:b/>
                <w:bCs/>
                <w:lang w:val="en-IN"/>
              </w:rPr>
              <w:lastRenderedPageBreak/>
              <w:t>23 Aug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7D32CE" w14:textId="77777777" w:rsidR="00093733" w:rsidRPr="00093733" w:rsidRDefault="00093733" w:rsidP="00093733">
            <w:pPr>
              <w:rPr>
                <w:b/>
                <w:bCs/>
                <w:lang w:val="en-IN"/>
              </w:rPr>
            </w:pPr>
            <w:hyperlink r:id="rId367" w:tooltip="Faridabad" w:history="1">
              <w:r w:rsidRPr="00093733">
                <w:rPr>
                  <w:rStyle w:val="Hyperlink"/>
                  <w:rFonts w:cs="Arial"/>
                  <w:b/>
                  <w:bCs/>
                  <w:lang w:val="en-IN"/>
                </w:rPr>
                <w:t>Faridabad</w:t>
              </w:r>
            </w:hyperlink>
            <w:r w:rsidRPr="00093733">
              <w:rPr>
                <w:b/>
                <w:bCs/>
                <w:lang w:val="en-IN"/>
              </w:rPr>
              <w:t>, </w:t>
            </w:r>
            <w:hyperlink r:id="rId368" w:tooltip="Haryana" w:history="1">
              <w:r w:rsidRPr="00093733">
                <w:rPr>
                  <w:rStyle w:val="Hyperlink"/>
                  <w:rFonts w:cs="Arial"/>
                  <w:b/>
                  <w:bCs/>
                  <w:lang w:val="en-IN"/>
                </w:rPr>
                <w:t>Haryana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12F661"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82D683" w14:textId="77777777" w:rsidR="00093733" w:rsidRPr="00093733" w:rsidRDefault="00093733" w:rsidP="00093733">
            <w:pPr>
              <w:rPr>
                <w:b/>
                <w:bCs/>
                <w:lang w:val="en-IN"/>
              </w:rPr>
            </w:pPr>
            <w:r w:rsidRPr="00093733">
              <w:rPr>
                <w:b/>
                <w:bCs/>
                <w:lang w:val="en-IN"/>
              </w:rP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6C0906" w14:textId="77777777" w:rsidR="00093733" w:rsidRPr="00093733" w:rsidRDefault="00093733" w:rsidP="00093733">
            <w:pPr>
              <w:rPr>
                <w:b/>
                <w:bCs/>
                <w:lang w:val="en-IN"/>
              </w:rPr>
            </w:pPr>
            <w:r w:rsidRPr="00093733">
              <w:rPr>
                <w:b/>
                <w:bCs/>
                <w:lang w:val="en-IN"/>
              </w:rPr>
              <w:t>A class 12 student Aryan Misha was killed by 5 men after mistaking for buy beef .</w:t>
            </w:r>
            <w:hyperlink r:id="rId369" w:anchor="cite_note-120" w:history="1">
              <w:r w:rsidRPr="00093733">
                <w:rPr>
                  <w:rStyle w:val="Hyperlink"/>
                  <w:rFonts w:cs="Arial"/>
                  <w:b/>
                  <w:bCs/>
                  <w:vertAlign w:val="superscript"/>
                  <w:lang w:val="en-IN"/>
                </w:rPr>
                <w:t>[120]</w:t>
              </w:r>
            </w:hyperlink>
            <w:hyperlink r:id="rId370" w:anchor="cite_note-121" w:history="1">
              <w:r w:rsidRPr="00093733">
                <w:rPr>
                  <w:rStyle w:val="Hyperlink"/>
                  <w:rFonts w:cs="Arial"/>
                  <w:b/>
                  <w:bCs/>
                  <w:vertAlign w:val="superscript"/>
                  <w:lang w:val="en-IN"/>
                </w:rPr>
                <w:t>[121]</w:t>
              </w:r>
            </w:hyperlink>
          </w:p>
        </w:tc>
      </w:tr>
      <w:tr w:rsidR="00093733" w:rsidRPr="00093733" w14:paraId="6BFB792D"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96A4DF" w14:textId="77777777" w:rsidR="00093733" w:rsidRPr="00093733" w:rsidRDefault="00093733" w:rsidP="00093733">
            <w:pPr>
              <w:rPr>
                <w:b/>
                <w:bCs/>
                <w:lang w:val="en-IN"/>
              </w:rPr>
            </w:pPr>
            <w:r w:rsidRPr="00093733">
              <w:rPr>
                <w:b/>
                <w:bCs/>
                <w:lang w:val="en-IN"/>
              </w:rPr>
              <w:t>27 Aug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3FE7C3" w14:textId="77777777" w:rsidR="00093733" w:rsidRPr="00093733" w:rsidRDefault="00093733" w:rsidP="00093733">
            <w:pPr>
              <w:rPr>
                <w:b/>
                <w:bCs/>
                <w:lang w:val="en-IN"/>
              </w:rPr>
            </w:pPr>
            <w:hyperlink r:id="rId371" w:tooltip="Charkhi Dadri" w:history="1">
              <w:proofErr w:type="spellStart"/>
              <w:r w:rsidRPr="00093733">
                <w:rPr>
                  <w:rStyle w:val="Hyperlink"/>
                  <w:rFonts w:cs="Arial"/>
                  <w:b/>
                  <w:bCs/>
                  <w:lang w:val="en-IN"/>
                </w:rPr>
                <w:t>Charkhi</w:t>
              </w:r>
              <w:proofErr w:type="spellEnd"/>
              <w:r w:rsidRPr="00093733">
                <w:rPr>
                  <w:rStyle w:val="Hyperlink"/>
                  <w:rFonts w:cs="Arial"/>
                  <w:b/>
                  <w:bCs/>
                  <w:lang w:val="en-IN"/>
                </w:rPr>
                <w:t xml:space="preserve"> Dadri</w:t>
              </w:r>
            </w:hyperlink>
            <w:r w:rsidRPr="00093733">
              <w:rPr>
                <w:b/>
                <w:bCs/>
                <w:lang w:val="en-IN"/>
              </w:rPr>
              <w:t>, Haryana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AAFB21"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711247"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D72036" w14:textId="77777777" w:rsidR="00093733" w:rsidRPr="00093733" w:rsidRDefault="00093733" w:rsidP="00093733">
            <w:pPr>
              <w:rPr>
                <w:b/>
                <w:bCs/>
                <w:lang w:val="en-IN"/>
              </w:rPr>
            </w:pPr>
            <w:r w:rsidRPr="00093733">
              <w:rPr>
                <w:b/>
                <w:bCs/>
                <w:lang w:val="en-IN"/>
              </w:rPr>
              <w:t xml:space="preserve">A mob attacked </w:t>
            </w:r>
            <w:proofErr w:type="spellStart"/>
            <w:r w:rsidRPr="00093733">
              <w:rPr>
                <w:b/>
                <w:bCs/>
                <w:lang w:val="en-IN"/>
              </w:rPr>
              <w:t>ragragpickers</w:t>
            </w:r>
            <w:proofErr w:type="spellEnd"/>
            <w:r w:rsidRPr="00093733">
              <w:rPr>
                <w:b/>
                <w:bCs/>
                <w:lang w:val="en-IN"/>
              </w:rPr>
              <w:t xml:space="preserve"> in </w:t>
            </w:r>
            <w:proofErr w:type="spellStart"/>
            <w:r w:rsidRPr="00093733">
              <w:rPr>
                <w:b/>
                <w:bCs/>
                <w:lang w:val="en-IN"/>
              </w:rPr>
              <w:t>Hansawas</w:t>
            </w:r>
            <w:proofErr w:type="spellEnd"/>
            <w:r w:rsidRPr="00093733">
              <w:rPr>
                <w:b/>
                <w:bCs/>
                <w:lang w:val="en-IN"/>
              </w:rPr>
              <w:t xml:space="preserve"> Khurd village and alleged that they were consuming beef. Sabir Malik a 26-year-old migrant worker from West Bengal was allegedly beaten to death while his uncle </w:t>
            </w:r>
            <w:proofErr w:type="spellStart"/>
            <w:r w:rsidRPr="00093733">
              <w:rPr>
                <w:b/>
                <w:bCs/>
                <w:lang w:val="en-IN"/>
              </w:rPr>
              <w:t>Aseeruddin</w:t>
            </w:r>
            <w:proofErr w:type="spellEnd"/>
            <w:r w:rsidRPr="00093733">
              <w:rPr>
                <w:b/>
                <w:bCs/>
                <w:lang w:val="en-IN"/>
              </w:rPr>
              <w:t xml:space="preserve"> survived after escaping.</w:t>
            </w:r>
            <w:hyperlink r:id="rId372" w:anchor="cite_note-122" w:history="1">
              <w:r w:rsidRPr="00093733">
                <w:rPr>
                  <w:rStyle w:val="Hyperlink"/>
                  <w:rFonts w:cs="Arial"/>
                  <w:b/>
                  <w:bCs/>
                  <w:vertAlign w:val="superscript"/>
                  <w:lang w:val="en-IN"/>
                </w:rPr>
                <w:t>[122]</w:t>
              </w:r>
            </w:hyperlink>
          </w:p>
        </w:tc>
      </w:tr>
      <w:tr w:rsidR="00093733" w:rsidRPr="00093733" w14:paraId="325AC95E"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64B114" w14:textId="77777777" w:rsidR="00093733" w:rsidRPr="00093733" w:rsidRDefault="00093733" w:rsidP="00093733">
            <w:pPr>
              <w:rPr>
                <w:b/>
                <w:bCs/>
                <w:lang w:val="en-IN"/>
              </w:rPr>
            </w:pPr>
            <w:r w:rsidRPr="00093733">
              <w:rPr>
                <w:b/>
                <w:bCs/>
                <w:lang w:val="en-IN"/>
              </w:rPr>
              <w:t>30 Aug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EA1E51" w14:textId="77777777" w:rsidR="00093733" w:rsidRPr="00093733" w:rsidRDefault="00093733" w:rsidP="00093733">
            <w:pPr>
              <w:rPr>
                <w:b/>
                <w:bCs/>
                <w:lang w:val="en-IN"/>
              </w:rPr>
            </w:pPr>
            <w:hyperlink r:id="rId373" w:tooltip="Igatpuri" w:history="1">
              <w:proofErr w:type="spellStart"/>
              <w:r w:rsidRPr="00093733">
                <w:rPr>
                  <w:rStyle w:val="Hyperlink"/>
                  <w:rFonts w:cs="Arial"/>
                  <w:b/>
                  <w:bCs/>
                  <w:lang w:val="en-IN"/>
                </w:rPr>
                <w:t>Igatpuri</w:t>
              </w:r>
              <w:proofErr w:type="spellEnd"/>
            </w:hyperlink>
            <w:r w:rsidRPr="00093733">
              <w:rPr>
                <w:b/>
                <w:bCs/>
                <w:lang w:val="en-IN"/>
              </w:rPr>
              <w:t> </w:t>
            </w:r>
            <w:hyperlink r:id="rId374" w:tooltip="Nashik district" w:history="1">
              <w:r w:rsidRPr="00093733">
                <w:rPr>
                  <w:rStyle w:val="Hyperlink"/>
                  <w:rFonts w:cs="Arial"/>
                  <w:b/>
                  <w:bCs/>
                  <w:lang w:val="en-IN"/>
                </w:rPr>
                <w:t>Nashik district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99B8EF"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586271"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C57D0B" w14:textId="77777777" w:rsidR="00093733" w:rsidRPr="00093733" w:rsidRDefault="00093733" w:rsidP="00093733">
            <w:pPr>
              <w:rPr>
                <w:b/>
                <w:bCs/>
                <w:lang w:val="en-IN"/>
              </w:rPr>
            </w:pPr>
            <w:r w:rsidRPr="00093733">
              <w:rPr>
                <w:b/>
                <w:bCs/>
                <w:lang w:val="en-IN"/>
              </w:rPr>
              <w:t xml:space="preserve">A 72-years old Haji Ashraf </w:t>
            </w:r>
            <w:r w:rsidRPr="00093733">
              <w:rPr>
                <w:b/>
                <w:bCs/>
                <w:lang w:val="en-IN"/>
              </w:rPr>
              <w:lastRenderedPageBreak/>
              <w:t>Munyar, a resident of </w:t>
            </w:r>
            <w:hyperlink r:id="rId375" w:tooltip="Jalgaon district" w:history="1">
              <w:r w:rsidRPr="00093733">
                <w:rPr>
                  <w:rStyle w:val="Hyperlink"/>
                  <w:rFonts w:cs="Arial"/>
                  <w:b/>
                  <w:bCs/>
                  <w:lang w:val="en-IN"/>
                </w:rPr>
                <w:t>Jalgaon district</w:t>
              </w:r>
            </w:hyperlink>
            <w:r w:rsidRPr="00093733">
              <w:rPr>
                <w:b/>
                <w:bCs/>
                <w:lang w:val="en-IN"/>
              </w:rPr>
              <w:t>, was travelling to his daughter's house in </w:t>
            </w:r>
            <w:hyperlink r:id="rId376" w:tooltip="Kalyan" w:history="1">
              <w:r w:rsidRPr="00093733">
                <w:rPr>
                  <w:rStyle w:val="Hyperlink"/>
                  <w:rFonts w:cs="Arial"/>
                  <w:b/>
                  <w:bCs/>
                  <w:lang w:val="en-IN"/>
                </w:rPr>
                <w:t>Kalyan</w:t>
              </w:r>
            </w:hyperlink>
            <w:r w:rsidRPr="00093733">
              <w:rPr>
                <w:b/>
                <w:bCs/>
                <w:lang w:val="en-IN"/>
              </w:rPr>
              <w:t> was allegedly assaulted by his co-passengers in an express train on suspicion that he was carrying beef.</w:t>
            </w:r>
            <w:hyperlink r:id="rId377" w:anchor="cite_note-123" w:history="1">
              <w:r w:rsidRPr="00093733">
                <w:rPr>
                  <w:rStyle w:val="Hyperlink"/>
                  <w:rFonts w:cs="Arial"/>
                  <w:b/>
                  <w:bCs/>
                  <w:vertAlign w:val="superscript"/>
                  <w:lang w:val="en-IN"/>
                </w:rPr>
                <w:t>[123]</w:t>
              </w:r>
            </w:hyperlink>
          </w:p>
        </w:tc>
      </w:tr>
    </w:tbl>
    <w:p w14:paraId="5FEBE1BB" w14:textId="77777777" w:rsidR="00093733" w:rsidRPr="00093733" w:rsidRDefault="00093733" w:rsidP="00093733">
      <w:pPr>
        <w:rPr>
          <w:b/>
          <w:bCs/>
          <w:lang w:val="en-IN"/>
        </w:rPr>
      </w:pPr>
      <w:r w:rsidRPr="00093733">
        <w:rPr>
          <w:b/>
          <w:bCs/>
          <w:lang w:val="en-IN"/>
        </w:rPr>
        <w:lastRenderedPageBreak/>
        <w:t>Statistics</w:t>
      </w:r>
    </w:p>
    <w:p w14:paraId="773FA0D1" w14:textId="77777777" w:rsidR="00093733" w:rsidRPr="00093733" w:rsidRDefault="00093733" w:rsidP="00093733">
      <w:pPr>
        <w:rPr>
          <w:b/>
          <w:bCs/>
          <w:lang w:val="en-IN"/>
        </w:rPr>
      </w:pPr>
      <w:r w:rsidRPr="00093733">
        <w:rPr>
          <w:b/>
          <w:bCs/>
          <w:lang w:val="en-IN"/>
        </w:rPr>
        <w:t>[</w:t>
      </w:r>
      <w:hyperlink r:id="rId378" w:tooltip="Edit section: Statistics" w:history="1">
        <w:r w:rsidRPr="00093733">
          <w:rPr>
            <w:rStyle w:val="Hyperlink"/>
            <w:rFonts w:cs="Arial"/>
            <w:b/>
            <w:bCs/>
            <w:lang w:val="en-IN"/>
          </w:rPr>
          <w:t>edit</w:t>
        </w:r>
      </w:hyperlink>
      <w:r w:rsidRPr="00093733">
        <w:rPr>
          <w:b/>
          <w:bCs/>
          <w:lang w:val="en-IN"/>
        </w:rPr>
        <w:t>]</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201"/>
        <w:gridCol w:w="1465"/>
        <w:gridCol w:w="1750"/>
        <w:gridCol w:w="2015"/>
      </w:tblGrid>
      <w:tr w:rsidR="00093733" w:rsidRPr="00093733" w14:paraId="0619286F" w14:textId="77777777" w:rsidTr="00093733">
        <w:trPr>
          <w:tblHeader/>
        </w:trPr>
        <w:tc>
          <w:tcPr>
            <w:tcW w:w="0" w:type="auto"/>
            <w:gridSpan w:val="4"/>
            <w:tcBorders>
              <w:top w:val="nil"/>
              <w:left w:val="nil"/>
              <w:bottom w:val="nil"/>
              <w:right w:val="nil"/>
            </w:tcBorders>
            <w:shd w:val="clear" w:color="auto" w:fill="EAECF0"/>
            <w:tcMar>
              <w:top w:w="48" w:type="dxa"/>
              <w:left w:w="96" w:type="dxa"/>
              <w:bottom w:w="48" w:type="dxa"/>
              <w:right w:w="315" w:type="dxa"/>
            </w:tcMar>
            <w:vAlign w:val="center"/>
            <w:hideMark/>
          </w:tcPr>
          <w:p w14:paraId="5F09629E" w14:textId="77777777" w:rsidR="00093733" w:rsidRPr="00093733" w:rsidRDefault="00093733" w:rsidP="00093733">
            <w:pPr>
              <w:rPr>
                <w:b/>
                <w:bCs/>
                <w:lang w:val="en-IN"/>
              </w:rPr>
            </w:pPr>
            <w:r w:rsidRPr="00093733">
              <w:rPr>
                <w:b/>
                <w:bCs/>
                <w:lang w:val="en-IN"/>
              </w:rPr>
              <w:t>Incidents statistics by year</w:t>
            </w:r>
          </w:p>
        </w:tc>
      </w:tr>
      <w:tr w:rsidR="00093733" w:rsidRPr="00093733" w14:paraId="31D79D7F" w14:textId="77777777" w:rsidTr="00093733">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0E30E66C" w14:textId="77777777" w:rsidR="00093733" w:rsidRPr="00093733" w:rsidRDefault="00093733" w:rsidP="00093733">
            <w:pPr>
              <w:rPr>
                <w:b/>
                <w:bCs/>
                <w:lang w:val="en-IN"/>
              </w:rPr>
            </w:pPr>
            <w:r w:rsidRPr="00093733">
              <w:rPr>
                <w:b/>
                <w:bCs/>
                <w:lang w:val="en-IN"/>
              </w:rPr>
              <w:t>Year</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05046447" w14:textId="77777777" w:rsidR="00093733" w:rsidRPr="00093733" w:rsidRDefault="00093733" w:rsidP="00093733">
            <w:pPr>
              <w:rPr>
                <w:b/>
                <w:bCs/>
                <w:lang w:val="en-IN"/>
              </w:rPr>
            </w:pPr>
            <w:r w:rsidRPr="00093733">
              <w:rPr>
                <w:b/>
                <w:bCs/>
                <w:lang w:val="en-IN"/>
              </w:rPr>
              <w:t>Incidents</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14879D43" w14:textId="77777777" w:rsidR="00093733" w:rsidRPr="00093733" w:rsidRDefault="00093733" w:rsidP="00093733">
            <w:pPr>
              <w:rPr>
                <w:b/>
                <w:bCs/>
                <w:lang w:val="en-IN"/>
              </w:rPr>
            </w:pPr>
            <w:r w:rsidRPr="00093733">
              <w:rPr>
                <w:b/>
                <w:bCs/>
                <w:lang w:val="en-IN"/>
              </w:rPr>
              <w:t>Total number killed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31A8BFEC" w14:textId="77777777" w:rsidR="00093733" w:rsidRPr="00093733" w:rsidRDefault="00093733" w:rsidP="00093733">
            <w:pPr>
              <w:rPr>
                <w:b/>
                <w:bCs/>
                <w:lang w:val="en-IN"/>
              </w:rPr>
            </w:pPr>
            <w:r w:rsidRPr="00093733">
              <w:rPr>
                <w:b/>
                <w:bCs/>
                <w:lang w:val="en-IN"/>
              </w:rPr>
              <w:t>Total number wounded</w:t>
            </w:r>
          </w:p>
        </w:tc>
      </w:tr>
      <w:tr w:rsidR="00093733" w:rsidRPr="00093733" w14:paraId="41F83472"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C1E608" w14:textId="77777777" w:rsidR="00093733" w:rsidRPr="00093733" w:rsidRDefault="00093733" w:rsidP="00093733">
            <w:pPr>
              <w:rPr>
                <w:b/>
                <w:bCs/>
                <w:lang w:val="en-IN"/>
              </w:rPr>
            </w:pPr>
            <w:r w:rsidRPr="00093733">
              <w:rPr>
                <w:b/>
                <w:bCs/>
                <w:lang w:val="en-IN"/>
              </w:rPr>
              <w:t>2012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A29308"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EF5062"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EB7519" w14:textId="77777777" w:rsidR="00093733" w:rsidRPr="00093733" w:rsidRDefault="00093733" w:rsidP="00093733">
            <w:pPr>
              <w:rPr>
                <w:b/>
                <w:bCs/>
                <w:lang w:val="en-IN"/>
              </w:rPr>
            </w:pPr>
            <w:r w:rsidRPr="00093733">
              <w:rPr>
                <w:b/>
                <w:bCs/>
                <w:lang w:val="en-IN"/>
              </w:rPr>
              <w:t>2</w:t>
            </w:r>
          </w:p>
        </w:tc>
      </w:tr>
      <w:tr w:rsidR="00093733" w:rsidRPr="00093733" w14:paraId="5186A0BD"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00D6B3" w14:textId="77777777" w:rsidR="00093733" w:rsidRPr="00093733" w:rsidRDefault="00093733" w:rsidP="00093733">
            <w:pPr>
              <w:rPr>
                <w:b/>
                <w:bCs/>
                <w:lang w:val="en-IN"/>
              </w:rPr>
            </w:pPr>
            <w:r w:rsidRPr="00093733">
              <w:rPr>
                <w:b/>
                <w:bCs/>
                <w:lang w:val="en-IN"/>
              </w:rPr>
              <w:t>2013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397056"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976EE1"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858D32" w14:textId="77777777" w:rsidR="00093733" w:rsidRPr="00093733" w:rsidRDefault="00093733" w:rsidP="00093733">
            <w:pPr>
              <w:rPr>
                <w:b/>
                <w:bCs/>
                <w:lang w:val="en-IN"/>
              </w:rPr>
            </w:pPr>
            <w:r w:rsidRPr="00093733">
              <w:rPr>
                <w:b/>
                <w:bCs/>
                <w:lang w:val="en-IN"/>
              </w:rPr>
              <w:t>35</w:t>
            </w:r>
          </w:p>
        </w:tc>
      </w:tr>
      <w:tr w:rsidR="00093733" w:rsidRPr="00093733" w14:paraId="5CFDD148"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D149E1" w14:textId="77777777" w:rsidR="00093733" w:rsidRPr="00093733" w:rsidRDefault="00093733" w:rsidP="00093733">
            <w:pPr>
              <w:rPr>
                <w:b/>
                <w:bCs/>
                <w:lang w:val="en-IN"/>
              </w:rPr>
            </w:pPr>
            <w:r w:rsidRPr="00093733">
              <w:rPr>
                <w:b/>
                <w:bCs/>
                <w:lang w:val="en-IN"/>
              </w:rPr>
              <w:t>2014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0C00B2" w14:textId="77777777" w:rsidR="00093733" w:rsidRPr="00093733" w:rsidRDefault="00093733" w:rsidP="00093733">
            <w:pPr>
              <w:rPr>
                <w:b/>
                <w:bCs/>
                <w:lang w:val="en-IN"/>
              </w:rPr>
            </w:pPr>
            <w:r w:rsidRPr="00093733">
              <w:rPr>
                <w:b/>
                <w:bCs/>
                <w:lang w:val="en-IN"/>
              </w:rP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83A333" w14:textId="77777777" w:rsidR="00093733" w:rsidRPr="00093733" w:rsidRDefault="00093733" w:rsidP="00093733">
            <w:pPr>
              <w:rPr>
                <w:b/>
                <w:bCs/>
                <w:lang w:val="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18C300" w14:textId="77777777" w:rsidR="00093733" w:rsidRPr="00093733" w:rsidRDefault="00093733" w:rsidP="00093733">
            <w:pPr>
              <w:rPr>
                <w:b/>
                <w:bCs/>
                <w:lang w:val="en-IN"/>
              </w:rPr>
            </w:pPr>
            <w:r w:rsidRPr="00093733">
              <w:rPr>
                <w:b/>
                <w:bCs/>
                <w:lang w:val="en-IN"/>
              </w:rPr>
              <w:t>13</w:t>
            </w:r>
          </w:p>
        </w:tc>
      </w:tr>
      <w:tr w:rsidR="00093733" w:rsidRPr="00093733" w14:paraId="002FBA8A"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52A1C8" w14:textId="77777777" w:rsidR="00093733" w:rsidRPr="00093733" w:rsidRDefault="00093733" w:rsidP="00093733">
            <w:pPr>
              <w:rPr>
                <w:b/>
                <w:bCs/>
                <w:lang w:val="en-IN"/>
              </w:rPr>
            </w:pPr>
            <w:r w:rsidRPr="00093733">
              <w:rPr>
                <w:b/>
                <w:bCs/>
                <w:lang w:val="en-IN"/>
              </w:rPr>
              <w:t>2015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153B57" w14:textId="77777777" w:rsidR="00093733" w:rsidRPr="00093733" w:rsidRDefault="00093733" w:rsidP="00093733">
            <w:pPr>
              <w:rPr>
                <w:b/>
                <w:bCs/>
                <w:lang w:val="en-IN"/>
              </w:rPr>
            </w:pPr>
            <w:r w:rsidRPr="00093733">
              <w:rPr>
                <w:b/>
                <w:bCs/>
                <w:lang w:val="en-IN"/>
              </w:rPr>
              <w:t>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924F99" w14:textId="77777777" w:rsidR="00093733" w:rsidRPr="00093733" w:rsidRDefault="00093733" w:rsidP="00093733">
            <w:pPr>
              <w:rPr>
                <w:b/>
                <w:bCs/>
                <w:lang w:val="en-IN"/>
              </w:rPr>
            </w:pPr>
            <w:r w:rsidRPr="00093733">
              <w:rPr>
                <w:b/>
                <w:bCs/>
                <w:lang w:val="en-IN"/>
              </w:rPr>
              <w:t>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047601" w14:textId="77777777" w:rsidR="00093733" w:rsidRPr="00093733" w:rsidRDefault="00093733" w:rsidP="00093733">
            <w:pPr>
              <w:rPr>
                <w:b/>
                <w:bCs/>
                <w:lang w:val="en-IN"/>
              </w:rPr>
            </w:pPr>
            <w:r w:rsidRPr="00093733">
              <w:rPr>
                <w:b/>
                <w:bCs/>
                <w:lang w:val="en-IN"/>
              </w:rPr>
              <w:t>5</w:t>
            </w:r>
          </w:p>
        </w:tc>
      </w:tr>
      <w:tr w:rsidR="00093733" w:rsidRPr="00093733" w14:paraId="3C0F17A3"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140020" w14:textId="77777777" w:rsidR="00093733" w:rsidRPr="00093733" w:rsidRDefault="00093733" w:rsidP="00093733">
            <w:pPr>
              <w:rPr>
                <w:b/>
                <w:bCs/>
                <w:lang w:val="en-IN"/>
              </w:rPr>
            </w:pPr>
            <w:r w:rsidRPr="00093733">
              <w:rPr>
                <w:b/>
                <w:bCs/>
                <w:lang w:val="en-IN"/>
              </w:rPr>
              <w:t>2016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559ABF" w14:textId="77777777" w:rsidR="00093733" w:rsidRPr="00093733" w:rsidRDefault="00093733" w:rsidP="00093733">
            <w:pPr>
              <w:rPr>
                <w:b/>
                <w:bCs/>
                <w:lang w:val="en-IN"/>
              </w:rPr>
            </w:pPr>
            <w:r w:rsidRPr="00093733">
              <w:rPr>
                <w:b/>
                <w:bCs/>
                <w:lang w:val="en-IN"/>
              </w:rP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1E53C6"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80AA39" w14:textId="77777777" w:rsidR="00093733" w:rsidRPr="00093733" w:rsidRDefault="00093733" w:rsidP="00093733">
            <w:pPr>
              <w:rPr>
                <w:b/>
                <w:bCs/>
                <w:lang w:val="en-IN"/>
              </w:rPr>
            </w:pPr>
            <w:r w:rsidRPr="00093733">
              <w:rPr>
                <w:b/>
                <w:bCs/>
                <w:lang w:val="en-IN"/>
              </w:rPr>
              <w:t>10</w:t>
            </w:r>
          </w:p>
        </w:tc>
      </w:tr>
      <w:tr w:rsidR="00093733" w:rsidRPr="00093733" w14:paraId="0F5E521B"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0A9445" w14:textId="77777777" w:rsidR="00093733" w:rsidRPr="00093733" w:rsidRDefault="00093733" w:rsidP="00093733">
            <w:pPr>
              <w:rPr>
                <w:b/>
                <w:bCs/>
                <w:lang w:val="en-IN"/>
              </w:rPr>
            </w:pPr>
            <w:r w:rsidRPr="00093733">
              <w:rPr>
                <w:b/>
                <w:bCs/>
                <w:lang w:val="en-IN"/>
              </w:rPr>
              <w:t>Jan 2017–June 2017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E6DC8D" w14:textId="77777777" w:rsidR="00093733" w:rsidRPr="00093733" w:rsidRDefault="00093733" w:rsidP="00093733">
            <w:pPr>
              <w:rPr>
                <w:b/>
                <w:bCs/>
                <w:lang w:val="en-IN"/>
              </w:rPr>
            </w:pPr>
            <w:r w:rsidRPr="00093733">
              <w:rPr>
                <w:b/>
                <w:bCs/>
                <w:lang w:val="en-IN"/>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A803FD" w14:textId="77777777" w:rsidR="00093733" w:rsidRPr="00093733" w:rsidRDefault="00093733" w:rsidP="00093733">
            <w:pPr>
              <w:rPr>
                <w:b/>
                <w:bCs/>
                <w:lang w:val="en-IN"/>
              </w:rPr>
            </w:pPr>
            <w:r w:rsidRPr="00093733">
              <w:rPr>
                <w:b/>
                <w:bCs/>
                <w:lang w:val="en-IN"/>
              </w:rPr>
              <w:t>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ADB0A4" w14:textId="77777777" w:rsidR="00093733" w:rsidRPr="00093733" w:rsidRDefault="00093733" w:rsidP="00093733">
            <w:pPr>
              <w:rPr>
                <w:b/>
                <w:bCs/>
                <w:lang w:val="en-IN"/>
              </w:rPr>
            </w:pPr>
            <w:r w:rsidRPr="00093733">
              <w:rPr>
                <w:b/>
                <w:bCs/>
                <w:lang w:val="en-IN"/>
              </w:rPr>
              <w:t>20</w:t>
            </w:r>
          </w:p>
        </w:tc>
      </w:tr>
      <w:tr w:rsidR="00093733" w:rsidRPr="00093733" w14:paraId="0B4AC060"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0809713" w14:textId="77777777" w:rsidR="00093733" w:rsidRPr="00093733" w:rsidRDefault="00093733" w:rsidP="00093733">
            <w:pPr>
              <w:rPr>
                <w:b/>
                <w:bCs/>
                <w:lang w:val="en-IN"/>
              </w:rPr>
            </w:pPr>
            <w:r w:rsidRPr="00093733">
              <w:rPr>
                <w:b/>
                <w:bCs/>
                <w:lang w:val="en-IN"/>
              </w:rPr>
              <w:lastRenderedPageBreak/>
              <w:t>2010–June 2017</w:t>
            </w:r>
          </w:p>
          <w:p w14:paraId="50306F65" w14:textId="77777777" w:rsidR="00093733" w:rsidRPr="00093733" w:rsidRDefault="00093733" w:rsidP="00093733">
            <w:pPr>
              <w:rPr>
                <w:b/>
                <w:bCs/>
                <w:lang w:val="en-IN"/>
              </w:rPr>
            </w:pPr>
            <w:hyperlink r:id="rId379" w:tooltip="Reuters" w:history="1">
              <w:r w:rsidRPr="00093733">
                <w:rPr>
                  <w:rStyle w:val="Hyperlink"/>
                  <w:rFonts w:cs="Arial"/>
                  <w:b/>
                  <w:bCs/>
                  <w:lang w:val="en-IN"/>
                </w:rPr>
                <w:t>Reuters</w:t>
              </w:r>
            </w:hyperlink>
            <w:r w:rsidRPr="00093733">
              <w:rPr>
                <w:b/>
                <w:bCs/>
                <w:lang w:val="en-IN"/>
              </w:rPr>
              <w:t> report</w:t>
            </w:r>
            <w:hyperlink r:id="rId380" w:anchor="cite_note-:0-2" w:history="1">
              <w:r w:rsidRPr="00093733">
                <w:rPr>
                  <w:rStyle w:val="Hyperlink"/>
                  <w:rFonts w:cs="Arial"/>
                  <w:b/>
                  <w:bCs/>
                  <w:vertAlign w:val="superscript"/>
                  <w:lang w:val="en-IN"/>
                </w:rPr>
                <w:t>[2]</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D2E5812" w14:textId="77777777" w:rsidR="00093733" w:rsidRPr="00093733" w:rsidRDefault="00093733" w:rsidP="00093733">
            <w:pPr>
              <w:rPr>
                <w:b/>
                <w:bCs/>
                <w:lang w:val="en-IN"/>
              </w:rPr>
            </w:pPr>
            <w:r w:rsidRPr="00093733">
              <w:rPr>
                <w:b/>
                <w:bCs/>
                <w:lang w:val="en-IN"/>
              </w:rPr>
              <w:t>63</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5F59756" w14:textId="77777777" w:rsidR="00093733" w:rsidRPr="00093733" w:rsidRDefault="00093733" w:rsidP="00093733">
            <w:pPr>
              <w:rPr>
                <w:b/>
                <w:bCs/>
                <w:lang w:val="en-IN"/>
              </w:rPr>
            </w:pPr>
            <w:r w:rsidRPr="00093733">
              <w:rPr>
                <w:b/>
                <w:bCs/>
                <w:lang w:val="en-IN"/>
              </w:rPr>
              <w:t>28</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9BB8E30" w14:textId="77777777" w:rsidR="00093733" w:rsidRPr="00093733" w:rsidRDefault="00093733" w:rsidP="00093733">
            <w:pPr>
              <w:rPr>
                <w:b/>
                <w:bCs/>
                <w:lang w:val="en-IN"/>
              </w:rPr>
            </w:pPr>
            <w:r w:rsidRPr="00093733">
              <w:rPr>
                <w:b/>
                <w:bCs/>
                <w:lang w:val="en-IN"/>
              </w:rPr>
              <w:t>124</w:t>
            </w:r>
          </w:p>
        </w:tc>
      </w:tr>
      <w:tr w:rsidR="00093733" w:rsidRPr="00093733" w14:paraId="4DB2B805"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C2DCCB" w14:textId="77777777" w:rsidR="00093733" w:rsidRPr="00093733" w:rsidRDefault="00093733" w:rsidP="00093733">
            <w:pPr>
              <w:rPr>
                <w:b/>
                <w:bCs/>
                <w:lang w:val="en-IN"/>
              </w:rPr>
            </w:pPr>
            <w:r w:rsidRPr="00093733">
              <w:rPr>
                <w:b/>
                <w:bCs/>
                <w:lang w:val="en-IN"/>
              </w:rPr>
              <w:t>29 June 2017–</w:t>
            </w:r>
          </w:p>
          <w:p w14:paraId="479D413F" w14:textId="77777777" w:rsidR="00093733" w:rsidRPr="00093733" w:rsidRDefault="00093733" w:rsidP="00093733">
            <w:pPr>
              <w:rPr>
                <w:b/>
                <w:bCs/>
                <w:lang w:val="en-IN"/>
              </w:rPr>
            </w:pPr>
            <w:r w:rsidRPr="00093733">
              <w:rPr>
                <w:b/>
                <w:bCs/>
                <w:lang w:val="en-IN"/>
              </w:rPr>
              <w:t>December 2017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DCDE22"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42ACCD" w14:textId="77777777" w:rsidR="00093733" w:rsidRPr="00093733" w:rsidRDefault="00093733" w:rsidP="00093733">
            <w:pPr>
              <w:rPr>
                <w:b/>
                <w:bCs/>
                <w:lang w:val="en-IN"/>
              </w:rPr>
            </w:pPr>
            <w:r w:rsidRPr="00093733">
              <w:rPr>
                <w:b/>
                <w:bCs/>
                <w:lang w:val="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EBDE0F" w14:textId="77777777" w:rsidR="00093733" w:rsidRPr="00093733" w:rsidRDefault="00093733" w:rsidP="00093733">
            <w:pPr>
              <w:rPr>
                <w:b/>
                <w:bCs/>
                <w:lang w:val="en-IN"/>
              </w:rPr>
            </w:pPr>
            <w:r w:rsidRPr="00093733">
              <w:rPr>
                <w:b/>
                <w:bCs/>
                <w:lang w:val="en-IN"/>
              </w:rPr>
              <w:t>1</w:t>
            </w:r>
          </w:p>
        </w:tc>
      </w:tr>
      <w:tr w:rsidR="00093733" w:rsidRPr="00093733" w14:paraId="6FDE0A96"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4A7819" w14:textId="77777777" w:rsidR="00093733" w:rsidRPr="00093733" w:rsidRDefault="00093733" w:rsidP="00093733">
            <w:pPr>
              <w:rPr>
                <w:b/>
                <w:bCs/>
                <w:lang w:val="en-IN"/>
              </w:rPr>
            </w:pPr>
            <w:r w:rsidRPr="00093733">
              <w:rPr>
                <w:b/>
                <w:bCs/>
                <w:lang w:val="en-IN"/>
              </w:rPr>
              <w:t>2018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EE4095" w14:textId="77777777" w:rsidR="00093733" w:rsidRPr="00093733" w:rsidRDefault="00093733" w:rsidP="00093733">
            <w:pPr>
              <w:rPr>
                <w:b/>
                <w:bCs/>
                <w:lang w:val="en-IN"/>
              </w:rPr>
            </w:pPr>
            <w:r w:rsidRPr="00093733">
              <w:rPr>
                <w:b/>
                <w:bCs/>
                <w:lang w:val="en-IN"/>
              </w:rPr>
              <w:t>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306460" w14:textId="77777777" w:rsidR="00093733" w:rsidRPr="00093733" w:rsidRDefault="00093733" w:rsidP="00093733">
            <w:pPr>
              <w:rPr>
                <w:b/>
                <w:bCs/>
                <w:lang w:val="en-IN"/>
              </w:rPr>
            </w:pPr>
            <w:r w:rsidRPr="00093733">
              <w:rPr>
                <w:b/>
                <w:bCs/>
                <w:lang w:val="en-IN"/>
              </w:rPr>
              <w:t>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87A551" w14:textId="77777777" w:rsidR="00093733" w:rsidRPr="00093733" w:rsidRDefault="00093733" w:rsidP="00093733">
            <w:pPr>
              <w:rPr>
                <w:b/>
                <w:bCs/>
                <w:lang w:val="en-IN"/>
              </w:rPr>
            </w:pPr>
            <w:r w:rsidRPr="00093733">
              <w:rPr>
                <w:b/>
                <w:bCs/>
                <w:lang w:val="en-IN"/>
              </w:rPr>
              <w:t>1</w:t>
            </w:r>
          </w:p>
        </w:tc>
      </w:tr>
      <w:tr w:rsidR="00093733" w:rsidRPr="00093733" w14:paraId="0FEF6C2B"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490791" w14:textId="77777777" w:rsidR="00093733" w:rsidRPr="00093733" w:rsidRDefault="00093733" w:rsidP="00093733">
            <w:pPr>
              <w:rPr>
                <w:b/>
                <w:bCs/>
                <w:lang w:val="en-IN"/>
              </w:rPr>
            </w:pPr>
            <w:r w:rsidRPr="00093733">
              <w:rPr>
                <w:b/>
                <w:bCs/>
                <w:lang w:val="en-IN"/>
              </w:rPr>
              <w:t>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B40EE1" w14:textId="77777777" w:rsidR="00093733" w:rsidRPr="00093733" w:rsidRDefault="00093733" w:rsidP="00093733">
            <w:pPr>
              <w:rPr>
                <w:b/>
                <w:bCs/>
                <w:lang w:val="en-IN"/>
              </w:rPr>
            </w:pPr>
            <w:r w:rsidRPr="00093733">
              <w:rPr>
                <w:b/>
                <w:bCs/>
                <w:lang w:val="en-IN"/>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ABB956" w14:textId="77777777" w:rsidR="00093733" w:rsidRPr="00093733" w:rsidRDefault="00093733" w:rsidP="00093733">
            <w:pPr>
              <w:rPr>
                <w:b/>
                <w:bCs/>
                <w:lang w:val="en-IN"/>
              </w:rPr>
            </w:pPr>
            <w:r w:rsidRPr="00093733">
              <w:rPr>
                <w:b/>
                <w:bCs/>
                <w:lang w:val="en-IN"/>
              </w:rPr>
              <w:t>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F1EBCA" w14:textId="77777777" w:rsidR="00093733" w:rsidRPr="00093733" w:rsidRDefault="00093733" w:rsidP="00093733">
            <w:pPr>
              <w:rPr>
                <w:b/>
                <w:bCs/>
                <w:lang w:val="en-IN"/>
              </w:rPr>
            </w:pPr>
            <w:r w:rsidRPr="00093733">
              <w:rPr>
                <w:b/>
                <w:bCs/>
                <w:lang w:val="en-IN"/>
              </w:rPr>
              <w:t>18</w:t>
            </w:r>
          </w:p>
        </w:tc>
      </w:tr>
      <w:tr w:rsidR="00093733" w:rsidRPr="00093733" w14:paraId="1A3EAF53"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15618B" w14:textId="77777777" w:rsidR="00093733" w:rsidRPr="00093733" w:rsidRDefault="00093733" w:rsidP="00093733">
            <w:pPr>
              <w:rPr>
                <w:b/>
                <w:bCs/>
                <w:lang w:val="en-IN"/>
              </w:rPr>
            </w:pPr>
            <w:r w:rsidRPr="00093733">
              <w:rPr>
                <w:b/>
                <w:bCs/>
                <w:lang w:val="en-IN"/>
              </w:rPr>
              <w:t>2020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4C0CFB"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9AB9D8"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D88A4D" w14:textId="77777777" w:rsidR="00093733" w:rsidRPr="00093733" w:rsidRDefault="00093733" w:rsidP="00093733">
            <w:pPr>
              <w:rPr>
                <w:b/>
                <w:bCs/>
                <w:lang w:val="en-IN"/>
              </w:rPr>
            </w:pPr>
            <w:r w:rsidRPr="00093733">
              <w:rPr>
                <w:b/>
                <w:bCs/>
                <w:lang w:val="en-IN"/>
              </w:rPr>
              <w:t>1</w:t>
            </w:r>
          </w:p>
        </w:tc>
      </w:tr>
      <w:tr w:rsidR="00093733" w:rsidRPr="00093733" w14:paraId="0AD0381C"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D8C6A9" w14:textId="77777777" w:rsidR="00093733" w:rsidRPr="00093733" w:rsidRDefault="00093733" w:rsidP="00093733">
            <w:pPr>
              <w:rPr>
                <w:b/>
                <w:bCs/>
                <w:lang w:val="en-IN"/>
              </w:rPr>
            </w:pPr>
            <w:r w:rsidRPr="00093733">
              <w:rPr>
                <w:b/>
                <w:bCs/>
                <w:lang w:val="en-IN"/>
              </w:rPr>
              <w:t>2022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4A347D"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CC52E3"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94A023" w14:textId="77777777" w:rsidR="00093733" w:rsidRPr="00093733" w:rsidRDefault="00093733" w:rsidP="00093733">
            <w:pPr>
              <w:rPr>
                <w:b/>
                <w:bCs/>
                <w:lang w:val="en-IN"/>
              </w:rPr>
            </w:pPr>
            <w:r w:rsidRPr="00093733">
              <w:rPr>
                <w:b/>
                <w:bCs/>
                <w:lang w:val="en-IN"/>
              </w:rPr>
              <w:t>0</w:t>
            </w:r>
          </w:p>
        </w:tc>
      </w:tr>
      <w:tr w:rsidR="00093733" w:rsidRPr="00093733" w14:paraId="041050CB"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053208" w14:textId="77777777" w:rsidR="00093733" w:rsidRPr="00093733" w:rsidRDefault="00093733" w:rsidP="00093733">
            <w:pPr>
              <w:rPr>
                <w:b/>
                <w:bCs/>
                <w:lang w:val="en-IN"/>
              </w:rPr>
            </w:pPr>
            <w:r w:rsidRPr="00093733">
              <w:rPr>
                <w:b/>
                <w:bCs/>
                <w:lang w:val="en-IN"/>
              </w:rPr>
              <w:t>2023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5D4F05" w14:textId="77777777" w:rsidR="00093733" w:rsidRPr="00093733" w:rsidRDefault="00093733" w:rsidP="00093733">
            <w:pPr>
              <w:rPr>
                <w:b/>
                <w:bCs/>
                <w:lang w:val="en-IN"/>
              </w:rPr>
            </w:pPr>
            <w:r w:rsidRPr="00093733">
              <w:rPr>
                <w:b/>
                <w:bCs/>
                <w:lang w:val="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AD653B" w14:textId="77777777" w:rsidR="00093733" w:rsidRPr="00093733" w:rsidRDefault="00093733" w:rsidP="00093733">
            <w:pPr>
              <w:rPr>
                <w:b/>
                <w:bCs/>
                <w:lang w:val="en-IN"/>
              </w:rPr>
            </w:pPr>
            <w:r w:rsidRPr="00093733">
              <w:rPr>
                <w:b/>
                <w:bCs/>
                <w:lang w:val="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11705C" w14:textId="77777777" w:rsidR="00093733" w:rsidRPr="00093733" w:rsidRDefault="00093733" w:rsidP="00093733">
            <w:pPr>
              <w:rPr>
                <w:b/>
                <w:bCs/>
                <w:lang w:val="en-IN"/>
              </w:rPr>
            </w:pPr>
            <w:r w:rsidRPr="00093733">
              <w:rPr>
                <w:b/>
                <w:bCs/>
                <w:lang w:val="en-IN"/>
              </w:rPr>
              <w:t>1</w:t>
            </w:r>
          </w:p>
        </w:tc>
      </w:tr>
      <w:tr w:rsidR="00093733" w:rsidRPr="00093733" w14:paraId="64B16A55"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F82749" w14:textId="77777777" w:rsidR="00093733" w:rsidRPr="00093733" w:rsidRDefault="00093733" w:rsidP="00093733">
            <w:pPr>
              <w:rPr>
                <w:b/>
                <w:bCs/>
                <w:lang w:val="en-IN"/>
              </w:rPr>
            </w:pPr>
            <w:r w:rsidRPr="00093733">
              <w:rPr>
                <w:b/>
                <w:bCs/>
                <w:lang w:val="en-IN"/>
              </w:rPr>
              <w:t>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07BD16" w14:textId="77777777" w:rsidR="00093733" w:rsidRPr="00093733" w:rsidRDefault="00093733" w:rsidP="00093733">
            <w:pPr>
              <w:rPr>
                <w:b/>
                <w:bCs/>
                <w:lang w:val="en-IN"/>
              </w:rPr>
            </w:pPr>
            <w:r w:rsidRPr="00093733">
              <w:rPr>
                <w:b/>
                <w:bCs/>
                <w:lang w:val="en-IN"/>
              </w:rPr>
              <w:t>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EDDD39" w14:textId="77777777" w:rsidR="00093733" w:rsidRPr="00093733" w:rsidRDefault="00093733" w:rsidP="00093733">
            <w:pPr>
              <w:rPr>
                <w:b/>
                <w:bCs/>
                <w:lang w:val="en-IN"/>
              </w:rPr>
            </w:pPr>
            <w:r w:rsidRPr="00093733">
              <w:rPr>
                <w:b/>
                <w:bCs/>
                <w:lang w:val="en-IN"/>
              </w:rPr>
              <w:t>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4C85AE" w14:textId="77777777" w:rsidR="00093733" w:rsidRPr="00093733" w:rsidRDefault="00093733" w:rsidP="00093733">
            <w:pPr>
              <w:rPr>
                <w:b/>
                <w:bCs/>
                <w:lang w:val="en-IN"/>
              </w:rPr>
            </w:pPr>
            <w:r w:rsidRPr="00093733">
              <w:rPr>
                <w:b/>
                <w:bCs/>
                <w:lang w:val="en-IN"/>
              </w:rPr>
              <w:t>12</w:t>
            </w:r>
          </w:p>
        </w:tc>
      </w:tr>
      <w:tr w:rsidR="00093733" w:rsidRPr="00093733" w14:paraId="56718665" w14:textId="77777777" w:rsidTr="00093733">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549350B" w14:textId="77777777" w:rsidR="00093733" w:rsidRPr="00093733" w:rsidRDefault="00093733" w:rsidP="00093733">
            <w:pPr>
              <w:rPr>
                <w:b/>
                <w:bCs/>
                <w:lang w:val="en-IN"/>
              </w:rPr>
            </w:pPr>
            <w:r w:rsidRPr="00093733">
              <w:rPr>
                <w:b/>
                <w:bCs/>
                <w:lang w:val="en-IN"/>
              </w:rPr>
              <w:t>Total</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484ABA1" w14:textId="77777777" w:rsidR="00093733" w:rsidRPr="00093733" w:rsidRDefault="00093733" w:rsidP="00093733">
            <w:pPr>
              <w:rPr>
                <w:b/>
                <w:bCs/>
                <w:lang w:val="en-IN"/>
              </w:rPr>
            </w:pPr>
            <w:r w:rsidRPr="00093733">
              <w:rPr>
                <w:b/>
                <w:bCs/>
                <w:lang w:val="en-IN"/>
              </w:rPr>
              <w:t>83</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0B92803" w14:textId="77777777" w:rsidR="00093733" w:rsidRPr="00093733" w:rsidRDefault="00093733" w:rsidP="00093733">
            <w:pPr>
              <w:rPr>
                <w:b/>
                <w:bCs/>
                <w:lang w:val="en-IN"/>
              </w:rPr>
            </w:pPr>
            <w:r w:rsidRPr="00093733">
              <w:rPr>
                <w:b/>
                <w:bCs/>
                <w:lang w:val="en-IN"/>
              </w:rPr>
              <w:t>43</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A40E3D6" w14:textId="77777777" w:rsidR="00093733" w:rsidRPr="00093733" w:rsidRDefault="00093733" w:rsidP="00093733">
            <w:pPr>
              <w:rPr>
                <w:b/>
                <w:bCs/>
                <w:lang w:val="en-IN"/>
              </w:rPr>
            </w:pPr>
            <w:r w:rsidRPr="00093733">
              <w:rPr>
                <w:b/>
                <w:bCs/>
                <w:lang w:val="en-IN"/>
              </w:rPr>
              <w:t>157</w:t>
            </w:r>
          </w:p>
        </w:tc>
      </w:tr>
    </w:tbl>
    <w:p w14:paraId="723E3C2C" w14:textId="77777777" w:rsidR="00093733" w:rsidRDefault="00093733" w:rsidP="00DD2872">
      <w:pPr>
        <w:rPr>
          <w:b/>
          <w:bCs/>
        </w:rPr>
      </w:pPr>
    </w:p>
    <w:p w14:paraId="665C2923" w14:textId="77777777" w:rsidR="00093733" w:rsidRDefault="00093733" w:rsidP="00DD2872">
      <w:pPr>
        <w:rPr>
          <w:b/>
          <w:bCs/>
        </w:rPr>
      </w:pPr>
    </w:p>
    <w:p w14:paraId="23AEB6AD" w14:textId="1B0FFCD7" w:rsidR="00093733" w:rsidRPr="00DD2872" w:rsidRDefault="00093733" w:rsidP="00DD2872">
      <w:pPr>
        <w:rPr>
          <w:b/>
          <w:bCs/>
        </w:rPr>
      </w:pPr>
      <w:r>
        <w:rPr>
          <w:b/>
          <w:bCs/>
        </w:rPr>
        <w:t>(Ref: Wikipedia)</w:t>
      </w:r>
    </w:p>
    <w:p w14:paraId="268B2A95" w14:textId="47266016" w:rsidR="00270475" w:rsidRPr="00584AEA" w:rsidRDefault="00270475" w:rsidP="00270475">
      <w:pPr>
        <w:pStyle w:val="Heading4"/>
        <w:spacing w:after="72"/>
        <w:jc w:val="both"/>
        <w:rPr>
          <w:rFonts w:ascii="Arrus" w:hAnsi="Arrus"/>
          <w:b/>
          <w:sz w:val="22"/>
          <w:szCs w:val="28"/>
        </w:rPr>
      </w:pPr>
      <w:r w:rsidRPr="00584AEA">
        <w:rPr>
          <w:rStyle w:val="mw-headline"/>
          <w:rFonts w:ascii="Arrus" w:hAnsi="Arrus"/>
          <w:b/>
          <w:sz w:val="22"/>
          <w:szCs w:val="28"/>
        </w:rPr>
        <w:t>Facilities for minority girls</w:t>
      </w:r>
    </w:p>
    <w:p w14:paraId="268B2A96" w14:textId="77777777" w:rsidR="00270475" w:rsidRPr="00584AEA" w:rsidRDefault="00270475" w:rsidP="00270475">
      <w:pPr>
        <w:pStyle w:val="NormalWeb"/>
        <w:spacing w:before="96" w:after="120"/>
        <w:ind w:firstLine="720"/>
        <w:jc w:val="both"/>
        <w:rPr>
          <w:rFonts w:ascii="Arrus" w:hAnsi="Arrus"/>
          <w:sz w:val="22"/>
          <w:szCs w:val="28"/>
        </w:rPr>
      </w:pPr>
      <w:r w:rsidRPr="00584AEA">
        <w:rPr>
          <w:rFonts w:ascii="Arrus" w:hAnsi="Arrus"/>
          <w:sz w:val="22"/>
          <w:szCs w:val="28"/>
        </w:rPr>
        <w:t>Free textbooks are provided to all minority girls from classes I-VIII. As provided to majority community also, Urdu textbooks are provided for Urdu medium schools and for Urdu as a subject. Based on the 1981 Census, 93 districts (now 99) in 16 states have been identified for focused attention. The major focus is on the states of Bihar, West Bengal, Uttar Pradesh and Assam. Out of the 1180 Kasturba Gandhi Balika Vidyalayas (KGBV), 210 schools have been sanctioned in minority blocks, 1430 minority girls have already been enrolled in KGBVs till 31.3.06.</w:t>
      </w:r>
    </w:p>
    <w:p w14:paraId="268B2A97" w14:textId="77777777" w:rsidR="00270475" w:rsidRPr="00584AEA" w:rsidRDefault="00270475" w:rsidP="00270475">
      <w:pPr>
        <w:pStyle w:val="Heading4"/>
        <w:spacing w:after="72"/>
        <w:jc w:val="both"/>
        <w:rPr>
          <w:rFonts w:ascii="Arrus" w:hAnsi="Arrus"/>
          <w:b/>
          <w:sz w:val="22"/>
          <w:szCs w:val="28"/>
        </w:rPr>
      </w:pPr>
      <w:r w:rsidRPr="00584AEA">
        <w:rPr>
          <w:rStyle w:val="mw-headline"/>
          <w:rFonts w:ascii="Arrus" w:hAnsi="Arrus"/>
          <w:b/>
          <w:sz w:val="22"/>
          <w:szCs w:val="28"/>
        </w:rPr>
        <w:t>Minority Concentration districts</w:t>
      </w:r>
    </w:p>
    <w:p w14:paraId="268B2A98" w14:textId="77777777" w:rsidR="00270475" w:rsidRPr="00584AEA" w:rsidRDefault="00270475" w:rsidP="00270475">
      <w:pPr>
        <w:pStyle w:val="NormalWeb"/>
        <w:spacing w:before="96" w:after="120"/>
        <w:ind w:firstLine="720"/>
        <w:jc w:val="both"/>
        <w:rPr>
          <w:rFonts w:ascii="Arrus" w:hAnsi="Arrus"/>
          <w:sz w:val="22"/>
          <w:szCs w:val="28"/>
        </w:rPr>
      </w:pPr>
      <w:r w:rsidRPr="00584AEA">
        <w:rPr>
          <w:rFonts w:ascii="Arrus" w:hAnsi="Arrus"/>
          <w:sz w:val="22"/>
          <w:szCs w:val="28"/>
        </w:rPr>
        <w:t>In addition to above measures, there is also a special focus on 93 districts with over 20% of the population belonging to minorities according to the 1981 census, for SSA investments in 2005-06 and 2006-07. This included other religious communities like Christians, Hindus or Sikhs living as minorities in different parts of India</w:t>
      </w:r>
    </w:p>
    <w:p w14:paraId="268B2A99" w14:textId="77777777" w:rsidR="00270475" w:rsidRPr="00584AEA" w:rsidRDefault="00270475" w:rsidP="00270475">
      <w:pPr>
        <w:pStyle w:val="NormalWeb"/>
        <w:spacing w:before="96" w:after="120"/>
        <w:ind w:firstLine="720"/>
        <w:jc w:val="both"/>
        <w:rPr>
          <w:rFonts w:ascii="Arrus" w:hAnsi="Arrus"/>
          <w:sz w:val="22"/>
          <w:szCs w:val="28"/>
        </w:rPr>
      </w:pPr>
      <w:r w:rsidRPr="00584AEA">
        <w:rPr>
          <w:rFonts w:ascii="Arrus" w:hAnsi="Arrus"/>
          <w:sz w:val="22"/>
          <w:szCs w:val="28"/>
        </w:rPr>
        <w:lastRenderedPageBreak/>
        <w:t>Sachar Committee’s recommendations in the sphere of education include a special focus on free and compulsory education; institutionalizing the process of evaluating school textbooks so that they better reflect community-specific sensitivities; setting up quality government schools, especially for girls in areas of Minority concentration; and providing priming education in Urdu or native language in areas where the language is widely in use.</w:t>
      </w:r>
    </w:p>
    <w:p w14:paraId="268B2A9A" w14:textId="77777777" w:rsidR="00270475" w:rsidRPr="00584AEA" w:rsidRDefault="00270475" w:rsidP="00270475">
      <w:pPr>
        <w:pStyle w:val="Heading3"/>
        <w:spacing w:after="72"/>
        <w:jc w:val="both"/>
        <w:rPr>
          <w:rFonts w:ascii="Arrus" w:hAnsi="Arrus" w:cs="Arial"/>
          <w:color w:val="auto"/>
          <w:sz w:val="22"/>
          <w:szCs w:val="28"/>
        </w:rPr>
      </w:pPr>
      <w:r w:rsidRPr="00584AEA">
        <w:rPr>
          <w:rStyle w:val="mw-headline"/>
          <w:rFonts w:ascii="Arrus" w:hAnsi="Arrus" w:cs="Arial"/>
          <w:color w:val="auto"/>
          <w:sz w:val="22"/>
          <w:szCs w:val="28"/>
        </w:rPr>
        <w:t>Status metrics</w:t>
      </w:r>
    </w:p>
    <w:p w14:paraId="268B2A9B" w14:textId="77777777" w:rsidR="00270475" w:rsidRDefault="00270475" w:rsidP="00270475">
      <w:pPr>
        <w:pStyle w:val="NormalWeb"/>
        <w:spacing w:before="96" w:after="120"/>
        <w:ind w:firstLine="720"/>
        <w:jc w:val="both"/>
        <w:rPr>
          <w:rFonts w:ascii="Arrus" w:hAnsi="Arrus"/>
          <w:sz w:val="22"/>
          <w:szCs w:val="28"/>
        </w:rPr>
      </w:pPr>
      <w:r w:rsidRPr="00584AEA">
        <w:rPr>
          <w:rFonts w:ascii="Arrus" w:hAnsi="Arrus"/>
          <w:sz w:val="22"/>
          <w:szCs w:val="28"/>
        </w:rPr>
        <w:t>The following table pertains to select socio-economic data regards the Muslim community in India. Even in states and districts where Muslims are a majority, they are discriminated against by government ministries, institutions, corporations and banks. Over 100% figure for bank accounts indicates undercount of Muslims in decadal censuses. Enrolment rate pertains to school admissions of children aged 6 through 14 years. ST stands for Scheduled Tribe. OBC stands for Other Backward Classes. MPCE stands for Monthly Per Capita Expenditure.</w:t>
      </w:r>
    </w:p>
    <w:p w14:paraId="17207623" w14:textId="3E57D99E" w:rsidR="0035748F" w:rsidRDefault="0035748F" w:rsidP="00270475">
      <w:pPr>
        <w:pStyle w:val="NormalWeb"/>
        <w:spacing w:before="96" w:after="120"/>
        <w:ind w:firstLine="720"/>
        <w:jc w:val="both"/>
        <w:rPr>
          <w:rFonts w:ascii="Arrus" w:hAnsi="Arrus"/>
          <w:sz w:val="22"/>
          <w:szCs w:val="28"/>
        </w:rPr>
      </w:pPr>
      <w:r>
        <w:rPr>
          <w:rFonts w:ascii="Arrus" w:hAnsi="Arrus"/>
          <w:sz w:val="22"/>
          <w:szCs w:val="28"/>
        </w:rPr>
        <w:t>New:</w:t>
      </w:r>
    </w:p>
    <w:p w14:paraId="16D01624" w14:textId="162B51EB" w:rsidR="0035748F" w:rsidRDefault="0035748F" w:rsidP="00270475">
      <w:pPr>
        <w:pStyle w:val="NormalWeb"/>
        <w:spacing w:before="96" w:after="120"/>
        <w:ind w:firstLine="720"/>
        <w:jc w:val="both"/>
        <w:rPr>
          <w:rFonts w:ascii="Arrus" w:hAnsi="Arrus"/>
          <w:sz w:val="22"/>
          <w:szCs w:val="28"/>
        </w:rPr>
      </w:pPr>
      <w:r w:rsidRPr="0035748F">
        <w:rPr>
          <w:rFonts w:ascii="Arrus" w:hAnsi="Arrus"/>
          <w:sz w:val="22"/>
          <w:szCs w:val="28"/>
        </w:rPr>
        <w:t xml:space="preserve">GOVERNMENT OF INDIA MINORITY AFFAIRS LOK SABHA STARRED QUESTION NO:254 ANSWERED ON:14.03.2013 SOCIO ECONOMIC AND EDUCATIONAL STATUS OF MUSLIMS Haque Shri Sk. Saidul Will the Minister of MINORITYAFFAIRS be pleased to state: (a) whether the socio-economic and educational status of the Muslim community is very low in the country; (b) if so, the details thereof along with the reasons therefor; and (c) the steps taken by the Government to address the issue? Answer MINISTER OF THE STATE IN THE MINISTRYOF MINORITYAFFAIRS (SHRIK.RAHMAN KHAN) (a)to (c) A Statement is laid on the Table of the House. Statement referred to in reply to parts (a) to (c) of the Lok Sabha Starred Question No.254 to be answered on 14/3/2013 asked by Prof. Sk. </w:t>
      </w:r>
      <w:proofErr w:type="spellStart"/>
      <w:r w:rsidRPr="0035748F">
        <w:rPr>
          <w:rFonts w:ascii="Arrus" w:hAnsi="Arrus"/>
          <w:sz w:val="22"/>
          <w:szCs w:val="28"/>
        </w:rPr>
        <w:t>SaidulHaque</w:t>
      </w:r>
      <w:proofErr w:type="spellEnd"/>
      <w:r w:rsidRPr="0035748F">
        <w:rPr>
          <w:rFonts w:ascii="Arrus" w:hAnsi="Arrus"/>
          <w:sz w:val="22"/>
          <w:szCs w:val="28"/>
        </w:rPr>
        <w:t xml:space="preserve"> regarding Socio- Economic and Educational Status of Muslims (a) &amp; (b)A High Level Committee, constituted under the Chairmanship of Justice (Retired) </w:t>
      </w:r>
      <w:proofErr w:type="spellStart"/>
      <w:r w:rsidRPr="0035748F">
        <w:rPr>
          <w:rFonts w:ascii="Arrus" w:hAnsi="Arrus"/>
          <w:sz w:val="22"/>
          <w:szCs w:val="28"/>
        </w:rPr>
        <w:t>RajinderSachar</w:t>
      </w:r>
      <w:proofErr w:type="spellEnd"/>
      <w:r w:rsidRPr="0035748F">
        <w:rPr>
          <w:rFonts w:ascii="Arrus" w:hAnsi="Arrus"/>
          <w:sz w:val="22"/>
          <w:szCs w:val="28"/>
        </w:rPr>
        <w:t xml:space="preserve"> to gather data/information for preparation of a comprehensive report on the social, economic and educational status of the Muslim community of India, in its report has indicated that the Muslim community lags behind the mainstream in social, economic and educational sectors. Salient findings of the Committee are given in Annexure. (c) Government has decided to implement the recommendations of the Sachar Committee by the concerned Ministries/Departments to address the socio-economic and educational </w:t>
      </w:r>
      <w:r w:rsidRPr="0035748F">
        <w:rPr>
          <w:rFonts w:ascii="Arrus" w:hAnsi="Arrus"/>
          <w:sz w:val="22"/>
          <w:szCs w:val="28"/>
        </w:rPr>
        <w:lastRenderedPageBreak/>
        <w:t>conditions of Minorities including Muslims in the country. These recommendations mainly relate to the following sectors: (</w:t>
      </w:r>
      <w:proofErr w:type="spellStart"/>
      <w:r w:rsidRPr="0035748F">
        <w:rPr>
          <w:rFonts w:ascii="Arrus" w:hAnsi="Arrus"/>
          <w:sz w:val="22"/>
          <w:szCs w:val="28"/>
        </w:rPr>
        <w:t>i</w:t>
      </w:r>
      <w:proofErr w:type="spellEnd"/>
      <w:r w:rsidRPr="0035748F">
        <w:rPr>
          <w:rFonts w:ascii="Arrus" w:hAnsi="Arrus"/>
          <w:sz w:val="22"/>
          <w:szCs w:val="28"/>
        </w:rPr>
        <w:t xml:space="preserve">) Educational empowerment - Providing free and high quality education to children up to the age of 14, opening government schools in minority concentration areas, awarding scholarships, modernizing Madrasas, etc. (ii) Access to credit − Promoting and enhancing access to minorities in Priority Sector Lending, open more branches in minority concentration areas, promote micro -finance among women etc. (iii) Skill development − Opening ITIs and polytechnics to focus on high growth potential in the minority concentration areas. (iv) Special area development initiatives - Villages/towns/habitations to be provided with basic amenities, good quality government schools, health facilities etc. for all poor including Muslims. (v) Measures for affirmative action - Setting up of Equal Opportunity Commission (EOC), National Data Bank (NDB) and Assessment &amp; Monitoring Authority (AMA), (vi) Wakf issues - better utilization of wakf properties etc. (vii) Miscellaneous matters Besides, the Prime Minister's New 15 Point Programme for Welfare of Minorities which is under implementation since 2006, also addresses many concerns raised in the Sachar Committee Report. ANNEXURE </w:t>
      </w:r>
      <w:proofErr w:type="spellStart"/>
      <w:r w:rsidRPr="0035748F">
        <w:rPr>
          <w:rFonts w:ascii="Arrus" w:hAnsi="Arrus"/>
          <w:sz w:val="22"/>
          <w:szCs w:val="28"/>
        </w:rPr>
        <w:t>Annexure</w:t>
      </w:r>
      <w:proofErr w:type="spellEnd"/>
      <w:r w:rsidRPr="0035748F">
        <w:rPr>
          <w:rFonts w:ascii="Arrus" w:hAnsi="Arrus"/>
          <w:sz w:val="22"/>
          <w:szCs w:val="28"/>
        </w:rPr>
        <w:t xml:space="preserve"> referred to in reply to part (a) &amp; (b) of the Lok Sabha Starred Question No.254 for reply on 14.03.2013 asked by Prof. Sk. </w:t>
      </w:r>
      <w:proofErr w:type="spellStart"/>
      <w:r w:rsidRPr="0035748F">
        <w:rPr>
          <w:rFonts w:ascii="Arrus" w:hAnsi="Arrus"/>
          <w:sz w:val="22"/>
          <w:szCs w:val="28"/>
        </w:rPr>
        <w:t>SaidulHaque</w:t>
      </w:r>
      <w:proofErr w:type="spellEnd"/>
      <w:r w:rsidRPr="0035748F">
        <w:rPr>
          <w:rFonts w:ascii="Arrus" w:hAnsi="Arrus"/>
          <w:sz w:val="22"/>
          <w:szCs w:val="28"/>
        </w:rPr>
        <w:t xml:space="preserve"> regarding Socio-Economic and Education Status of Muslims SALIENT FINDINGS OF THE SACHAR COMMITTEE (I) Education: (a) The literacy rate among Muslims was 59.1%, which was below the national average of 64.8%. (b) The mean years of schooling (MYS) is lower compared to the average MYS for all children. (c) 25% of Muslim children in the age of 6 â€” 14 year age group have either never attended school or have dropped out. (d) The majority of Muslim girls and boys fail in their matriculation examination or drop out before that. (e) Less than 4% of Muslims are graduates or diploma holders compared to about 7% of the population aged 20 years and above. (f) There is a strong desire and enthusiasm for education among Muslim women and girls across the board. (g) Schools beyond primary level are few in Muslim localities. Exclusive schools for girls are fewer. (h) Lack of hostel facilities is a limiting factor, especially for girls. (</w:t>
      </w:r>
      <w:proofErr w:type="spellStart"/>
      <w:r w:rsidRPr="0035748F">
        <w:rPr>
          <w:rFonts w:ascii="Arrus" w:hAnsi="Arrus"/>
          <w:sz w:val="22"/>
          <w:szCs w:val="28"/>
        </w:rPr>
        <w:t>i</w:t>
      </w:r>
      <w:proofErr w:type="spellEnd"/>
      <w:r w:rsidRPr="0035748F">
        <w:rPr>
          <w:rFonts w:ascii="Arrus" w:hAnsi="Arrus"/>
          <w:sz w:val="22"/>
          <w:szCs w:val="28"/>
        </w:rPr>
        <w:t xml:space="preserve">) Muslim parents are not averse to modern or mainstream education and to sending their children to affordable Government schools. They do not necessarily prefer to send children to </w:t>
      </w:r>
      <w:proofErr w:type="spellStart"/>
      <w:r w:rsidRPr="0035748F">
        <w:rPr>
          <w:rFonts w:ascii="Arrus" w:hAnsi="Arrus"/>
          <w:sz w:val="22"/>
          <w:szCs w:val="28"/>
        </w:rPr>
        <w:t>madarsas</w:t>
      </w:r>
      <w:proofErr w:type="spellEnd"/>
      <w:r w:rsidRPr="0035748F">
        <w:rPr>
          <w:rFonts w:ascii="Arrus" w:hAnsi="Arrus"/>
          <w:sz w:val="22"/>
          <w:szCs w:val="28"/>
        </w:rPr>
        <w:t xml:space="preserve">. However, the access to government schools for Muslim children is limited. (ii) Skill development (a) Skill development initiatives for those who have not completed school education may be particularly relevant for some sections of Muslims given their occupational structure. (b) The skill demands in the </w:t>
      </w:r>
      <w:r w:rsidRPr="0035748F">
        <w:rPr>
          <w:rFonts w:ascii="Arrus" w:hAnsi="Arrus"/>
          <w:sz w:val="22"/>
          <w:szCs w:val="28"/>
        </w:rPr>
        <w:lastRenderedPageBreak/>
        <w:t xml:space="preserve">manufacturing and service sectors are changing continuously and youth with middle school education would meet these needs. (c) A rehabilitation package for innovative re-skilling and for upgrading the occupational structure in the wake of liberalization is seen as an urgent need. (iii) Employment and economic opportunities: (a) Self-employment is the main source of income of </w:t>
      </w:r>
      <w:proofErr w:type="spellStart"/>
      <w:r w:rsidRPr="0035748F">
        <w:rPr>
          <w:rFonts w:ascii="Arrus" w:hAnsi="Arrus"/>
          <w:sz w:val="22"/>
          <w:szCs w:val="28"/>
        </w:rPr>
        <w:t>Muslims.They</w:t>
      </w:r>
      <w:proofErr w:type="spellEnd"/>
      <w:r w:rsidRPr="0035748F">
        <w:rPr>
          <w:rFonts w:ascii="Arrus" w:hAnsi="Arrus"/>
          <w:sz w:val="22"/>
          <w:szCs w:val="28"/>
        </w:rPr>
        <w:t xml:space="preserve"> are engaged more in self -employed manufacturing and trade activities compared to others. (b) The share of Muslim workers engaged in street vending is the highest. More than 12 per cent of Muslim male workers are engaged in street vending as compared to the national average of less than 8 per cent. (c) The percentage of women Muslim workers undertaking work within their own homes is much larger at 70 per cent compared to all workers at 51 per cent. (d) The share of Muslims in the total workers engaged in the tobacco and textiles/garment related industries are quite significant. (e) The share of Muslim workers in production related activities and transport equipment operation is much higher at 34%, as against 21% of all workers. (f) More than 16 per cent of Muslims were engaged as sales workers, while the national average was only about 10 per cent. (g) While the participation of Muslim workers is relatively higher in production and sales related occupations, their participation was relatively lower in professional, technical, clerical and to some extent managerial work. (h) Muslims, by and large, are engaged in the unorganized sector of the economy and have to bear the brunt of liberalization. (</w:t>
      </w:r>
      <w:proofErr w:type="spellStart"/>
      <w:r w:rsidRPr="0035748F">
        <w:rPr>
          <w:rFonts w:ascii="Arrus" w:hAnsi="Arrus"/>
          <w:sz w:val="22"/>
          <w:szCs w:val="28"/>
        </w:rPr>
        <w:t>i</w:t>
      </w:r>
      <w:proofErr w:type="spellEnd"/>
      <w:r w:rsidRPr="0035748F">
        <w:rPr>
          <w:rFonts w:ascii="Arrus" w:hAnsi="Arrus"/>
          <w:sz w:val="22"/>
          <w:szCs w:val="28"/>
        </w:rPr>
        <w:t xml:space="preserve">) The participation of Muslims in regular salaried jobs is much less than workers of other socio-religious categories. (j) Muslims are relatively more vulnerable in terms of conditions of work as their concentration in informal sector employment is higher and their job conditions, even among regular workers, are less for Muslims than those of other socio-religious communities. (k) Percentage of households availing banking facilities is much lower in villages where the share of Muslim population is high. (iv) Poverty and development (a) About 38 % of Muslims in urban areas and 27 % in rural areas live below the poverty level. (b) Muslims are concentrated in locations with poor infrastructure facilities. This affects their access to basic services like education, health facilities, transport, etc. (c) About a third of small villages with high concentration of Muslims do not have any educational institutions. (d) There is a scarcity of medical facilities in larger villages with a substantial Muslim </w:t>
      </w:r>
      <w:proofErr w:type="spellStart"/>
      <w:r w:rsidRPr="0035748F">
        <w:rPr>
          <w:rFonts w:ascii="Arrus" w:hAnsi="Arrus"/>
          <w:sz w:val="22"/>
          <w:szCs w:val="28"/>
        </w:rPr>
        <w:t>concentration.About</w:t>
      </w:r>
      <w:proofErr w:type="spellEnd"/>
      <w:r w:rsidRPr="0035748F">
        <w:rPr>
          <w:rFonts w:ascii="Arrus" w:hAnsi="Arrus"/>
          <w:sz w:val="22"/>
          <w:szCs w:val="28"/>
        </w:rPr>
        <w:t xml:space="preserve"> 40% of large villages with a substantial Muslim concentration do not have any medical facilities. (e) Muslim concentration villages are not well served with pucca roads. (f) Policies to deal with the relative deprivation of the Muslims in the country should sharply focus on inclusive development and </w:t>
      </w:r>
      <w:r w:rsidRPr="0035748F">
        <w:rPr>
          <w:rFonts w:ascii="Arrus" w:hAnsi="Arrus"/>
          <w:sz w:val="22"/>
          <w:szCs w:val="28"/>
        </w:rPr>
        <w:lastRenderedPageBreak/>
        <w:t>mainstreaming of the community while respecting diversity. (v) Social conditions (a) A community-specific factor for low educational achievement is that Muslims do not see education as necessarily translating into formal employment. (b) The Muslim population shows an increasingly better sex ratio compared with other socio-religious communities. (c) Infant and childhood mortality among Muslims is slightly lower than the average. (d) There has been a large decline in fertility in all the religious groups including Muslims.</w:t>
      </w:r>
    </w:p>
    <w:p w14:paraId="4B931506" w14:textId="77777777" w:rsidR="000D3CE2" w:rsidRPr="000D3CE2" w:rsidRDefault="000D3CE2" w:rsidP="000D3CE2">
      <w:pPr>
        <w:pStyle w:val="NormalWeb"/>
        <w:spacing w:before="96" w:after="120"/>
        <w:ind w:firstLine="720"/>
        <w:jc w:val="both"/>
        <w:rPr>
          <w:rFonts w:ascii="Arrus" w:hAnsi="Arrus"/>
          <w:sz w:val="22"/>
          <w:szCs w:val="28"/>
          <w:lang w:val="en-IN"/>
        </w:rPr>
      </w:pPr>
      <w:proofErr w:type="spellStart"/>
      <w:r w:rsidRPr="000D3CE2">
        <w:rPr>
          <w:rFonts w:ascii="Arrus" w:hAnsi="Arrus"/>
          <w:b/>
          <w:bCs/>
          <w:sz w:val="22"/>
          <w:szCs w:val="28"/>
          <w:lang w:val="en-IN"/>
        </w:rPr>
        <w:t>Waquar</w:t>
      </w:r>
      <w:proofErr w:type="spellEnd"/>
      <w:r w:rsidRPr="000D3CE2">
        <w:rPr>
          <w:rFonts w:ascii="Arrus" w:hAnsi="Arrus"/>
          <w:b/>
          <w:bCs/>
          <w:sz w:val="22"/>
          <w:szCs w:val="28"/>
          <w:lang w:val="en-IN"/>
        </w:rPr>
        <w:t xml:space="preserve"> Hasan | Clarion India</w:t>
      </w:r>
    </w:p>
    <w:p w14:paraId="649A66DC" w14:textId="77777777" w:rsidR="000D3CE2" w:rsidRPr="000D3CE2" w:rsidRDefault="000D3CE2" w:rsidP="000D3CE2">
      <w:pPr>
        <w:pStyle w:val="NormalWeb"/>
        <w:spacing w:before="96" w:after="120"/>
        <w:ind w:firstLine="720"/>
        <w:jc w:val="both"/>
        <w:rPr>
          <w:rFonts w:ascii="Arrus" w:hAnsi="Arrus"/>
          <w:sz w:val="22"/>
          <w:szCs w:val="28"/>
          <w:lang w:val="en-IN"/>
        </w:rPr>
      </w:pPr>
      <w:r w:rsidRPr="000D3CE2">
        <w:rPr>
          <w:rFonts w:ascii="Arrus" w:hAnsi="Arrus"/>
          <w:b/>
          <w:bCs/>
          <w:sz w:val="22"/>
          <w:szCs w:val="28"/>
          <w:lang w:val="en-IN"/>
        </w:rPr>
        <w:t>NEW DELHI –</w:t>
      </w:r>
      <w:r w:rsidRPr="000D3CE2">
        <w:rPr>
          <w:rFonts w:ascii="Arrus" w:hAnsi="Arrus"/>
          <w:sz w:val="22"/>
          <w:szCs w:val="28"/>
          <w:lang w:val="en-IN"/>
        </w:rPr>
        <w:t> Muslims in India have the worst representation in almost every socio-economic domain with no Muslims among 52 officials posted at the Prime Minister’s Office and no minister in the current cabinet, records a book that deals with data.</w:t>
      </w:r>
    </w:p>
    <w:p w14:paraId="12690467" w14:textId="77777777" w:rsidR="000D3CE2" w:rsidRPr="000D3CE2" w:rsidRDefault="000D3CE2" w:rsidP="000D3CE2">
      <w:pPr>
        <w:pStyle w:val="NormalWeb"/>
        <w:spacing w:before="96" w:after="120"/>
        <w:ind w:firstLine="720"/>
        <w:jc w:val="both"/>
        <w:rPr>
          <w:rFonts w:ascii="Arrus" w:hAnsi="Arrus"/>
          <w:sz w:val="22"/>
          <w:szCs w:val="28"/>
          <w:lang w:val="en-IN"/>
        </w:rPr>
      </w:pPr>
      <w:r w:rsidRPr="000D3CE2">
        <w:rPr>
          <w:rFonts w:ascii="Arrus" w:hAnsi="Arrus"/>
          <w:sz w:val="22"/>
          <w:szCs w:val="28"/>
          <w:lang w:val="en-IN"/>
        </w:rPr>
        <w:t>The book titled “Muslims in India – Ground Reality Versus Fake Narratives – Achievements &amp; Accomplishment” written by Mohammed Abdul Mannan gathered the data with regard to the Muslim representation.</w:t>
      </w:r>
    </w:p>
    <w:p w14:paraId="61DAAE45" w14:textId="77777777" w:rsidR="000D3CE2" w:rsidRPr="000D3CE2" w:rsidRDefault="000D3CE2" w:rsidP="000D3CE2">
      <w:pPr>
        <w:pStyle w:val="NormalWeb"/>
        <w:spacing w:before="96" w:after="120"/>
        <w:ind w:firstLine="720"/>
        <w:jc w:val="both"/>
        <w:rPr>
          <w:rFonts w:ascii="Arrus" w:hAnsi="Arrus"/>
          <w:sz w:val="22"/>
          <w:szCs w:val="28"/>
          <w:lang w:val="en-IN"/>
        </w:rPr>
      </w:pPr>
      <w:r w:rsidRPr="000D3CE2">
        <w:rPr>
          <w:rFonts w:ascii="Arrus" w:hAnsi="Arrus"/>
          <w:sz w:val="22"/>
          <w:szCs w:val="28"/>
          <w:lang w:val="en-IN"/>
        </w:rPr>
        <w:t>“This is history’s lowest-ever representation of Muslims in the Union governance levels,” said the author, who has penned 12 books including the latest “A Nation in Descent – India after the 1990s.”</w:t>
      </w:r>
    </w:p>
    <w:p w14:paraId="1D5C7884" w14:textId="77777777" w:rsidR="000D3CE2" w:rsidRPr="000D3CE2" w:rsidRDefault="000D3CE2" w:rsidP="000D3CE2">
      <w:pPr>
        <w:pStyle w:val="NormalWeb"/>
        <w:spacing w:before="96" w:after="120"/>
        <w:ind w:firstLine="720"/>
        <w:jc w:val="both"/>
        <w:rPr>
          <w:rFonts w:ascii="Arrus" w:hAnsi="Arrus"/>
          <w:sz w:val="22"/>
          <w:szCs w:val="28"/>
          <w:lang w:val="en-IN"/>
        </w:rPr>
      </w:pPr>
      <w:r w:rsidRPr="000D3CE2">
        <w:rPr>
          <w:rFonts w:ascii="Arrus" w:hAnsi="Arrus"/>
          <w:sz w:val="22"/>
          <w:szCs w:val="28"/>
          <w:lang w:val="en-IN"/>
        </w:rPr>
        <w:t>This is the first time in history since the PMO was set up in 1977 when there is no Muslim representation among its officials. Earlier, the PMO was considered a part of the government in 1961 by the allocation of business rules. PMO was originally set up as the Prime Minister’s Secretariat (PMS) in 1947.</w:t>
      </w:r>
    </w:p>
    <w:p w14:paraId="7F88258F" w14:textId="77777777" w:rsidR="000D3CE2" w:rsidRPr="000D3CE2" w:rsidRDefault="000D3CE2" w:rsidP="000D3CE2">
      <w:pPr>
        <w:pStyle w:val="NormalWeb"/>
        <w:spacing w:before="96" w:after="120"/>
        <w:ind w:firstLine="720"/>
        <w:jc w:val="both"/>
        <w:rPr>
          <w:rFonts w:ascii="Arrus" w:hAnsi="Arrus"/>
          <w:sz w:val="22"/>
          <w:szCs w:val="28"/>
          <w:lang w:val="en-IN"/>
        </w:rPr>
      </w:pPr>
      <w:r w:rsidRPr="000D3CE2">
        <w:rPr>
          <w:rFonts w:ascii="Arrus" w:hAnsi="Arrus"/>
          <w:sz w:val="22"/>
          <w:szCs w:val="28"/>
          <w:lang w:val="en-IN"/>
        </w:rPr>
        <w:t>According to the book, there is one Muslim among 115 officials of the Ministry of External Affairs and 49 officials of the Ministry of Cooperation. “The 54 Union Ministries and 93 Departments under their jurisdictions in New Delhi have a total of 11131 officials from the secretary level downwards, of which 178 are Muslims,” noted the book.</w:t>
      </w:r>
    </w:p>
    <w:p w14:paraId="2515D556" w14:textId="77777777" w:rsidR="000D3CE2" w:rsidRPr="000D3CE2" w:rsidRDefault="000D3CE2" w:rsidP="000D3CE2">
      <w:pPr>
        <w:pStyle w:val="NormalWeb"/>
        <w:spacing w:before="96" w:after="120"/>
        <w:ind w:firstLine="720"/>
        <w:jc w:val="both"/>
        <w:rPr>
          <w:rFonts w:ascii="Arrus" w:hAnsi="Arrus"/>
          <w:sz w:val="22"/>
          <w:szCs w:val="28"/>
          <w:lang w:val="en-IN"/>
        </w:rPr>
      </w:pPr>
      <w:r w:rsidRPr="000D3CE2">
        <w:rPr>
          <w:rFonts w:ascii="Arrus" w:hAnsi="Arrus"/>
          <w:sz w:val="22"/>
          <w:szCs w:val="28"/>
          <w:lang w:val="en-IN"/>
        </w:rPr>
        <w:t>Six ministries and 11 departments have no Muslims among the total 506 officials while only two Muslim are higher-ranked secretaries.</w:t>
      </w:r>
    </w:p>
    <w:p w14:paraId="51A61DC8" w14:textId="77777777" w:rsidR="000D3CE2" w:rsidRPr="000D3CE2" w:rsidRDefault="000D3CE2" w:rsidP="000D3CE2">
      <w:pPr>
        <w:pStyle w:val="NormalWeb"/>
        <w:spacing w:before="96" w:after="120"/>
        <w:ind w:firstLine="720"/>
        <w:jc w:val="both"/>
        <w:rPr>
          <w:rFonts w:ascii="Arrus" w:hAnsi="Arrus"/>
          <w:sz w:val="22"/>
          <w:szCs w:val="28"/>
          <w:lang w:val="en-IN"/>
        </w:rPr>
      </w:pPr>
      <w:r w:rsidRPr="000D3CE2">
        <w:rPr>
          <w:rFonts w:ascii="Arrus" w:hAnsi="Arrus"/>
          <w:sz w:val="22"/>
          <w:szCs w:val="28"/>
          <w:lang w:val="en-IN"/>
        </w:rPr>
        <w:t>When it comes to the political representation, out of 60,693 elected MLAs, 3198 are Muslims, out of 9430 Lok Sabha MPs elected, only 527 were Muslims and of 2176 Rajya Sabha members, 329 were Muslims so far.</w:t>
      </w:r>
    </w:p>
    <w:p w14:paraId="6CD15DD1" w14:textId="77777777" w:rsidR="000D3CE2" w:rsidRPr="000D3CE2" w:rsidRDefault="000D3CE2" w:rsidP="000D3CE2">
      <w:pPr>
        <w:pStyle w:val="NormalWeb"/>
        <w:spacing w:before="96" w:after="120"/>
        <w:ind w:firstLine="720"/>
        <w:jc w:val="both"/>
        <w:rPr>
          <w:rFonts w:ascii="Arrus" w:hAnsi="Arrus"/>
          <w:sz w:val="22"/>
          <w:szCs w:val="28"/>
          <w:lang w:val="en-IN"/>
        </w:rPr>
      </w:pPr>
      <w:r w:rsidRPr="000D3CE2">
        <w:rPr>
          <w:rFonts w:ascii="Arrus" w:hAnsi="Arrus"/>
          <w:sz w:val="22"/>
          <w:szCs w:val="28"/>
          <w:lang w:val="en-IN"/>
        </w:rPr>
        <w:t xml:space="preserve">The book revealed that only 57 Muslims were appointed governors among 529, out of total 539 chief ministers, only 10 were </w:t>
      </w:r>
      <w:r w:rsidRPr="000D3CE2">
        <w:rPr>
          <w:rFonts w:ascii="Arrus" w:hAnsi="Arrus"/>
          <w:sz w:val="22"/>
          <w:szCs w:val="28"/>
          <w:lang w:val="en-IN"/>
        </w:rPr>
        <w:lastRenderedPageBreak/>
        <w:t>Muslims and 80 of the total 1919 mayors across the cities were Muslims.</w:t>
      </w:r>
    </w:p>
    <w:p w14:paraId="370904CD" w14:textId="77777777" w:rsidR="000D3CE2" w:rsidRPr="000D3CE2" w:rsidRDefault="000D3CE2" w:rsidP="000D3CE2">
      <w:pPr>
        <w:pStyle w:val="NormalWeb"/>
        <w:spacing w:before="96" w:after="120"/>
        <w:ind w:firstLine="720"/>
        <w:jc w:val="both"/>
        <w:rPr>
          <w:rFonts w:ascii="Arrus" w:hAnsi="Arrus"/>
          <w:sz w:val="22"/>
          <w:szCs w:val="28"/>
          <w:lang w:val="en-IN"/>
        </w:rPr>
      </w:pPr>
      <w:r w:rsidRPr="000D3CE2">
        <w:rPr>
          <w:rFonts w:ascii="Arrus" w:hAnsi="Arrus"/>
          <w:sz w:val="22"/>
          <w:szCs w:val="28"/>
          <w:lang w:val="en-IN"/>
        </w:rPr>
        <w:t>With regard to the Vice Chancellors in the universities, 62 VCs were Muslims among 1017 at the Central Universities while 219 were Muslims among 8633 VCs of the state universities.</w:t>
      </w:r>
    </w:p>
    <w:p w14:paraId="7009F946" w14:textId="77777777" w:rsidR="000D3CE2" w:rsidRPr="000D3CE2" w:rsidRDefault="000D3CE2" w:rsidP="000D3CE2">
      <w:pPr>
        <w:pStyle w:val="NormalWeb"/>
        <w:spacing w:before="96" w:after="120"/>
        <w:ind w:firstLine="720"/>
        <w:jc w:val="both"/>
        <w:rPr>
          <w:rFonts w:ascii="Arrus" w:hAnsi="Arrus"/>
          <w:sz w:val="22"/>
          <w:szCs w:val="28"/>
          <w:lang w:val="en-IN"/>
        </w:rPr>
      </w:pPr>
      <w:r w:rsidRPr="000D3CE2">
        <w:rPr>
          <w:rFonts w:ascii="Arrus" w:hAnsi="Arrus"/>
          <w:sz w:val="22"/>
          <w:szCs w:val="28"/>
          <w:lang w:val="en-IN"/>
        </w:rPr>
        <w:t>721 of the total 13951 District Session Judges were Muslims.</w:t>
      </w:r>
    </w:p>
    <w:p w14:paraId="49ACD33D" w14:textId="77777777" w:rsidR="000D3CE2" w:rsidRPr="000D3CE2" w:rsidRDefault="000D3CE2" w:rsidP="000D3CE2">
      <w:pPr>
        <w:pStyle w:val="NormalWeb"/>
        <w:spacing w:before="96" w:after="120"/>
        <w:ind w:firstLine="720"/>
        <w:jc w:val="both"/>
        <w:rPr>
          <w:rFonts w:ascii="Arrus" w:hAnsi="Arrus"/>
          <w:sz w:val="22"/>
          <w:szCs w:val="28"/>
          <w:lang w:val="en-IN"/>
        </w:rPr>
      </w:pPr>
      <w:r w:rsidRPr="000D3CE2">
        <w:rPr>
          <w:rFonts w:ascii="Arrus" w:hAnsi="Arrus"/>
          <w:sz w:val="22"/>
          <w:szCs w:val="28"/>
          <w:lang w:val="en-IN"/>
        </w:rPr>
        <w:t>According to the author, life for the 200 million-strong community has remained in a whirlpool of front-paged discrimination in every socio-economic domain since the 1990s. No Muslim representation has existed in the Union government since July 2022, a first in history. Muslims, according to the US-based Council on Foreign Relations (CFR), “face discrimination in employment and education and encounter barriers to achieving wealth and political power”.</w:t>
      </w:r>
    </w:p>
    <w:p w14:paraId="063098B7" w14:textId="77777777" w:rsidR="000D3CE2" w:rsidRPr="000D3CE2" w:rsidRDefault="000D3CE2" w:rsidP="000D3CE2">
      <w:pPr>
        <w:pStyle w:val="NormalWeb"/>
        <w:spacing w:before="96" w:after="120"/>
        <w:ind w:firstLine="720"/>
        <w:jc w:val="both"/>
        <w:rPr>
          <w:rFonts w:ascii="Arrus" w:hAnsi="Arrus"/>
          <w:sz w:val="22"/>
          <w:szCs w:val="28"/>
          <w:lang w:val="en-IN"/>
        </w:rPr>
      </w:pPr>
      <w:r w:rsidRPr="000D3CE2">
        <w:rPr>
          <w:rFonts w:ascii="Arrus" w:hAnsi="Arrus"/>
          <w:sz w:val="22"/>
          <w:szCs w:val="28"/>
          <w:lang w:val="en-IN"/>
        </w:rPr>
        <w:t xml:space="preserve">According to the book, out of the 4123 Legislative Assembly seats across India, Muslim voters-dominated seats stand at 450. There are 65 seats across 12 states and two Union Territories that have over 25 perc </w:t>
      </w:r>
      <w:proofErr w:type="spellStart"/>
      <w:r w:rsidRPr="000D3CE2">
        <w:rPr>
          <w:rFonts w:ascii="Arrus" w:hAnsi="Arrus"/>
          <w:sz w:val="22"/>
          <w:szCs w:val="28"/>
          <w:lang w:val="en-IN"/>
        </w:rPr>
        <w:t>ent</w:t>
      </w:r>
      <w:proofErr w:type="spellEnd"/>
      <w:r w:rsidRPr="000D3CE2">
        <w:rPr>
          <w:rFonts w:ascii="Arrus" w:hAnsi="Arrus"/>
          <w:sz w:val="22"/>
          <w:szCs w:val="28"/>
          <w:lang w:val="en-IN"/>
        </w:rPr>
        <w:t xml:space="preserve"> Muslim population. As many as 65 seats have over 25 per cent of Muslims voters. Muslim votes decide the outcome in more than 100 assembly constituencies in Telangana and Andhra Pradesh. In Uttar Pradesh, India’s most populous state, 29 districts are Muslim-majority districts with 137 assembly seats. In Madhya Pradesh, the Muslim vote factor is crucial in at least 22 seats. In Gujarat, 17 assembly seats have significant Muslim voters. There are 40 Lok Sabha seats in Bihar out of which on 34 Muslim votes matter.</w:t>
      </w:r>
    </w:p>
    <w:p w14:paraId="18871301" w14:textId="77777777" w:rsidR="00C63F66" w:rsidRPr="00C63F66" w:rsidRDefault="00C63F66" w:rsidP="00C63F66">
      <w:pPr>
        <w:pStyle w:val="NormalWeb"/>
        <w:spacing w:before="96" w:after="120"/>
        <w:ind w:firstLine="720"/>
        <w:jc w:val="both"/>
        <w:rPr>
          <w:rFonts w:ascii="Arrus" w:hAnsi="Arrus"/>
          <w:b/>
          <w:bCs/>
          <w:sz w:val="22"/>
          <w:szCs w:val="28"/>
          <w:lang w:val="en-IN"/>
        </w:rPr>
      </w:pPr>
      <w:r w:rsidRPr="00C63F66">
        <w:rPr>
          <w:rFonts w:ascii="Arrus" w:hAnsi="Arrus"/>
          <w:b/>
          <w:bCs/>
          <w:sz w:val="22"/>
          <w:szCs w:val="28"/>
          <w:lang w:val="en-IN"/>
        </w:rPr>
        <w:t>Economic Condition of Muslims in India</w:t>
      </w:r>
    </w:p>
    <w:p w14:paraId="10F0D453" w14:textId="77777777" w:rsidR="00C63F66" w:rsidRPr="00C63F66" w:rsidRDefault="00C63F66" w:rsidP="00C63F66">
      <w:pPr>
        <w:pStyle w:val="NormalWeb"/>
        <w:spacing w:before="96" w:after="120"/>
        <w:ind w:firstLine="720"/>
        <w:jc w:val="both"/>
        <w:rPr>
          <w:rFonts w:ascii="Arrus" w:hAnsi="Arrus"/>
          <w:sz w:val="22"/>
          <w:szCs w:val="28"/>
          <w:lang w:val="en-IN"/>
        </w:rPr>
      </w:pPr>
      <w:r w:rsidRPr="00C63F66">
        <w:rPr>
          <w:rFonts w:ascii="Arrus" w:hAnsi="Arrus"/>
          <w:sz w:val="22"/>
          <w:szCs w:val="28"/>
          <w:lang w:val="en-IN"/>
        </w:rPr>
        <w:t>November 07, 2018</w:t>
      </w:r>
    </w:p>
    <w:p w14:paraId="020E2828" w14:textId="77777777" w:rsidR="00C63F66" w:rsidRPr="00C63F66" w:rsidRDefault="00C63F66" w:rsidP="00C63F66">
      <w:pPr>
        <w:pStyle w:val="NormalWeb"/>
        <w:spacing w:before="96" w:after="120"/>
        <w:ind w:firstLine="720"/>
        <w:rPr>
          <w:rFonts w:ascii="Arrus" w:hAnsi="Arrus"/>
          <w:sz w:val="22"/>
          <w:szCs w:val="28"/>
          <w:lang w:val="en-IN"/>
        </w:rPr>
      </w:pPr>
      <w:r w:rsidRPr="00C63F66">
        <w:rPr>
          <w:rFonts w:ascii="Arrus" w:hAnsi="Arrus"/>
          <w:b/>
          <w:bCs/>
          <w:sz w:val="22"/>
          <w:szCs w:val="28"/>
          <w:lang w:val="en-IN"/>
        </w:rPr>
        <w:t>Why in news?</w:t>
      </w:r>
    </w:p>
    <w:p w14:paraId="74273C41" w14:textId="77777777" w:rsidR="00C63F66" w:rsidRPr="00C63F66" w:rsidRDefault="00C63F66" w:rsidP="00C63F66">
      <w:pPr>
        <w:pStyle w:val="NormalWeb"/>
        <w:spacing w:before="96" w:after="120"/>
        <w:ind w:firstLine="720"/>
        <w:rPr>
          <w:rFonts w:ascii="Arrus" w:hAnsi="Arrus"/>
          <w:sz w:val="22"/>
          <w:szCs w:val="28"/>
          <w:lang w:val="en-IN"/>
        </w:rPr>
      </w:pPr>
      <w:r w:rsidRPr="00C63F66">
        <w:rPr>
          <w:rFonts w:ascii="Arrus" w:hAnsi="Arrus"/>
          <w:sz w:val="22"/>
          <w:szCs w:val="28"/>
          <w:lang w:val="en-IN"/>
        </w:rPr>
        <w:t xml:space="preserve">According NSSO </w:t>
      </w:r>
      <w:proofErr w:type="spellStart"/>
      <w:r w:rsidRPr="00C63F66">
        <w:rPr>
          <w:rFonts w:ascii="Arrus" w:hAnsi="Arrus"/>
          <w:sz w:val="22"/>
          <w:szCs w:val="28"/>
          <w:lang w:val="en-IN"/>
        </w:rPr>
        <w:t>labor</w:t>
      </w:r>
      <w:proofErr w:type="spellEnd"/>
      <w:r w:rsidRPr="00C63F66">
        <w:rPr>
          <w:rFonts w:ascii="Arrus" w:hAnsi="Arrus"/>
          <w:sz w:val="22"/>
          <w:szCs w:val="28"/>
          <w:lang w:val="en-IN"/>
        </w:rPr>
        <w:t xml:space="preserve"> force survey the economic condition of Muslims does not show any signs of improvement in India.</w:t>
      </w:r>
    </w:p>
    <w:p w14:paraId="203F6C86" w14:textId="77777777" w:rsidR="00C63F66" w:rsidRPr="00C63F66" w:rsidRDefault="00C63F66" w:rsidP="00C63F66">
      <w:pPr>
        <w:pStyle w:val="NormalWeb"/>
        <w:spacing w:before="96" w:after="120"/>
        <w:ind w:firstLine="720"/>
        <w:rPr>
          <w:rFonts w:ascii="Arrus" w:hAnsi="Arrus"/>
          <w:sz w:val="22"/>
          <w:szCs w:val="28"/>
          <w:lang w:val="en-IN"/>
        </w:rPr>
      </w:pPr>
      <w:r w:rsidRPr="00C63F66">
        <w:rPr>
          <w:rFonts w:ascii="Arrus" w:hAnsi="Arrus"/>
          <w:b/>
          <w:bCs/>
          <w:sz w:val="22"/>
          <w:szCs w:val="28"/>
          <w:lang w:val="en-IN"/>
        </w:rPr>
        <w:t>What are the report findings of NSSO?</w:t>
      </w:r>
    </w:p>
    <w:p w14:paraId="3C33123E" w14:textId="77777777" w:rsidR="00C63F66" w:rsidRPr="00C63F66" w:rsidRDefault="00C63F66" w:rsidP="00C63F66">
      <w:pPr>
        <w:pStyle w:val="NormalWeb"/>
        <w:numPr>
          <w:ilvl w:val="0"/>
          <w:numId w:val="176"/>
        </w:numPr>
        <w:spacing w:before="96" w:after="120"/>
        <w:rPr>
          <w:rFonts w:ascii="Arrus" w:hAnsi="Arrus"/>
          <w:sz w:val="22"/>
          <w:szCs w:val="28"/>
          <w:lang w:val="en-IN"/>
        </w:rPr>
      </w:pPr>
      <w:r w:rsidRPr="00C63F66">
        <w:rPr>
          <w:rFonts w:ascii="Arrus" w:hAnsi="Arrus"/>
          <w:sz w:val="22"/>
          <w:szCs w:val="28"/>
          <w:lang w:val="en-IN"/>
        </w:rPr>
        <w:t>The NSSO’s 68th round (2011-12) provides estimates of education levels and job market indicators across major religious communities in India.</w:t>
      </w:r>
    </w:p>
    <w:p w14:paraId="0E4FABE5" w14:textId="77777777" w:rsidR="00C63F66" w:rsidRPr="00C63F66" w:rsidRDefault="00C63F66" w:rsidP="00C63F66">
      <w:pPr>
        <w:pStyle w:val="NormalWeb"/>
        <w:numPr>
          <w:ilvl w:val="0"/>
          <w:numId w:val="176"/>
        </w:numPr>
        <w:spacing w:before="96" w:after="120"/>
        <w:rPr>
          <w:rFonts w:ascii="Arrus" w:hAnsi="Arrus"/>
          <w:sz w:val="22"/>
          <w:szCs w:val="28"/>
          <w:lang w:val="en-IN"/>
        </w:rPr>
      </w:pPr>
      <w:r w:rsidRPr="00C63F66">
        <w:rPr>
          <w:rFonts w:ascii="Arrus" w:hAnsi="Arrus"/>
          <w:sz w:val="22"/>
          <w:szCs w:val="28"/>
          <w:lang w:val="en-IN"/>
        </w:rPr>
        <w:t>The educational attainment of Muslims is the least among all these communities.</w:t>
      </w:r>
    </w:p>
    <w:p w14:paraId="21821BBA" w14:textId="77777777" w:rsidR="00C63F66" w:rsidRPr="00C63F66" w:rsidRDefault="00C63F66" w:rsidP="00C63F66">
      <w:pPr>
        <w:pStyle w:val="NormalWeb"/>
        <w:numPr>
          <w:ilvl w:val="0"/>
          <w:numId w:val="176"/>
        </w:numPr>
        <w:spacing w:before="96" w:after="120"/>
        <w:rPr>
          <w:rFonts w:ascii="Arrus" w:hAnsi="Arrus"/>
          <w:sz w:val="22"/>
          <w:szCs w:val="28"/>
          <w:lang w:val="en-IN"/>
        </w:rPr>
      </w:pPr>
      <w:r w:rsidRPr="00C63F66">
        <w:rPr>
          <w:rFonts w:ascii="Arrus" w:hAnsi="Arrus"/>
          <w:sz w:val="22"/>
          <w:szCs w:val="28"/>
          <w:lang w:val="en-IN"/>
        </w:rPr>
        <w:t>In urban areas, the number of male Muslim postgraduates is as low as 15 per 1,000.</w:t>
      </w:r>
    </w:p>
    <w:p w14:paraId="176E7681" w14:textId="77777777" w:rsidR="00C63F66" w:rsidRPr="00C63F66" w:rsidRDefault="00C63F66" w:rsidP="00C63F66">
      <w:pPr>
        <w:pStyle w:val="NormalWeb"/>
        <w:numPr>
          <w:ilvl w:val="0"/>
          <w:numId w:val="176"/>
        </w:numPr>
        <w:spacing w:before="96" w:after="120"/>
        <w:rPr>
          <w:rFonts w:ascii="Arrus" w:hAnsi="Arrus"/>
          <w:sz w:val="22"/>
          <w:szCs w:val="28"/>
          <w:lang w:val="en-IN"/>
        </w:rPr>
      </w:pPr>
      <w:r w:rsidRPr="00C63F66">
        <w:rPr>
          <w:rFonts w:ascii="Arrus" w:hAnsi="Arrus"/>
          <w:sz w:val="22"/>
          <w:szCs w:val="28"/>
          <w:lang w:val="en-IN"/>
        </w:rPr>
        <w:lastRenderedPageBreak/>
        <w:t>This number is about four times lower than that of other communities, including Hindus, Christians and Sikhs.</w:t>
      </w:r>
    </w:p>
    <w:p w14:paraId="03C4F4BB" w14:textId="77777777" w:rsidR="00C63F66" w:rsidRPr="00C63F66" w:rsidRDefault="00C63F66" w:rsidP="00C63F66">
      <w:pPr>
        <w:pStyle w:val="NormalWeb"/>
        <w:numPr>
          <w:ilvl w:val="0"/>
          <w:numId w:val="176"/>
        </w:numPr>
        <w:spacing w:before="96" w:after="120"/>
        <w:rPr>
          <w:rFonts w:ascii="Arrus" w:hAnsi="Arrus"/>
          <w:sz w:val="22"/>
          <w:szCs w:val="28"/>
          <w:lang w:val="en-IN"/>
        </w:rPr>
      </w:pPr>
      <w:r w:rsidRPr="00C63F66">
        <w:rPr>
          <w:rFonts w:ascii="Arrus" w:hAnsi="Arrus"/>
          <w:sz w:val="22"/>
          <w:szCs w:val="28"/>
          <w:lang w:val="en-IN"/>
        </w:rPr>
        <w:t>The number of male graduates among Muslims is 71 per 1,000, less than even half the number of graduates (per 1,000) in other communities.</w:t>
      </w:r>
    </w:p>
    <w:p w14:paraId="35ED5073" w14:textId="77777777" w:rsidR="00C63F66" w:rsidRPr="00C63F66" w:rsidRDefault="00C63F66" w:rsidP="00C63F66">
      <w:pPr>
        <w:pStyle w:val="NormalWeb"/>
        <w:numPr>
          <w:ilvl w:val="0"/>
          <w:numId w:val="176"/>
        </w:numPr>
        <w:spacing w:before="96" w:after="120"/>
        <w:rPr>
          <w:rFonts w:ascii="Arrus" w:hAnsi="Arrus"/>
          <w:sz w:val="22"/>
          <w:szCs w:val="28"/>
          <w:lang w:val="en-IN"/>
        </w:rPr>
      </w:pPr>
      <w:r w:rsidRPr="00C63F66">
        <w:rPr>
          <w:rFonts w:ascii="Arrus" w:hAnsi="Arrus"/>
          <w:sz w:val="22"/>
          <w:szCs w:val="28"/>
          <w:lang w:val="en-IN"/>
        </w:rPr>
        <w:t>Similarly, the number of Muslims educated up to the secondary and higher secondary levels is 162 and 90 per 1,000 persons, respectively, again the least among all the communities.</w:t>
      </w:r>
    </w:p>
    <w:p w14:paraId="6C340D30" w14:textId="77777777" w:rsidR="00C63F66" w:rsidRPr="00C63F66" w:rsidRDefault="00C63F66" w:rsidP="00C63F66">
      <w:pPr>
        <w:pStyle w:val="NormalWeb"/>
        <w:numPr>
          <w:ilvl w:val="0"/>
          <w:numId w:val="176"/>
        </w:numPr>
        <w:spacing w:before="96" w:after="120"/>
        <w:rPr>
          <w:rFonts w:ascii="Arrus" w:hAnsi="Arrus"/>
          <w:sz w:val="22"/>
          <w:szCs w:val="28"/>
          <w:lang w:val="en-IN"/>
        </w:rPr>
      </w:pPr>
      <w:r w:rsidRPr="00C63F66">
        <w:rPr>
          <w:rFonts w:ascii="Arrus" w:hAnsi="Arrus"/>
          <w:sz w:val="22"/>
          <w:szCs w:val="28"/>
          <w:lang w:val="en-IN"/>
        </w:rPr>
        <w:t>The average per capita consumption expenditure (used as an indicator of income) among Muslims is just Rs. 32.66 per day, which is the least among all religious groups.</w:t>
      </w:r>
    </w:p>
    <w:p w14:paraId="23EADA3C" w14:textId="77777777" w:rsidR="00C63F66" w:rsidRPr="00C63F66" w:rsidRDefault="00C63F66" w:rsidP="00C63F66">
      <w:pPr>
        <w:pStyle w:val="NormalWeb"/>
        <w:spacing w:before="96" w:after="120"/>
        <w:ind w:firstLine="720"/>
        <w:rPr>
          <w:rFonts w:ascii="Arrus" w:hAnsi="Arrus"/>
          <w:sz w:val="22"/>
          <w:szCs w:val="28"/>
          <w:lang w:val="en-IN"/>
        </w:rPr>
      </w:pPr>
      <w:r w:rsidRPr="00C63F66">
        <w:rPr>
          <w:rFonts w:ascii="Arrus" w:hAnsi="Arrus"/>
          <w:b/>
          <w:bCs/>
          <w:sz w:val="22"/>
          <w:szCs w:val="28"/>
          <w:lang w:val="en-IN"/>
        </w:rPr>
        <w:t>What are the concerns spotlighted by the report?</w:t>
      </w:r>
    </w:p>
    <w:p w14:paraId="03C2E394" w14:textId="77777777" w:rsidR="00C63F66" w:rsidRPr="00C63F66" w:rsidRDefault="00C63F66" w:rsidP="00C63F66">
      <w:pPr>
        <w:pStyle w:val="NormalWeb"/>
        <w:numPr>
          <w:ilvl w:val="0"/>
          <w:numId w:val="177"/>
        </w:numPr>
        <w:spacing w:before="96" w:after="120"/>
        <w:rPr>
          <w:rFonts w:ascii="Arrus" w:hAnsi="Arrus"/>
          <w:sz w:val="22"/>
          <w:szCs w:val="28"/>
          <w:lang w:val="en-IN"/>
        </w:rPr>
      </w:pPr>
      <w:r w:rsidRPr="00C63F66">
        <w:rPr>
          <w:rFonts w:ascii="Arrus" w:hAnsi="Arrus"/>
          <w:sz w:val="22"/>
          <w:szCs w:val="28"/>
          <w:lang w:val="en-IN"/>
        </w:rPr>
        <w:t>An analysis of the data on economic and educational indicators for various religious groups reveals that Muslims are facing a vicious circle of poverty.</w:t>
      </w:r>
    </w:p>
    <w:p w14:paraId="66A14595" w14:textId="77777777" w:rsidR="00C63F66" w:rsidRPr="00C63F66" w:rsidRDefault="00C63F66" w:rsidP="00C63F66">
      <w:pPr>
        <w:pStyle w:val="NormalWeb"/>
        <w:numPr>
          <w:ilvl w:val="0"/>
          <w:numId w:val="177"/>
        </w:numPr>
        <w:spacing w:before="96" w:after="120"/>
        <w:rPr>
          <w:rFonts w:ascii="Arrus" w:hAnsi="Arrus"/>
          <w:sz w:val="22"/>
          <w:szCs w:val="28"/>
          <w:lang w:val="en-IN"/>
        </w:rPr>
      </w:pPr>
      <w:r w:rsidRPr="00C63F66">
        <w:rPr>
          <w:rFonts w:ascii="Arrus" w:hAnsi="Arrus"/>
          <w:sz w:val="22"/>
          <w:szCs w:val="28"/>
          <w:lang w:val="en-IN"/>
        </w:rPr>
        <w:t>Poor achievement at higher levels of education is partly a reflection of similarly low levels of school education or of illiteracy.</w:t>
      </w:r>
    </w:p>
    <w:p w14:paraId="53F75466" w14:textId="77777777" w:rsidR="00C63F66" w:rsidRPr="00C63F66" w:rsidRDefault="00C63F66" w:rsidP="00C63F66">
      <w:pPr>
        <w:pStyle w:val="NormalWeb"/>
        <w:numPr>
          <w:ilvl w:val="0"/>
          <w:numId w:val="177"/>
        </w:numPr>
        <w:spacing w:before="96" w:after="120"/>
        <w:rPr>
          <w:rFonts w:ascii="Arrus" w:hAnsi="Arrus"/>
          <w:sz w:val="22"/>
          <w:szCs w:val="28"/>
          <w:lang w:val="en-IN"/>
        </w:rPr>
      </w:pPr>
      <w:r w:rsidRPr="00C63F66">
        <w:rPr>
          <w:rFonts w:ascii="Arrus" w:hAnsi="Arrus"/>
          <w:sz w:val="22"/>
          <w:szCs w:val="28"/>
          <w:lang w:val="en-IN"/>
        </w:rPr>
        <w:t>Around half the Muslim population over 15 years is either illiterate or has only primary or middle school education.</w:t>
      </w:r>
    </w:p>
    <w:p w14:paraId="526D9CC7" w14:textId="77777777" w:rsidR="00C63F66" w:rsidRPr="00C63F66" w:rsidRDefault="00C63F66" w:rsidP="00C63F66">
      <w:pPr>
        <w:pStyle w:val="NormalWeb"/>
        <w:numPr>
          <w:ilvl w:val="0"/>
          <w:numId w:val="177"/>
        </w:numPr>
        <w:spacing w:before="96" w:after="120"/>
        <w:rPr>
          <w:rFonts w:ascii="Arrus" w:hAnsi="Arrus"/>
          <w:sz w:val="22"/>
          <w:szCs w:val="28"/>
          <w:lang w:val="en-IN"/>
        </w:rPr>
      </w:pPr>
      <w:r w:rsidRPr="00C63F66">
        <w:rPr>
          <w:rFonts w:ascii="Arrus" w:hAnsi="Arrus"/>
          <w:sz w:val="22"/>
          <w:szCs w:val="28"/>
          <w:lang w:val="en-IN"/>
        </w:rPr>
        <w:t>Muslims have the lowest attendance rates and educational attainment especially in higher education, this can be explained by their income level and higher costs for post-secondary education.  </w:t>
      </w:r>
    </w:p>
    <w:p w14:paraId="52246252" w14:textId="77777777" w:rsidR="00C63F66" w:rsidRPr="00C63F66" w:rsidRDefault="00C63F66" w:rsidP="00C63F66">
      <w:pPr>
        <w:pStyle w:val="NormalWeb"/>
        <w:numPr>
          <w:ilvl w:val="0"/>
          <w:numId w:val="177"/>
        </w:numPr>
        <w:spacing w:before="96" w:after="120"/>
        <w:rPr>
          <w:rFonts w:ascii="Arrus" w:hAnsi="Arrus"/>
          <w:sz w:val="22"/>
          <w:szCs w:val="28"/>
          <w:lang w:val="en-IN"/>
        </w:rPr>
      </w:pPr>
      <w:r w:rsidRPr="00C63F66">
        <w:rPr>
          <w:rFonts w:ascii="Arrus" w:hAnsi="Arrus"/>
          <w:sz w:val="22"/>
          <w:szCs w:val="28"/>
          <w:lang w:val="en-IN"/>
        </w:rPr>
        <w:t>The signs of Indian Muslims being caught in a vicious circle of poverty are visible in terms of their low consumption expenditure and poor job market indicators, including LFPR, employment status, and worker population ratio.</w:t>
      </w:r>
    </w:p>
    <w:p w14:paraId="58DCD06F" w14:textId="77777777" w:rsidR="00C63F66" w:rsidRPr="00C63F66" w:rsidRDefault="00C63F66" w:rsidP="00C63F66">
      <w:pPr>
        <w:pStyle w:val="NormalWeb"/>
        <w:spacing w:before="96" w:after="120"/>
        <w:ind w:firstLine="720"/>
        <w:rPr>
          <w:rFonts w:ascii="Arrus" w:hAnsi="Arrus"/>
          <w:sz w:val="22"/>
          <w:szCs w:val="28"/>
          <w:lang w:val="en-IN"/>
        </w:rPr>
      </w:pPr>
      <w:r w:rsidRPr="00C63F66">
        <w:rPr>
          <w:rFonts w:ascii="Arrus" w:hAnsi="Arrus"/>
          <w:b/>
          <w:bCs/>
          <w:sz w:val="22"/>
          <w:szCs w:val="28"/>
          <w:lang w:val="en-IN"/>
        </w:rPr>
        <w:t>What measures needs to be taken?</w:t>
      </w:r>
    </w:p>
    <w:p w14:paraId="2A351AB3" w14:textId="77777777" w:rsidR="00C63F66" w:rsidRPr="00C63F66" w:rsidRDefault="00C63F66" w:rsidP="00C63F66">
      <w:pPr>
        <w:pStyle w:val="NormalWeb"/>
        <w:numPr>
          <w:ilvl w:val="0"/>
          <w:numId w:val="178"/>
        </w:numPr>
        <w:spacing w:before="96" w:after="120"/>
        <w:rPr>
          <w:rFonts w:ascii="Arrus" w:hAnsi="Arrus"/>
          <w:sz w:val="22"/>
          <w:szCs w:val="28"/>
          <w:lang w:val="en-IN"/>
        </w:rPr>
      </w:pPr>
      <w:r w:rsidRPr="00C63F66">
        <w:rPr>
          <w:rFonts w:ascii="Arrus" w:hAnsi="Arrus"/>
          <w:sz w:val="22"/>
          <w:szCs w:val="28"/>
          <w:lang w:val="en-IN"/>
        </w:rPr>
        <w:t>The Central and State governments could take concerted steps to help Indian Muslims escape this vicious circle of poverty.</w:t>
      </w:r>
    </w:p>
    <w:p w14:paraId="524E1FD7" w14:textId="77777777" w:rsidR="00C63F66" w:rsidRPr="00C63F66" w:rsidRDefault="00C63F66" w:rsidP="00C63F66">
      <w:pPr>
        <w:pStyle w:val="NormalWeb"/>
        <w:numPr>
          <w:ilvl w:val="0"/>
          <w:numId w:val="178"/>
        </w:numPr>
        <w:spacing w:before="96" w:after="120"/>
        <w:rPr>
          <w:rFonts w:ascii="Arrus" w:hAnsi="Arrus"/>
          <w:sz w:val="22"/>
          <w:szCs w:val="28"/>
          <w:lang w:val="en-IN"/>
        </w:rPr>
      </w:pPr>
      <w:r w:rsidRPr="00C63F66">
        <w:rPr>
          <w:rFonts w:ascii="Arrus" w:hAnsi="Arrus"/>
          <w:sz w:val="22"/>
          <w:szCs w:val="28"/>
          <w:lang w:val="en-IN"/>
        </w:rPr>
        <w:t>One way to improve their situation is to provide a special incentive and subsidy system for higher education.</w:t>
      </w:r>
    </w:p>
    <w:p w14:paraId="1A285AA4" w14:textId="77777777" w:rsidR="00C63F66" w:rsidRPr="00C63F66" w:rsidRDefault="00C63F66" w:rsidP="00C63F66">
      <w:pPr>
        <w:pStyle w:val="NormalWeb"/>
        <w:numPr>
          <w:ilvl w:val="0"/>
          <w:numId w:val="178"/>
        </w:numPr>
        <w:spacing w:before="96" w:after="120"/>
        <w:rPr>
          <w:rFonts w:ascii="Arrus" w:hAnsi="Arrus"/>
          <w:sz w:val="22"/>
          <w:szCs w:val="28"/>
          <w:lang w:val="en-IN"/>
        </w:rPr>
      </w:pPr>
      <w:r w:rsidRPr="00C63F66">
        <w:rPr>
          <w:rFonts w:ascii="Arrus" w:hAnsi="Arrus"/>
          <w:sz w:val="22"/>
          <w:szCs w:val="28"/>
          <w:lang w:val="en-IN"/>
        </w:rPr>
        <w:t>That will ensure that school going students continue to higher levels of schooling and higher education.</w:t>
      </w:r>
    </w:p>
    <w:p w14:paraId="192A0FC3" w14:textId="77777777" w:rsidR="00C63F66" w:rsidRPr="00C63F66" w:rsidRDefault="00C63F66" w:rsidP="00C63F66">
      <w:pPr>
        <w:pStyle w:val="NormalWeb"/>
        <w:numPr>
          <w:ilvl w:val="0"/>
          <w:numId w:val="178"/>
        </w:numPr>
        <w:spacing w:before="96" w:after="120"/>
        <w:rPr>
          <w:rFonts w:ascii="Arrus" w:hAnsi="Arrus"/>
          <w:sz w:val="22"/>
          <w:szCs w:val="28"/>
          <w:lang w:val="en-IN"/>
        </w:rPr>
      </w:pPr>
      <w:r w:rsidRPr="00C63F66">
        <w:rPr>
          <w:rFonts w:ascii="Arrus" w:hAnsi="Arrus"/>
          <w:sz w:val="22"/>
          <w:szCs w:val="28"/>
          <w:lang w:val="en-IN"/>
        </w:rPr>
        <w:lastRenderedPageBreak/>
        <w:t>Similarly, students who don’t wish to continue in general academic education must have access to vocational education from Class 9 onwards.</w:t>
      </w:r>
    </w:p>
    <w:p w14:paraId="7DAB5892" w14:textId="77777777" w:rsidR="00C63F66" w:rsidRPr="00C63F66" w:rsidRDefault="00C63F66" w:rsidP="00C63F66">
      <w:pPr>
        <w:pStyle w:val="NormalWeb"/>
        <w:spacing w:before="96" w:after="120"/>
        <w:ind w:firstLine="720"/>
        <w:rPr>
          <w:rFonts w:ascii="Arrus" w:hAnsi="Arrus"/>
          <w:sz w:val="22"/>
          <w:szCs w:val="28"/>
          <w:lang w:val="en-IN"/>
        </w:rPr>
      </w:pPr>
      <w:r w:rsidRPr="00C63F66">
        <w:rPr>
          <w:rFonts w:ascii="Arrus" w:hAnsi="Arrus"/>
          <w:b/>
          <w:bCs/>
          <w:sz w:val="22"/>
          <w:szCs w:val="28"/>
          <w:lang w:val="en-IN"/>
        </w:rPr>
        <w:t>Source: The Hindu</w:t>
      </w:r>
    </w:p>
    <w:p w14:paraId="63FACA0A" w14:textId="079E8E25" w:rsidR="000D3CE2" w:rsidRDefault="00AA4A97" w:rsidP="00270475">
      <w:pPr>
        <w:pStyle w:val="NormalWeb"/>
        <w:spacing w:before="96" w:after="120"/>
        <w:ind w:firstLine="720"/>
        <w:jc w:val="both"/>
        <w:rPr>
          <w:rFonts w:ascii="Arrus" w:hAnsi="Arrus"/>
          <w:sz w:val="22"/>
          <w:szCs w:val="28"/>
        </w:rPr>
      </w:pPr>
      <w:r w:rsidRPr="00AA4A97">
        <w:rPr>
          <w:rFonts w:ascii="Arrus" w:hAnsi="Arrus"/>
          <w:noProof/>
          <w:sz w:val="22"/>
          <w:szCs w:val="28"/>
        </w:rPr>
        <w:drawing>
          <wp:inline distT="0" distB="0" distL="0" distR="0" wp14:anchorId="68BFDF08" wp14:editId="0D9BD7DE">
            <wp:extent cx="4457700" cy="630555"/>
            <wp:effectExtent l="0" t="0" r="0" b="0"/>
            <wp:docPr id="1289805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05951" name="Picture 1" descr="A screenshot of a computer&#10;&#10;AI-generated content may be incorrect."/>
                    <pic:cNvPicPr/>
                  </pic:nvPicPr>
                  <pic:blipFill>
                    <a:blip r:embed="rId381"/>
                    <a:stretch>
                      <a:fillRect/>
                    </a:stretch>
                  </pic:blipFill>
                  <pic:spPr>
                    <a:xfrm>
                      <a:off x="0" y="0"/>
                      <a:ext cx="4457700" cy="630555"/>
                    </a:xfrm>
                    <a:prstGeom prst="rect">
                      <a:avLst/>
                    </a:prstGeom>
                  </pic:spPr>
                </pic:pic>
              </a:graphicData>
            </a:graphic>
          </wp:inline>
        </w:drawing>
      </w:r>
    </w:p>
    <w:p w14:paraId="1DFF8722" w14:textId="13EE1F8A" w:rsidR="001E409D" w:rsidRDefault="001E409D" w:rsidP="00270475">
      <w:pPr>
        <w:pStyle w:val="NormalWeb"/>
        <w:spacing w:before="96" w:after="120"/>
        <w:ind w:firstLine="720"/>
        <w:jc w:val="both"/>
        <w:rPr>
          <w:rFonts w:ascii="Arrus" w:hAnsi="Arrus"/>
          <w:sz w:val="22"/>
          <w:szCs w:val="28"/>
        </w:rPr>
      </w:pPr>
      <w:r>
        <w:rPr>
          <w:rFonts w:ascii="Arrus" w:hAnsi="Arrus"/>
          <w:sz w:val="22"/>
          <w:szCs w:val="28"/>
        </w:rPr>
        <w:t xml:space="preserve">(Ref: </w:t>
      </w:r>
      <w:r w:rsidRPr="001E409D">
        <w:rPr>
          <w:rFonts w:ascii="Arrus" w:hAnsi="Arrus"/>
          <w:sz w:val="22"/>
          <w:szCs w:val="28"/>
        </w:rPr>
        <w:t xml:space="preserve">Socio-Economic and Educational Conditions of Minorities in India: A Case of Muslim Minorities Presentation </w:t>
      </w:r>
      <w:proofErr w:type="spellStart"/>
      <w:r w:rsidRPr="001E409D">
        <w:rPr>
          <w:rFonts w:ascii="Arrus" w:hAnsi="Arrus"/>
          <w:sz w:val="22"/>
          <w:szCs w:val="28"/>
        </w:rPr>
        <w:t>Presentation</w:t>
      </w:r>
      <w:proofErr w:type="spellEnd"/>
      <w:r w:rsidRPr="001E409D">
        <w:rPr>
          <w:rFonts w:ascii="Arrus" w:hAnsi="Arrus"/>
          <w:sz w:val="22"/>
          <w:szCs w:val="28"/>
        </w:rPr>
        <w:t xml:space="preserve"> on 06/10/2023 At </w:t>
      </w:r>
      <w:proofErr w:type="spellStart"/>
      <w:r w:rsidRPr="001E409D">
        <w:rPr>
          <w:rFonts w:ascii="Arrus" w:hAnsi="Arrus"/>
          <w:sz w:val="22"/>
          <w:szCs w:val="28"/>
        </w:rPr>
        <w:t>Dr.MCRIHRD</w:t>
      </w:r>
      <w:proofErr w:type="spellEnd"/>
      <w:r w:rsidRPr="001E409D">
        <w:rPr>
          <w:rFonts w:ascii="Arrus" w:hAnsi="Arrus"/>
          <w:sz w:val="22"/>
          <w:szCs w:val="28"/>
        </w:rPr>
        <w:t>, Government of Telangana, Hyderabad</w:t>
      </w:r>
      <w:r>
        <w:rPr>
          <w:rFonts w:ascii="Arrus" w:hAnsi="Arrus"/>
          <w:sz w:val="22"/>
          <w:szCs w:val="28"/>
        </w:rPr>
        <w:t>)</w:t>
      </w:r>
    </w:p>
    <w:p w14:paraId="06899907" w14:textId="078094E4" w:rsidR="00275E59" w:rsidRDefault="00275E59" w:rsidP="00270475">
      <w:pPr>
        <w:pStyle w:val="NormalWeb"/>
        <w:spacing w:before="96" w:after="120"/>
        <w:ind w:firstLine="720"/>
        <w:jc w:val="both"/>
        <w:rPr>
          <w:rFonts w:ascii="Arrus" w:hAnsi="Arrus"/>
          <w:sz w:val="22"/>
          <w:szCs w:val="28"/>
        </w:rPr>
      </w:pPr>
      <w:r w:rsidRPr="00275E59">
        <w:rPr>
          <w:rFonts w:ascii="Arrus" w:hAnsi="Arrus"/>
          <w:noProof/>
          <w:sz w:val="22"/>
          <w:szCs w:val="28"/>
        </w:rPr>
        <w:drawing>
          <wp:inline distT="0" distB="0" distL="0" distR="0" wp14:anchorId="6ADCA78C" wp14:editId="0170CCAE">
            <wp:extent cx="4457700" cy="1445895"/>
            <wp:effectExtent l="0" t="0" r="0" b="0"/>
            <wp:docPr id="102707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7301" name=""/>
                    <pic:cNvPicPr/>
                  </pic:nvPicPr>
                  <pic:blipFill>
                    <a:blip r:embed="rId382"/>
                    <a:stretch>
                      <a:fillRect/>
                    </a:stretch>
                  </pic:blipFill>
                  <pic:spPr>
                    <a:xfrm>
                      <a:off x="0" y="0"/>
                      <a:ext cx="4457700" cy="1445895"/>
                    </a:xfrm>
                    <a:prstGeom prst="rect">
                      <a:avLst/>
                    </a:prstGeom>
                  </pic:spPr>
                </pic:pic>
              </a:graphicData>
            </a:graphic>
          </wp:inline>
        </w:drawing>
      </w:r>
    </w:p>
    <w:p w14:paraId="5D66F7E9" w14:textId="77777777" w:rsidR="00134AF3" w:rsidRDefault="00134AF3" w:rsidP="00270475">
      <w:pPr>
        <w:pStyle w:val="NormalWeb"/>
        <w:spacing w:before="96" w:after="120"/>
        <w:ind w:firstLine="720"/>
        <w:jc w:val="both"/>
        <w:rPr>
          <w:rFonts w:ascii="Arrus" w:hAnsi="Arrus"/>
          <w:sz w:val="22"/>
          <w:szCs w:val="28"/>
        </w:rPr>
      </w:pPr>
    </w:p>
    <w:p w14:paraId="37E6B126" w14:textId="490F6188" w:rsidR="00134AF3" w:rsidRPr="00584AEA" w:rsidRDefault="00134AF3" w:rsidP="00270475">
      <w:pPr>
        <w:pStyle w:val="NormalWeb"/>
        <w:spacing w:before="96" w:after="120"/>
        <w:ind w:firstLine="720"/>
        <w:jc w:val="both"/>
        <w:rPr>
          <w:rFonts w:ascii="Arrus" w:hAnsi="Arrus"/>
          <w:sz w:val="22"/>
          <w:szCs w:val="28"/>
        </w:rPr>
      </w:pPr>
    </w:p>
    <w:tbl>
      <w:tblPr>
        <w:tblW w:w="0" w:type="auto"/>
        <w:tblBorders>
          <w:top w:val="single" w:sz="6" w:space="0" w:color="AAAAAA"/>
          <w:left w:val="single" w:sz="6" w:space="0" w:color="AAAAAA"/>
          <w:bottom w:val="single" w:sz="6" w:space="0" w:color="AAAAAA"/>
          <w:right w:val="single" w:sz="6" w:space="0" w:color="AAAAAA"/>
        </w:tblBorders>
        <w:tblCellMar>
          <w:top w:w="15" w:type="dxa"/>
          <w:left w:w="15" w:type="dxa"/>
          <w:bottom w:w="15" w:type="dxa"/>
          <w:right w:w="15" w:type="dxa"/>
        </w:tblCellMar>
        <w:tblLook w:val="0000" w:firstRow="0" w:lastRow="0" w:firstColumn="0" w:lastColumn="0" w:noHBand="0" w:noVBand="0"/>
      </w:tblPr>
      <w:tblGrid>
        <w:gridCol w:w="451"/>
        <w:gridCol w:w="488"/>
        <w:gridCol w:w="464"/>
        <w:gridCol w:w="465"/>
        <w:gridCol w:w="500"/>
        <w:gridCol w:w="437"/>
        <w:gridCol w:w="437"/>
        <w:gridCol w:w="474"/>
        <w:gridCol w:w="427"/>
        <w:gridCol w:w="469"/>
        <w:gridCol w:w="519"/>
        <w:gridCol w:w="479"/>
        <w:gridCol w:w="403"/>
        <w:gridCol w:w="420"/>
        <w:gridCol w:w="461"/>
        <w:gridCol w:w="489"/>
      </w:tblGrid>
      <w:tr w:rsidR="00270475" w:rsidRPr="00584AEA" w14:paraId="268B2AAC" w14:textId="77777777" w:rsidTr="00096A24">
        <w:trPr>
          <w:tblHeader/>
        </w:trPr>
        <w:tc>
          <w:tcPr>
            <w:tcW w:w="0" w:type="auto"/>
            <w:tcBorders>
              <w:top w:val="single" w:sz="6" w:space="0" w:color="AAAAAA"/>
              <w:bottom w:val="single" w:sz="6" w:space="0" w:color="AAAAAA"/>
              <w:right w:val="single" w:sz="6" w:space="0" w:color="AAAAAA"/>
            </w:tcBorders>
            <w:shd w:val="clear" w:color="auto" w:fill="F2F2F2"/>
            <w:tcMar>
              <w:top w:w="48" w:type="dxa"/>
              <w:left w:w="48" w:type="dxa"/>
              <w:bottom w:w="48" w:type="dxa"/>
              <w:right w:w="315" w:type="dxa"/>
            </w:tcMar>
            <w:vAlign w:val="center"/>
          </w:tcPr>
          <w:p w14:paraId="268B2A9C" w14:textId="77777777" w:rsidR="00270475" w:rsidRPr="00584AEA" w:rsidRDefault="00270475" w:rsidP="00096A24">
            <w:pPr>
              <w:spacing w:before="240" w:after="240"/>
              <w:jc w:val="center"/>
              <w:rPr>
                <w:rFonts w:ascii="Arrus" w:hAnsi="Arrus"/>
                <w:b/>
                <w:bCs/>
                <w:szCs w:val="28"/>
              </w:rPr>
            </w:pPr>
            <w:r w:rsidRPr="00584AEA">
              <w:rPr>
                <w:rFonts w:ascii="Arrus" w:hAnsi="Arrus"/>
                <w:b/>
                <w:bCs/>
                <w:sz w:val="22"/>
                <w:szCs w:val="28"/>
              </w:rPr>
              <w:lastRenderedPageBreak/>
              <w:t>Region</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vAlign w:val="center"/>
          </w:tcPr>
          <w:p w14:paraId="268B2A9D" w14:textId="77777777" w:rsidR="00270475" w:rsidRPr="00584AEA" w:rsidRDefault="00270475" w:rsidP="00096A24">
            <w:pPr>
              <w:spacing w:before="240" w:after="240"/>
              <w:jc w:val="center"/>
              <w:rPr>
                <w:rFonts w:ascii="Arrus" w:hAnsi="Arrus"/>
                <w:b/>
                <w:bCs/>
                <w:szCs w:val="28"/>
              </w:rPr>
            </w:pPr>
            <w:r w:rsidRPr="00584AEA">
              <w:rPr>
                <w:rFonts w:ascii="Arrus" w:hAnsi="Arrus"/>
                <w:b/>
                <w:bCs/>
                <w:sz w:val="22"/>
                <w:szCs w:val="28"/>
              </w:rPr>
              <w:t>State / Union Territory</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vAlign w:val="center"/>
          </w:tcPr>
          <w:p w14:paraId="268B2A9E" w14:textId="77777777" w:rsidR="00270475" w:rsidRPr="00584AEA" w:rsidRDefault="00270475" w:rsidP="00096A24">
            <w:pPr>
              <w:spacing w:before="240" w:after="240"/>
              <w:jc w:val="center"/>
              <w:rPr>
                <w:rFonts w:ascii="Arrus" w:hAnsi="Arrus"/>
                <w:b/>
                <w:bCs/>
                <w:szCs w:val="28"/>
              </w:rPr>
            </w:pPr>
            <w:r w:rsidRPr="00584AEA">
              <w:rPr>
                <w:rFonts w:ascii="Arrus" w:hAnsi="Arrus"/>
                <w:b/>
                <w:bCs/>
                <w:sz w:val="22"/>
                <w:szCs w:val="28"/>
              </w:rPr>
              <w:t>Share of</w:t>
            </w:r>
            <w:r w:rsidRPr="00584AEA">
              <w:rPr>
                <w:rFonts w:ascii="Arrus" w:hAnsi="Arrus"/>
                <w:b/>
                <w:bCs/>
                <w:sz w:val="22"/>
                <w:szCs w:val="28"/>
              </w:rPr>
              <w:br/>
              <w:t>Waqf</w:t>
            </w:r>
            <w:r w:rsidRPr="00584AEA">
              <w:rPr>
                <w:rFonts w:ascii="Arrus" w:hAnsi="Arrus"/>
                <w:b/>
                <w:bCs/>
                <w:sz w:val="22"/>
                <w:szCs w:val="28"/>
              </w:rPr>
              <w:br/>
              <w:t>Acreage (%)</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vAlign w:val="center"/>
          </w:tcPr>
          <w:p w14:paraId="268B2A9F" w14:textId="77777777" w:rsidR="00270475" w:rsidRPr="00584AEA" w:rsidRDefault="00270475" w:rsidP="00096A24">
            <w:pPr>
              <w:spacing w:before="240" w:after="240"/>
              <w:jc w:val="center"/>
              <w:rPr>
                <w:rFonts w:ascii="Arrus" w:hAnsi="Arrus"/>
                <w:b/>
                <w:bCs/>
                <w:szCs w:val="28"/>
              </w:rPr>
            </w:pPr>
            <w:r w:rsidRPr="00584AEA">
              <w:rPr>
                <w:rFonts w:ascii="Arrus" w:hAnsi="Arrus"/>
                <w:b/>
                <w:bCs/>
                <w:sz w:val="22"/>
                <w:szCs w:val="28"/>
              </w:rPr>
              <w:t>Share of</w:t>
            </w:r>
            <w:r w:rsidRPr="00584AEA">
              <w:rPr>
                <w:rFonts w:ascii="Arrus" w:hAnsi="Arrus"/>
                <w:b/>
                <w:bCs/>
                <w:sz w:val="22"/>
                <w:szCs w:val="28"/>
              </w:rPr>
              <w:br/>
              <w:t>Muslims (%)</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vAlign w:val="center"/>
          </w:tcPr>
          <w:p w14:paraId="268B2AA0" w14:textId="77777777" w:rsidR="00270475" w:rsidRPr="00584AEA" w:rsidRDefault="00270475" w:rsidP="00096A24">
            <w:pPr>
              <w:spacing w:before="240" w:after="240"/>
              <w:jc w:val="center"/>
              <w:rPr>
                <w:rFonts w:ascii="Arrus" w:hAnsi="Arrus"/>
                <w:b/>
                <w:bCs/>
                <w:szCs w:val="28"/>
              </w:rPr>
            </w:pPr>
            <w:r w:rsidRPr="00584AEA">
              <w:rPr>
                <w:rFonts w:ascii="Arrus" w:hAnsi="Arrus"/>
                <w:b/>
                <w:bCs/>
                <w:sz w:val="22"/>
                <w:szCs w:val="28"/>
              </w:rPr>
              <w:t>Share of</w:t>
            </w:r>
            <w:r w:rsidRPr="00584AEA">
              <w:rPr>
                <w:rFonts w:ascii="Arrus" w:hAnsi="Arrus"/>
                <w:b/>
                <w:bCs/>
                <w:sz w:val="22"/>
                <w:szCs w:val="28"/>
              </w:rPr>
              <w:br/>
              <w:t>purchasing</w:t>
            </w:r>
            <w:r w:rsidRPr="00584AEA">
              <w:rPr>
                <w:rFonts w:ascii="Arrus" w:hAnsi="Arrus"/>
                <w:b/>
                <w:bCs/>
                <w:sz w:val="22"/>
                <w:szCs w:val="28"/>
              </w:rPr>
              <w:br/>
              <w:t>power (%)</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vAlign w:val="center"/>
          </w:tcPr>
          <w:p w14:paraId="268B2AA1" w14:textId="77777777" w:rsidR="00270475" w:rsidRPr="00584AEA" w:rsidRDefault="00270475" w:rsidP="00096A24">
            <w:pPr>
              <w:spacing w:before="240" w:after="240"/>
              <w:jc w:val="center"/>
              <w:rPr>
                <w:rFonts w:ascii="Arrus" w:hAnsi="Arrus"/>
                <w:b/>
                <w:bCs/>
                <w:szCs w:val="28"/>
              </w:rPr>
            </w:pPr>
            <w:r w:rsidRPr="00584AEA">
              <w:rPr>
                <w:rFonts w:ascii="Arrus" w:hAnsi="Arrus"/>
                <w:b/>
                <w:bCs/>
                <w:sz w:val="22"/>
                <w:szCs w:val="28"/>
              </w:rPr>
              <w:t>Urban</w:t>
            </w:r>
            <w:r w:rsidRPr="00584AEA">
              <w:rPr>
                <w:rFonts w:ascii="Arrus" w:hAnsi="Arrus"/>
                <w:b/>
                <w:bCs/>
                <w:sz w:val="22"/>
                <w:szCs w:val="28"/>
              </w:rPr>
              <w:br/>
              <w:t>MPCE (%)</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vAlign w:val="center"/>
          </w:tcPr>
          <w:p w14:paraId="268B2AA2" w14:textId="77777777" w:rsidR="00270475" w:rsidRPr="00584AEA" w:rsidRDefault="00270475" w:rsidP="00096A24">
            <w:pPr>
              <w:spacing w:before="240" w:after="240"/>
              <w:jc w:val="center"/>
              <w:rPr>
                <w:rFonts w:ascii="Arrus" w:hAnsi="Arrus"/>
                <w:b/>
                <w:bCs/>
                <w:szCs w:val="28"/>
              </w:rPr>
            </w:pPr>
            <w:r w:rsidRPr="00584AEA">
              <w:rPr>
                <w:rFonts w:ascii="Arrus" w:hAnsi="Arrus"/>
                <w:b/>
                <w:bCs/>
                <w:sz w:val="22"/>
                <w:szCs w:val="28"/>
              </w:rPr>
              <w:t>Rural</w:t>
            </w:r>
            <w:r w:rsidRPr="00584AEA">
              <w:rPr>
                <w:rFonts w:ascii="Arrus" w:hAnsi="Arrus"/>
                <w:b/>
                <w:bCs/>
                <w:sz w:val="22"/>
                <w:szCs w:val="28"/>
              </w:rPr>
              <w:br/>
              <w:t>MPCE (%)</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vAlign w:val="center"/>
          </w:tcPr>
          <w:p w14:paraId="268B2AA3" w14:textId="77777777" w:rsidR="00270475" w:rsidRPr="00584AEA" w:rsidRDefault="00270475" w:rsidP="00096A24">
            <w:pPr>
              <w:spacing w:before="240" w:after="240"/>
              <w:jc w:val="center"/>
              <w:rPr>
                <w:rFonts w:ascii="Arrus" w:hAnsi="Arrus"/>
                <w:b/>
                <w:bCs/>
                <w:szCs w:val="28"/>
              </w:rPr>
            </w:pPr>
            <w:r w:rsidRPr="00584AEA">
              <w:rPr>
                <w:rFonts w:ascii="Arrus" w:hAnsi="Arrus"/>
                <w:b/>
                <w:bCs/>
                <w:sz w:val="22"/>
                <w:szCs w:val="28"/>
              </w:rPr>
              <w:t>Urdu</w:t>
            </w:r>
            <w:r w:rsidRPr="00584AEA">
              <w:rPr>
                <w:rFonts w:ascii="Arrus" w:hAnsi="Arrus"/>
                <w:b/>
                <w:bCs/>
                <w:sz w:val="22"/>
                <w:szCs w:val="28"/>
              </w:rPr>
              <w:br/>
              <w:t>speakers (%)</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vAlign w:val="center"/>
          </w:tcPr>
          <w:p w14:paraId="268B2AA4" w14:textId="77777777" w:rsidR="00270475" w:rsidRPr="00584AEA" w:rsidRDefault="00270475" w:rsidP="00096A24">
            <w:pPr>
              <w:spacing w:before="240" w:after="240"/>
              <w:jc w:val="center"/>
              <w:rPr>
                <w:rFonts w:ascii="Arrus" w:hAnsi="Arrus"/>
                <w:b/>
                <w:bCs/>
                <w:szCs w:val="28"/>
              </w:rPr>
            </w:pPr>
            <w:r w:rsidRPr="00584AEA">
              <w:rPr>
                <w:rFonts w:ascii="Arrus" w:hAnsi="Arrus"/>
                <w:b/>
                <w:bCs/>
                <w:sz w:val="22"/>
                <w:szCs w:val="28"/>
              </w:rPr>
              <w:t>Sex</w:t>
            </w:r>
            <w:r w:rsidRPr="00584AEA">
              <w:rPr>
                <w:rFonts w:ascii="Arrus" w:hAnsi="Arrus"/>
                <w:b/>
                <w:bCs/>
                <w:sz w:val="22"/>
                <w:szCs w:val="28"/>
              </w:rPr>
              <w:br/>
              <w:t>Ratio (%)</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vAlign w:val="center"/>
          </w:tcPr>
          <w:p w14:paraId="268B2AA5" w14:textId="77777777" w:rsidR="00270475" w:rsidRPr="00584AEA" w:rsidRDefault="00270475" w:rsidP="00096A24">
            <w:pPr>
              <w:spacing w:before="240" w:after="240"/>
              <w:jc w:val="center"/>
              <w:rPr>
                <w:rFonts w:ascii="Arrus" w:hAnsi="Arrus"/>
                <w:b/>
                <w:bCs/>
                <w:szCs w:val="28"/>
              </w:rPr>
            </w:pPr>
            <w:r w:rsidRPr="00584AEA">
              <w:rPr>
                <w:rFonts w:ascii="Arrus" w:hAnsi="Arrus"/>
                <w:b/>
                <w:bCs/>
                <w:sz w:val="22"/>
                <w:szCs w:val="28"/>
              </w:rPr>
              <w:t>Under-5</w:t>
            </w:r>
            <w:r w:rsidRPr="00584AEA">
              <w:rPr>
                <w:rFonts w:ascii="Arrus" w:hAnsi="Arrus"/>
                <w:b/>
                <w:bCs/>
                <w:sz w:val="22"/>
                <w:szCs w:val="28"/>
              </w:rPr>
              <w:br/>
              <w:t>Mortality (%)</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vAlign w:val="center"/>
          </w:tcPr>
          <w:p w14:paraId="268B2AA6" w14:textId="77777777" w:rsidR="00270475" w:rsidRPr="00584AEA" w:rsidRDefault="00270475" w:rsidP="00096A24">
            <w:pPr>
              <w:spacing w:before="240" w:after="240"/>
              <w:jc w:val="center"/>
              <w:rPr>
                <w:rFonts w:ascii="Arrus" w:hAnsi="Arrus"/>
                <w:b/>
                <w:bCs/>
                <w:szCs w:val="28"/>
              </w:rPr>
            </w:pPr>
            <w:proofErr w:type="spellStart"/>
            <w:r w:rsidRPr="00584AEA">
              <w:rPr>
                <w:rFonts w:ascii="Arrus" w:hAnsi="Arrus"/>
                <w:b/>
                <w:bCs/>
                <w:sz w:val="22"/>
                <w:szCs w:val="28"/>
              </w:rPr>
              <w:t>Urbanisation</w:t>
            </w:r>
            <w:proofErr w:type="spellEnd"/>
            <w:r w:rsidRPr="00584AEA">
              <w:rPr>
                <w:rFonts w:ascii="Arrus" w:hAnsi="Arrus"/>
                <w:b/>
                <w:bCs/>
                <w:sz w:val="22"/>
                <w:szCs w:val="28"/>
              </w:rPr>
              <w:br/>
              <w:t>(%)</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vAlign w:val="center"/>
          </w:tcPr>
          <w:p w14:paraId="268B2AA7" w14:textId="77777777" w:rsidR="00270475" w:rsidRPr="00584AEA" w:rsidRDefault="00270475" w:rsidP="00096A24">
            <w:pPr>
              <w:spacing w:before="240" w:after="240"/>
              <w:jc w:val="center"/>
              <w:rPr>
                <w:rFonts w:ascii="Arrus" w:hAnsi="Arrus"/>
                <w:b/>
                <w:bCs/>
                <w:szCs w:val="28"/>
              </w:rPr>
            </w:pPr>
            <w:r w:rsidRPr="00584AEA">
              <w:rPr>
                <w:rFonts w:ascii="Arrus" w:hAnsi="Arrus"/>
                <w:b/>
                <w:bCs/>
                <w:sz w:val="22"/>
                <w:szCs w:val="28"/>
              </w:rPr>
              <w:t>Bank</w:t>
            </w:r>
            <w:r w:rsidRPr="00584AEA">
              <w:rPr>
                <w:rFonts w:ascii="Arrus" w:hAnsi="Arrus"/>
                <w:b/>
                <w:bCs/>
                <w:sz w:val="22"/>
                <w:szCs w:val="28"/>
              </w:rPr>
              <w:br/>
              <w:t>Accounts</w:t>
            </w:r>
            <w:r w:rsidRPr="00584AEA">
              <w:rPr>
                <w:rFonts w:ascii="Arrus" w:hAnsi="Arrus"/>
                <w:b/>
                <w:bCs/>
                <w:sz w:val="22"/>
                <w:szCs w:val="28"/>
              </w:rPr>
              <w:br/>
              <w:t>(%)</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vAlign w:val="center"/>
          </w:tcPr>
          <w:p w14:paraId="268B2AA8" w14:textId="77777777" w:rsidR="00270475" w:rsidRPr="00584AEA" w:rsidRDefault="00270475" w:rsidP="00096A24">
            <w:pPr>
              <w:spacing w:before="240" w:after="240"/>
              <w:jc w:val="center"/>
              <w:rPr>
                <w:rFonts w:ascii="Arrus" w:hAnsi="Arrus"/>
                <w:b/>
                <w:bCs/>
                <w:szCs w:val="28"/>
              </w:rPr>
            </w:pPr>
            <w:r w:rsidRPr="00584AEA">
              <w:rPr>
                <w:rFonts w:ascii="Arrus" w:hAnsi="Arrus"/>
                <w:b/>
                <w:bCs/>
                <w:sz w:val="22"/>
                <w:szCs w:val="28"/>
              </w:rPr>
              <w:t>ST (%)</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vAlign w:val="center"/>
          </w:tcPr>
          <w:p w14:paraId="268B2AA9" w14:textId="77777777" w:rsidR="00270475" w:rsidRPr="00584AEA" w:rsidRDefault="00270475" w:rsidP="00096A24">
            <w:pPr>
              <w:spacing w:before="240" w:after="240"/>
              <w:jc w:val="center"/>
              <w:rPr>
                <w:rFonts w:ascii="Arrus" w:hAnsi="Arrus"/>
                <w:b/>
                <w:bCs/>
                <w:szCs w:val="28"/>
              </w:rPr>
            </w:pPr>
            <w:r w:rsidRPr="00584AEA">
              <w:rPr>
                <w:rFonts w:ascii="Arrus" w:hAnsi="Arrus"/>
                <w:b/>
                <w:bCs/>
                <w:sz w:val="22"/>
                <w:szCs w:val="28"/>
              </w:rPr>
              <w:t>OBC (%)</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315" w:type="dxa"/>
            </w:tcMar>
            <w:vAlign w:val="center"/>
          </w:tcPr>
          <w:p w14:paraId="268B2AAA" w14:textId="77777777" w:rsidR="00270475" w:rsidRPr="00584AEA" w:rsidRDefault="00270475" w:rsidP="00096A24">
            <w:pPr>
              <w:spacing w:before="240" w:after="240"/>
              <w:jc w:val="center"/>
              <w:rPr>
                <w:rFonts w:ascii="Arrus" w:hAnsi="Arrus"/>
                <w:b/>
                <w:bCs/>
                <w:szCs w:val="28"/>
              </w:rPr>
            </w:pPr>
            <w:r w:rsidRPr="00584AEA">
              <w:rPr>
                <w:rFonts w:ascii="Arrus" w:hAnsi="Arrus"/>
                <w:b/>
                <w:bCs/>
                <w:sz w:val="22"/>
                <w:szCs w:val="28"/>
              </w:rPr>
              <w:t>Literacy (%)</w:t>
            </w:r>
          </w:p>
        </w:tc>
        <w:tc>
          <w:tcPr>
            <w:tcW w:w="0" w:type="auto"/>
            <w:tcBorders>
              <w:top w:val="single" w:sz="6" w:space="0" w:color="AAAAAA"/>
              <w:left w:val="single" w:sz="6" w:space="0" w:color="AAAAAA"/>
              <w:bottom w:val="single" w:sz="6" w:space="0" w:color="AAAAAA"/>
            </w:tcBorders>
            <w:shd w:val="clear" w:color="auto" w:fill="F2F2F2"/>
            <w:tcMar>
              <w:top w:w="48" w:type="dxa"/>
              <w:left w:w="48" w:type="dxa"/>
              <w:bottom w:w="48" w:type="dxa"/>
              <w:right w:w="315" w:type="dxa"/>
            </w:tcMar>
            <w:vAlign w:val="center"/>
          </w:tcPr>
          <w:p w14:paraId="268B2AAB" w14:textId="77777777" w:rsidR="00270475" w:rsidRPr="00584AEA" w:rsidRDefault="00270475" w:rsidP="00096A24">
            <w:pPr>
              <w:spacing w:before="240" w:after="240"/>
              <w:jc w:val="center"/>
              <w:rPr>
                <w:rFonts w:ascii="Arrus" w:hAnsi="Arrus"/>
                <w:b/>
                <w:bCs/>
                <w:szCs w:val="28"/>
              </w:rPr>
            </w:pPr>
            <w:r w:rsidRPr="00584AEA">
              <w:rPr>
                <w:rFonts w:ascii="Arrus" w:hAnsi="Arrus"/>
                <w:b/>
                <w:bCs/>
                <w:sz w:val="22"/>
                <w:szCs w:val="28"/>
              </w:rPr>
              <w:t>Enrolment (%)</w:t>
            </w:r>
          </w:p>
        </w:tc>
      </w:tr>
      <w:tr w:rsidR="00270475" w:rsidRPr="00584AEA" w14:paraId="268B2ABD"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AD" w14:textId="77777777" w:rsidR="00270475" w:rsidRPr="00584AEA" w:rsidRDefault="00270475" w:rsidP="00096A24">
            <w:pPr>
              <w:spacing w:before="240" w:after="240"/>
              <w:rPr>
                <w:rFonts w:ascii="Arrus" w:hAnsi="Arrus"/>
                <w:szCs w:val="28"/>
              </w:rPr>
            </w:pPr>
            <w:r w:rsidRPr="00584AEA">
              <w:rPr>
                <w:rFonts w:ascii="Arrus" w:hAnsi="Arrus"/>
                <w:sz w:val="22"/>
                <w:szCs w:val="28"/>
              </w:rPr>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AE" w14:textId="77777777" w:rsidR="00270475" w:rsidRPr="00584AEA" w:rsidRDefault="00270475" w:rsidP="00096A24">
            <w:pPr>
              <w:spacing w:before="240" w:after="240"/>
              <w:rPr>
                <w:rFonts w:ascii="Arrus" w:hAnsi="Arrus"/>
                <w:szCs w:val="28"/>
              </w:rPr>
            </w:pPr>
            <w:hyperlink r:id="rId383" w:tooltip="Maharashtra" w:history="1">
              <w:r w:rsidRPr="00584AEA">
                <w:rPr>
                  <w:rStyle w:val="Hyperlink"/>
                  <w:rFonts w:ascii="Arrus" w:eastAsiaTheme="majorEastAsia" w:hAnsi="Arrus"/>
                  <w:sz w:val="22"/>
                  <w:szCs w:val="28"/>
                </w:rPr>
                <w:t>Maharashtra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AF" w14:textId="77777777" w:rsidR="00270475" w:rsidRPr="00584AEA" w:rsidRDefault="00270475" w:rsidP="00096A24">
            <w:pPr>
              <w:spacing w:before="240" w:after="240"/>
              <w:rPr>
                <w:rFonts w:ascii="Arrus" w:hAnsi="Arrus"/>
                <w:szCs w:val="28"/>
              </w:rPr>
            </w:pPr>
            <w:r w:rsidRPr="00584AEA">
              <w:rPr>
                <w:rFonts w:ascii="Arrus" w:hAnsi="Arrus"/>
                <w:sz w:val="22"/>
                <w:szCs w:val="28"/>
              </w:rPr>
              <w:t>16.1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B0" w14:textId="77777777" w:rsidR="00270475" w:rsidRPr="00584AEA" w:rsidRDefault="00270475" w:rsidP="00096A24">
            <w:pPr>
              <w:spacing w:before="240" w:after="240"/>
              <w:rPr>
                <w:rFonts w:ascii="Arrus" w:hAnsi="Arrus"/>
                <w:szCs w:val="28"/>
              </w:rPr>
            </w:pPr>
            <w:r w:rsidRPr="00584AEA">
              <w:rPr>
                <w:rFonts w:ascii="Arrus" w:hAnsi="Arrus"/>
                <w:sz w:val="22"/>
                <w:szCs w:val="28"/>
              </w:rPr>
              <w:t>7.4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B1" w14:textId="77777777" w:rsidR="00270475" w:rsidRPr="00584AEA" w:rsidRDefault="00270475" w:rsidP="00096A24">
            <w:pPr>
              <w:spacing w:before="240" w:after="240"/>
              <w:rPr>
                <w:rFonts w:ascii="Arrus" w:hAnsi="Arrus"/>
                <w:szCs w:val="28"/>
              </w:rPr>
            </w:pPr>
            <w:r w:rsidRPr="00584AEA">
              <w:rPr>
                <w:rFonts w:ascii="Arrus" w:hAnsi="Arrus"/>
                <w:sz w:val="22"/>
                <w:szCs w:val="28"/>
              </w:rPr>
              <w:t>16.1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B2" w14:textId="77777777" w:rsidR="00270475" w:rsidRPr="00584AEA" w:rsidRDefault="00270475" w:rsidP="00096A24">
            <w:pPr>
              <w:spacing w:before="240" w:after="240"/>
              <w:rPr>
                <w:rFonts w:ascii="Arrus" w:hAnsi="Arrus"/>
                <w:szCs w:val="28"/>
              </w:rPr>
            </w:pPr>
            <w:r w:rsidRPr="00584AEA">
              <w:rPr>
                <w:rFonts w:ascii="Arrus" w:hAnsi="Arrus"/>
                <w:sz w:val="22"/>
                <w:szCs w:val="28"/>
              </w:rPr>
              <w:t>75.0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B3" w14:textId="77777777" w:rsidR="00270475" w:rsidRPr="00584AEA" w:rsidRDefault="00270475" w:rsidP="00096A24">
            <w:pPr>
              <w:spacing w:before="240" w:after="240"/>
              <w:rPr>
                <w:rFonts w:ascii="Arrus" w:hAnsi="Arrus"/>
                <w:szCs w:val="28"/>
              </w:rPr>
            </w:pPr>
            <w:r w:rsidRPr="00584AEA">
              <w:rPr>
                <w:rFonts w:ascii="Arrus" w:hAnsi="Arrus"/>
                <w:sz w:val="22"/>
                <w:szCs w:val="28"/>
              </w:rPr>
              <w:t>96.5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B4" w14:textId="77777777" w:rsidR="00270475" w:rsidRPr="00584AEA" w:rsidRDefault="00270475" w:rsidP="00096A24">
            <w:pPr>
              <w:spacing w:before="240" w:after="240"/>
              <w:rPr>
                <w:rFonts w:ascii="Arrus" w:hAnsi="Arrus"/>
                <w:szCs w:val="28"/>
              </w:rPr>
            </w:pPr>
            <w:r w:rsidRPr="00584AEA">
              <w:rPr>
                <w:rFonts w:ascii="Arrus" w:hAnsi="Arrus"/>
                <w:sz w:val="22"/>
                <w:szCs w:val="28"/>
              </w:rPr>
              <w:t>67.3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B5" w14:textId="77777777" w:rsidR="00270475" w:rsidRPr="00584AEA" w:rsidRDefault="00270475" w:rsidP="00096A24">
            <w:pPr>
              <w:spacing w:before="240" w:after="240"/>
              <w:rPr>
                <w:rFonts w:ascii="Arrus" w:hAnsi="Arrus"/>
                <w:szCs w:val="28"/>
              </w:rPr>
            </w:pPr>
            <w:r w:rsidRPr="00584AEA">
              <w:rPr>
                <w:rFonts w:ascii="Arrus" w:hAnsi="Arrus"/>
                <w:sz w:val="22"/>
                <w:szCs w:val="28"/>
              </w:rPr>
              <w:t>88.9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B6" w14:textId="77777777" w:rsidR="00270475" w:rsidRPr="00584AEA" w:rsidRDefault="00270475" w:rsidP="00096A24">
            <w:pPr>
              <w:spacing w:before="240" w:after="240"/>
              <w:rPr>
                <w:rFonts w:ascii="Arrus" w:hAnsi="Arrus"/>
                <w:szCs w:val="28"/>
              </w:rPr>
            </w:pPr>
            <w:r w:rsidRPr="00584AEA">
              <w:rPr>
                <w:rFonts w:ascii="Arrus" w:hAnsi="Arrus"/>
                <w:sz w:val="22"/>
                <w:szCs w:val="28"/>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B7" w14:textId="77777777" w:rsidR="00270475" w:rsidRPr="00584AEA" w:rsidRDefault="00270475" w:rsidP="00096A24">
            <w:pPr>
              <w:spacing w:before="240" w:after="240"/>
              <w:rPr>
                <w:rFonts w:ascii="Arrus" w:hAnsi="Arrus"/>
                <w:szCs w:val="28"/>
              </w:rPr>
            </w:pPr>
            <w:r w:rsidRPr="00584AEA">
              <w:rPr>
                <w:rFonts w:ascii="Arrus" w:hAnsi="Arrus"/>
                <w:sz w:val="22"/>
                <w:szCs w:val="28"/>
              </w:rPr>
              <w:t>70.0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B8" w14:textId="77777777" w:rsidR="00270475" w:rsidRPr="00584AEA" w:rsidRDefault="00270475" w:rsidP="00096A24">
            <w:pPr>
              <w:spacing w:before="240" w:after="240"/>
              <w:rPr>
                <w:rFonts w:ascii="Arrus" w:hAnsi="Arrus"/>
                <w:szCs w:val="28"/>
              </w:rPr>
            </w:pPr>
            <w:r w:rsidRPr="00584AEA">
              <w:rPr>
                <w:rFonts w:ascii="Arrus" w:hAnsi="Arrus"/>
                <w:sz w:val="22"/>
                <w:szCs w:val="28"/>
              </w:rPr>
              <w:t>76.4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B9" w14:textId="77777777" w:rsidR="00270475" w:rsidRPr="00584AEA" w:rsidRDefault="00270475" w:rsidP="00096A24">
            <w:pPr>
              <w:spacing w:before="240" w:after="240"/>
              <w:rPr>
                <w:rFonts w:ascii="Arrus" w:hAnsi="Arrus"/>
                <w:szCs w:val="28"/>
              </w:rPr>
            </w:pPr>
            <w:r w:rsidRPr="00584AEA">
              <w:rPr>
                <w:rFonts w:ascii="Arrus" w:hAnsi="Arrus"/>
                <w:sz w:val="22"/>
                <w:szCs w:val="28"/>
              </w:rPr>
              <w:t>0.8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BA" w14:textId="77777777" w:rsidR="00270475" w:rsidRPr="00584AEA" w:rsidRDefault="00270475" w:rsidP="00096A24">
            <w:pPr>
              <w:spacing w:before="240" w:after="240"/>
              <w:rPr>
                <w:rFonts w:ascii="Arrus" w:hAnsi="Arrus"/>
                <w:szCs w:val="28"/>
              </w:rPr>
            </w:pPr>
            <w:r w:rsidRPr="00584AEA">
              <w:rPr>
                <w:rFonts w:ascii="Arrus" w:hAnsi="Arrus"/>
                <w:sz w:val="22"/>
                <w:szCs w:val="28"/>
              </w:rPr>
              <w:t>10.8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BB" w14:textId="77777777" w:rsidR="00270475" w:rsidRPr="00584AEA" w:rsidRDefault="00270475" w:rsidP="00096A24">
            <w:pPr>
              <w:spacing w:before="240" w:after="240"/>
              <w:rPr>
                <w:rFonts w:ascii="Arrus" w:hAnsi="Arrus"/>
                <w:szCs w:val="28"/>
              </w:rPr>
            </w:pPr>
            <w:r w:rsidRPr="00584AEA">
              <w:rPr>
                <w:rFonts w:ascii="Arrus" w:hAnsi="Arrus"/>
                <w:sz w:val="22"/>
                <w:szCs w:val="28"/>
              </w:rPr>
              <w:t>78.1</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ABC" w14:textId="77777777" w:rsidR="00270475" w:rsidRPr="00584AEA" w:rsidRDefault="00270475" w:rsidP="00096A24">
            <w:pPr>
              <w:spacing w:before="240" w:after="240"/>
              <w:rPr>
                <w:rFonts w:ascii="Arrus" w:hAnsi="Arrus"/>
                <w:szCs w:val="28"/>
              </w:rPr>
            </w:pPr>
            <w:r w:rsidRPr="00584AEA">
              <w:rPr>
                <w:rFonts w:ascii="Arrus" w:hAnsi="Arrus"/>
                <w:sz w:val="22"/>
                <w:szCs w:val="28"/>
              </w:rPr>
              <w:t>91.0</w:t>
            </w:r>
          </w:p>
        </w:tc>
      </w:tr>
      <w:tr w:rsidR="00270475" w:rsidRPr="00584AEA" w14:paraId="268B2ACE"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BE" w14:textId="77777777" w:rsidR="00270475" w:rsidRPr="00584AEA" w:rsidRDefault="00270475" w:rsidP="00096A24">
            <w:pPr>
              <w:spacing w:before="240" w:after="240"/>
              <w:rPr>
                <w:rFonts w:ascii="Arrus" w:hAnsi="Arrus"/>
                <w:szCs w:val="28"/>
              </w:rPr>
            </w:pPr>
            <w:r w:rsidRPr="00584AEA">
              <w:rPr>
                <w:rFonts w:ascii="Arrus" w:hAnsi="Arrus"/>
                <w:sz w:val="22"/>
                <w:szCs w:val="28"/>
              </w:rPr>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BF" w14:textId="77777777" w:rsidR="00270475" w:rsidRPr="00584AEA" w:rsidRDefault="00270475" w:rsidP="00096A24">
            <w:pPr>
              <w:spacing w:before="240" w:after="240"/>
              <w:rPr>
                <w:rFonts w:ascii="Arrus" w:hAnsi="Arrus"/>
                <w:szCs w:val="28"/>
              </w:rPr>
            </w:pPr>
            <w:hyperlink r:id="rId384" w:tooltip="Uttar Pradesh" w:history="1">
              <w:r w:rsidRPr="00584AEA">
                <w:rPr>
                  <w:rStyle w:val="Hyperlink"/>
                  <w:rFonts w:ascii="Arrus" w:eastAsiaTheme="majorEastAsia" w:hAnsi="Arrus"/>
                  <w:sz w:val="22"/>
                  <w:szCs w:val="28"/>
                </w:rPr>
                <w:t>Uttar Pradesh</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C0" w14:textId="77777777" w:rsidR="00270475" w:rsidRPr="00584AEA" w:rsidRDefault="00270475" w:rsidP="00096A24">
            <w:pPr>
              <w:spacing w:before="240" w:after="240"/>
              <w:rPr>
                <w:rFonts w:ascii="Arrus" w:hAnsi="Arrus"/>
                <w:szCs w:val="28"/>
              </w:rPr>
            </w:pPr>
            <w:r w:rsidRPr="00584AEA">
              <w:rPr>
                <w:rFonts w:ascii="Arrus" w:hAnsi="Arrus"/>
                <w:sz w:val="22"/>
                <w:szCs w:val="28"/>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C1" w14:textId="77777777" w:rsidR="00270475" w:rsidRPr="00584AEA" w:rsidRDefault="00270475" w:rsidP="00096A24">
            <w:pPr>
              <w:spacing w:before="240" w:after="240"/>
              <w:rPr>
                <w:rFonts w:ascii="Arrus" w:hAnsi="Arrus"/>
                <w:szCs w:val="28"/>
              </w:rPr>
            </w:pPr>
            <w:r w:rsidRPr="00584AEA">
              <w:rPr>
                <w:rFonts w:ascii="Arrus" w:hAnsi="Arrus"/>
                <w:sz w:val="22"/>
                <w:szCs w:val="28"/>
              </w:rPr>
              <w:t>22.2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C2" w14:textId="77777777" w:rsidR="00270475" w:rsidRPr="00584AEA" w:rsidRDefault="00270475" w:rsidP="00096A24">
            <w:pPr>
              <w:spacing w:before="240" w:after="240"/>
              <w:rPr>
                <w:rFonts w:ascii="Arrus" w:hAnsi="Arrus"/>
                <w:szCs w:val="28"/>
              </w:rPr>
            </w:pPr>
            <w:r w:rsidRPr="00584AEA">
              <w:rPr>
                <w:rFonts w:ascii="Arrus" w:hAnsi="Arrus"/>
                <w:sz w:val="22"/>
                <w:szCs w:val="28"/>
              </w:rPr>
              <w:t>13.7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C3" w14:textId="77777777" w:rsidR="00270475" w:rsidRPr="00584AEA" w:rsidRDefault="00270475" w:rsidP="00096A24">
            <w:pPr>
              <w:spacing w:before="240" w:after="240"/>
              <w:rPr>
                <w:rFonts w:ascii="Arrus" w:hAnsi="Arrus"/>
                <w:szCs w:val="28"/>
              </w:rPr>
            </w:pPr>
            <w:r w:rsidRPr="00584AEA">
              <w:rPr>
                <w:rFonts w:ascii="Arrus" w:hAnsi="Arrus"/>
                <w:sz w:val="22"/>
                <w:szCs w:val="28"/>
              </w:rPr>
              <w:t>75.2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C4" w14:textId="77777777" w:rsidR="00270475" w:rsidRPr="00584AEA" w:rsidRDefault="00270475" w:rsidP="00096A24">
            <w:pPr>
              <w:spacing w:before="240" w:after="240"/>
              <w:rPr>
                <w:rFonts w:ascii="Arrus" w:hAnsi="Arrus"/>
                <w:szCs w:val="28"/>
              </w:rPr>
            </w:pPr>
            <w:r w:rsidRPr="00584AEA">
              <w:rPr>
                <w:rFonts w:ascii="Arrus" w:hAnsi="Arrus"/>
                <w:sz w:val="22"/>
                <w:szCs w:val="28"/>
              </w:rPr>
              <w:t>94.4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C5" w14:textId="77777777" w:rsidR="00270475" w:rsidRPr="00584AEA" w:rsidRDefault="00270475" w:rsidP="00096A24">
            <w:pPr>
              <w:spacing w:before="240" w:after="240"/>
              <w:rPr>
                <w:rFonts w:ascii="Arrus" w:hAnsi="Arrus"/>
                <w:szCs w:val="28"/>
              </w:rPr>
            </w:pPr>
            <w:r w:rsidRPr="00584AEA">
              <w:rPr>
                <w:rFonts w:ascii="Arrus" w:hAnsi="Arrus"/>
                <w:sz w:val="22"/>
                <w:szCs w:val="28"/>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C6" w14:textId="77777777" w:rsidR="00270475" w:rsidRPr="00584AEA" w:rsidRDefault="00270475" w:rsidP="00096A24">
            <w:pPr>
              <w:spacing w:before="240" w:after="240"/>
              <w:rPr>
                <w:rFonts w:ascii="Arrus" w:hAnsi="Arrus"/>
                <w:szCs w:val="28"/>
              </w:rPr>
            </w:pPr>
            <w:r w:rsidRPr="00584AEA">
              <w:rPr>
                <w:rFonts w:ascii="Arrus" w:hAnsi="Arrus"/>
                <w:sz w:val="22"/>
                <w:szCs w:val="28"/>
              </w:rPr>
              <w:t>91.8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C7"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C8" w14:textId="77777777" w:rsidR="00270475" w:rsidRPr="00584AEA" w:rsidRDefault="00270475" w:rsidP="00096A24">
            <w:pPr>
              <w:spacing w:before="240" w:after="240"/>
              <w:rPr>
                <w:rFonts w:ascii="Arrus" w:hAnsi="Arrus"/>
                <w:szCs w:val="28"/>
              </w:rPr>
            </w:pPr>
            <w:r w:rsidRPr="00584AEA">
              <w:rPr>
                <w:rFonts w:ascii="Arrus" w:hAnsi="Arrus"/>
                <w:sz w:val="22"/>
                <w:szCs w:val="28"/>
              </w:rPr>
              <w:t>36.0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C9" w14:textId="77777777" w:rsidR="00270475" w:rsidRPr="00584AEA" w:rsidRDefault="00270475" w:rsidP="00096A24">
            <w:pPr>
              <w:spacing w:before="240" w:after="240"/>
              <w:rPr>
                <w:rFonts w:ascii="Arrus" w:hAnsi="Arrus"/>
                <w:szCs w:val="28"/>
              </w:rPr>
            </w:pPr>
            <w:r w:rsidRPr="00584AEA">
              <w:rPr>
                <w:rFonts w:ascii="Arrus" w:hAnsi="Arrus"/>
                <w:sz w:val="22"/>
                <w:szCs w:val="28"/>
              </w:rPr>
              <w:t>40.0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CA" w14:textId="77777777" w:rsidR="00270475" w:rsidRPr="00584AEA" w:rsidRDefault="00270475" w:rsidP="00096A24">
            <w:pPr>
              <w:spacing w:before="240" w:after="240"/>
              <w:rPr>
                <w:rFonts w:ascii="Arrus" w:hAnsi="Arrus"/>
                <w:szCs w:val="28"/>
              </w:rPr>
            </w:pPr>
            <w:r w:rsidRPr="00584AEA">
              <w:rPr>
                <w:rFonts w:ascii="Arrus" w:hAnsi="Arrus"/>
                <w:sz w:val="22"/>
                <w:szCs w:val="28"/>
              </w:rPr>
              <w:t>0.007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CB" w14:textId="77777777" w:rsidR="00270475" w:rsidRPr="00584AEA" w:rsidRDefault="00270475" w:rsidP="00096A24">
            <w:pPr>
              <w:spacing w:before="240" w:after="240"/>
              <w:rPr>
                <w:rFonts w:ascii="Arrus" w:hAnsi="Arrus"/>
                <w:szCs w:val="28"/>
              </w:rPr>
            </w:pPr>
            <w:r w:rsidRPr="00584AEA">
              <w:rPr>
                <w:rFonts w:ascii="Arrus" w:hAnsi="Arrus"/>
                <w:sz w:val="22"/>
                <w:szCs w:val="28"/>
              </w:rPr>
              <w:t>62.0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CC" w14:textId="77777777" w:rsidR="00270475" w:rsidRPr="00584AEA" w:rsidRDefault="00270475" w:rsidP="00096A24">
            <w:pPr>
              <w:spacing w:before="240" w:after="240"/>
              <w:rPr>
                <w:rFonts w:ascii="Arrus" w:hAnsi="Arrus"/>
                <w:szCs w:val="28"/>
              </w:rPr>
            </w:pPr>
            <w:r w:rsidRPr="00584AEA">
              <w:rPr>
                <w:rFonts w:ascii="Arrus" w:hAnsi="Arrus"/>
                <w:sz w:val="22"/>
                <w:szCs w:val="28"/>
              </w:rPr>
              <w:t>47.8</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ACD" w14:textId="77777777" w:rsidR="00270475" w:rsidRPr="00584AEA" w:rsidRDefault="00270475" w:rsidP="00096A24">
            <w:pPr>
              <w:spacing w:before="240" w:after="240"/>
              <w:rPr>
                <w:rFonts w:ascii="Arrus" w:hAnsi="Arrus"/>
                <w:szCs w:val="28"/>
              </w:rPr>
            </w:pPr>
            <w:r w:rsidRPr="00584AEA">
              <w:rPr>
                <w:rFonts w:ascii="Arrus" w:hAnsi="Arrus"/>
                <w:sz w:val="22"/>
                <w:szCs w:val="28"/>
              </w:rPr>
              <w:t>69.4</w:t>
            </w:r>
          </w:p>
        </w:tc>
      </w:tr>
      <w:tr w:rsidR="00270475" w:rsidRPr="00584AEA" w14:paraId="268B2ADF"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CF"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D0" w14:textId="77777777" w:rsidR="00270475" w:rsidRPr="00584AEA" w:rsidRDefault="00270475" w:rsidP="00096A24">
            <w:pPr>
              <w:spacing w:before="240" w:after="240"/>
              <w:rPr>
                <w:rFonts w:ascii="Arrus" w:hAnsi="Arrus"/>
                <w:szCs w:val="28"/>
              </w:rPr>
            </w:pPr>
            <w:hyperlink r:id="rId385" w:tooltip="Andhra Pradesh" w:history="1">
              <w:r w:rsidRPr="00584AEA">
                <w:rPr>
                  <w:rStyle w:val="Hyperlink"/>
                  <w:rFonts w:ascii="Arrus" w:eastAsiaTheme="majorEastAsia" w:hAnsi="Arrus"/>
                  <w:sz w:val="22"/>
                  <w:szCs w:val="28"/>
                </w:rPr>
                <w:t>Andhra Pradesh</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D1" w14:textId="77777777" w:rsidR="00270475" w:rsidRPr="00584AEA" w:rsidRDefault="00270475" w:rsidP="00096A24">
            <w:pPr>
              <w:spacing w:before="240" w:after="240"/>
              <w:rPr>
                <w:rFonts w:ascii="Arrus" w:hAnsi="Arrus"/>
                <w:szCs w:val="28"/>
              </w:rPr>
            </w:pPr>
            <w:r w:rsidRPr="00584AEA">
              <w:rPr>
                <w:rFonts w:ascii="Arrus" w:hAnsi="Arrus"/>
                <w:sz w:val="22"/>
                <w:szCs w:val="28"/>
              </w:rPr>
              <w:t>25.4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D2" w14:textId="77777777" w:rsidR="00270475" w:rsidRPr="00584AEA" w:rsidRDefault="00270475" w:rsidP="00096A24">
            <w:pPr>
              <w:spacing w:before="240" w:after="240"/>
              <w:rPr>
                <w:rFonts w:ascii="Arrus" w:hAnsi="Arrus"/>
                <w:szCs w:val="28"/>
              </w:rPr>
            </w:pPr>
            <w:r w:rsidRPr="00584AEA">
              <w:rPr>
                <w:rFonts w:ascii="Arrus" w:hAnsi="Arrus"/>
                <w:sz w:val="22"/>
                <w:szCs w:val="28"/>
              </w:rPr>
              <w:t>5.1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D3" w14:textId="77777777" w:rsidR="00270475" w:rsidRPr="00584AEA" w:rsidRDefault="00270475" w:rsidP="00096A24">
            <w:pPr>
              <w:spacing w:before="240" w:after="240"/>
              <w:rPr>
                <w:rFonts w:ascii="Arrus" w:hAnsi="Arrus"/>
                <w:szCs w:val="28"/>
              </w:rPr>
            </w:pPr>
            <w:r w:rsidRPr="00584AEA">
              <w:rPr>
                <w:rFonts w:ascii="Arrus" w:hAnsi="Arrus"/>
                <w:sz w:val="22"/>
                <w:szCs w:val="28"/>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D4" w14:textId="77777777" w:rsidR="00270475" w:rsidRPr="00584AEA" w:rsidRDefault="00270475" w:rsidP="00096A24">
            <w:pPr>
              <w:spacing w:before="240" w:after="240"/>
              <w:rPr>
                <w:rFonts w:ascii="Arrus" w:hAnsi="Arrus"/>
                <w:szCs w:val="28"/>
              </w:rPr>
            </w:pPr>
            <w:r w:rsidRPr="00584AEA">
              <w:rPr>
                <w:rFonts w:ascii="Arrus" w:hAnsi="Arrus"/>
                <w:sz w:val="22"/>
                <w:szCs w:val="28"/>
              </w:rPr>
              <w:t>73.6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D5" w14:textId="77777777" w:rsidR="00270475" w:rsidRPr="00584AEA" w:rsidRDefault="00270475" w:rsidP="00096A24">
            <w:pPr>
              <w:spacing w:before="240" w:after="240"/>
              <w:rPr>
                <w:rFonts w:ascii="Arrus" w:hAnsi="Arrus"/>
                <w:szCs w:val="28"/>
              </w:rPr>
            </w:pPr>
            <w:r w:rsidRPr="00584AEA">
              <w:rPr>
                <w:rFonts w:ascii="Arrus" w:hAnsi="Arrus"/>
                <w:sz w:val="22"/>
                <w:szCs w:val="28"/>
              </w:rPr>
              <w:t>101.0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D6" w14:textId="77777777" w:rsidR="00270475" w:rsidRPr="00584AEA" w:rsidRDefault="00270475" w:rsidP="00096A24">
            <w:pPr>
              <w:spacing w:before="240" w:after="240"/>
              <w:rPr>
                <w:rFonts w:ascii="Arrus" w:hAnsi="Arrus"/>
                <w:szCs w:val="28"/>
              </w:rPr>
            </w:pPr>
            <w:r w:rsidRPr="00584AEA">
              <w:rPr>
                <w:rFonts w:ascii="Arrus" w:hAnsi="Arrus"/>
                <w:sz w:val="22"/>
                <w:szCs w:val="28"/>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D7" w14:textId="77777777" w:rsidR="00270475" w:rsidRPr="00584AEA" w:rsidRDefault="00270475" w:rsidP="00096A24">
            <w:pPr>
              <w:spacing w:before="240" w:after="240"/>
              <w:rPr>
                <w:rFonts w:ascii="Arrus" w:hAnsi="Arrus"/>
                <w:szCs w:val="28"/>
              </w:rPr>
            </w:pPr>
            <w:r w:rsidRPr="00584AEA">
              <w:rPr>
                <w:rFonts w:ascii="Arrus" w:hAnsi="Arrus"/>
                <w:sz w:val="22"/>
                <w:szCs w:val="28"/>
              </w:rPr>
              <w:t>96.1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D8"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D9" w14:textId="77777777" w:rsidR="00270475" w:rsidRPr="00584AEA" w:rsidRDefault="00270475" w:rsidP="00096A24">
            <w:pPr>
              <w:spacing w:before="240" w:after="240"/>
              <w:rPr>
                <w:rFonts w:ascii="Arrus" w:hAnsi="Arrus"/>
                <w:szCs w:val="28"/>
              </w:rPr>
            </w:pPr>
            <w:r w:rsidRPr="00584AEA">
              <w:rPr>
                <w:rFonts w:ascii="Arrus" w:hAnsi="Arrus"/>
                <w:sz w:val="22"/>
                <w:szCs w:val="28"/>
              </w:rPr>
              <w:t>58.1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DA" w14:textId="77777777" w:rsidR="00270475" w:rsidRPr="00584AEA" w:rsidRDefault="00270475" w:rsidP="00096A24">
            <w:pPr>
              <w:spacing w:before="240" w:after="240"/>
              <w:rPr>
                <w:rFonts w:ascii="Arrus" w:hAnsi="Arrus"/>
                <w:szCs w:val="28"/>
              </w:rPr>
            </w:pPr>
            <w:r w:rsidRPr="00584AEA">
              <w:rPr>
                <w:rFonts w:ascii="Arrus" w:hAnsi="Arrus"/>
                <w:sz w:val="22"/>
                <w:szCs w:val="28"/>
              </w:rPr>
              <w:t>58.7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DB" w14:textId="77777777" w:rsidR="00270475" w:rsidRPr="00584AEA" w:rsidRDefault="00270475" w:rsidP="00096A24">
            <w:pPr>
              <w:spacing w:before="240" w:after="240"/>
              <w:rPr>
                <w:rFonts w:ascii="Arrus" w:hAnsi="Arrus"/>
                <w:szCs w:val="28"/>
              </w:rPr>
            </w:pPr>
            <w:r w:rsidRPr="00584AEA">
              <w:rPr>
                <w:rFonts w:ascii="Arrus" w:hAnsi="Arrus"/>
                <w:sz w:val="22"/>
                <w:szCs w:val="28"/>
              </w:rPr>
              <w:t>0.02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DC" w14:textId="77777777" w:rsidR="00270475" w:rsidRPr="00584AEA" w:rsidRDefault="00270475" w:rsidP="00096A24">
            <w:pPr>
              <w:spacing w:before="240" w:after="240"/>
              <w:rPr>
                <w:rFonts w:ascii="Arrus" w:hAnsi="Arrus"/>
                <w:szCs w:val="28"/>
              </w:rPr>
            </w:pPr>
            <w:r w:rsidRPr="00584AEA">
              <w:rPr>
                <w:rFonts w:ascii="Arrus" w:hAnsi="Arrus"/>
                <w:sz w:val="22"/>
                <w:szCs w:val="28"/>
              </w:rPr>
              <w:t>19.5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DD" w14:textId="77777777" w:rsidR="00270475" w:rsidRPr="00584AEA" w:rsidRDefault="00270475" w:rsidP="00096A24">
            <w:pPr>
              <w:spacing w:before="240" w:after="240"/>
              <w:rPr>
                <w:rFonts w:ascii="Arrus" w:hAnsi="Arrus"/>
                <w:szCs w:val="28"/>
              </w:rPr>
            </w:pPr>
            <w:r w:rsidRPr="00584AEA">
              <w:rPr>
                <w:rFonts w:ascii="Arrus" w:hAnsi="Arrus"/>
                <w:sz w:val="22"/>
                <w:szCs w:val="28"/>
              </w:rPr>
              <w:t>68.0</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ADE" w14:textId="77777777" w:rsidR="00270475" w:rsidRPr="00584AEA" w:rsidRDefault="00270475" w:rsidP="00096A24">
            <w:pPr>
              <w:spacing w:before="240" w:after="240"/>
              <w:rPr>
                <w:rFonts w:ascii="Arrus" w:hAnsi="Arrus"/>
                <w:szCs w:val="28"/>
              </w:rPr>
            </w:pPr>
            <w:r w:rsidRPr="00584AEA">
              <w:rPr>
                <w:rFonts w:ascii="Arrus" w:hAnsi="Arrus"/>
                <w:sz w:val="22"/>
                <w:szCs w:val="28"/>
              </w:rPr>
              <w:t>83.4</w:t>
            </w:r>
          </w:p>
        </w:tc>
      </w:tr>
      <w:tr w:rsidR="00270475" w:rsidRPr="00584AEA" w14:paraId="268B2AF0"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E0" w14:textId="77777777" w:rsidR="00270475" w:rsidRPr="00584AEA" w:rsidRDefault="00270475" w:rsidP="00096A24">
            <w:pPr>
              <w:spacing w:before="240" w:after="240"/>
              <w:rPr>
                <w:rFonts w:ascii="Arrus" w:hAnsi="Arrus"/>
                <w:szCs w:val="28"/>
              </w:rPr>
            </w:pPr>
            <w:r w:rsidRPr="00584AEA">
              <w:rPr>
                <w:rFonts w:ascii="Arrus" w:hAnsi="Arrus"/>
                <w:sz w:val="22"/>
                <w:szCs w:val="28"/>
              </w:rPr>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E1" w14:textId="77777777" w:rsidR="00270475" w:rsidRPr="00584AEA" w:rsidRDefault="00270475" w:rsidP="00096A24">
            <w:pPr>
              <w:spacing w:before="240" w:after="240"/>
              <w:rPr>
                <w:rFonts w:ascii="Arrus" w:hAnsi="Arrus"/>
                <w:szCs w:val="28"/>
              </w:rPr>
            </w:pPr>
            <w:hyperlink r:id="rId386" w:tooltip="Tamil Nadu" w:history="1">
              <w:r w:rsidRPr="00584AEA">
                <w:rPr>
                  <w:rStyle w:val="Hyperlink"/>
                  <w:rFonts w:ascii="Arrus" w:eastAsiaTheme="majorEastAsia" w:hAnsi="Arrus"/>
                  <w:sz w:val="22"/>
                  <w:szCs w:val="28"/>
                </w:rPr>
                <w:t>Tamil Nadu</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E2" w14:textId="77777777" w:rsidR="00270475" w:rsidRPr="00584AEA" w:rsidRDefault="00270475" w:rsidP="00096A24">
            <w:pPr>
              <w:spacing w:before="240" w:after="240"/>
              <w:rPr>
                <w:rFonts w:ascii="Arrus" w:hAnsi="Arrus"/>
                <w:szCs w:val="28"/>
              </w:rPr>
            </w:pPr>
            <w:r w:rsidRPr="00584AEA">
              <w:rPr>
                <w:rFonts w:ascii="Arrus" w:hAnsi="Arrus"/>
                <w:sz w:val="22"/>
                <w:szCs w:val="28"/>
              </w:rPr>
              <w:t>6.0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E3" w14:textId="77777777" w:rsidR="00270475" w:rsidRPr="00584AEA" w:rsidRDefault="00270475" w:rsidP="00096A24">
            <w:pPr>
              <w:spacing w:before="240" w:after="240"/>
              <w:rPr>
                <w:rFonts w:ascii="Arrus" w:hAnsi="Arrus"/>
                <w:szCs w:val="28"/>
              </w:rPr>
            </w:pPr>
            <w:r w:rsidRPr="00584AEA">
              <w:rPr>
                <w:rFonts w:ascii="Arrus" w:hAnsi="Arrus"/>
                <w:sz w:val="22"/>
                <w:szCs w:val="28"/>
              </w:rPr>
              <w:t>2.5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E4" w14:textId="77777777" w:rsidR="00270475" w:rsidRPr="00584AEA" w:rsidRDefault="00270475" w:rsidP="00096A24">
            <w:pPr>
              <w:spacing w:before="240" w:after="240"/>
              <w:rPr>
                <w:rFonts w:ascii="Arrus" w:hAnsi="Arrus"/>
                <w:szCs w:val="28"/>
              </w:rPr>
            </w:pPr>
            <w:r w:rsidRPr="00584AEA">
              <w:rPr>
                <w:rFonts w:ascii="Arrus" w:hAnsi="Arrus"/>
                <w:sz w:val="22"/>
                <w:szCs w:val="28"/>
              </w:rPr>
              <w:t>4.7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E5" w14:textId="77777777" w:rsidR="00270475" w:rsidRPr="00584AEA" w:rsidRDefault="00270475" w:rsidP="00096A24">
            <w:pPr>
              <w:spacing w:before="240" w:after="240"/>
              <w:rPr>
                <w:rFonts w:ascii="Arrus" w:hAnsi="Arrus"/>
                <w:szCs w:val="28"/>
              </w:rPr>
            </w:pPr>
            <w:r w:rsidRPr="00584AEA">
              <w:rPr>
                <w:rFonts w:ascii="Arrus" w:hAnsi="Arrus"/>
                <w:sz w:val="22"/>
                <w:szCs w:val="28"/>
              </w:rPr>
              <w:t>87.5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E6" w14:textId="77777777" w:rsidR="00270475" w:rsidRPr="00584AEA" w:rsidRDefault="00270475" w:rsidP="00096A24">
            <w:pPr>
              <w:spacing w:before="240" w:after="240"/>
              <w:rPr>
                <w:rFonts w:ascii="Arrus" w:hAnsi="Arrus"/>
                <w:szCs w:val="28"/>
              </w:rPr>
            </w:pPr>
            <w:r w:rsidRPr="00584AEA">
              <w:rPr>
                <w:rFonts w:ascii="Arrus" w:hAnsi="Arrus"/>
                <w:sz w:val="22"/>
                <w:szCs w:val="28"/>
              </w:rPr>
              <w:t>120.3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E7" w14:textId="77777777" w:rsidR="00270475" w:rsidRPr="00584AEA" w:rsidRDefault="00270475" w:rsidP="00096A24">
            <w:pPr>
              <w:spacing w:before="240" w:after="240"/>
              <w:rPr>
                <w:rFonts w:ascii="Arrus" w:hAnsi="Arrus"/>
                <w:szCs w:val="28"/>
              </w:rPr>
            </w:pPr>
            <w:r w:rsidRPr="00584AEA">
              <w:rPr>
                <w:rFonts w:ascii="Arrus" w:hAnsi="Arrus"/>
                <w:sz w:val="22"/>
                <w:szCs w:val="28"/>
              </w:rPr>
              <w:t>27.0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E8" w14:textId="77777777" w:rsidR="00270475" w:rsidRPr="00584AEA" w:rsidRDefault="00270475" w:rsidP="00096A24">
            <w:pPr>
              <w:spacing w:before="240" w:after="240"/>
              <w:rPr>
                <w:rFonts w:ascii="Arrus" w:hAnsi="Arrus"/>
                <w:szCs w:val="28"/>
              </w:rPr>
            </w:pPr>
            <w:r w:rsidRPr="00584AEA">
              <w:rPr>
                <w:rFonts w:ascii="Arrus" w:hAnsi="Arrus"/>
                <w:sz w:val="22"/>
                <w:szCs w:val="28"/>
              </w:rPr>
              <w:t>102.0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E9"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EA" w14:textId="77777777" w:rsidR="00270475" w:rsidRPr="00584AEA" w:rsidRDefault="00270475" w:rsidP="00096A24">
            <w:pPr>
              <w:spacing w:before="240" w:after="240"/>
              <w:rPr>
                <w:rFonts w:ascii="Arrus" w:hAnsi="Arrus"/>
                <w:szCs w:val="28"/>
              </w:rPr>
            </w:pPr>
            <w:r w:rsidRPr="00584AEA">
              <w:rPr>
                <w:rFonts w:ascii="Arrus" w:hAnsi="Arrus"/>
                <w:sz w:val="22"/>
                <w:szCs w:val="28"/>
              </w:rPr>
              <w:t>72.8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EB" w14:textId="77777777" w:rsidR="00270475" w:rsidRPr="00584AEA" w:rsidRDefault="00270475" w:rsidP="00096A24">
            <w:pPr>
              <w:spacing w:before="240" w:after="240"/>
              <w:rPr>
                <w:rFonts w:ascii="Arrus" w:hAnsi="Arrus"/>
                <w:szCs w:val="28"/>
              </w:rPr>
            </w:pPr>
            <w:r w:rsidRPr="00584AEA">
              <w:rPr>
                <w:rFonts w:ascii="Arrus" w:hAnsi="Arrus"/>
                <w:sz w:val="22"/>
                <w:szCs w:val="28"/>
              </w:rPr>
              <w:t>87.5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EC" w14:textId="77777777" w:rsidR="00270475" w:rsidRPr="00584AEA" w:rsidRDefault="00270475" w:rsidP="00096A24">
            <w:pPr>
              <w:spacing w:before="240" w:after="240"/>
              <w:rPr>
                <w:rFonts w:ascii="Arrus" w:hAnsi="Arrus"/>
                <w:szCs w:val="28"/>
              </w:rPr>
            </w:pPr>
            <w:r w:rsidRPr="00584AEA">
              <w:rPr>
                <w:rFonts w:ascii="Arrus" w:hAnsi="Arrus"/>
                <w:sz w:val="22"/>
                <w:szCs w:val="28"/>
              </w:rPr>
              <w:t>0.02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ED" w14:textId="77777777" w:rsidR="00270475" w:rsidRPr="00584AEA" w:rsidRDefault="00270475" w:rsidP="00096A24">
            <w:pPr>
              <w:spacing w:before="240" w:after="240"/>
              <w:rPr>
                <w:rFonts w:ascii="Arrus" w:hAnsi="Arrus"/>
                <w:szCs w:val="28"/>
              </w:rPr>
            </w:pPr>
            <w:r w:rsidRPr="00584AEA">
              <w:rPr>
                <w:rFonts w:ascii="Arrus" w:hAnsi="Arrus"/>
                <w:sz w:val="22"/>
                <w:szCs w:val="28"/>
              </w:rPr>
              <w:t>93.3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EE" w14:textId="77777777" w:rsidR="00270475" w:rsidRPr="00584AEA" w:rsidRDefault="00270475" w:rsidP="00096A24">
            <w:pPr>
              <w:spacing w:before="240" w:after="240"/>
              <w:rPr>
                <w:rFonts w:ascii="Arrus" w:hAnsi="Arrus"/>
                <w:szCs w:val="28"/>
              </w:rPr>
            </w:pPr>
            <w:r w:rsidRPr="00584AEA">
              <w:rPr>
                <w:rFonts w:ascii="Arrus" w:hAnsi="Arrus"/>
                <w:sz w:val="22"/>
                <w:szCs w:val="28"/>
              </w:rPr>
              <w:t>82.9</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AEF" w14:textId="77777777" w:rsidR="00270475" w:rsidRPr="00584AEA" w:rsidRDefault="00270475" w:rsidP="00096A24">
            <w:pPr>
              <w:spacing w:before="240" w:after="240"/>
              <w:rPr>
                <w:rFonts w:ascii="Arrus" w:hAnsi="Arrus"/>
                <w:szCs w:val="28"/>
              </w:rPr>
            </w:pPr>
            <w:r w:rsidRPr="00584AEA">
              <w:rPr>
                <w:rFonts w:ascii="Arrus" w:hAnsi="Arrus"/>
                <w:sz w:val="22"/>
                <w:szCs w:val="28"/>
              </w:rPr>
              <w:t>98.5</w:t>
            </w:r>
          </w:p>
        </w:tc>
      </w:tr>
      <w:tr w:rsidR="00270475" w:rsidRPr="00584AEA" w14:paraId="268B2B01"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F1"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F2" w14:textId="77777777" w:rsidR="00270475" w:rsidRPr="00584AEA" w:rsidRDefault="00270475" w:rsidP="00096A24">
            <w:pPr>
              <w:spacing w:before="240" w:after="240"/>
              <w:rPr>
                <w:rFonts w:ascii="Arrus" w:hAnsi="Arrus"/>
                <w:szCs w:val="28"/>
              </w:rPr>
            </w:pPr>
            <w:hyperlink r:id="rId387" w:tooltip="Gujarat" w:history="1">
              <w:r w:rsidRPr="00584AEA">
                <w:rPr>
                  <w:rStyle w:val="Hyperlink"/>
                  <w:rFonts w:ascii="Arrus" w:eastAsiaTheme="majorEastAsia" w:hAnsi="Arrus"/>
                  <w:sz w:val="22"/>
                  <w:szCs w:val="28"/>
                </w:rPr>
                <w:t>Gujarat</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F3" w14:textId="77777777" w:rsidR="00270475" w:rsidRPr="00584AEA" w:rsidRDefault="00270475" w:rsidP="00096A24">
            <w:pPr>
              <w:spacing w:before="240" w:after="240"/>
              <w:rPr>
                <w:rFonts w:ascii="Arrus" w:hAnsi="Arrus"/>
                <w:szCs w:val="28"/>
              </w:rPr>
            </w:pPr>
            <w:r w:rsidRPr="00584AEA">
              <w:rPr>
                <w:rFonts w:ascii="Arrus" w:hAnsi="Arrus"/>
                <w:sz w:val="22"/>
                <w:szCs w:val="28"/>
              </w:rPr>
              <w:t>1.5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F4" w14:textId="77777777" w:rsidR="00270475" w:rsidRPr="00584AEA" w:rsidRDefault="00270475" w:rsidP="00096A24">
            <w:pPr>
              <w:spacing w:before="240" w:after="240"/>
              <w:rPr>
                <w:rFonts w:ascii="Arrus" w:hAnsi="Arrus"/>
                <w:szCs w:val="28"/>
              </w:rPr>
            </w:pPr>
            <w:r w:rsidRPr="00584AEA">
              <w:rPr>
                <w:rFonts w:ascii="Arrus" w:hAnsi="Arrus"/>
                <w:sz w:val="22"/>
                <w:szCs w:val="28"/>
              </w:rPr>
              <w:t>3.3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F5" w14:textId="77777777" w:rsidR="00270475" w:rsidRPr="00584AEA" w:rsidRDefault="00270475" w:rsidP="00096A24">
            <w:pPr>
              <w:spacing w:before="240" w:after="240"/>
              <w:rPr>
                <w:rFonts w:ascii="Arrus" w:hAnsi="Arrus"/>
                <w:szCs w:val="28"/>
              </w:rPr>
            </w:pPr>
            <w:r w:rsidRPr="00584AEA">
              <w:rPr>
                <w:rFonts w:ascii="Arrus" w:hAnsi="Arrus"/>
                <w:sz w:val="22"/>
                <w:szCs w:val="28"/>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F6" w14:textId="77777777" w:rsidR="00270475" w:rsidRPr="00584AEA" w:rsidRDefault="00270475" w:rsidP="00096A24">
            <w:pPr>
              <w:spacing w:before="240" w:after="240"/>
              <w:rPr>
                <w:rFonts w:ascii="Arrus" w:hAnsi="Arrus"/>
                <w:szCs w:val="28"/>
              </w:rPr>
            </w:pPr>
            <w:r w:rsidRPr="00584AEA">
              <w:rPr>
                <w:rFonts w:ascii="Arrus" w:hAnsi="Arrus"/>
                <w:sz w:val="22"/>
                <w:szCs w:val="28"/>
              </w:rPr>
              <w:t>72.6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F7" w14:textId="77777777" w:rsidR="00270475" w:rsidRPr="00584AEA" w:rsidRDefault="00270475" w:rsidP="00096A24">
            <w:pPr>
              <w:spacing w:before="240" w:after="240"/>
              <w:rPr>
                <w:rFonts w:ascii="Arrus" w:hAnsi="Arrus"/>
                <w:szCs w:val="28"/>
              </w:rPr>
            </w:pPr>
            <w:r w:rsidRPr="00584AEA">
              <w:rPr>
                <w:rFonts w:ascii="Arrus" w:hAnsi="Arrus"/>
                <w:sz w:val="22"/>
                <w:szCs w:val="28"/>
              </w:rPr>
              <w:t>103.6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F8" w14:textId="77777777" w:rsidR="00270475" w:rsidRPr="00584AEA" w:rsidRDefault="00270475" w:rsidP="00096A24">
            <w:pPr>
              <w:spacing w:before="240" w:after="240"/>
              <w:rPr>
                <w:rFonts w:ascii="Arrus" w:hAnsi="Arrus"/>
                <w:szCs w:val="28"/>
              </w:rPr>
            </w:pPr>
            <w:r w:rsidRPr="00584AEA">
              <w:rPr>
                <w:rFonts w:ascii="Arrus" w:hAnsi="Arrus"/>
                <w:sz w:val="22"/>
                <w:szCs w:val="28"/>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F9" w14:textId="77777777" w:rsidR="00270475" w:rsidRPr="00584AEA" w:rsidRDefault="00270475" w:rsidP="00096A24">
            <w:pPr>
              <w:spacing w:before="240" w:after="240"/>
              <w:rPr>
                <w:rFonts w:ascii="Arrus" w:hAnsi="Arrus"/>
                <w:szCs w:val="28"/>
              </w:rPr>
            </w:pPr>
            <w:r w:rsidRPr="00584AEA">
              <w:rPr>
                <w:rFonts w:ascii="Arrus" w:hAnsi="Arrus"/>
                <w:sz w:val="22"/>
                <w:szCs w:val="28"/>
              </w:rPr>
              <w:t>93.7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FA"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FB" w14:textId="77777777" w:rsidR="00270475" w:rsidRPr="00584AEA" w:rsidRDefault="00270475" w:rsidP="00096A24">
            <w:pPr>
              <w:spacing w:before="240" w:after="240"/>
              <w:rPr>
                <w:rFonts w:ascii="Arrus" w:hAnsi="Arrus"/>
                <w:szCs w:val="28"/>
              </w:rPr>
            </w:pPr>
            <w:r w:rsidRPr="00584AEA">
              <w:rPr>
                <w:rFonts w:ascii="Arrus" w:hAnsi="Arrus"/>
                <w:sz w:val="22"/>
                <w:szCs w:val="28"/>
              </w:rPr>
              <w:t>58.7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FC" w14:textId="77777777" w:rsidR="00270475" w:rsidRPr="00584AEA" w:rsidRDefault="00270475" w:rsidP="00096A24">
            <w:pPr>
              <w:spacing w:before="240" w:after="240"/>
              <w:rPr>
                <w:rFonts w:ascii="Arrus" w:hAnsi="Arrus"/>
                <w:szCs w:val="28"/>
              </w:rPr>
            </w:pPr>
            <w:r w:rsidRPr="00584AEA">
              <w:rPr>
                <w:rFonts w:ascii="Arrus" w:hAnsi="Arrus"/>
                <w:sz w:val="22"/>
                <w:szCs w:val="28"/>
              </w:rPr>
              <w:t>83.5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FD" w14:textId="77777777" w:rsidR="00270475" w:rsidRPr="00584AEA" w:rsidRDefault="00270475" w:rsidP="00096A24">
            <w:pPr>
              <w:spacing w:before="240" w:after="240"/>
              <w:rPr>
                <w:rFonts w:ascii="Arrus" w:hAnsi="Arrus"/>
                <w:szCs w:val="28"/>
              </w:rPr>
            </w:pPr>
            <w:r w:rsidRPr="00584AEA">
              <w:rPr>
                <w:rFonts w:ascii="Arrus" w:hAnsi="Arrus"/>
                <w:sz w:val="22"/>
                <w:szCs w:val="28"/>
              </w:rPr>
              <w:t>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FE" w14:textId="77777777" w:rsidR="00270475" w:rsidRPr="00584AEA" w:rsidRDefault="00270475" w:rsidP="00096A24">
            <w:pPr>
              <w:spacing w:before="240" w:after="240"/>
              <w:rPr>
                <w:rFonts w:ascii="Arrus" w:hAnsi="Arrus"/>
                <w:szCs w:val="28"/>
              </w:rPr>
            </w:pPr>
            <w:r w:rsidRPr="00584AEA">
              <w:rPr>
                <w:rFonts w:ascii="Arrus" w:hAnsi="Arrus"/>
                <w:sz w:val="22"/>
                <w:szCs w:val="28"/>
              </w:rPr>
              <w:t>32.8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AFF" w14:textId="77777777" w:rsidR="00270475" w:rsidRPr="00584AEA" w:rsidRDefault="00270475" w:rsidP="00096A24">
            <w:pPr>
              <w:spacing w:before="240" w:after="240"/>
              <w:rPr>
                <w:rFonts w:ascii="Arrus" w:hAnsi="Arrus"/>
                <w:szCs w:val="28"/>
              </w:rPr>
            </w:pPr>
            <w:r w:rsidRPr="00584AEA">
              <w:rPr>
                <w:rFonts w:ascii="Arrus" w:hAnsi="Arrus"/>
                <w:sz w:val="22"/>
                <w:szCs w:val="28"/>
              </w:rPr>
              <w:t>73.5</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00" w14:textId="77777777" w:rsidR="00270475" w:rsidRPr="00584AEA" w:rsidRDefault="00270475" w:rsidP="00096A24">
            <w:pPr>
              <w:spacing w:before="240" w:after="240"/>
              <w:rPr>
                <w:rFonts w:ascii="Arrus" w:hAnsi="Arrus"/>
                <w:szCs w:val="28"/>
              </w:rPr>
            </w:pPr>
            <w:r w:rsidRPr="00584AEA">
              <w:rPr>
                <w:rFonts w:ascii="Arrus" w:hAnsi="Arrus"/>
                <w:sz w:val="22"/>
                <w:szCs w:val="28"/>
              </w:rPr>
              <w:t>78.9</w:t>
            </w:r>
          </w:p>
        </w:tc>
      </w:tr>
      <w:tr w:rsidR="00270475" w:rsidRPr="00584AEA" w14:paraId="268B2B12"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02" w14:textId="77777777" w:rsidR="00270475" w:rsidRPr="00584AEA" w:rsidRDefault="00270475" w:rsidP="00096A24">
            <w:pPr>
              <w:spacing w:before="240" w:after="240"/>
              <w:rPr>
                <w:rFonts w:ascii="Arrus" w:hAnsi="Arrus"/>
                <w:szCs w:val="28"/>
              </w:rPr>
            </w:pPr>
            <w:r w:rsidRPr="00584AEA">
              <w:rPr>
                <w:rFonts w:ascii="Arrus" w:hAnsi="Arrus"/>
                <w:sz w:val="22"/>
                <w:szCs w:val="28"/>
              </w:rPr>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03" w14:textId="77777777" w:rsidR="00270475" w:rsidRPr="00584AEA" w:rsidRDefault="00270475" w:rsidP="00096A24">
            <w:pPr>
              <w:spacing w:before="240" w:after="240"/>
              <w:rPr>
                <w:rFonts w:ascii="Arrus" w:hAnsi="Arrus"/>
                <w:szCs w:val="28"/>
              </w:rPr>
            </w:pPr>
            <w:hyperlink r:id="rId388" w:tooltip="West Bengal" w:history="1">
              <w:r w:rsidRPr="00584AEA">
                <w:rPr>
                  <w:rStyle w:val="Hyperlink"/>
                  <w:rFonts w:ascii="Arrus" w:eastAsiaTheme="majorEastAsia" w:hAnsi="Arrus"/>
                  <w:sz w:val="22"/>
                  <w:szCs w:val="28"/>
                </w:rPr>
                <w:t>West Bengal</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04" w14:textId="77777777" w:rsidR="00270475" w:rsidRPr="00584AEA" w:rsidRDefault="00270475" w:rsidP="00096A24">
            <w:pPr>
              <w:spacing w:before="240" w:after="240"/>
              <w:rPr>
                <w:rFonts w:ascii="Arrus" w:hAnsi="Arrus"/>
                <w:szCs w:val="28"/>
              </w:rPr>
            </w:pPr>
            <w:r w:rsidRPr="00584AEA">
              <w:rPr>
                <w:rFonts w:ascii="Arrus" w:hAnsi="Arrus"/>
                <w:sz w:val="22"/>
                <w:szCs w:val="28"/>
              </w:rPr>
              <w:t>10.3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05" w14:textId="77777777" w:rsidR="00270475" w:rsidRPr="00584AEA" w:rsidRDefault="00270475" w:rsidP="00096A24">
            <w:pPr>
              <w:spacing w:before="240" w:after="240"/>
              <w:rPr>
                <w:rFonts w:ascii="Arrus" w:hAnsi="Arrus"/>
                <w:szCs w:val="28"/>
              </w:rPr>
            </w:pPr>
            <w:r w:rsidRPr="00584AEA">
              <w:rPr>
                <w:rFonts w:ascii="Arrus" w:hAnsi="Arrus"/>
                <w:sz w:val="22"/>
                <w:szCs w:val="28"/>
              </w:rPr>
              <w:t>14.6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06" w14:textId="77777777" w:rsidR="00270475" w:rsidRPr="00584AEA" w:rsidRDefault="00270475" w:rsidP="00096A24">
            <w:pPr>
              <w:spacing w:before="240" w:after="240"/>
              <w:rPr>
                <w:rFonts w:ascii="Arrus" w:hAnsi="Arrus"/>
                <w:szCs w:val="28"/>
              </w:rPr>
            </w:pPr>
            <w:r w:rsidRPr="00584AEA">
              <w:rPr>
                <w:rFonts w:ascii="Arrus" w:hAnsi="Arrus"/>
                <w:sz w:val="22"/>
                <w:szCs w:val="28"/>
              </w:rPr>
              <w:t>13.2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07" w14:textId="77777777" w:rsidR="00270475" w:rsidRPr="00584AEA" w:rsidRDefault="00270475" w:rsidP="00096A24">
            <w:pPr>
              <w:spacing w:before="240" w:after="240"/>
              <w:rPr>
                <w:rFonts w:ascii="Arrus" w:hAnsi="Arrus"/>
                <w:szCs w:val="28"/>
              </w:rPr>
            </w:pPr>
            <w:r w:rsidRPr="00584AEA">
              <w:rPr>
                <w:rFonts w:ascii="Arrus" w:hAnsi="Arrus"/>
                <w:sz w:val="22"/>
                <w:szCs w:val="28"/>
              </w:rPr>
              <w:t>64.5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08" w14:textId="77777777" w:rsidR="00270475" w:rsidRPr="00584AEA" w:rsidRDefault="00270475" w:rsidP="00096A24">
            <w:pPr>
              <w:spacing w:before="240" w:after="240"/>
              <w:rPr>
                <w:rFonts w:ascii="Arrus" w:hAnsi="Arrus"/>
                <w:szCs w:val="28"/>
              </w:rPr>
            </w:pPr>
            <w:r w:rsidRPr="00584AEA">
              <w:rPr>
                <w:rFonts w:ascii="Arrus" w:hAnsi="Arrus"/>
                <w:sz w:val="22"/>
                <w:szCs w:val="28"/>
              </w:rPr>
              <w:t>87.0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09" w14:textId="77777777" w:rsidR="00270475" w:rsidRPr="00584AEA" w:rsidRDefault="00270475" w:rsidP="00096A24">
            <w:pPr>
              <w:spacing w:before="240" w:after="240"/>
              <w:rPr>
                <w:rFonts w:ascii="Arrus" w:hAnsi="Arrus"/>
                <w:szCs w:val="28"/>
              </w:rPr>
            </w:pPr>
            <w:r w:rsidRPr="00584AEA">
              <w:rPr>
                <w:rFonts w:ascii="Arrus" w:hAnsi="Arrus"/>
                <w:sz w:val="22"/>
                <w:szCs w:val="28"/>
              </w:rPr>
              <w:t>8.2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0A" w14:textId="77777777" w:rsidR="00270475" w:rsidRPr="00584AEA" w:rsidRDefault="00270475" w:rsidP="00096A24">
            <w:pPr>
              <w:spacing w:before="240" w:after="240"/>
              <w:rPr>
                <w:rFonts w:ascii="Arrus" w:hAnsi="Arrus"/>
                <w:szCs w:val="28"/>
              </w:rPr>
            </w:pPr>
            <w:r w:rsidRPr="00584AEA">
              <w:rPr>
                <w:rFonts w:ascii="Arrus" w:hAnsi="Arrus"/>
                <w:sz w:val="22"/>
                <w:szCs w:val="28"/>
              </w:rPr>
              <w:t>93.3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0B" w14:textId="77777777" w:rsidR="00270475" w:rsidRPr="00584AEA" w:rsidRDefault="00270475" w:rsidP="00096A24">
            <w:pPr>
              <w:spacing w:before="240" w:after="240"/>
              <w:rPr>
                <w:rFonts w:ascii="Arrus" w:hAnsi="Arrus"/>
                <w:szCs w:val="28"/>
              </w:rPr>
            </w:pPr>
            <w:r w:rsidRPr="00584AEA">
              <w:rPr>
                <w:rFonts w:ascii="Arrus" w:hAnsi="Arrus"/>
                <w:sz w:val="22"/>
                <w:szCs w:val="28"/>
              </w:rPr>
              <w:t>7.7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0C" w14:textId="77777777" w:rsidR="00270475" w:rsidRPr="00584AEA" w:rsidRDefault="00270475" w:rsidP="00096A24">
            <w:pPr>
              <w:spacing w:before="240" w:after="240"/>
              <w:rPr>
                <w:rFonts w:ascii="Arrus" w:hAnsi="Arrus"/>
                <w:szCs w:val="28"/>
              </w:rPr>
            </w:pPr>
            <w:r w:rsidRPr="00584AEA">
              <w:rPr>
                <w:rFonts w:ascii="Arrus" w:hAnsi="Arrus"/>
                <w:sz w:val="22"/>
                <w:szCs w:val="28"/>
              </w:rPr>
              <w:t>16.8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0D" w14:textId="77777777" w:rsidR="00270475" w:rsidRPr="00584AEA" w:rsidRDefault="00270475" w:rsidP="00096A24">
            <w:pPr>
              <w:spacing w:before="240" w:after="240"/>
              <w:rPr>
                <w:rFonts w:ascii="Arrus" w:hAnsi="Arrus"/>
                <w:szCs w:val="28"/>
              </w:rPr>
            </w:pPr>
            <w:r w:rsidRPr="00584AEA">
              <w:rPr>
                <w:rFonts w:ascii="Arrus" w:hAnsi="Arrus"/>
                <w:sz w:val="22"/>
                <w:szCs w:val="28"/>
              </w:rPr>
              <w:t>48.0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0E" w14:textId="77777777" w:rsidR="00270475" w:rsidRPr="00584AEA" w:rsidRDefault="00270475" w:rsidP="00096A24">
            <w:pPr>
              <w:spacing w:before="240" w:after="240"/>
              <w:rPr>
                <w:rFonts w:ascii="Arrus" w:hAnsi="Arrus"/>
                <w:szCs w:val="28"/>
              </w:rPr>
            </w:pPr>
            <w:r w:rsidRPr="00584AEA">
              <w:rPr>
                <w:rFonts w:ascii="Arrus" w:hAnsi="Arrus"/>
                <w:sz w:val="22"/>
                <w:szCs w:val="28"/>
              </w:rPr>
              <w:t>0.03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0F" w14:textId="77777777" w:rsidR="00270475" w:rsidRPr="00584AEA" w:rsidRDefault="00270475" w:rsidP="00096A24">
            <w:pPr>
              <w:spacing w:before="240" w:after="240"/>
              <w:rPr>
                <w:rFonts w:ascii="Arrus" w:hAnsi="Arrus"/>
                <w:szCs w:val="28"/>
              </w:rPr>
            </w:pPr>
            <w:r w:rsidRPr="00584AEA">
              <w:rPr>
                <w:rFonts w:ascii="Arrus" w:hAnsi="Arrus"/>
                <w:sz w:val="22"/>
                <w:szCs w:val="28"/>
              </w:rPr>
              <w:t>2.4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10" w14:textId="77777777" w:rsidR="00270475" w:rsidRPr="00584AEA" w:rsidRDefault="00270475" w:rsidP="00096A24">
            <w:pPr>
              <w:spacing w:before="240" w:after="240"/>
              <w:rPr>
                <w:rFonts w:ascii="Arrus" w:hAnsi="Arrus"/>
                <w:szCs w:val="28"/>
              </w:rPr>
            </w:pPr>
            <w:r w:rsidRPr="00584AEA">
              <w:rPr>
                <w:rFonts w:ascii="Arrus" w:hAnsi="Arrus"/>
                <w:sz w:val="22"/>
                <w:szCs w:val="28"/>
              </w:rPr>
              <w:t>57.5</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11" w14:textId="77777777" w:rsidR="00270475" w:rsidRPr="00584AEA" w:rsidRDefault="00270475" w:rsidP="00096A24">
            <w:pPr>
              <w:spacing w:before="240" w:after="240"/>
              <w:rPr>
                <w:rFonts w:ascii="Arrus" w:hAnsi="Arrus"/>
                <w:szCs w:val="28"/>
              </w:rPr>
            </w:pPr>
            <w:r w:rsidRPr="00584AEA">
              <w:rPr>
                <w:rFonts w:ascii="Arrus" w:hAnsi="Arrus"/>
                <w:sz w:val="22"/>
                <w:szCs w:val="28"/>
              </w:rPr>
              <w:t>82.8</w:t>
            </w:r>
          </w:p>
        </w:tc>
      </w:tr>
      <w:tr w:rsidR="00270475" w:rsidRPr="00584AEA" w14:paraId="268B2B23"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13"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14" w14:textId="77777777" w:rsidR="00270475" w:rsidRPr="00584AEA" w:rsidRDefault="00270475" w:rsidP="00096A24">
            <w:pPr>
              <w:spacing w:before="240" w:after="240"/>
              <w:rPr>
                <w:rFonts w:ascii="Arrus" w:hAnsi="Arrus"/>
                <w:szCs w:val="28"/>
              </w:rPr>
            </w:pPr>
            <w:hyperlink r:id="rId389" w:tooltip="Karnataka" w:history="1">
              <w:r w:rsidRPr="00584AEA">
                <w:rPr>
                  <w:rStyle w:val="Hyperlink"/>
                  <w:rFonts w:ascii="Arrus" w:eastAsiaTheme="majorEastAsia" w:hAnsi="Arrus"/>
                  <w:sz w:val="22"/>
                  <w:szCs w:val="28"/>
                </w:rPr>
                <w:t>Karnataka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15" w14:textId="77777777" w:rsidR="00270475" w:rsidRPr="00584AEA" w:rsidRDefault="00270475" w:rsidP="00096A24">
            <w:pPr>
              <w:spacing w:before="240" w:after="240"/>
              <w:rPr>
                <w:rFonts w:ascii="Arrus" w:hAnsi="Arrus"/>
                <w:szCs w:val="28"/>
              </w:rPr>
            </w:pPr>
            <w:r w:rsidRPr="00584AEA">
              <w:rPr>
                <w:rFonts w:ascii="Arrus" w:hAnsi="Arrus"/>
                <w:sz w:val="22"/>
                <w:szCs w:val="28"/>
              </w:rPr>
              <w:t>3.2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16" w14:textId="77777777" w:rsidR="00270475" w:rsidRPr="00584AEA" w:rsidRDefault="00270475" w:rsidP="00096A24">
            <w:pPr>
              <w:spacing w:before="240" w:after="240"/>
              <w:rPr>
                <w:rFonts w:ascii="Arrus" w:hAnsi="Arrus"/>
                <w:szCs w:val="28"/>
              </w:rPr>
            </w:pPr>
            <w:r w:rsidRPr="00584AEA">
              <w:rPr>
                <w:rFonts w:ascii="Arrus" w:hAnsi="Arrus"/>
                <w:sz w:val="22"/>
                <w:szCs w:val="28"/>
              </w:rPr>
              <w:t>4.7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17" w14:textId="77777777" w:rsidR="00270475" w:rsidRPr="00584AEA" w:rsidRDefault="00270475" w:rsidP="00096A24">
            <w:pPr>
              <w:spacing w:before="240" w:after="240"/>
              <w:rPr>
                <w:rFonts w:ascii="Arrus" w:hAnsi="Arrus"/>
                <w:szCs w:val="28"/>
              </w:rPr>
            </w:pPr>
            <w:r w:rsidRPr="00584AEA">
              <w:rPr>
                <w:rFonts w:ascii="Arrus" w:hAnsi="Arrus"/>
                <w:sz w:val="22"/>
                <w:szCs w:val="28"/>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18" w14:textId="77777777" w:rsidR="00270475" w:rsidRPr="00584AEA" w:rsidRDefault="00270475" w:rsidP="00096A24">
            <w:pPr>
              <w:spacing w:before="240" w:after="240"/>
              <w:rPr>
                <w:rFonts w:ascii="Arrus" w:hAnsi="Arrus"/>
                <w:szCs w:val="28"/>
              </w:rPr>
            </w:pPr>
            <w:r w:rsidRPr="00584AEA">
              <w:rPr>
                <w:rFonts w:ascii="Arrus" w:hAnsi="Arrus"/>
                <w:sz w:val="22"/>
                <w:szCs w:val="28"/>
              </w:rPr>
              <w:t>73.6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19" w14:textId="77777777" w:rsidR="00270475" w:rsidRPr="00584AEA" w:rsidRDefault="00270475" w:rsidP="00096A24">
            <w:pPr>
              <w:spacing w:before="240" w:after="240"/>
              <w:rPr>
                <w:rFonts w:ascii="Arrus" w:hAnsi="Arrus"/>
                <w:szCs w:val="28"/>
              </w:rPr>
            </w:pPr>
            <w:r w:rsidRPr="00584AEA">
              <w:rPr>
                <w:rFonts w:ascii="Arrus" w:hAnsi="Arrus"/>
                <w:sz w:val="22"/>
                <w:szCs w:val="28"/>
              </w:rPr>
              <w:t>98.0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1A" w14:textId="77777777" w:rsidR="00270475" w:rsidRPr="00584AEA" w:rsidRDefault="00270475" w:rsidP="00096A24">
            <w:pPr>
              <w:spacing w:before="240" w:after="240"/>
              <w:rPr>
                <w:rFonts w:ascii="Arrus" w:hAnsi="Arrus"/>
                <w:szCs w:val="28"/>
              </w:rPr>
            </w:pPr>
            <w:r w:rsidRPr="00584AEA">
              <w:rPr>
                <w:rFonts w:ascii="Arrus" w:hAnsi="Arrus"/>
                <w:sz w:val="22"/>
                <w:szCs w:val="28"/>
              </w:rPr>
              <w:t>86.4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1B" w14:textId="77777777" w:rsidR="00270475" w:rsidRPr="00584AEA" w:rsidRDefault="00270475" w:rsidP="00096A24">
            <w:pPr>
              <w:spacing w:before="240" w:after="240"/>
              <w:rPr>
                <w:rFonts w:ascii="Arrus" w:hAnsi="Arrus"/>
                <w:szCs w:val="28"/>
              </w:rPr>
            </w:pPr>
            <w:r w:rsidRPr="00584AEA">
              <w:rPr>
                <w:rFonts w:ascii="Arrus" w:hAnsi="Arrus"/>
                <w:sz w:val="22"/>
                <w:szCs w:val="28"/>
              </w:rPr>
              <w:t>95.7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1C" w14:textId="77777777" w:rsidR="00270475" w:rsidRPr="00584AEA" w:rsidRDefault="00270475" w:rsidP="00096A24">
            <w:pPr>
              <w:spacing w:before="240" w:after="240"/>
              <w:rPr>
                <w:rFonts w:ascii="Arrus" w:hAnsi="Arrus"/>
                <w:szCs w:val="28"/>
              </w:rPr>
            </w:pPr>
            <w:r w:rsidRPr="00584AEA">
              <w:rPr>
                <w:rFonts w:ascii="Arrus" w:hAnsi="Arrus"/>
                <w:sz w:val="22"/>
                <w:szCs w:val="28"/>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1D" w14:textId="77777777" w:rsidR="00270475" w:rsidRPr="00584AEA" w:rsidRDefault="00270475" w:rsidP="00096A24">
            <w:pPr>
              <w:spacing w:before="240" w:after="240"/>
              <w:rPr>
                <w:rFonts w:ascii="Arrus" w:hAnsi="Arrus"/>
                <w:szCs w:val="28"/>
              </w:rPr>
            </w:pPr>
            <w:r w:rsidRPr="00584AEA">
              <w:rPr>
                <w:rFonts w:ascii="Arrus" w:hAnsi="Arrus"/>
                <w:sz w:val="22"/>
                <w:szCs w:val="28"/>
              </w:rPr>
              <w:t>59.0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1E" w14:textId="77777777" w:rsidR="00270475" w:rsidRPr="00584AEA" w:rsidRDefault="00270475" w:rsidP="00096A24">
            <w:pPr>
              <w:spacing w:before="240" w:after="240"/>
              <w:rPr>
                <w:rFonts w:ascii="Arrus" w:hAnsi="Arrus"/>
                <w:szCs w:val="28"/>
              </w:rPr>
            </w:pPr>
            <w:r w:rsidRPr="00584AEA">
              <w:rPr>
                <w:rFonts w:ascii="Arrus" w:hAnsi="Arrus"/>
                <w:sz w:val="22"/>
                <w:szCs w:val="28"/>
              </w:rPr>
              <w:t>50.8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1F" w14:textId="77777777" w:rsidR="00270475" w:rsidRPr="00584AEA" w:rsidRDefault="00270475" w:rsidP="00096A24">
            <w:pPr>
              <w:spacing w:before="240" w:after="240"/>
              <w:rPr>
                <w:rFonts w:ascii="Arrus" w:hAnsi="Arrus"/>
                <w:szCs w:val="28"/>
              </w:rPr>
            </w:pPr>
            <w:r w:rsidRPr="00584AEA">
              <w:rPr>
                <w:rFonts w:ascii="Arrus" w:hAnsi="Arrus"/>
                <w:sz w:val="22"/>
                <w:szCs w:val="28"/>
              </w:rPr>
              <w:t>0.009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20" w14:textId="77777777" w:rsidR="00270475" w:rsidRPr="00584AEA" w:rsidRDefault="00270475" w:rsidP="00096A24">
            <w:pPr>
              <w:spacing w:before="240" w:after="240"/>
              <w:rPr>
                <w:rFonts w:ascii="Arrus" w:hAnsi="Arrus"/>
                <w:szCs w:val="28"/>
              </w:rPr>
            </w:pPr>
            <w:r w:rsidRPr="00584AEA">
              <w:rPr>
                <w:rFonts w:ascii="Arrus" w:hAnsi="Arrus"/>
                <w:sz w:val="22"/>
                <w:szCs w:val="28"/>
              </w:rPr>
              <w:t>52.7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21" w14:textId="77777777" w:rsidR="00270475" w:rsidRPr="00584AEA" w:rsidRDefault="00270475" w:rsidP="00096A24">
            <w:pPr>
              <w:spacing w:before="240" w:after="240"/>
              <w:rPr>
                <w:rFonts w:ascii="Arrus" w:hAnsi="Arrus"/>
                <w:szCs w:val="28"/>
              </w:rPr>
            </w:pPr>
            <w:r w:rsidRPr="00584AEA">
              <w:rPr>
                <w:rFonts w:ascii="Arrus" w:hAnsi="Arrus"/>
                <w:sz w:val="22"/>
                <w:szCs w:val="28"/>
              </w:rPr>
              <w:t>70.1</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22" w14:textId="77777777" w:rsidR="00270475" w:rsidRPr="00584AEA" w:rsidRDefault="00270475" w:rsidP="00096A24">
            <w:pPr>
              <w:spacing w:before="240" w:after="240"/>
              <w:rPr>
                <w:rFonts w:ascii="Arrus" w:hAnsi="Arrus"/>
                <w:szCs w:val="28"/>
              </w:rPr>
            </w:pPr>
            <w:r w:rsidRPr="00584AEA">
              <w:rPr>
                <w:rFonts w:ascii="Arrus" w:hAnsi="Arrus"/>
                <w:sz w:val="22"/>
                <w:szCs w:val="28"/>
              </w:rPr>
              <w:t>90.7</w:t>
            </w:r>
          </w:p>
        </w:tc>
      </w:tr>
      <w:tr w:rsidR="00270475" w:rsidRPr="00584AEA" w14:paraId="268B2B34"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24" w14:textId="77777777" w:rsidR="00270475" w:rsidRPr="00584AEA" w:rsidRDefault="00270475" w:rsidP="00096A24">
            <w:pPr>
              <w:spacing w:before="240" w:after="240"/>
              <w:rPr>
                <w:rFonts w:ascii="Arrus" w:hAnsi="Arrus"/>
                <w:szCs w:val="28"/>
              </w:rPr>
            </w:pPr>
            <w:r w:rsidRPr="00584AEA">
              <w:rPr>
                <w:rFonts w:ascii="Arrus" w:hAnsi="Arrus"/>
                <w:sz w:val="22"/>
                <w:szCs w:val="28"/>
              </w:rPr>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25" w14:textId="77777777" w:rsidR="00270475" w:rsidRPr="00584AEA" w:rsidRDefault="00270475" w:rsidP="00096A24">
            <w:pPr>
              <w:spacing w:before="240" w:after="240"/>
              <w:rPr>
                <w:rFonts w:ascii="Arrus" w:hAnsi="Arrus"/>
                <w:szCs w:val="28"/>
              </w:rPr>
            </w:pPr>
            <w:hyperlink r:id="rId390" w:tooltip="Rajasthan" w:history="1">
              <w:r w:rsidRPr="00584AEA">
                <w:rPr>
                  <w:rStyle w:val="Hyperlink"/>
                  <w:rFonts w:ascii="Arrus" w:eastAsiaTheme="majorEastAsia" w:hAnsi="Arrus"/>
                  <w:sz w:val="22"/>
                  <w:szCs w:val="28"/>
                </w:rPr>
                <w:t>Rajasthan</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26" w14:textId="77777777" w:rsidR="00270475" w:rsidRPr="00584AEA" w:rsidRDefault="00270475" w:rsidP="00096A24">
            <w:pPr>
              <w:spacing w:before="240" w:after="240"/>
              <w:rPr>
                <w:rFonts w:ascii="Arrus" w:hAnsi="Arrus"/>
                <w:szCs w:val="28"/>
              </w:rPr>
            </w:pPr>
            <w:r w:rsidRPr="00584AEA">
              <w:rPr>
                <w:rFonts w:ascii="Arrus" w:hAnsi="Arrus"/>
                <w:sz w:val="22"/>
                <w:szCs w:val="28"/>
              </w:rPr>
              <w:t>26.8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27" w14:textId="77777777" w:rsidR="00270475" w:rsidRPr="00584AEA" w:rsidRDefault="00270475" w:rsidP="00096A24">
            <w:pPr>
              <w:spacing w:before="240" w:after="240"/>
              <w:rPr>
                <w:rFonts w:ascii="Arrus" w:hAnsi="Arrus"/>
                <w:szCs w:val="28"/>
              </w:rPr>
            </w:pPr>
            <w:r w:rsidRPr="00584AEA">
              <w:rPr>
                <w:rFonts w:ascii="Arrus" w:hAnsi="Arrus"/>
                <w:sz w:val="22"/>
                <w:szCs w:val="28"/>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28" w14:textId="77777777" w:rsidR="00270475" w:rsidRPr="00584AEA" w:rsidRDefault="00270475" w:rsidP="00096A24">
            <w:pPr>
              <w:spacing w:before="240" w:after="240"/>
              <w:rPr>
                <w:rFonts w:ascii="Arrus" w:hAnsi="Arrus"/>
                <w:szCs w:val="28"/>
              </w:rPr>
            </w:pPr>
            <w:r w:rsidRPr="00584AEA">
              <w:rPr>
                <w:rFonts w:ascii="Arrus" w:hAnsi="Arrus"/>
                <w:sz w:val="22"/>
                <w:szCs w:val="28"/>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29" w14:textId="77777777" w:rsidR="00270475" w:rsidRPr="00584AEA" w:rsidRDefault="00270475" w:rsidP="00096A24">
            <w:pPr>
              <w:spacing w:before="240" w:after="240"/>
              <w:rPr>
                <w:rFonts w:ascii="Arrus" w:hAnsi="Arrus"/>
                <w:szCs w:val="28"/>
              </w:rPr>
            </w:pPr>
            <w:r w:rsidRPr="00584AEA">
              <w:rPr>
                <w:rFonts w:ascii="Arrus" w:hAnsi="Arrus"/>
                <w:sz w:val="22"/>
                <w:szCs w:val="28"/>
              </w:rPr>
              <w:t>72.5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2A" w14:textId="77777777" w:rsidR="00270475" w:rsidRPr="00584AEA" w:rsidRDefault="00270475" w:rsidP="00096A24">
            <w:pPr>
              <w:spacing w:before="240" w:after="240"/>
              <w:rPr>
                <w:rFonts w:ascii="Arrus" w:hAnsi="Arrus"/>
                <w:szCs w:val="28"/>
              </w:rPr>
            </w:pPr>
            <w:r w:rsidRPr="00584AEA">
              <w:rPr>
                <w:rFonts w:ascii="Arrus" w:hAnsi="Arrus"/>
                <w:sz w:val="22"/>
                <w:szCs w:val="28"/>
              </w:rPr>
              <w:t>102.2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2B" w14:textId="77777777" w:rsidR="00270475" w:rsidRPr="00584AEA" w:rsidRDefault="00270475" w:rsidP="00096A24">
            <w:pPr>
              <w:spacing w:before="240" w:after="240"/>
              <w:rPr>
                <w:rFonts w:ascii="Arrus" w:hAnsi="Arrus"/>
                <w:szCs w:val="28"/>
              </w:rPr>
            </w:pPr>
            <w:r w:rsidRPr="00584AEA">
              <w:rPr>
                <w:rFonts w:ascii="Arrus" w:hAnsi="Arrus"/>
                <w:sz w:val="22"/>
                <w:szCs w:val="28"/>
              </w:rPr>
              <w:t>13.8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2C" w14:textId="77777777" w:rsidR="00270475" w:rsidRPr="00584AEA" w:rsidRDefault="00270475" w:rsidP="00096A24">
            <w:pPr>
              <w:spacing w:before="240" w:after="240"/>
              <w:rPr>
                <w:rFonts w:ascii="Arrus" w:hAnsi="Arrus"/>
                <w:szCs w:val="28"/>
              </w:rPr>
            </w:pPr>
            <w:r w:rsidRPr="00584AEA">
              <w:rPr>
                <w:rFonts w:ascii="Arrus" w:hAnsi="Arrus"/>
                <w:sz w:val="22"/>
                <w:szCs w:val="28"/>
              </w:rPr>
              <w:t>92.9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2D" w14:textId="77777777" w:rsidR="00270475" w:rsidRPr="00584AEA" w:rsidRDefault="00270475" w:rsidP="00096A24">
            <w:pPr>
              <w:spacing w:before="240" w:after="240"/>
              <w:rPr>
                <w:rFonts w:ascii="Arrus" w:hAnsi="Arrus"/>
                <w:szCs w:val="28"/>
              </w:rPr>
            </w:pPr>
            <w:r w:rsidRPr="00584AEA">
              <w:rPr>
                <w:rFonts w:ascii="Arrus" w:hAnsi="Arrus"/>
                <w:sz w:val="22"/>
                <w:szCs w:val="28"/>
              </w:rPr>
              <w:t>12.2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2E" w14:textId="77777777" w:rsidR="00270475" w:rsidRPr="00584AEA" w:rsidRDefault="00270475" w:rsidP="00096A24">
            <w:pPr>
              <w:spacing w:before="240" w:after="240"/>
              <w:rPr>
                <w:rFonts w:ascii="Arrus" w:hAnsi="Arrus"/>
                <w:szCs w:val="28"/>
              </w:rPr>
            </w:pPr>
            <w:r w:rsidRPr="00584AEA">
              <w:rPr>
                <w:rFonts w:ascii="Arrus" w:hAnsi="Arrus"/>
                <w:sz w:val="22"/>
                <w:szCs w:val="28"/>
              </w:rPr>
              <w:t>48.4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2F" w14:textId="77777777" w:rsidR="00270475" w:rsidRPr="00584AEA" w:rsidRDefault="00270475" w:rsidP="00096A24">
            <w:pPr>
              <w:spacing w:before="240" w:after="240"/>
              <w:rPr>
                <w:rFonts w:ascii="Arrus" w:hAnsi="Arrus"/>
                <w:szCs w:val="28"/>
              </w:rPr>
            </w:pPr>
            <w:r w:rsidRPr="00584AEA">
              <w:rPr>
                <w:rFonts w:ascii="Arrus" w:hAnsi="Arrus"/>
                <w:sz w:val="22"/>
                <w:szCs w:val="28"/>
              </w:rPr>
              <w:t>88.2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30" w14:textId="77777777" w:rsidR="00270475" w:rsidRPr="00584AEA" w:rsidRDefault="00270475" w:rsidP="00096A24">
            <w:pPr>
              <w:spacing w:before="240" w:after="240"/>
              <w:rPr>
                <w:rFonts w:ascii="Arrus" w:hAnsi="Arrus"/>
                <w:szCs w:val="28"/>
              </w:rPr>
            </w:pPr>
            <w:r w:rsidRPr="00584AEA">
              <w:rPr>
                <w:rFonts w:ascii="Arrus" w:hAnsi="Arrus"/>
                <w:sz w:val="22"/>
                <w:szCs w:val="28"/>
              </w:rPr>
              <w:t>0.08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31" w14:textId="77777777" w:rsidR="00270475" w:rsidRPr="00584AEA" w:rsidRDefault="00270475" w:rsidP="00096A24">
            <w:pPr>
              <w:spacing w:before="240" w:after="240"/>
              <w:rPr>
                <w:rFonts w:ascii="Arrus" w:hAnsi="Arrus"/>
                <w:szCs w:val="28"/>
              </w:rPr>
            </w:pPr>
            <w:r w:rsidRPr="00584AEA">
              <w:rPr>
                <w:rFonts w:ascii="Arrus" w:hAnsi="Arrus"/>
                <w:sz w:val="22"/>
                <w:szCs w:val="28"/>
              </w:rPr>
              <w:t>55.7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32" w14:textId="77777777" w:rsidR="00270475" w:rsidRPr="00584AEA" w:rsidRDefault="00270475" w:rsidP="00096A24">
            <w:pPr>
              <w:spacing w:before="240" w:after="240"/>
              <w:rPr>
                <w:rFonts w:ascii="Arrus" w:hAnsi="Arrus"/>
                <w:szCs w:val="28"/>
              </w:rPr>
            </w:pPr>
            <w:r w:rsidRPr="00584AEA">
              <w:rPr>
                <w:rFonts w:ascii="Arrus" w:hAnsi="Arrus"/>
                <w:sz w:val="22"/>
                <w:szCs w:val="28"/>
              </w:rPr>
              <w:t>56.6</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33" w14:textId="77777777" w:rsidR="00270475" w:rsidRPr="00584AEA" w:rsidRDefault="00270475" w:rsidP="00096A24">
            <w:pPr>
              <w:spacing w:before="240" w:after="240"/>
              <w:rPr>
                <w:rFonts w:ascii="Arrus" w:hAnsi="Arrus"/>
                <w:szCs w:val="28"/>
              </w:rPr>
            </w:pPr>
            <w:r w:rsidRPr="00584AEA">
              <w:rPr>
                <w:rFonts w:ascii="Arrus" w:hAnsi="Arrus"/>
                <w:sz w:val="22"/>
                <w:szCs w:val="28"/>
              </w:rPr>
              <w:t>77.1</w:t>
            </w:r>
          </w:p>
        </w:tc>
      </w:tr>
      <w:tr w:rsidR="00270475" w:rsidRPr="00584AEA" w14:paraId="268B2B45"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35"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36" w14:textId="77777777" w:rsidR="00270475" w:rsidRPr="00584AEA" w:rsidRDefault="00270475" w:rsidP="00096A24">
            <w:pPr>
              <w:spacing w:before="240" w:after="240"/>
              <w:rPr>
                <w:rFonts w:ascii="Arrus" w:hAnsi="Arrus"/>
                <w:szCs w:val="28"/>
              </w:rPr>
            </w:pPr>
            <w:hyperlink r:id="rId391" w:tooltip="Kerala" w:history="1">
              <w:r w:rsidRPr="00584AEA">
                <w:rPr>
                  <w:rStyle w:val="Hyperlink"/>
                  <w:rFonts w:ascii="Arrus" w:eastAsiaTheme="majorEastAsia" w:hAnsi="Arrus"/>
                  <w:sz w:val="22"/>
                  <w:szCs w:val="28"/>
                </w:rPr>
                <w:t>Kerala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37" w14:textId="77777777" w:rsidR="00270475" w:rsidRPr="00584AEA" w:rsidRDefault="00270475" w:rsidP="00096A24">
            <w:pPr>
              <w:spacing w:before="240" w:after="240"/>
              <w:rPr>
                <w:rFonts w:ascii="Arrus" w:hAnsi="Arrus"/>
                <w:szCs w:val="28"/>
              </w:rPr>
            </w:pPr>
            <w:r w:rsidRPr="00584AEA">
              <w:rPr>
                <w:rFonts w:ascii="Arrus" w:hAnsi="Arrus"/>
                <w:sz w:val="22"/>
                <w:szCs w:val="28"/>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38" w14:textId="77777777" w:rsidR="00270475" w:rsidRPr="00584AEA" w:rsidRDefault="00270475" w:rsidP="00096A24">
            <w:pPr>
              <w:spacing w:before="240" w:after="240"/>
              <w:rPr>
                <w:rFonts w:ascii="Arrus" w:hAnsi="Arrus"/>
                <w:szCs w:val="28"/>
              </w:rPr>
            </w:pPr>
            <w:r w:rsidRPr="00584AEA">
              <w:rPr>
                <w:rFonts w:ascii="Arrus" w:hAnsi="Arrus"/>
                <w:sz w:val="22"/>
                <w:szCs w:val="28"/>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39" w14:textId="77777777" w:rsidR="00270475" w:rsidRPr="00584AEA" w:rsidRDefault="00270475" w:rsidP="00096A24">
            <w:pPr>
              <w:spacing w:before="240" w:after="240"/>
              <w:rPr>
                <w:rFonts w:ascii="Arrus" w:hAnsi="Arrus"/>
                <w:szCs w:val="28"/>
              </w:rPr>
            </w:pPr>
            <w:r w:rsidRPr="00584AEA">
              <w:rPr>
                <w:rFonts w:ascii="Arrus" w:hAnsi="Arrus"/>
                <w:sz w:val="22"/>
                <w:szCs w:val="28"/>
              </w:rPr>
              <w:t>7.8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3A" w14:textId="77777777" w:rsidR="00270475" w:rsidRPr="00584AEA" w:rsidRDefault="00270475" w:rsidP="00096A24">
            <w:pPr>
              <w:spacing w:before="240" w:after="240"/>
              <w:rPr>
                <w:rFonts w:ascii="Arrus" w:hAnsi="Arrus"/>
                <w:szCs w:val="28"/>
              </w:rPr>
            </w:pPr>
            <w:r w:rsidRPr="00584AEA">
              <w:rPr>
                <w:rFonts w:ascii="Arrus" w:hAnsi="Arrus"/>
                <w:sz w:val="22"/>
                <w:szCs w:val="28"/>
              </w:rPr>
              <w:t>79.8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3B" w14:textId="77777777" w:rsidR="00270475" w:rsidRPr="00584AEA" w:rsidRDefault="00270475" w:rsidP="00096A24">
            <w:pPr>
              <w:spacing w:before="240" w:after="240"/>
              <w:rPr>
                <w:rFonts w:ascii="Arrus" w:hAnsi="Arrus"/>
                <w:szCs w:val="28"/>
              </w:rPr>
            </w:pPr>
            <w:r w:rsidRPr="00584AEA">
              <w:rPr>
                <w:rFonts w:ascii="Arrus" w:hAnsi="Arrus"/>
                <w:sz w:val="22"/>
                <w:szCs w:val="28"/>
              </w:rPr>
              <w:t>93.9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3C" w14:textId="77777777" w:rsidR="00270475" w:rsidRPr="00584AEA" w:rsidRDefault="00270475" w:rsidP="00096A24">
            <w:pPr>
              <w:spacing w:before="240" w:after="240"/>
              <w:rPr>
                <w:rFonts w:ascii="Arrus" w:hAnsi="Arrus"/>
                <w:szCs w:val="28"/>
              </w:rPr>
            </w:pPr>
            <w:r w:rsidRPr="00584AEA">
              <w:rPr>
                <w:rFonts w:ascii="Arrus" w:hAnsi="Arrus"/>
                <w:sz w:val="22"/>
                <w:szCs w:val="28"/>
              </w:rPr>
              <w:t>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3D" w14:textId="77777777" w:rsidR="00270475" w:rsidRPr="00584AEA" w:rsidRDefault="00270475" w:rsidP="00096A24">
            <w:pPr>
              <w:spacing w:before="240" w:after="240"/>
              <w:rPr>
                <w:rFonts w:ascii="Arrus" w:hAnsi="Arrus"/>
                <w:szCs w:val="28"/>
              </w:rPr>
            </w:pPr>
            <w:r w:rsidRPr="00584AEA">
              <w:rPr>
                <w:rFonts w:ascii="Arrus" w:hAnsi="Arrus"/>
                <w:sz w:val="22"/>
                <w:szCs w:val="28"/>
              </w:rPr>
              <w:t>108.2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3E" w14:textId="77777777" w:rsidR="00270475" w:rsidRPr="00584AEA" w:rsidRDefault="00270475" w:rsidP="00096A24">
            <w:pPr>
              <w:spacing w:before="240" w:after="240"/>
              <w:rPr>
                <w:rFonts w:ascii="Arrus" w:hAnsi="Arrus"/>
                <w:szCs w:val="28"/>
              </w:rPr>
            </w:pPr>
            <w:r w:rsidRPr="00584AEA">
              <w:rPr>
                <w:rFonts w:ascii="Arrus" w:hAnsi="Arrus"/>
                <w:sz w:val="22"/>
                <w:szCs w:val="28"/>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3F" w14:textId="77777777" w:rsidR="00270475" w:rsidRPr="00584AEA" w:rsidRDefault="00270475" w:rsidP="00096A24">
            <w:pPr>
              <w:spacing w:before="240" w:after="240"/>
              <w:rPr>
                <w:rFonts w:ascii="Arrus" w:hAnsi="Arrus"/>
                <w:szCs w:val="28"/>
              </w:rPr>
            </w:pPr>
            <w:r w:rsidRPr="00584AEA">
              <w:rPr>
                <w:rFonts w:ascii="Arrus" w:hAnsi="Arrus"/>
                <w:sz w:val="22"/>
                <w:szCs w:val="28"/>
              </w:rPr>
              <w:t>25.4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40" w14:textId="77777777" w:rsidR="00270475" w:rsidRPr="00584AEA" w:rsidRDefault="00270475" w:rsidP="00096A24">
            <w:pPr>
              <w:spacing w:before="240" w:after="240"/>
              <w:rPr>
                <w:rFonts w:ascii="Arrus" w:hAnsi="Arrus"/>
                <w:szCs w:val="28"/>
              </w:rPr>
            </w:pPr>
            <w:r w:rsidRPr="00584AEA">
              <w:rPr>
                <w:rFonts w:ascii="Arrus" w:hAnsi="Arrus"/>
                <w:sz w:val="22"/>
                <w:szCs w:val="28"/>
              </w:rPr>
              <w:t>71.3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41" w14:textId="77777777" w:rsidR="00270475" w:rsidRPr="00584AEA" w:rsidRDefault="00270475" w:rsidP="00096A24">
            <w:pPr>
              <w:spacing w:before="240" w:after="240"/>
              <w:rPr>
                <w:rFonts w:ascii="Arrus" w:hAnsi="Arrus"/>
                <w:szCs w:val="28"/>
              </w:rPr>
            </w:pPr>
            <w:r w:rsidRPr="00584AEA">
              <w:rPr>
                <w:rFonts w:ascii="Arrus" w:hAnsi="Arrus"/>
                <w:sz w:val="22"/>
                <w:szCs w:val="28"/>
              </w:rPr>
              <w:t>0.003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42" w14:textId="77777777" w:rsidR="00270475" w:rsidRPr="00584AEA" w:rsidRDefault="00270475" w:rsidP="00096A24">
            <w:pPr>
              <w:spacing w:before="240" w:after="240"/>
              <w:rPr>
                <w:rFonts w:ascii="Arrus" w:hAnsi="Arrus"/>
                <w:szCs w:val="28"/>
              </w:rPr>
            </w:pPr>
            <w:r w:rsidRPr="00584AEA">
              <w:rPr>
                <w:rFonts w:ascii="Arrus" w:hAnsi="Arrus"/>
                <w:sz w:val="22"/>
                <w:szCs w:val="28"/>
              </w:rPr>
              <w:t>99.1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43" w14:textId="77777777" w:rsidR="00270475" w:rsidRPr="00584AEA" w:rsidRDefault="00270475" w:rsidP="00096A24">
            <w:pPr>
              <w:spacing w:before="240" w:after="240"/>
              <w:rPr>
                <w:rFonts w:ascii="Arrus" w:hAnsi="Arrus"/>
                <w:szCs w:val="28"/>
              </w:rPr>
            </w:pPr>
            <w:r w:rsidRPr="00584AEA">
              <w:rPr>
                <w:rFonts w:ascii="Arrus" w:hAnsi="Arrus"/>
                <w:sz w:val="22"/>
                <w:szCs w:val="28"/>
              </w:rPr>
              <w:t>89.4</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44" w14:textId="77777777" w:rsidR="00270475" w:rsidRPr="00584AEA" w:rsidRDefault="00270475" w:rsidP="00096A24">
            <w:pPr>
              <w:spacing w:before="240" w:after="240"/>
              <w:rPr>
                <w:rFonts w:ascii="Arrus" w:hAnsi="Arrus"/>
                <w:szCs w:val="28"/>
              </w:rPr>
            </w:pPr>
            <w:r w:rsidRPr="00584AEA">
              <w:rPr>
                <w:rFonts w:ascii="Arrus" w:hAnsi="Arrus"/>
                <w:sz w:val="22"/>
                <w:szCs w:val="28"/>
              </w:rPr>
              <w:t>99.0</w:t>
            </w:r>
          </w:p>
        </w:tc>
      </w:tr>
      <w:tr w:rsidR="00270475" w:rsidRPr="00584AEA" w14:paraId="268B2B56"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46" w14:textId="77777777" w:rsidR="00270475" w:rsidRPr="00584AEA" w:rsidRDefault="00270475" w:rsidP="00096A24">
            <w:pPr>
              <w:spacing w:before="240" w:after="240"/>
              <w:rPr>
                <w:rFonts w:ascii="Arrus" w:hAnsi="Arrus"/>
                <w:szCs w:val="28"/>
              </w:rPr>
            </w:pPr>
            <w:r w:rsidRPr="00584AEA">
              <w:rPr>
                <w:rFonts w:ascii="Arrus" w:hAnsi="Arrus"/>
                <w:sz w:val="22"/>
                <w:szCs w:val="28"/>
              </w:rPr>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47" w14:textId="77777777" w:rsidR="00270475" w:rsidRPr="00584AEA" w:rsidRDefault="00270475" w:rsidP="00096A24">
            <w:pPr>
              <w:spacing w:before="240" w:after="240"/>
              <w:rPr>
                <w:rFonts w:ascii="Arrus" w:hAnsi="Arrus"/>
                <w:szCs w:val="28"/>
              </w:rPr>
            </w:pPr>
            <w:hyperlink r:id="rId392" w:tooltip="Delhi" w:history="1">
              <w:r w:rsidRPr="00584AEA">
                <w:rPr>
                  <w:rStyle w:val="Hyperlink"/>
                  <w:rFonts w:ascii="Arrus" w:eastAsiaTheme="majorEastAsia" w:hAnsi="Arrus"/>
                  <w:sz w:val="22"/>
                  <w:szCs w:val="28"/>
                </w:rPr>
                <w:t>Delhi</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48"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49" w14:textId="77777777" w:rsidR="00270475" w:rsidRPr="00584AEA" w:rsidRDefault="00270475" w:rsidP="00096A24">
            <w:pPr>
              <w:spacing w:before="240" w:after="240"/>
              <w:rPr>
                <w:rFonts w:ascii="Arrus" w:hAnsi="Arrus"/>
                <w:szCs w:val="28"/>
              </w:rPr>
            </w:pPr>
            <w:r w:rsidRPr="00584AEA">
              <w:rPr>
                <w:rFonts w:ascii="Arrus" w:hAnsi="Arrus"/>
                <w:sz w:val="22"/>
                <w:szCs w:val="28"/>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4A" w14:textId="77777777" w:rsidR="00270475" w:rsidRPr="00584AEA" w:rsidRDefault="00270475" w:rsidP="00096A24">
            <w:pPr>
              <w:spacing w:before="240" w:after="240"/>
              <w:rPr>
                <w:rFonts w:ascii="Arrus" w:hAnsi="Arrus"/>
                <w:szCs w:val="28"/>
              </w:rPr>
            </w:pPr>
            <w:r w:rsidRPr="00584AEA">
              <w:rPr>
                <w:rFonts w:ascii="Arrus" w:hAnsi="Arrus"/>
                <w:sz w:val="22"/>
                <w:szCs w:val="28"/>
              </w:rPr>
              <w:t>1.9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4B" w14:textId="77777777" w:rsidR="00270475" w:rsidRPr="00584AEA" w:rsidRDefault="00270475" w:rsidP="00096A24">
            <w:pPr>
              <w:spacing w:before="240" w:after="240"/>
              <w:rPr>
                <w:rFonts w:ascii="Arrus" w:hAnsi="Arrus"/>
                <w:szCs w:val="28"/>
              </w:rPr>
            </w:pPr>
            <w:r w:rsidRPr="00584AEA">
              <w:rPr>
                <w:rFonts w:ascii="Arrus" w:hAnsi="Arrus"/>
                <w:sz w:val="22"/>
                <w:szCs w:val="28"/>
              </w:rPr>
              <w:t>74.1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4C" w14:textId="77777777" w:rsidR="00270475" w:rsidRPr="00584AEA" w:rsidRDefault="00270475" w:rsidP="00096A24">
            <w:pPr>
              <w:spacing w:before="240" w:after="240"/>
              <w:rPr>
                <w:rFonts w:ascii="Arrus" w:hAnsi="Arrus"/>
                <w:szCs w:val="28"/>
              </w:rPr>
            </w:pPr>
            <w:r w:rsidRPr="00584AEA">
              <w:rPr>
                <w:rFonts w:ascii="Arrus" w:hAnsi="Arrus"/>
                <w:sz w:val="22"/>
                <w:szCs w:val="28"/>
              </w:rPr>
              <w:t>160.6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4D" w14:textId="77777777" w:rsidR="00270475" w:rsidRPr="00584AEA" w:rsidRDefault="00270475" w:rsidP="00096A24">
            <w:pPr>
              <w:spacing w:before="240" w:after="240"/>
              <w:rPr>
                <w:rFonts w:ascii="Arrus" w:hAnsi="Arrus"/>
                <w:szCs w:val="28"/>
              </w:rPr>
            </w:pPr>
            <w:r w:rsidRPr="00584AEA">
              <w:rPr>
                <w:rFonts w:ascii="Arrus" w:hAnsi="Arrus"/>
                <w:sz w:val="22"/>
                <w:szCs w:val="28"/>
              </w:rPr>
              <w:t>54.0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4E" w14:textId="77777777" w:rsidR="00270475" w:rsidRPr="00584AEA" w:rsidRDefault="00270475" w:rsidP="00096A24">
            <w:pPr>
              <w:spacing w:before="240" w:after="240"/>
              <w:rPr>
                <w:rFonts w:ascii="Arrus" w:hAnsi="Arrus"/>
                <w:szCs w:val="28"/>
              </w:rPr>
            </w:pPr>
            <w:r w:rsidRPr="00584AEA">
              <w:rPr>
                <w:rFonts w:ascii="Arrus" w:hAnsi="Arrus"/>
                <w:sz w:val="22"/>
                <w:szCs w:val="28"/>
              </w:rPr>
              <w:t>78.2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4F"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50" w14:textId="77777777" w:rsidR="00270475" w:rsidRPr="00584AEA" w:rsidRDefault="00270475" w:rsidP="00096A24">
            <w:pPr>
              <w:spacing w:before="240" w:after="240"/>
              <w:rPr>
                <w:rFonts w:ascii="Arrus" w:hAnsi="Arrus"/>
                <w:szCs w:val="28"/>
              </w:rPr>
            </w:pPr>
            <w:r w:rsidRPr="00584AEA">
              <w:rPr>
                <w:rFonts w:ascii="Arrus" w:hAnsi="Arrus"/>
                <w:sz w:val="22"/>
                <w:szCs w:val="28"/>
              </w:rPr>
              <w:t>96.0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51" w14:textId="77777777" w:rsidR="00270475" w:rsidRPr="00584AEA" w:rsidRDefault="00270475" w:rsidP="00096A24">
            <w:pPr>
              <w:spacing w:before="240" w:after="240"/>
              <w:rPr>
                <w:rFonts w:ascii="Arrus" w:hAnsi="Arrus"/>
                <w:szCs w:val="28"/>
              </w:rPr>
            </w:pPr>
            <w:r w:rsidRPr="00584AEA">
              <w:rPr>
                <w:rFonts w:ascii="Arrus" w:hAnsi="Arrus"/>
                <w:sz w:val="22"/>
                <w:szCs w:val="28"/>
              </w:rPr>
              <w:t>22.2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52"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53" w14:textId="77777777" w:rsidR="00270475" w:rsidRPr="00584AEA" w:rsidRDefault="00270475" w:rsidP="00096A24">
            <w:pPr>
              <w:spacing w:before="240" w:after="240"/>
              <w:rPr>
                <w:rFonts w:ascii="Arrus" w:hAnsi="Arrus"/>
                <w:szCs w:val="28"/>
              </w:rPr>
            </w:pPr>
            <w:r w:rsidRPr="00584AEA">
              <w:rPr>
                <w:rFonts w:ascii="Arrus" w:hAnsi="Arrus"/>
                <w:sz w:val="22"/>
                <w:szCs w:val="28"/>
              </w:rPr>
              <w:t>21.6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54" w14:textId="77777777" w:rsidR="00270475" w:rsidRPr="00584AEA" w:rsidRDefault="00270475" w:rsidP="00096A24">
            <w:pPr>
              <w:spacing w:before="240" w:after="240"/>
              <w:rPr>
                <w:rFonts w:ascii="Arrus" w:hAnsi="Arrus"/>
                <w:szCs w:val="28"/>
              </w:rPr>
            </w:pPr>
            <w:r w:rsidRPr="00584AEA">
              <w:rPr>
                <w:rFonts w:ascii="Arrus" w:hAnsi="Arrus"/>
                <w:sz w:val="22"/>
                <w:szCs w:val="28"/>
              </w:rPr>
              <w:t>66.6</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55" w14:textId="77777777" w:rsidR="00270475" w:rsidRPr="00584AEA" w:rsidRDefault="00270475" w:rsidP="00096A24">
            <w:pPr>
              <w:spacing w:before="240" w:after="240"/>
              <w:rPr>
                <w:rFonts w:ascii="Arrus" w:hAnsi="Arrus"/>
                <w:szCs w:val="28"/>
              </w:rPr>
            </w:pPr>
            <w:r w:rsidRPr="00584AEA">
              <w:rPr>
                <w:rFonts w:ascii="Arrus" w:hAnsi="Arrus"/>
                <w:sz w:val="22"/>
                <w:szCs w:val="28"/>
              </w:rPr>
              <w:t>95.1</w:t>
            </w:r>
          </w:p>
        </w:tc>
      </w:tr>
      <w:tr w:rsidR="00270475" w:rsidRPr="00584AEA" w14:paraId="268B2B67"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57"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58" w14:textId="77777777" w:rsidR="00270475" w:rsidRPr="00584AEA" w:rsidRDefault="00270475" w:rsidP="00096A24">
            <w:pPr>
              <w:spacing w:before="240" w:after="240"/>
              <w:rPr>
                <w:rFonts w:ascii="Arrus" w:hAnsi="Arrus"/>
                <w:szCs w:val="28"/>
              </w:rPr>
            </w:pPr>
            <w:hyperlink r:id="rId393" w:tooltip="Madhya Pradesh" w:history="1">
              <w:r w:rsidRPr="00584AEA">
                <w:rPr>
                  <w:rStyle w:val="Hyperlink"/>
                  <w:rFonts w:ascii="Arrus" w:eastAsiaTheme="majorEastAsia" w:hAnsi="Arrus"/>
                  <w:sz w:val="22"/>
                  <w:szCs w:val="28"/>
                </w:rPr>
                <w:t>Madhya Pradesh</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59"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5A" w14:textId="77777777" w:rsidR="00270475" w:rsidRPr="00584AEA" w:rsidRDefault="00270475" w:rsidP="00096A24">
            <w:pPr>
              <w:spacing w:before="240" w:after="240"/>
              <w:rPr>
                <w:rFonts w:ascii="Arrus" w:hAnsi="Arrus"/>
                <w:szCs w:val="28"/>
              </w:rPr>
            </w:pPr>
            <w:r w:rsidRPr="00584AEA">
              <w:rPr>
                <w:rFonts w:ascii="Arrus" w:hAnsi="Arrus"/>
                <w:sz w:val="22"/>
                <w:szCs w:val="28"/>
              </w:rPr>
              <w:t>2.8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5B" w14:textId="77777777" w:rsidR="00270475" w:rsidRPr="00584AEA" w:rsidRDefault="00270475" w:rsidP="00096A24">
            <w:pPr>
              <w:spacing w:before="240" w:after="240"/>
              <w:rPr>
                <w:rFonts w:ascii="Arrus" w:hAnsi="Arrus"/>
                <w:szCs w:val="28"/>
              </w:rPr>
            </w:pPr>
            <w:r w:rsidRPr="00584AEA">
              <w:rPr>
                <w:rFonts w:ascii="Arrus" w:hAnsi="Arrus"/>
                <w:sz w:val="22"/>
                <w:szCs w:val="28"/>
              </w:rPr>
              <w:t>2.2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5C" w14:textId="77777777" w:rsidR="00270475" w:rsidRPr="00584AEA" w:rsidRDefault="00270475" w:rsidP="00096A24">
            <w:pPr>
              <w:spacing w:before="240" w:after="240"/>
              <w:rPr>
                <w:rFonts w:ascii="Arrus" w:hAnsi="Arrus"/>
                <w:szCs w:val="28"/>
              </w:rPr>
            </w:pPr>
            <w:r w:rsidRPr="00584AEA">
              <w:rPr>
                <w:rFonts w:ascii="Arrus" w:hAnsi="Arrus"/>
                <w:sz w:val="22"/>
                <w:szCs w:val="28"/>
              </w:rPr>
              <w:t>74.9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5D" w14:textId="77777777" w:rsidR="00270475" w:rsidRPr="00584AEA" w:rsidRDefault="00270475" w:rsidP="00096A24">
            <w:pPr>
              <w:spacing w:before="240" w:after="240"/>
              <w:rPr>
                <w:rFonts w:ascii="Arrus" w:hAnsi="Arrus"/>
                <w:szCs w:val="28"/>
              </w:rPr>
            </w:pPr>
            <w:r w:rsidRPr="00584AEA">
              <w:rPr>
                <w:rFonts w:ascii="Arrus" w:hAnsi="Arrus"/>
                <w:sz w:val="22"/>
                <w:szCs w:val="28"/>
              </w:rPr>
              <w:t>103.0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5E" w14:textId="77777777" w:rsidR="00270475" w:rsidRPr="00584AEA" w:rsidRDefault="00270475" w:rsidP="00096A24">
            <w:pPr>
              <w:spacing w:before="240" w:after="240"/>
              <w:rPr>
                <w:rFonts w:ascii="Arrus" w:hAnsi="Arrus"/>
                <w:szCs w:val="28"/>
              </w:rPr>
            </w:pPr>
            <w:r w:rsidRPr="00584AEA">
              <w:rPr>
                <w:rFonts w:ascii="Arrus" w:hAnsi="Arrus"/>
                <w:sz w:val="22"/>
                <w:szCs w:val="28"/>
              </w:rPr>
              <w:t>30.8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5F" w14:textId="77777777" w:rsidR="00270475" w:rsidRPr="00584AEA" w:rsidRDefault="00270475" w:rsidP="00096A24">
            <w:pPr>
              <w:spacing w:before="240" w:after="240"/>
              <w:rPr>
                <w:rFonts w:ascii="Arrus" w:hAnsi="Arrus"/>
                <w:szCs w:val="28"/>
              </w:rPr>
            </w:pPr>
            <w:r w:rsidRPr="00584AEA">
              <w:rPr>
                <w:rFonts w:ascii="Arrus" w:hAnsi="Arrus"/>
                <w:sz w:val="22"/>
                <w:szCs w:val="28"/>
              </w:rPr>
              <w:t>92.9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60"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61" w14:textId="77777777" w:rsidR="00270475" w:rsidRPr="00584AEA" w:rsidRDefault="00270475" w:rsidP="00096A24">
            <w:pPr>
              <w:spacing w:before="240" w:after="240"/>
              <w:rPr>
                <w:rFonts w:ascii="Arrus" w:hAnsi="Arrus"/>
                <w:szCs w:val="28"/>
              </w:rPr>
            </w:pPr>
            <w:r w:rsidRPr="00584AEA">
              <w:rPr>
                <w:rFonts w:ascii="Arrus" w:hAnsi="Arrus"/>
                <w:sz w:val="22"/>
                <w:szCs w:val="28"/>
              </w:rPr>
              <w:t>70.0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62" w14:textId="77777777" w:rsidR="00270475" w:rsidRPr="00584AEA" w:rsidRDefault="00270475" w:rsidP="00096A24">
            <w:pPr>
              <w:spacing w:before="240" w:after="240"/>
              <w:rPr>
                <w:rFonts w:ascii="Arrus" w:hAnsi="Arrus"/>
                <w:szCs w:val="28"/>
              </w:rPr>
            </w:pPr>
            <w:r w:rsidRPr="00584AEA">
              <w:rPr>
                <w:rFonts w:ascii="Arrus" w:hAnsi="Arrus"/>
                <w:sz w:val="22"/>
                <w:szCs w:val="28"/>
              </w:rPr>
              <w:t>129.7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63" w14:textId="77777777" w:rsidR="00270475" w:rsidRPr="00584AEA" w:rsidRDefault="00270475" w:rsidP="00096A24">
            <w:pPr>
              <w:spacing w:before="240" w:after="240"/>
              <w:rPr>
                <w:rFonts w:ascii="Arrus" w:hAnsi="Arrus"/>
                <w:szCs w:val="28"/>
              </w:rPr>
            </w:pPr>
            <w:r w:rsidRPr="00584AEA">
              <w:rPr>
                <w:rFonts w:ascii="Arrus" w:hAnsi="Arrus"/>
                <w:sz w:val="22"/>
                <w:szCs w:val="28"/>
              </w:rPr>
              <w:t>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64" w14:textId="77777777" w:rsidR="00270475" w:rsidRPr="00584AEA" w:rsidRDefault="00270475" w:rsidP="00096A24">
            <w:pPr>
              <w:spacing w:before="240" w:after="240"/>
              <w:rPr>
                <w:rFonts w:ascii="Arrus" w:hAnsi="Arrus"/>
                <w:szCs w:val="28"/>
              </w:rPr>
            </w:pPr>
            <w:r w:rsidRPr="00584AEA">
              <w:rPr>
                <w:rFonts w:ascii="Arrus" w:hAnsi="Arrus"/>
                <w:sz w:val="22"/>
                <w:szCs w:val="28"/>
              </w:rPr>
              <w:t>48.1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65" w14:textId="77777777" w:rsidR="00270475" w:rsidRPr="00584AEA" w:rsidRDefault="00270475" w:rsidP="00096A24">
            <w:pPr>
              <w:spacing w:before="240" w:after="240"/>
              <w:rPr>
                <w:rFonts w:ascii="Arrus" w:hAnsi="Arrus"/>
                <w:szCs w:val="28"/>
              </w:rPr>
            </w:pPr>
            <w:r w:rsidRPr="00584AEA">
              <w:rPr>
                <w:rFonts w:ascii="Arrus" w:hAnsi="Arrus"/>
                <w:sz w:val="22"/>
                <w:szCs w:val="28"/>
              </w:rPr>
              <w:t>70.3</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66" w14:textId="77777777" w:rsidR="00270475" w:rsidRPr="00584AEA" w:rsidRDefault="00270475" w:rsidP="00096A24">
            <w:pPr>
              <w:spacing w:before="240" w:after="240"/>
              <w:rPr>
                <w:rFonts w:ascii="Arrus" w:hAnsi="Arrus"/>
                <w:szCs w:val="28"/>
              </w:rPr>
            </w:pPr>
            <w:r w:rsidRPr="00584AEA">
              <w:rPr>
                <w:rFonts w:ascii="Arrus" w:hAnsi="Arrus"/>
                <w:sz w:val="22"/>
                <w:szCs w:val="28"/>
              </w:rPr>
              <w:t>88.0</w:t>
            </w:r>
          </w:p>
        </w:tc>
      </w:tr>
      <w:tr w:rsidR="00270475" w:rsidRPr="00584AEA" w14:paraId="268B2B78"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68" w14:textId="77777777" w:rsidR="00270475" w:rsidRPr="00584AEA" w:rsidRDefault="00270475" w:rsidP="00096A24">
            <w:pPr>
              <w:spacing w:before="240" w:after="240"/>
              <w:rPr>
                <w:rFonts w:ascii="Arrus" w:hAnsi="Arrus"/>
                <w:szCs w:val="28"/>
              </w:rPr>
            </w:pPr>
            <w:r w:rsidRPr="00584AEA">
              <w:rPr>
                <w:rFonts w:ascii="Arrus" w:hAnsi="Arrus"/>
                <w:sz w:val="22"/>
                <w:szCs w:val="28"/>
              </w:rPr>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69" w14:textId="77777777" w:rsidR="00270475" w:rsidRPr="00584AEA" w:rsidRDefault="00270475" w:rsidP="00096A24">
            <w:pPr>
              <w:spacing w:before="240" w:after="240"/>
              <w:rPr>
                <w:rFonts w:ascii="Arrus" w:hAnsi="Arrus"/>
                <w:szCs w:val="28"/>
              </w:rPr>
            </w:pPr>
            <w:hyperlink r:id="rId394" w:tooltip="Haryana" w:history="1">
              <w:r w:rsidRPr="00584AEA">
                <w:rPr>
                  <w:rStyle w:val="Hyperlink"/>
                  <w:rFonts w:ascii="Arrus" w:eastAsiaTheme="majorEastAsia" w:hAnsi="Arrus"/>
                  <w:sz w:val="22"/>
                  <w:szCs w:val="28"/>
                </w:rPr>
                <w:t>Haryana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6A" w14:textId="77777777" w:rsidR="00270475" w:rsidRPr="00584AEA" w:rsidRDefault="00270475" w:rsidP="00096A24">
            <w:pPr>
              <w:spacing w:before="240" w:after="240"/>
              <w:rPr>
                <w:rFonts w:ascii="Arrus" w:hAnsi="Arrus"/>
                <w:szCs w:val="28"/>
              </w:rPr>
            </w:pPr>
            <w:r w:rsidRPr="00584AEA">
              <w:rPr>
                <w:rFonts w:ascii="Arrus" w:hAnsi="Arrus"/>
                <w:sz w:val="22"/>
                <w:szCs w:val="28"/>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6B" w14:textId="77777777" w:rsidR="00270475" w:rsidRPr="00584AEA" w:rsidRDefault="00270475" w:rsidP="00096A24">
            <w:pPr>
              <w:spacing w:before="240" w:after="240"/>
              <w:rPr>
                <w:rFonts w:ascii="Arrus" w:hAnsi="Arrus"/>
                <w:szCs w:val="28"/>
              </w:rPr>
            </w:pPr>
            <w:r w:rsidRPr="00584AEA">
              <w:rPr>
                <w:rFonts w:ascii="Arrus" w:hAnsi="Arrus"/>
                <w:sz w:val="22"/>
                <w:szCs w:val="28"/>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6C" w14:textId="77777777" w:rsidR="00270475" w:rsidRPr="00584AEA" w:rsidRDefault="00270475" w:rsidP="00096A24">
            <w:pPr>
              <w:spacing w:before="240" w:after="240"/>
              <w:rPr>
                <w:rFonts w:ascii="Arrus" w:hAnsi="Arrus"/>
                <w:szCs w:val="28"/>
              </w:rPr>
            </w:pPr>
            <w:r w:rsidRPr="00584AEA">
              <w:rPr>
                <w:rFonts w:ascii="Arrus" w:hAnsi="Arrus"/>
                <w:sz w:val="22"/>
                <w:szCs w:val="28"/>
              </w:rPr>
              <w:t>1.5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6D" w14:textId="77777777" w:rsidR="00270475" w:rsidRPr="00584AEA" w:rsidRDefault="00270475" w:rsidP="00096A24">
            <w:pPr>
              <w:spacing w:before="240" w:after="240"/>
              <w:rPr>
                <w:rFonts w:ascii="Arrus" w:hAnsi="Arrus"/>
                <w:szCs w:val="28"/>
              </w:rPr>
            </w:pPr>
            <w:r w:rsidRPr="00584AEA">
              <w:rPr>
                <w:rFonts w:ascii="Arrus" w:hAnsi="Arrus"/>
                <w:sz w:val="22"/>
                <w:szCs w:val="28"/>
              </w:rPr>
              <w:t>93.4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6E" w14:textId="77777777" w:rsidR="00270475" w:rsidRPr="00584AEA" w:rsidRDefault="00270475" w:rsidP="00096A24">
            <w:pPr>
              <w:spacing w:before="240" w:after="240"/>
              <w:rPr>
                <w:rFonts w:ascii="Arrus" w:hAnsi="Arrus"/>
                <w:szCs w:val="28"/>
              </w:rPr>
            </w:pPr>
            <w:r w:rsidRPr="00584AEA">
              <w:rPr>
                <w:rFonts w:ascii="Arrus" w:hAnsi="Arrus"/>
                <w:sz w:val="22"/>
                <w:szCs w:val="28"/>
              </w:rPr>
              <w:t>66.9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6F" w14:textId="77777777" w:rsidR="00270475" w:rsidRPr="00584AEA" w:rsidRDefault="00270475" w:rsidP="00096A24">
            <w:pPr>
              <w:spacing w:before="240" w:after="240"/>
              <w:rPr>
                <w:rFonts w:ascii="Arrus" w:hAnsi="Arrus"/>
                <w:szCs w:val="28"/>
              </w:rPr>
            </w:pPr>
            <w:r w:rsidRPr="00584AEA">
              <w:rPr>
                <w:rFonts w:ascii="Arrus" w:hAnsi="Arrus"/>
                <w:sz w:val="22"/>
                <w:szCs w:val="28"/>
              </w:rPr>
              <w:t>21.2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70" w14:textId="77777777" w:rsidR="00270475" w:rsidRPr="00584AEA" w:rsidRDefault="00270475" w:rsidP="00096A24">
            <w:pPr>
              <w:spacing w:before="240" w:after="240"/>
              <w:rPr>
                <w:rFonts w:ascii="Arrus" w:hAnsi="Arrus"/>
                <w:szCs w:val="28"/>
              </w:rPr>
            </w:pPr>
            <w:r w:rsidRPr="00584AEA">
              <w:rPr>
                <w:rFonts w:ascii="Arrus" w:hAnsi="Arrus"/>
                <w:sz w:val="22"/>
                <w:szCs w:val="28"/>
              </w:rPr>
              <w:t>87.0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71"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72" w14:textId="77777777" w:rsidR="00270475" w:rsidRPr="00584AEA" w:rsidRDefault="00270475" w:rsidP="00096A24">
            <w:pPr>
              <w:spacing w:before="240" w:after="240"/>
              <w:rPr>
                <w:rFonts w:ascii="Arrus" w:hAnsi="Arrus"/>
                <w:szCs w:val="28"/>
              </w:rPr>
            </w:pPr>
            <w:r w:rsidRPr="00584AEA">
              <w:rPr>
                <w:rFonts w:ascii="Arrus" w:hAnsi="Arrus"/>
                <w:sz w:val="22"/>
                <w:szCs w:val="28"/>
              </w:rPr>
              <w:t>14.5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73" w14:textId="77777777" w:rsidR="00270475" w:rsidRPr="00584AEA" w:rsidRDefault="00270475" w:rsidP="00096A24">
            <w:pPr>
              <w:spacing w:before="240" w:after="240"/>
              <w:rPr>
                <w:rFonts w:ascii="Arrus" w:hAnsi="Arrus"/>
                <w:szCs w:val="28"/>
              </w:rPr>
            </w:pPr>
            <w:r w:rsidRPr="00584AEA">
              <w:rPr>
                <w:rFonts w:ascii="Arrus" w:hAnsi="Arrus"/>
                <w:sz w:val="22"/>
                <w:szCs w:val="28"/>
              </w:rPr>
              <w:t>31.0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74"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75" w14:textId="77777777" w:rsidR="00270475" w:rsidRPr="00584AEA" w:rsidRDefault="00270475" w:rsidP="00096A24">
            <w:pPr>
              <w:spacing w:before="240" w:after="240"/>
              <w:rPr>
                <w:rFonts w:ascii="Arrus" w:hAnsi="Arrus"/>
                <w:szCs w:val="28"/>
              </w:rPr>
            </w:pPr>
            <w:r w:rsidRPr="00584AEA">
              <w:rPr>
                <w:rFonts w:ascii="Arrus" w:hAnsi="Arrus"/>
                <w:sz w:val="22"/>
                <w:szCs w:val="28"/>
              </w:rPr>
              <w:t>86.2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76" w14:textId="77777777" w:rsidR="00270475" w:rsidRPr="00584AEA" w:rsidRDefault="00270475" w:rsidP="00096A24">
            <w:pPr>
              <w:spacing w:before="240" w:after="240"/>
              <w:rPr>
                <w:rFonts w:ascii="Arrus" w:hAnsi="Arrus"/>
                <w:szCs w:val="28"/>
              </w:rPr>
            </w:pPr>
            <w:r w:rsidRPr="00584AEA">
              <w:rPr>
                <w:rFonts w:ascii="Arrus" w:hAnsi="Arrus"/>
                <w:sz w:val="22"/>
                <w:szCs w:val="28"/>
              </w:rPr>
              <w:t>40.0</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77" w14:textId="77777777" w:rsidR="00270475" w:rsidRPr="00584AEA" w:rsidRDefault="00270475" w:rsidP="00096A24">
            <w:pPr>
              <w:spacing w:before="240" w:after="240"/>
              <w:rPr>
                <w:rFonts w:ascii="Arrus" w:hAnsi="Arrus"/>
                <w:szCs w:val="28"/>
              </w:rPr>
            </w:pPr>
            <w:r w:rsidRPr="00584AEA">
              <w:rPr>
                <w:rFonts w:ascii="Arrus" w:hAnsi="Arrus"/>
                <w:sz w:val="22"/>
                <w:szCs w:val="28"/>
              </w:rPr>
              <w:t>59.7</w:t>
            </w:r>
          </w:p>
        </w:tc>
      </w:tr>
      <w:tr w:rsidR="00270475" w:rsidRPr="00584AEA" w14:paraId="268B2B89"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79"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7A" w14:textId="77777777" w:rsidR="00270475" w:rsidRPr="00584AEA" w:rsidRDefault="00270475" w:rsidP="00096A24">
            <w:pPr>
              <w:spacing w:before="240" w:after="240"/>
              <w:rPr>
                <w:rFonts w:ascii="Arrus" w:hAnsi="Arrus"/>
                <w:szCs w:val="28"/>
              </w:rPr>
            </w:pPr>
            <w:hyperlink r:id="rId395" w:tooltip="Punjab (India)" w:history="1">
              <w:r w:rsidRPr="00584AEA">
                <w:rPr>
                  <w:rStyle w:val="Hyperlink"/>
                  <w:rFonts w:ascii="Arrus" w:eastAsiaTheme="majorEastAsia" w:hAnsi="Arrus"/>
                  <w:sz w:val="22"/>
                  <w:szCs w:val="28"/>
                </w:rPr>
                <w:t>Punjab</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7B" w14:textId="77777777" w:rsidR="00270475" w:rsidRPr="00584AEA" w:rsidRDefault="00270475" w:rsidP="00096A24">
            <w:pPr>
              <w:spacing w:before="240" w:after="240"/>
              <w:rPr>
                <w:rFonts w:ascii="Arrus" w:hAnsi="Arrus"/>
                <w:szCs w:val="28"/>
              </w:rPr>
            </w:pPr>
            <w:r w:rsidRPr="00584AEA">
              <w:rPr>
                <w:rFonts w:ascii="Arrus" w:hAnsi="Arrus"/>
                <w:sz w:val="22"/>
                <w:szCs w:val="28"/>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7C" w14:textId="77777777" w:rsidR="00270475" w:rsidRPr="00584AEA" w:rsidRDefault="00270475" w:rsidP="00096A24">
            <w:pPr>
              <w:spacing w:before="240" w:after="240"/>
              <w:rPr>
                <w:rFonts w:ascii="Arrus" w:hAnsi="Arrus"/>
                <w:szCs w:val="28"/>
              </w:rPr>
            </w:pPr>
            <w:r w:rsidRPr="00584AEA">
              <w:rPr>
                <w:rFonts w:ascii="Arrus" w:hAnsi="Arrus"/>
                <w:sz w:val="22"/>
                <w:szCs w:val="28"/>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7D" w14:textId="77777777" w:rsidR="00270475" w:rsidRPr="00584AEA" w:rsidRDefault="00270475" w:rsidP="00096A24">
            <w:pPr>
              <w:spacing w:before="240" w:after="240"/>
              <w:rPr>
                <w:rFonts w:ascii="Arrus" w:hAnsi="Arrus"/>
                <w:szCs w:val="28"/>
              </w:rPr>
            </w:pPr>
            <w:r w:rsidRPr="00584AEA">
              <w:rPr>
                <w:rFonts w:ascii="Arrus" w:hAnsi="Arrus"/>
                <w:sz w:val="22"/>
                <w:szCs w:val="28"/>
              </w:rPr>
              <w:t>0.4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7E" w14:textId="77777777" w:rsidR="00270475" w:rsidRPr="00584AEA" w:rsidRDefault="00270475" w:rsidP="00096A24">
            <w:pPr>
              <w:spacing w:before="240" w:after="240"/>
              <w:rPr>
                <w:rFonts w:ascii="Arrus" w:hAnsi="Arrus"/>
                <w:szCs w:val="28"/>
              </w:rPr>
            </w:pPr>
            <w:r w:rsidRPr="00584AEA">
              <w:rPr>
                <w:rFonts w:ascii="Arrus" w:hAnsi="Arrus"/>
                <w:sz w:val="22"/>
                <w:szCs w:val="28"/>
              </w:rPr>
              <w:t>62.1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7F" w14:textId="77777777" w:rsidR="00270475" w:rsidRPr="00584AEA" w:rsidRDefault="00270475" w:rsidP="00096A24">
            <w:pPr>
              <w:spacing w:before="240" w:after="240"/>
              <w:rPr>
                <w:rFonts w:ascii="Arrus" w:hAnsi="Arrus"/>
                <w:szCs w:val="28"/>
              </w:rPr>
            </w:pPr>
            <w:r w:rsidRPr="00584AEA">
              <w:rPr>
                <w:rFonts w:ascii="Arrus" w:hAnsi="Arrus"/>
                <w:sz w:val="22"/>
                <w:szCs w:val="28"/>
              </w:rPr>
              <w:t>85.9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80" w14:textId="77777777" w:rsidR="00270475" w:rsidRPr="00584AEA" w:rsidRDefault="00270475" w:rsidP="00096A24">
            <w:pPr>
              <w:spacing w:before="240" w:after="240"/>
              <w:rPr>
                <w:rFonts w:ascii="Arrus" w:hAnsi="Arrus"/>
                <w:szCs w:val="28"/>
              </w:rPr>
            </w:pPr>
            <w:r w:rsidRPr="00584AEA">
              <w:rPr>
                <w:rFonts w:ascii="Arrus" w:hAnsi="Arrus"/>
                <w:sz w:val="22"/>
                <w:szCs w:val="28"/>
              </w:rPr>
              <w:t>6.9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81" w14:textId="77777777" w:rsidR="00270475" w:rsidRPr="00584AEA" w:rsidRDefault="00270475" w:rsidP="00096A24">
            <w:pPr>
              <w:spacing w:before="240" w:after="240"/>
              <w:rPr>
                <w:rFonts w:ascii="Arrus" w:hAnsi="Arrus"/>
                <w:szCs w:val="28"/>
              </w:rPr>
            </w:pPr>
            <w:r w:rsidRPr="00584AEA">
              <w:rPr>
                <w:rFonts w:ascii="Arrus" w:hAnsi="Arrus"/>
                <w:sz w:val="22"/>
                <w:szCs w:val="28"/>
              </w:rPr>
              <w:t>79.3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82"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83" w14:textId="77777777" w:rsidR="00270475" w:rsidRPr="00584AEA" w:rsidRDefault="00270475" w:rsidP="00096A24">
            <w:pPr>
              <w:spacing w:before="240" w:after="240"/>
              <w:rPr>
                <w:rFonts w:ascii="Arrus" w:hAnsi="Arrus"/>
                <w:szCs w:val="28"/>
              </w:rPr>
            </w:pPr>
            <w:r w:rsidRPr="00584AEA">
              <w:rPr>
                <w:rFonts w:ascii="Arrus" w:hAnsi="Arrus"/>
                <w:sz w:val="22"/>
                <w:szCs w:val="28"/>
              </w:rPr>
              <w:t>43.6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84" w14:textId="77777777" w:rsidR="00270475" w:rsidRPr="00584AEA" w:rsidRDefault="00270475" w:rsidP="00096A24">
            <w:pPr>
              <w:spacing w:before="240" w:after="240"/>
              <w:rPr>
                <w:rFonts w:ascii="Arrus" w:hAnsi="Arrus"/>
                <w:szCs w:val="28"/>
              </w:rPr>
            </w:pPr>
            <w:r w:rsidRPr="00584AEA">
              <w:rPr>
                <w:rFonts w:ascii="Arrus" w:hAnsi="Arrus"/>
                <w:sz w:val="22"/>
                <w:szCs w:val="28"/>
              </w:rPr>
              <w:t>112.5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85"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86" w14:textId="77777777" w:rsidR="00270475" w:rsidRPr="00584AEA" w:rsidRDefault="00270475" w:rsidP="00096A24">
            <w:pPr>
              <w:spacing w:before="240" w:after="240"/>
              <w:rPr>
                <w:rFonts w:ascii="Arrus" w:hAnsi="Arrus"/>
                <w:szCs w:val="28"/>
              </w:rPr>
            </w:pPr>
            <w:r w:rsidRPr="00584AEA">
              <w:rPr>
                <w:rFonts w:ascii="Arrus" w:hAnsi="Arrus"/>
                <w:sz w:val="22"/>
                <w:szCs w:val="28"/>
              </w:rPr>
              <w:t>54.4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87" w14:textId="77777777" w:rsidR="00270475" w:rsidRPr="00584AEA" w:rsidRDefault="00270475" w:rsidP="00096A24">
            <w:pPr>
              <w:spacing w:before="240" w:after="240"/>
              <w:rPr>
                <w:rFonts w:ascii="Arrus" w:hAnsi="Arrus"/>
                <w:szCs w:val="28"/>
              </w:rPr>
            </w:pPr>
            <w:r w:rsidRPr="00584AEA">
              <w:rPr>
                <w:rFonts w:ascii="Arrus" w:hAnsi="Arrus"/>
                <w:sz w:val="22"/>
                <w:szCs w:val="28"/>
              </w:rPr>
              <w:t>51.2</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88" w14:textId="77777777" w:rsidR="00270475" w:rsidRPr="00584AEA" w:rsidRDefault="00270475" w:rsidP="00096A24">
            <w:pPr>
              <w:spacing w:before="240" w:after="240"/>
              <w:rPr>
                <w:rFonts w:ascii="Arrus" w:hAnsi="Arrus"/>
                <w:szCs w:val="28"/>
              </w:rPr>
            </w:pPr>
            <w:r w:rsidRPr="00584AEA">
              <w:rPr>
                <w:rFonts w:ascii="Arrus" w:hAnsi="Arrus"/>
                <w:sz w:val="22"/>
                <w:szCs w:val="28"/>
              </w:rPr>
              <w:t>89.0</w:t>
            </w:r>
          </w:p>
        </w:tc>
      </w:tr>
      <w:tr w:rsidR="00270475" w:rsidRPr="00584AEA" w14:paraId="268B2B9A"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8A" w14:textId="77777777" w:rsidR="00270475" w:rsidRPr="00584AEA" w:rsidRDefault="00270475" w:rsidP="00096A24">
            <w:pPr>
              <w:spacing w:before="240" w:after="240"/>
              <w:rPr>
                <w:rFonts w:ascii="Arrus" w:hAnsi="Arrus"/>
                <w:szCs w:val="28"/>
              </w:rPr>
            </w:pPr>
            <w:r w:rsidRPr="00584AEA">
              <w:rPr>
                <w:rFonts w:ascii="Arrus" w:hAnsi="Arrus"/>
                <w:sz w:val="22"/>
                <w:szCs w:val="28"/>
              </w:rPr>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8B" w14:textId="77777777" w:rsidR="00270475" w:rsidRPr="00584AEA" w:rsidRDefault="00270475" w:rsidP="00096A24">
            <w:pPr>
              <w:spacing w:before="240" w:after="240"/>
              <w:rPr>
                <w:rFonts w:ascii="Arrus" w:hAnsi="Arrus"/>
                <w:szCs w:val="28"/>
              </w:rPr>
            </w:pPr>
            <w:hyperlink r:id="rId396" w:tooltip="Bihar" w:history="1">
              <w:r w:rsidRPr="00584AEA">
                <w:rPr>
                  <w:rStyle w:val="Hyperlink"/>
                  <w:rFonts w:ascii="Arrus" w:eastAsiaTheme="majorEastAsia" w:hAnsi="Arrus"/>
                  <w:sz w:val="22"/>
                  <w:szCs w:val="28"/>
                </w:rPr>
                <w:t>Bihar</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8C"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8D" w14:textId="77777777" w:rsidR="00270475" w:rsidRPr="00584AEA" w:rsidRDefault="00270475" w:rsidP="00096A24">
            <w:pPr>
              <w:spacing w:before="240" w:after="240"/>
              <w:rPr>
                <w:rFonts w:ascii="Arrus" w:hAnsi="Arrus"/>
                <w:szCs w:val="28"/>
              </w:rPr>
            </w:pPr>
            <w:r w:rsidRPr="00584AEA">
              <w:rPr>
                <w:rFonts w:ascii="Arrus" w:hAnsi="Arrus"/>
                <w:sz w:val="22"/>
                <w:szCs w:val="28"/>
              </w:rPr>
              <w:t>9.9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8E" w14:textId="77777777" w:rsidR="00270475" w:rsidRPr="00584AEA" w:rsidRDefault="00270475" w:rsidP="00096A24">
            <w:pPr>
              <w:spacing w:before="240" w:after="240"/>
              <w:rPr>
                <w:rFonts w:ascii="Arrus" w:hAnsi="Arrus"/>
                <w:szCs w:val="28"/>
              </w:rPr>
            </w:pPr>
            <w:r w:rsidRPr="00584AEA">
              <w:rPr>
                <w:rFonts w:ascii="Arrus" w:hAnsi="Arrus"/>
                <w:sz w:val="22"/>
                <w:szCs w:val="28"/>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8F" w14:textId="77777777" w:rsidR="00270475" w:rsidRPr="00584AEA" w:rsidRDefault="00270475" w:rsidP="00096A24">
            <w:pPr>
              <w:spacing w:before="240" w:after="240"/>
              <w:rPr>
                <w:rFonts w:ascii="Arrus" w:hAnsi="Arrus"/>
                <w:szCs w:val="28"/>
              </w:rPr>
            </w:pPr>
            <w:r w:rsidRPr="00584AEA">
              <w:rPr>
                <w:rFonts w:ascii="Arrus" w:hAnsi="Arrus"/>
                <w:sz w:val="22"/>
                <w:szCs w:val="28"/>
              </w:rPr>
              <w:t>77.0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90" w14:textId="77777777" w:rsidR="00270475" w:rsidRPr="00584AEA" w:rsidRDefault="00270475" w:rsidP="00096A24">
            <w:pPr>
              <w:spacing w:before="240" w:after="240"/>
              <w:rPr>
                <w:rFonts w:ascii="Arrus" w:hAnsi="Arrus"/>
                <w:szCs w:val="28"/>
              </w:rPr>
            </w:pPr>
            <w:r w:rsidRPr="00584AEA">
              <w:rPr>
                <w:rFonts w:ascii="Arrus" w:hAnsi="Arrus"/>
                <w:sz w:val="22"/>
                <w:szCs w:val="28"/>
              </w:rPr>
              <w:t>95.7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91" w14:textId="77777777" w:rsidR="00270475" w:rsidRPr="00584AEA" w:rsidRDefault="00270475" w:rsidP="00096A24">
            <w:pPr>
              <w:spacing w:before="240" w:after="240"/>
              <w:rPr>
                <w:rFonts w:ascii="Arrus" w:hAnsi="Arrus"/>
                <w:szCs w:val="28"/>
              </w:rPr>
            </w:pPr>
            <w:r w:rsidRPr="00584AEA">
              <w:rPr>
                <w:rFonts w:ascii="Arrus" w:hAnsi="Arrus"/>
                <w:sz w:val="22"/>
                <w:szCs w:val="28"/>
              </w:rPr>
              <w:t>69.2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92" w14:textId="77777777" w:rsidR="00270475" w:rsidRPr="00584AEA" w:rsidRDefault="00270475" w:rsidP="00096A24">
            <w:pPr>
              <w:spacing w:before="240" w:after="240"/>
              <w:rPr>
                <w:rFonts w:ascii="Arrus" w:hAnsi="Arrus"/>
                <w:szCs w:val="28"/>
              </w:rPr>
            </w:pPr>
            <w:r w:rsidRPr="00584AEA">
              <w:rPr>
                <w:rFonts w:ascii="Arrus" w:hAnsi="Arrus"/>
                <w:sz w:val="22"/>
                <w:szCs w:val="28"/>
              </w:rPr>
              <w:t>94.3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93"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94" w14:textId="77777777" w:rsidR="00270475" w:rsidRPr="00584AEA" w:rsidRDefault="00270475" w:rsidP="00096A24">
            <w:pPr>
              <w:spacing w:before="240" w:after="240"/>
              <w:rPr>
                <w:rFonts w:ascii="Arrus" w:hAnsi="Arrus"/>
                <w:szCs w:val="28"/>
              </w:rPr>
            </w:pPr>
            <w:r w:rsidRPr="00584AEA">
              <w:rPr>
                <w:rFonts w:ascii="Arrus" w:hAnsi="Arrus"/>
                <w:sz w:val="22"/>
                <w:szCs w:val="28"/>
              </w:rPr>
              <w:t>12.4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95" w14:textId="77777777" w:rsidR="00270475" w:rsidRPr="00584AEA" w:rsidRDefault="00270475" w:rsidP="00096A24">
            <w:pPr>
              <w:spacing w:before="240" w:after="240"/>
              <w:rPr>
                <w:rFonts w:ascii="Arrus" w:hAnsi="Arrus"/>
                <w:szCs w:val="28"/>
              </w:rPr>
            </w:pPr>
            <w:r w:rsidRPr="00584AEA">
              <w:rPr>
                <w:rFonts w:ascii="Arrus" w:hAnsi="Arrus"/>
                <w:sz w:val="22"/>
                <w:szCs w:val="28"/>
              </w:rPr>
              <w:t>52.7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96" w14:textId="77777777" w:rsidR="00270475" w:rsidRPr="00584AEA" w:rsidRDefault="00270475" w:rsidP="00096A24">
            <w:pPr>
              <w:spacing w:before="240" w:after="240"/>
              <w:rPr>
                <w:rFonts w:ascii="Arrus" w:hAnsi="Arrus"/>
                <w:szCs w:val="28"/>
              </w:rPr>
            </w:pPr>
            <w:r w:rsidRPr="00584AEA">
              <w:rPr>
                <w:rFonts w:ascii="Arrus" w:hAnsi="Arrus"/>
                <w:sz w:val="22"/>
                <w:szCs w:val="28"/>
              </w:rPr>
              <w:t>0.1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97" w14:textId="77777777" w:rsidR="00270475" w:rsidRPr="00584AEA" w:rsidRDefault="00270475" w:rsidP="00096A24">
            <w:pPr>
              <w:spacing w:before="240" w:after="240"/>
              <w:rPr>
                <w:rFonts w:ascii="Arrus" w:hAnsi="Arrus"/>
                <w:szCs w:val="28"/>
              </w:rPr>
            </w:pPr>
            <w:r w:rsidRPr="00584AEA">
              <w:rPr>
                <w:rFonts w:ascii="Arrus" w:hAnsi="Arrus"/>
                <w:sz w:val="22"/>
                <w:szCs w:val="28"/>
              </w:rPr>
              <w:t>63.3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98" w14:textId="77777777" w:rsidR="00270475" w:rsidRPr="00584AEA" w:rsidRDefault="00270475" w:rsidP="00096A24">
            <w:pPr>
              <w:spacing w:before="240" w:after="240"/>
              <w:rPr>
                <w:rFonts w:ascii="Arrus" w:hAnsi="Arrus"/>
                <w:szCs w:val="28"/>
              </w:rPr>
            </w:pPr>
            <w:r w:rsidRPr="00584AEA">
              <w:rPr>
                <w:rFonts w:ascii="Arrus" w:hAnsi="Arrus"/>
                <w:sz w:val="22"/>
                <w:szCs w:val="28"/>
              </w:rPr>
              <w:t>42.0</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99" w14:textId="77777777" w:rsidR="00270475" w:rsidRPr="00584AEA" w:rsidRDefault="00270475" w:rsidP="00096A24">
            <w:pPr>
              <w:spacing w:before="240" w:after="240"/>
              <w:rPr>
                <w:rFonts w:ascii="Arrus" w:hAnsi="Arrus"/>
                <w:szCs w:val="28"/>
              </w:rPr>
            </w:pPr>
            <w:r w:rsidRPr="00584AEA">
              <w:rPr>
                <w:rFonts w:ascii="Arrus" w:hAnsi="Arrus"/>
                <w:sz w:val="22"/>
                <w:szCs w:val="28"/>
              </w:rPr>
              <w:t>65.8</w:t>
            </w:r>
          </w:p>
        </w:tc>
      </w:tr>
      <w:tr w:rsidR="00270475" w:rsidRPr="00584AEA" w14:paraId="268B2BAB"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9B"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9C" w14:textId="77777777" w:rsidR="00270475" w:rsidRPr="00584AEA" w:rsidRDefault="00270475" w:rsidP="00096A24">
            <w:pPr>
              <w:spacing w:before="240" w:after="240"/>
              <w:rPr>
                <w:rFonts w:ascii="Arrus" w:hAnsi="Arrus"/>
                <w:szCs w:val="28"/>
              </w:rPr>
            </w:pPr>
            <w:hyperlink r:id="rId397" w:tooltip="Orissa" w:history="1">
              <w:r w:rsidRPr="00584AEA">
                <w:rPr>
                  <w:rStyle w:val="Hyperlink"/>
                  <w:rFonts w:ascii="Arrus" w:eastAsiaTheme="majorEastAsia" w:hAnsi="Arrus"/>
                  <w:sz w:val="22"/>
                  <w:szCs w:val="28"/>
                </w:rPr>
                <w:t>Orissa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9D"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9E" w14:textId="77777777" w:rsidR="00270475" w:rsidRPr="00584AEA" w:rsidRDefault="00270475" w:rsidP="00096A24">
            <w:pPr>
              <w:spacing w:before="240" w:after="240"/>
              <w:rPr>
                <w:rFonts w:ascii="Arrus" w:hAnsi="Arrus"/>
                <w:szCs w:val="28"/>
              </w:rPr>
            </w:pPr>
            <w:r w:rsidRPr="00584AEA">
              <w:rPr>
                <w:rFonts w:ascii="Arrus" w:hAnsi="Arrus"/>
                <w:sz w:val="22"/>
                <w:szCs w:val="28"/>
              </w:rPr>
              <w:t>0.5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9F" w14:textId="77777777" w:rsidR="00270475" w:rsidRPr="00584AEA" w:rsidRDefault="00270475" w:rsidP="00096A24">
            <w:pPr>
              <w:spacing w:before="240" w:after="240"/>
              <w:rPr>
                <w:rFonts w:ascii="Arrus" w:hAnsi="Arrus"/>
                <w:szCs w:val="28"/>
              </w:rPr>
            </w:pPr>
            <w:r w:rsidRPr="00584AEA">
              <w:rPr>
                <w:rFonts w:ascii="Arrus" w:hAnsi="Arrus"/>
                <w:sz w:val="22"/>
                <w:szCs w:val="28"/>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A0" w14:textId="77777777" w:rsidR="00270475" w:rsidRPr="00584AEA" w:rsidRDefault="00270475" w:rsidP="00096A24">
            <w:pPr>
              <w:spacing w:before="240" w:after="240"/>
              <w:rPr>
                <w:rFonts w:ascii="Arrus" w:hAnsi="Arrus"/>
                <w:szCs w:val="28"/>
              </w:rPr>
            </w:pPr>
            <w:r w:rsidRPr="00584AEA">
              <w:rPr>
                <w:rFonts w:ascii="Arrus" w:hAnsi="Arrus"/>
                <w:sz w:val="22"/>
                <w:szCs w:val="28"/>
              </w:rPr>
              <w:t>99.4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A1" w14:textId="77777777" w:rsidR="00270475" w:rsidRPr="00584AEA" w:rsidRDefault="00270475" w:rsidP="00096A24">
            <w:pPr>
              <w:spacing w:before="240" w:after="240"/>
              <w:rPr>
                <w:rFonts w:ascii="Arrus" w:hAnsi="Arrus"/>
                <w:szCs w:val="28"/>
              </w:rPr>
            </w:pPr>
            <w:r w:rsidRPr="00584AEA">
              <w:rPr>
                <w:rFonts w:ascii="Arrus" w:hAnsi="Arrus"/>
                <w:sz w:val="22"/>
                <w:szCs w:val="28"/>
              </w:rPr>
              <w:t>105.9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A2" w14:textId="77777777" w:rsidR="00270475" w:rsidRPr="00584AEA" w:rsidRDefault="00270475" w:rsidP="00096A24">
            <w:pPr>
              <w:spacing w:before="240" w:after="240"/>
              <w:rPr>
                <w:rFonts w:ascii="Arrus" w:hAnsi="Arrus"/>
                <w:szCs w:val="28"/>
              </w:rPr>
            </w:pPr>
            <w:r w:rsidRPr="00584AEA">
              <w:rPr>
                <w:rFonts w:ascii="Arrus" w:hAnsi="Arrus"/>
                <w:sz w:val="22"/>
                <w:szCs w:val="28"/>
              </w:rPr>
              <w:t>79.0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A3" w14:textId="77777777" w:rsidR="00270475" w:rsidRPr="00584AEA" w:rsidRDefault="00270475" w:rsidP="00096A24">
            <w:pPr>
              <w:spacing w:before="240" w:after="240"/>
              <w:rPr>
                <w:rFonts w:ascii="Arrus" w:hAnsi="Arrus"/>
                <w:szCs w:val="28"/>
              </w:rPr>
            </w:pPr>
            <w:r w:rsidRPr="00584AEA">
              <w:rPr>
                <w:rFonts w:ascii="Arrus" w:hAnsi="Arrus"/>
                <w:sz w:val="22"/>
                <w:szCs w:val="28"/>
              </w:rPr>
              <w:t>94.8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A4"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A5" w14:textId="77777777" w:rsidR="00270475" w:rsidRPr="00584AEA" w:rsidRDefault="00270475" w:rsidP="00096A24">
            <w:pPr>
              <w:spacing w:before="240" w:after="240"/>
              <w:rPr>
                <w:rFonts w:ascii="Arrus" w:hAnsi="Arrus"/>
                <w:szCs w:val="28"/>
              </w:rPr>
            </w:pPr>
            <w:r w:rsidRPr="00584AEA">
              <w:rPr>
                <w:rFonts w:ascii="Arrus" w:hAnsi="Arrus"/>
                <w:sz w:val="22"/>
                <w:szCs w:val="28"/>
              </w:rPr>
              <w:t>41.7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A6" w14:textId="77777777" w:rsidR="00270475" w:rsidRPr="00584AEA" w:rsidRDefault="00270475" w:rsidP="00096A24">
            <w:pPr>
              <w:spacing w:before="240" w:after="240"/>
              <w:rPr>
                <w:rFonts w:ascii="Arrus" w:hAnsi="Arrus"/>
                <w:szCs w:val="28"/>
              </w:rPr>
            </w:pPr>
            <w:r w:rsidRPr="00584AEA">
              <w:rPr>
                <w:rFonts w:ascii="Arrus" w:hAnsi="Arrus"/>
                <w:sz w:val="22"/>
                <w:szCs w:val="28"/>
              </w:rPr>
              <w:t>209.5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A7" w14:textId="77777777" w:rsidR="00270475" w:rsidRPr="00584AEA" w:rsidRDefault="00270475" w:rsidP="00096A24">
            <w:pPr>
              <w:spacing w:before="240" w:after="240"/>
              <w:rPr>
                <w:rFonts w:ascii="Arrus" w:hAnsi="Arrus"/>
                <w:szCs w:val="28"/>
              </w:rPr>
            </w:pPr>
            <w:r w:rsidRPr="00584AEA">
              <w:rPr>
                <w:rFonts w:ascii="Arrus" w:hAnsi="Arrus"/>
                <w:sz w:val="22"/>
                <w:szCs w:val="28"/>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A8" w14:textId="77777777" w:rsidR="00270475" w:rsidRPr="00584AEA" w:rsidRDefault="00270475" w:rsidP="00096A24">
            <w:pPr>
              <w:spacing w:before="240" w:after="240"/>
              <w:rPr>
                <w:rFonts w:ascii="Arrus" w:hAnsi="Arrus"/>
                <w:szCs w:val="28"/>
              </w:rPr>
            </w:pPr>
            <w:r w:rsidRPr="00584AEA">
              <w:rPr>
                <w:rFonts w:ascii="Arrus" w:hAnsi="Arrus"/>
                <w:sz w:val="22"/>
                <w:szCs w:val="28"/>
              </w:rPr>
              <w:t>8.2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A9" w14:textId="77777777" w:rsidR="00270475" w:rsidRPr="00584AEA" w:rsidRDefault="00270475" w:rsidP="00096A24">
            <w:pPr>
              <w:spacing w:before="240" w:after="240"/>
              <w:rPr>
                <w:rFonts w:ascii="Arrus" w:hAnsi="Arrus"/>
                <w:szCs w:val="28"/>
              </w:rPr>
            </w:pPr>
            <w:r w:rsidRPr="00584AEA">
              <w:rPr>
                <w:rFonts w:ascii="Arrus" w:hAnsi="Arrus"/>
                <w:sz w:val="22"/>
                <w:szCs w:val="28"/>
              </w:rPr>
              <w:t>71.3</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AA" w14:textId="77777777" w:rsidR="00270475" w:rsidRPr="00584AEA" w:rsidRDefault="00270475" w:rsidP="00096A24">
            <w:pPr>
              <w:spacing w:before="240" w:after="240"/>
              <w:rPr>
                <w:rFonts w:ascii="Arrus" w:hAnsi="Arrus"/>
                <w:szCs w:val="28"/>
              </w:rPr>
            </w:pPr>
            <w:r w:rsidRPr="00584AEA">
              <w:rPr>
                <w:rFonts w:ascii="Arrus" w:hAnsi="Arrus"/>
                <w:sz w:val="22"/>
                <w:szCs w:val="28"/>
              </w:rPr>
              <w:t>90.6</w:t>
            </w:r>
          </w:p>
        </w:tc>
      </w:tr>
      <w:tr w:rsidR="00270475" w:rsidRPr="00584AEA" w14:paraId="268B2BBC"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AC" w14:textId="77777777" w:rsidR="00270475" w:rsidRPr="00584AEA" w:rsidRDefault="00270475" w:rsidP="00096A24">
            <w:pPr>
              <w:spacing w:before="240" w:after="240"/>
              <w:rPr>
                <w:rFonts w:ascii="Arrus" w:hAnsi="Arrus"/>
                <w:szCs w:val="28"/>
              </w:rPr>
            </w:pPr>
            <w:r w:rsidRPr="00584AEA">
              <w:rPr>
                <w:rFonts w:ascii="Arrus" w:hAnsi="Arrus"/>
                <w:sz w:val="22"/>
                <w:szCs w:val="28"/>
              </w:rPr>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AD" w14:textId="77777777" w:rsidR="00270475" w:rsidRPr="00584AEA" w:rsidRDefault="00270475" w:rsidP="00096A24">
            <w:pPr>
              <w:spacing w:before="240" w:after="240"/>
              <w:rPr>
                <w:rFonts w:ascii="Arrus" w:hAnsi="Arrus"/>
                <w:szCs w:val="28"/>
              </w:rPr>
            </w:pPr>
            <w:hyperlink r:id="rId398" w:tooltip="Chattisgarh" w:history="1">
              <w:proofErr w:type="spellStart"/>
              <w:r w:rsidRPr="00584AEA">
                <w:rPr>
                  <w:rStyle w:val="Hyperlink"/>
                  <w:rFonts w:ascii="Arrus" w:eastAsiaTheme="majorEastAsia" w:hAnsi="Arrus"/>
                  <w:sz w:val="22"/>
                  <w:szCs w:val="28"/>
                </w:rPr>
                <w:t>Chattisgarh</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AE"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AF" w14:textId="77777777" w:rsidR="00270475" w:rsidRPr="00584AEA" w:rsidRDefault="00270475" w:rsidP="00096A24">
            <w:pPr>
              <w:spacing w:before="240" w:after="240"/>
              <w:rPr>
                <w:rFonts w:ascii="Arrus" w:hAnsi="Arrus"/>
                <w:szCs w:val="28"/>
              </w:rPr>
            </w:pPr>
            <w:r w:rsidRPr="00584AEA">
              <w:rPr>
                <w:rFonts w:ascii="Arrus" w:hAnsi="Arrus"/>
                <w:sz w:val="22"/>
                <w:szCs w:val="28"/>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B0" w14:textId="77777777" w:rsidR="00270475" w:rsidRPr="00584AEA" w:rsidRDefault="00270475" w:rsidP="00096A24">
            <w:pPr>
              <w:spacing w:before="240" w:after="240"/>
              <w:rPr>
                <w:rFonts w:ascii="Arrus" w:hAnsi="Arrus"/>
                <w:szCs w:val="28"/>
              </w:rPr>
            </w:pPr>
            <w:r w:rsidRPr="00584AEA">
              <w:rPr>
                <w:rFonts w:ascii="Arrus" w:hAnsi="Arrus"/>
                <w:sz w:val="22"/>
                <w:szCs w:val="28"/>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B1" w14:textId="77777777" w:rsidR="00270475" w:rsidRPr="00584AEA" w:rsidRDefault="00270475" w:rsidP="00096A24">
            <w:pPr>
              <w:spacing w:before="240" w:after="240"/>
              <w:rPr>
                <w:rFonts w:ascii="Arrus" w:hAnsi="Arrus"/>
                <w:szCs w:val="28"/>
              </w:rPr>
            </w:pPr>
            <w:r w:rsidRPr="00584AEA">
              <w:rPr>
                <w:rFonts w:ascii="Arrus" w:hAnsi="Arrus"/>
                <w:sz w:val="22"/>
                <w:szCs w:val="28"/>
              </w:rPr>
              <w:t>61.3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B2" w14:textId="77777777" w:rsidR="00270475" w:rsidRPr="00584AEA" w:rsidRDefault="00270475" w:rsidP="00096A24">
            <w:pPr>
              <w:spacing w:before="240" w:after="240"/>
              <w:rPr>
                <w:rFonts w:ascii="Arrus" w:hAnsi="Arrus"/>
                <w:szCs w:val="28"/>
              </w:rPr>
            </w:pPr>
            <w:r w:rsidRPr="00584AEA">
              <w:rPr>
                <w:rFonts w:ascii="Arrus" w:hAnsi="Arrus"/>
                <w:sz w:val="22"/>
                <w:szCs w:val="28"/>
              </w:rPr>
              <w:t>106.3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B3" w14:textId="77777777" w:rsidR="00270475" w:rsidRPr="00584AEA" w:rsidRDefault="00270475" w:rsidP="00096A24">
            <w:pPr>
              <w:spacing w:before="240" w:after="240"/>
              <w:rPr>
                <w:rFonts w:ascii="Arrus" w:hAnsi="Arrus"/>
                <w:szCs w:val="28"/>
              </w:rPr>
            </w:pPr>
            <w:r w:rsidRPr="00584AEA">
              <w:rPr>
                <w:rFonts w:ascii="Arrus" w:hAnsi="Arrus"/>
                <w:sz w:val="22"/>
                <w:szCs w:val="28"/>
              </w:rPr>
              <w:t>21.0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B4" w14:textId="77777777" w:rsidR="00270475" w:rsidRPr="00584AEA" w:rsidRDefault="00270475" w:rsidP="00096A24">
            <w:pPr>
              <w:spacing w:before="240" w:after="240"/>
              <w:rPr>
                <w:rFonts w:ascii="Arrus" w:hAnsi="Arrus"/>
                <w:szCs w:val="28"/>
              </w:rPr>
            </w:pPr>
            <w:r w:rsidRPr="00584AEA">
              <w:rPr>
                <w:rFonts w:ascii="Arrus" w:hAnsi="Arrus"/>
                <w:sz w:val="22"/>
                <w:szCs w:val="28"/>
              </w:rPr>
              <w:t>94.3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B5"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B6" w14:textId="77777777" w:rsidR="00270475" w:rsidRPr="00584AEA" w:rsidRDefault="00270475" w:rsidP="00096A24">
            <w:pPr>
              <w:spacing w:before="240" w:after="240"/>
              <w:rPr>
                <w:rFonts w:ascii="Arrus" w:hAnsi="Arrus"/>
                <w:szCs w:val="28"/>
              </w:rPr>
            </w:pPr>
            <w:r w:rsidRPr="00584AEA">
              <w:rPr>
                <w:rFonts w:ascii="Arrus" w:hAnsi="Arrus"/>
                <w:sz w:val="22"/>
                <w:szCs w:val="28"/>
              </w:rPr>
              <w:t>62.9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B7" w14:textId="77777777" w:rsidR="00270475" w:rsidRPr="00584AEA" w:rsidRDefault="00270475" w:rsidP="00096A24">
            <w:pPr>
              <w:spacing w:before="240" w:after="240"/>
              <w:rPr>
                <w:rFonts w:ascii="Arrus" w:hAnsi="Arrus"/>
                <w:szCs w:val="28"/>
              </w:rPr>
            </w:pPr>
            <w:r w:rsidRPr="00584AEA">
              <w:rPr>
                <w:rFonts w:ascii="Arrus" w:hAnsi="Arrus"/>
                <w:sz w:val="22"/>
                <w:szCs w:val="28"/>
              </w:rPr>
              <w:t>460.0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B8"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B9"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BA" w14:textId="77777777" w:rsidR="00270475" w:rsidRPr="00584AEA" w:rsidRDefault="00270475" w:rsidP="00096A24">
            <w:pPr>
              <w:spacing w:before="240" w:after="240"/>
              <w:rPr>
                <w:rFonts w:ascii="Arrus" w:hAnsi="Arrus"/>
                <w:szCs w:val="28"/>
              </w:rPr>
            </w:pPr>
            <w:r w:rsidRPr="00584AEA">
              <w:rPr>
                <w:rFonts w:ascii="Arrus" w:hAnsi="Arrus"/>
                <w:sz w:val="22"/>
                <w:szCs w:val="28"/>
              </w:rPr>
              <w:t>82.5</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BB" w14:textId="77777777" w:rsidR="00270475" w:rsidRPr="00584AEA" w:rsidRDefault="00270475" w:rsidP="00096A24">
            <w:pPr>
              <w:spacing w:before="240" w:after="240"/>
              <w:rPr>
                <w:rFonts w:ascii="Arrus" w:hAnsi="Arrus"/>
                <w:szCs w:val="28"/>
              </w:rPr>
            </w:pPr>
            <w:r w:rsidRPr="00584AEA">
              <w:rPr>
                <w:rFonts w:ascii="Arrus" w:hAnsi="Arrus"/>
                <w:sz w:val="22"/>
                <w:szCs w:val="28"/>
              </w:rPr>
              <w:t>97.9</w:t>
            </w:r>
          </w:p>
        </w:tc>
      </w:tr>
      <w:tr w:rsidR="00270475" w:rsidRPr="00584AEA" w14:paraId="268B2BCD"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BD"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BE" w14:textId="77777777" w:rsidR="00270475" w:rsidRPr="00584AEA" w:rsidRDefault="00270475" w:rsidP="00096A24">
            <w:pPr>
              <w:spacing w:before="240" w:after="240"/>
              <w:rPr>
                <w:rFonts w:ascii="Arrus" w:hAnsi="Arrus"/>
                <w:szCs w:val="28"/>
              </w:rPr>
            </w:pPr>
            <w:hyperlink r:id="rId399" w:tooltip="Jharkhand" w:history="1">
              <w:r w:rsidRPr="00584AEA">
                <w:rPr>
                  <w:rStyle w:val="Hyperlink"/>
                  <w:rFonts w:ascii="Arrus" w:eastAsiaTheme="majorEastAsia" w:hAnsi="Arrus"/>
                  <w:sz w:val="22"/>
                  <w:szCs w:val="28"/>
                </w:rPr>
                <w:t>Jharkhand</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BF"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C0" w14:textId="77777777" w:rsidR="00270475" w:rsidRPr="00584AEA" w:rsidRDefault="00270475" w:rsidP="00096A24">
            <w:pPr>
              <w:spacing w:before="240" w:after="240"/>
              <w:rPr>
                <w:rFonts w:ascii="Arrus" w:hAnsi="Arrus"/>
                <w:szCs w:val="28"/>
              </w:rPr>
            </w:pPr>
            <w:r w:rsidRPr="00584AEA">
              <w:rPr>
                <w:rFonts w:ascii="Arrus" w:hAnsi="Arrus"/>
                <w:sz w:val="22"/>
                <w:szCs w:val="28"/>
              </w:rPr>
              <w:t>2.7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C1" w14:textId="77777777" w:rsidR="00270475" w:rsidRPr="00584AEA" w:rsidRDefault="00270475" w:rsidP="00096A24">
            <w:pPr>
              <w:spacing w:before="240" w:after="240"/>
              <w:rPr>
                <w:rFonts w:ascii="Arrus" w:hAnsi="Arrus"/>
                <w:szCs w:val="28"/>
              </w:rPr>
            </w:pPr>
            <w:r w:rsidRPr="00584AEA">
              <w:rPr>
                <w:rFonts w:ascii="Arrus" w:hAnsi="Arrus"/>
                <w:sz w:val="22"/>
                <w:szCs w:val="28"/>
              </w:rPr>
              <w:t>2.2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C2" w14:textId="77777777" w:rsidR="00270475" w:rsidRPr="00584AEA" w:rsidRDefault="00270475" w:rsidP="00096A24">
            <w:pPr>
              <w:spacing w:before="240" w:after="240"/>
              <w:rPr>
                <w:rFonts w:ascii="Arrus" w:hAnsi="Arrus"/>
                <w:szCs w:val="28"/>
              </w:rPr>
            </w:pPr>
            <w:r w:rsidRPr="00584AEA">
              <w:rPr>
                <w:rFonts w:ascii="Arrus" w:hAnsi="Arrus"/>
                <w:sz w:val="22"/>
                <w:szCs w:val="28"/>
              </w:rPr>
              <w:t>71.5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C3" w14:textId="77777777" w:rsidR="00270475" w:rsidRPr="00584AEA" w:rsidRDefault="00270475" w:rsidP="00096A24">
            <w:pPr>
              <w:spacing w:before="240" w:after="240"/>
              <w:rPr>
                <w:rFonts w:ascii="Arrus" w:hAnsi="Arrus"/>
                <w:szCs w:val="28"/>
              </w:rPr>
            </w:pPr>
            <w:r w:rsidRPr="00584AEA">
              <w:rPr>
                <w:rFonts w:ascii="Arrus" w:hAnsi="Arrus"/>
                <w:sz w:val="22"/>
                <w:szCs w:val="28"/>
              </w:rPr>
              <w:t>96.4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C4" w14:textId="77777777" w:rsidR="00270475" w:rsidRPr="00584AEA" w:rsidRDefault="00270475" w:rsidP="00096A24">
            <w:pPr>
              <w:spacing w:before="240" w:after="240"/>
              <w:rPr>
                <w:rFonts w:ascii="Arrus" w:hAnsi="Arrus"/>
                <w:szCs w:val="28"/>
              </w:rPr>
            </w:pPr>
            <w:r w:rsidRPr="00584AEA">
              <w:rPr>
                <w:rFonts w:ascii="Arrus" w:hAnsi="Arrus"/>
                <w:sz w:val="22"/>
                <w:szCs w:val="28"/>
              </w:rPr>
              <w:t>62.6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C5" w14:textId="77777777" w:rsidR="00270475" w:rsidRPr="00584AEA" w:rsidRDefault="00270475" w:rsidP="00096A24">
            <w:pPr>
              <w:spacing w:before="240" w:after="240"/>
              <w:rPr>
                <w:rFonts w:ascii="Arrus" w:hAnsi="Arrus"/>
                <w:szCs w:val="28"/>
              </w:rPr>
            </w:pPr>
            <w:r w:rsidRPr="00584AEA">
              <w:rPr>
                <w:rFonts w:ascii="Arrus" w:hAnsi="Arrus"/>
                <w:sz w:val="22"/>
                <w:szCs w:val="28"/>
              </w:rPr>
              <w:t>93.9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C6"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C7" w14:textId="77777777" w:rsidR="00270475" w:rsidRPr="00584AEA" w:rsidRDefault="00270475" w:rsidP="00096A24">
            <w:pPr>
              <w:spacing w:before="240" w:after="240"/>
              <w:rPr>
                <w:rFonts w:ascii="Arrus" w:hAnsi="Arrus"/>
                <w:szCs w:val="28"/>
              </w:rPr>
            </w:pPr>
            <w:r w:rsidRPr="00584AEA">
              <w:rPr>
                <w:rFonts w:ascii="Arrus" w:hAnsi="Arrus"/>
                <w:sz w:val="22"/>
                <w:szCs w:val="28"/>
              </w:rPr>
              <w:t>25.3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C8" w14:textId="77777777" w:rsidR="00270475" w:rsidRPr="00584AEA" w:rsidRDefault="00270475" w:rsidP="00096A24">
            <w:pPr>
              <w:spacing w:before="240" w:after="240"/>
              <w:rPr>
                <w:rFonts w:ascii="Arrus" w:hAnsi="Arrus"/>
                <w:szCs w:val="28"/>
              </w:rPr>
            </w:pPr>
            <w:r w:rsidRPr="00584AEA">
              <w:rPr>
                <w:rFonts w:ascii="Arrus" w:hAnsi="Arrus"/>
                <w:sz w:val="22"/>
                <w:szCs w:val="28"/>
              </w:rPr>
              <w:t>39.9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C9"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CA" w14:textId="77777777" w:rsidR="00270475" w:rsidRPr="00584AEA" w:rsidRDefault="00270475" w:rsidP="00096A24">
            <w:pPr>
              <w:spacing w:before="240" w:after="240"/>
              <w:rPr>
                <w:rFonts w:ascii="Arrus" w:hAnsi="Arrus"/>
                <w:szCs w:val="28"/>
              </w:rPr>
            </w:pPr>
            <w:r w:rsidRPr="00584AEA">
              <w:rPr>
                <w:rFonts w:ascii="Arrus" w:hAnsi="Arrus"/>
                <w:sz w:val="22"/>
                <w:szCs w:val="28"/>
              </w:rPr>
              <w:t>61.7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CB" w14:textId="77777777" w:rsidR="00270475" w:rsidRPr="00584AEA" w:rsidRDefault="00270475" w:rsidP="00096A24">
            <w:pPr>
              <w:spacing w:before="240" w:after="240"/>
              <w:rPr>
                <w:rFonts w:ascii="Arrus" w:hAnsi="Arrus"/>
                <w:szCs w:val="28"/>
              </w:rPr>
            </w:pPr>
            <w:r w:rsidRPr="00584AEA">
              <w:rPr>
                <w:rFonts w:ascii="Arrus" w:hAnsi="Arrus"/>
                <w:sz w:val="22"/>
                <w:szCs w:val="28"/>
              </w:rPr>
              <w:t>55.6</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CC" w14:textId="77777777" w:rsidR="00270475" w:rsidRPr="00584AEA" w:rsidRDefault="00270475" w:rsidP="00096A24">
            <w:pPr>
              <w:spacing w:before="240" w:after="240"/>
              <w:rPr>
                <w:rFonts w:ascii="Arrus" w:hAnsi="Arrus"/>
                <w:szCs w:val="28"/>
              </w:rPr>
            </w:pPr>
            <w:r w:rsidRPr="00584AEA">
              <w:rPr>
                <w:rFonts w:ascii="Arrus" w:hAnsi="Arrus"/>
                <w:sz w:val="22"/>
                <w:szCs w:val="28"/>
              </w:rPr>
              <w:t>69.2</w:t>
            </w:r>
          </w:p>
        </w:tc>
      </w:tr>
      <w:tr w:rsidR="00270475" w:rsidRPr="00584AEA" w14:paraId="268B2BDE"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CE" w14:textId="77777777" w:rsidR="00270475" w:rsidRPr="00584AEA" w:rsidRDefault="00270475" w:rsidP="00096A24">
            <w:pPr>
              <w:spacing w:before="240" w:after="240"/>
              <w:rPr>
                <w:rFonts w:ascii="Arrus" w:hAnsi="Arrus"/>
                <w:szCs w:val="28"/>
              </w:rPr>
            </w:pPr>
            <w:r w:rsidRPr="00584AEA">
              <w:rPr>
                <w:rFonts w:ascii="Arrus" w:hAnsi="Arrus"/>
                <w:sz w:val="22"/>
                <w:szCs w:val="28"/>
              </w:rPr>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CF" w14:textId="77777777" w:rsidR="00270475" w:rsidRPr="00584AEA" w:rsidRDefault="00270475" w:rsidP="00096A24">
            <w:pPr>
              <w:spacing w:before="240" w:after="240"/>
              <w:rPr>
                <w:rFonts w:ascii="Arrus" w:hAnsi="Arrus"/>
                <w:szCs w:val="28"/>
              </w:rPr>
            </w:pPr>
            <w:hyperlink r:id="rId400" w:tooltip="Assam" w:history="1">
              <w:r w:rsidRPr="00584AEA">
                <w:rPr>
                  <w:rStyle w:val="Hyperlink"/>
                  <w:rFonts w:ascii="Arrus" w:eastAsiaTheme="majorEastAsia" w:hAnsi="Arrus"/>
                  <w:sz w:val="22"/>
                  <w:szCs w:val="28"/>
                </w:rPr>
                <w:t>Assam</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D0"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D1" w14:textId="77777777" w:rsidR="00270475" w:rsidRPr="00584AEA" w:rsidRDefault="00270475" w:rsidP="00096A24">
            <w:pPr>
              <w:spacing w:before="240" w:after="240"/>
              <w:rPr>
                <w:rFonts w:ascii="Arrus" w:hAnsi="Arrus"/>
                <w:szCs w:val="28"/>
              </w:rPr>
            </w:pPr>
            <w:r w:rsidRPr="00584AEA">
              <w:rPr>
                <w:rFonts w:ascii="Arrus" w:hAnsi="Arrus"/>
                <w:sz w:val="22"/>
                <w:szCs w:val="28"/>
              </w:rPr>
              <w:t>6.0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D2" w14:textId="77777777" w:rsidR="00270475" w:rsidRPr="00584AEA" w:rsidRDefault="00270475" w:rsidP="00096A24">
            <w:pPr>
              <w:spacing w:before="240" w:after="240"/>
              <w:rPr>
                <w:rFonts w:ascii="Arrus" w:hAnsi="Arrus"/>
                <w:szCs w:val="28"/>
              </w:rPr>
            </w:pPr>
            <w:r w:rsidRPr="00584AEA">
              <w:rPr>
                <w:rFonts w:ascii="Arrus" w:hAnsi="Arrus"/>
                <w:sz w:val="22"/>
                <w:szCs w:val="28"/>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D3" w14:textId="77777777" w:rsidR="00270475" w:rsidRPr="00584AEA" w:rsidRDefault="00270475" w:rsidP="00096A24">
            <w:pPr>
              <w:spacing w:before="240" w:after="240"/>
              <w:rPr>
                <w:rFonts w:ascii="Arrus" w:hAnsi="Arrus"/>
                <w:szCs w:val="28"/>
              </w:rPr>
            </w:pPr>
            <w:r w:rsidRPr="00584AEA">
              <w:rPr>
                <w:rFonts w:ascii="Arrus" w:hAnsi="Arrus"/>
                <w:sz w:val="22"/>
                <w:szCs w:val="28"/>
              </w:rPr>
              <w:t>106.0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D4" w14:textId="77777777" w:rsidR="00270475" w:rsidRPr="00584AEA" w:rsidRDefault="00270475" w:rsidP="00096A24">
            <w:pPr>
              <w:spacing w:before="240" w:after="240"/>
              <w:rPr>
                <w:rFonts w:ascii="Arrus" w:hAnsi="Arrus"/>
                <w:szCs w:val="28"/>
              </w:rPr>
            </w:pPr>
            <w:r w:rsidRPr="00584AEA">
              <w:rPr>
                <w:rFonts w:ascii="Arrus" w:hAnsi="Arrus"/>
                <w:sz w:val="22"/>
                <w:szCs w:val="28"/>
              </w:rPr>
              <w:t>88.6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D5"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D6" w14:textId="77777777" w:rsidR="00270475" w:rsidRPr="00584AEA" w:rsidRDefault="00270475" w:rsidP="00096A24">
            <w:pPr>
              <w:spacing w:before="240" w:after="240"/>
              <w:rPr>
                <w:rFonts w:ascii="Arrus" w:hAnsi="Arrus"/>
                <w:szCs w:val="28"/>
              </w:rPr>
            </w:pPr>
            <w:r w:rsidRPr="00584AEA">
              <w:rPr>
                <w:rFonts w:ascii="Arrus" w:hAnsi="Arrus"/>
                <w:sz w:val="22"/>
                <w:szCs w:val="28"/>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D7" w14:textId="77777777" w:rsidR="00270475" w:rsidRPr="00584AEA" w:rsidRDefault="00270475" w:rsidP="00096A24">
            <w:pPr>
              <w:spacing w:before="240" w:after="240"/>
              <w:rPr>
                <w:rFonts w:ascii="Arrus" w:hAnsi="Arrus"/>
                <w:szCs w:val="28"/>
              </w:rPr>
            </w:pPr>
            <w:r w:rsidRPr="00584AEA">
              <w:rPr>
                <w:rFonts w:ascii="Arrus" w:hAnsi="Arrus"/>
                <w:sz w:val="22"/>
                <w:szCs w:val="28"/>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D8" w14:textId="77777777" w:rsidR="00270475" w:rsidRPr="00584AEA" w:rsidRDefault="00270475" w:rsidP="00096A24">
            <w:pPr>
              <w:spacing w:before="240" w:after="240"/>
              <w:rPr>
                <w:rFonts w:ascii="Arrus" w:hAnsi="Arrus"/>
                <w:szCs w:val="28"/>
              </w:rPr>
            </w:pPr>
            <w:r w:rsidRPr="00584AEA">
              <w:rPr>
                <w:rFonts w:ascii="Arrus" w:hAnsi="Arrus"/>
                <w:sz w:val="22"/>
                <w:szCs w:val="28"/>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D9" w14:textId="77777777" w:rsidR="00270475" w:rsidRPr="00584AEA" w:rsidRDefault="00270475" w:rsidP="00096A24">
            <w:pPr>
              <w:spacing w:before="240" w:after="240"/>
              <w:rPr>
                <w:rFonts w:ascii="Arrus" w:hAnsi="Arrus"/>
                <w:szCs w:val="28"/>
              </w:rPr>
            </w:pPr>
            <w:r w:rsidRPr="00584AEA">
              <w:rPr>
                <w:rFonts w:ascii="Arrus" w:hAnsi="Arrus"/>
                <w:sz w:val="22"/>
                <w:szCs w:val="28"/>
              </w:rPr>
              <w:t>17.8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DA" w14:textId="77777777" w:rsidR="00270475" w:rsidRPr="00584AEA" w:rsidRDefault="00270475" w:rsidP="00096A24">
            <w:pPr>
              <w:spacing w:before="240" w:after="240"/>
              <w:rPr>
                <w:rFonts w:ascii="Arrus" w:hAnsi="Arrus"/>
                <w:szCs w:val="28"/>
              </w:rPr>
            </w:pPr>
            <w:r w:rsidRPr="00584AEA">
              <w:rPr>
                <w:rFonts w:ascii="Arrus" w:hAnsi="Arrus"/>
                <w:sz w:val="22"/>
                <w:szCs w:val="28"/>
              </w:rPr>
              <w:t>0.01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DB" w14:textId="77777777" w:rsidR="00270475" w:rsidRPr="00584AEA" w:rsidRDefault="00270475" w:rsidP="00096A24">
            <w:pPr>
              <w:spacing w:before="240" w:after="240"/>
              <w:rPr>
                <w:rFonts w:ascii="Arrus" w:hAnsi="Arrus"/>
                <w:szCs w:val="28"/>
              </w:rPr>
            </w:pPr>
            <w:r w:rsidRPr="00584AEA">
              <w:rPr>
                <w:rFonts w:ascii="Arrus" w:hAnsi="Arrus"/>
                <w:sz w:val="22"/>
                <w:szCs w:val="28"/>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DC" w14:textId="77777777" w:rsidR="00270475" w:rsidRPr="00584AEA" w:rsidRDefault="00270475" w:rsidP="00096A24">
            <w:pPr>
              <w:spacing w:before="240" w:after="240"/>
              <w:rPr>
                <w:rFonts w:ascii="Arrus" w:hAnsi="Arrus"/>
                <w:szCs w:val="28"/>
              </w:rPr>
            </w:pPr>
            <w:r w:rsidRPr="00584AEA">
              <w:rPr>
                <w:rFonts w:ascii="Arrus" w:hAnsi="Arrus"/>
                <w:sz w:val="22"/>
                <w:szCs w:val="28"/>
              </w:rPr>
              <w:t>48.4</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DD" w14:textId="77777777" w:rsidR="00270475" w:rsidRPr="00584AEA" w:rsidRDefault="00270475" w:rsidP="00096A24">
            <w:pPr>
              <w:spacing w:before="240" w:after="240"/>
              <w:rPr>
                <w:rFonts w:ascii="Arrus" w:hAnsi="Arrus"/>
                <w:szCs w:val="28"/>
              </w:rPr>
            </w:pPr>
            <w:r w:rsidRPr="00584AEA">
              <w:rPr>
                <w:rFonts w:ascii="Arrus" w:hAnsi="Arrus"/>
                <w:sz w:val="22"/>
                <w:szCs w:val="28"/>
              </w:rPr>
              <w:t>87.0</w:t>
            </w:r>
          </w:p>
        </w:tc>
      </w:tr>
      <w:tr w:rsidR="00270475" w:rsidRPr="00584AEA" w14:paraId="268B2BEF"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DF"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E0" w14:textId="77777777" w:rsidR="00270475" w:rsidRPr="00584AEA" w:rsidRDefault="00270475" w:rsidP="00096A24">
            <w:pPr>
              <w:spacing w:before="240" w:after="240"/>
              <w:rPr>
                <w:rFonts w:ascii="Arrus" w:hAnsi="Arrus"/>
                <w:szCs w:val="28"/>
              </w:rPr>
            </w:pPr>
            <w:hyperlink r:id="rId401" w:tooltip="Uttarakhand" w:history="1">
              <w:r w:rsidRPr="00584AEA">
                <w:rPr>
                  <w:rStyle w:val="Hyperlink"/>
                  <w:rFonts w:ascii="Arrus" w:eastAsiaTheme="majorEastAsia" w:hAnsi="Arrus"/>
                  <w:sz w:val="22"/>
                  <w:szCs w:val="28"/>
                </w:rPr>
                <w:t>Uttarakhand</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E1"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E2" w14:textId="77777777" w:rsidR="00270475" w:rsidRPr="00584AEA" w:rsidRDefault="00270475" w:rsidP="00096A24">
            <w:pPr>
              <w:spacing w:before="240" w:after="240"/>
              <w:rPr>
                <w:rFonts w:ascii="Arrus" w:hAnsi="Arrus"/>
                <w:szCs w:val="28"/>
              </w:rPr>
            </w:pPr>
            <w:r w:rsidRPr="00584AEA">
              <w:rPr>
                <w:rFonts w:ascii="Arrus" w:hAnsi="Arrus"/>
                <w:sz w:val="22"/>
                <w:szCs w:val="28"/>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E3" w14:textId="77777777" w:rsidR="00270475" w:rsidRPr="00584AEA" w:rsidRDefault="00270475" w:rsidP="00096A24">
            <w:pPr>
              <w:spacing w:before="240" w:after="240"/>
              <w:rPr>
                <w:rFonts w:ascii="Arrus" w:hAnsi="Arrus"/>
                <w:szCs w:val="28"/>
              </w:rPr>
            </w:pPr>
            <w:r w:rsidRPr="00584AEA">
              <w:rPr>
                <w:rFonts w:ascii="Arrus" w:hAnsi="Arrus"/>
                <w:sz w:val="22"/>
                <w:szCs w:val="28"/>
              </w:rPr>
              <w:t>1.0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E4" w14:textId="77777777" w:rsidR="00270475" w:rsidRPr="00584AEA" w:rsidRDefault="00270475" w:rsidP="00096A24">
            <w:pPr>
              <w:spacing w:before="240" w:after="240"/>
              <w:rPr>
                <w:rFonts w:ascii="Arrus" w:hAnsi="Arrus"/>
                <w:szCs w:val="28"/>
              </w:rPr>
            </w:pPr>
            <w:r w:rsidRPr="00584AEA">
              <w:rPr>
                <w:rFonts w:ascii="Arrus" w:hAnsi="Arrus"/>
                <w:sz w:val="22"/>
                <w:szCs w:val="28"/>
              </w:rPr>
              <w:t>73.2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E5" w14:textId="77777777" w:rsidR="00270475" w:rsidRPr="00584AEA" w:rsidRDefault="00270475" w:rsidP="00096A24">
            <w:pPr>
              <w:spacing w:before="240" w:after="240"/>
              <w:rPr>
                <w:rFonts w:ascii="Arrus" w:hAnsi="Arrus"/>
                <w:szCs w:val="28"/>
              </w:rPr>
            </w:pPr>
            <w:r w:rsidRPr="00584AEA">
              <w:rPr>
                <w:rFonts w:ascii="Arrus" w:hAnsi="Arrus"/>
                <w:sz w:val="22"/>
                <w:szCs w:val="28"/>
              </w:rPr>
              <w:t>92.4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E6" w14:textId="77777777" w:rsidR="00270475" w:rsidRPr="00584AEA" w:rsidRDefault="00270475" w:rsidP="00096A24">
            <w:pPr>
              <w:spacing w:before="240" w:after="240"/>
              <w:rPr>
                <w:rFonts w:ascii="Arrus" w:hAnsi="Arrus"/>
                <w:szCs w:val="28"/>
              </w:rPr>
            </w:pPr>
            <w:r w:rsidRPr="00584AEA">
              <w:rPr>
                <w:rFonts w:ascii="Arrus" w:hAnsi="Arrus"/>
                <w:sz w:val="22"/>
                <w:szCs w:val="28"/>
              </w:rPr>
              <w:t>49.2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E7" w14:textId="77777777" w:rsidR="00270475" w:rsidRPr="00584AEA" w:rsidRDefault="00270475" w:rsidP="00096A24">
            <w:pPr>
              <w:spacing w:before="240" w:after="240"/>
              <w:rPr>
                <w:rFonts w:ascii="Arrus" w:hAnsi="Arrus"/>
                <w:szCs w:val="28"/>
              </w:rPr>
            </w:pPr>
            <w:r w:rsidRPr="00584AEA">
              <w:rPr>
                <w:rFonts w:ascii="Arrus" w:hAnsi="Arrus"/>
                <w:sz w:val="22"/>
                <w:szCs w:val="28"/>
              </w:rPr>
              <w:t>87.5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E8"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E9" w14:textId="77777777" w:rsidR="00270475" w:rsidRPr="00584AEA" w:rsidRDefault="00270475" w:rsidP="00096A24">
            <w:pPr>
              <w:spacing w:before="240" w:after="240"/>
              <w:rPr>
                <w:rFonts w:ascii="Arrus" w:hAnsi="Arrus"/>
                <w:szCs w:val="28"/>
              </w:rPr>
            </w:pPr>
            <w:r w:rsidRPr="00584AEA">
              <w:rPr>
                <w:rFonts w:ascii="Arrus" w:hAnsi="Arrus"/>
                <w:sz w:val="22"/>
                <w:szCs w:val="28"/>
              </w:rPr>
              <w:t>38.2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EA" w14:textId="77777777" w:rsidR="00270475" w:rsidRPr="00584AEA" w:rsidRDefault="00270475" w:rsidP="00096A24">
            <w:pPr>
              <w:spacing w:before="240" w:after="240"/>
              <w:rPr>
                <w:rFonts w:ascii="Arrus" w:hAnsi="Arrus"/>
                <w:szCs w:val="28"/>
              </w:rPr>
            </w:pPr>
            <w:r w:rsidRPr="00584AEA">
              <w:rPr>
                <w:rFonts w:ascii="Arrus" w:hAnsi="Arrus"/>
                <w:sz w:val="22"/>
                <w:szCs w:val="28"/>
              </w:rPr>
              <w:t>36.1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EB"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EC" w14:textId="77777777" w:rsidR="00270475" w:rsidRPr="00584AEA" w:rsidRDefault="00270475" w:rsidP="00096A24">
            <w:pPr>
              <w:spacing w:before="240" w:after="240"/>
              <w:rPr>
                <w:rFonts w:ascii="Arrus" w:hAnsi="Arrus"/>
                <w:szCs w:val="28"/>
              </w:rPr>
            </w:pPr>
            <w:r w:rsidRPr="00584AEA">
              <w:rPr>
                <w:rFonts w:ascii="Arrus" w:hAnsi="Arrus"/>
                <w:sz w:val="22"/>
                <w:szCs w:val="28"/>
              </w:rPr>
              <w:t>53.2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ED" w14:textId="77777777" w:rsidR="00270475" w:rsidRPr="00584AEA" w:rsidRDefault="00270475" w:rsidP="00096A24">
            <w:pPr>
              <w:spacing w:before="240" w:after="240"/>
              <w:rPr>
                <w:rFonts w:ascii="Arrus" w:hAnsi="Arrus"/>
                <w:szCs w:val="28"/>
              </w:rPr>
            </w:pPr>
            <w:r w:rsidRPr="00584AEA">
              <w:rPr>
                <w:rFonts w:ascii="Arrus" w:hAnsi="Arrus"/>
                <w:sz w:val="22"/>
                <w:szCs w:val="28"/>
              </w:rPr>
              <w:t>51.1</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EE" w14:textId="77777777" w:rsidR="00270475" w:rsidRPr="00584AEA" w:rsidRDefault="00270475" w:rsidP="00096A24">
            <w:pPr>
              <w:spacing w:before="240" w:after="240"/>
              <w:rPr>
                <w:rFonts w:ascii="Arrus" w:hAnsi="Arrus"/>
                <w:szCs w:val="28"/>
              </w:rPr>
            </w:pPr>
            <w:r w:rsidRPr="00584AEA">
              <w:rPr>
                <w:rFonts w:ascii="Arrus" w:hAnsi="Arrus"/>
                <w:sz w:val="22"/>
                <w:szCs w:val="28"/>
              </w:rPr>
              <w:t>61.4</w:t>
            </w:r>
          </w:p>
        </w:tc>
      </w:tr>
      <w:tr w:rsidR="00270475" w:rsidRPr="00584AEA" w14:paraId="268B2C00"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F0" w14:textId="77777777" w:rsidR="00270475" w:rsidRPr="00584AEA" w:rsidRDefault="00270475" w:rsidP="00096A24">
            <w:pPr>
              <w:spacing w:before="240" w:after="240"/>
              <w:rPr>
                <w:rFonts w:ascii="Arrus" w:hAnsi="Arrus"/>
                <w:szCs w:val="28"/>
              </w:rPr>
            </w:pPr>
            <w:r w:rsidRPr="00584AEA">
              <w:rPr>
                <w:rFonts w:ascii="Arrus" w:hAnsi="Arrus"/>
                <w:sz w:val="22"/>
                <w:szCs w:val="28"/>
              </w:rPr>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F1" w14:textId="77777777" w:rsidR="00270475" w:rsidRPr="00584AEA" w:rsidRDefault="00270475" w:rsidP="00096A24">
            <w:pPr>
              <w:spacing w:before="240" w:after="240"/>
              <w:rPr>
                <w:rFonts w:ascii="Arrus" w:hAnsi="Arrus"/>
                <w:szCs w:val="28"/>
              </w:rPr>
            </w:pPr>
            <w:hyperlink r:id="rId402" w:tooltip="Himachal Pradesh" w:history="1">
              <w:r w:rsidRPr="00584AEA">
                <w:rPr>
                  <w:rStyle w:val="Hyperlink"/>
                  <w:rFonts w:ascii="Arrus" w:eastAsiaTheme="majorEastAsia" w:hAnsi="Arrus"/>
                  <w:sz w:val="22"/>
                  <w:szCs w:val="28"/>
                </w:rPr>
                <w:t>Himachal Pradesh</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F2"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F3"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F4"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F5" w14:textId="77777777" w:rsidR="00270475" w:rsidRPr="00584AEA" w:rsidRDefault="00270475" w:rsidP="00096A24">
            <w:pPr>
              <w:spacing w:before="240" w:after="240"/>
              <w:rPr>
                <w:rFonts w:ascii="Arrus" w:hAnsi="Arrus"/>
                <w:szCs w:val="28"/>
              </w:rPr>
            </w:pPr>
            <w:r w:rsidRPr="00584AEA">
              <w:rPr>
                <w:rFonts w:ascii="Arrus" w:hAnsi="Arrus"/>
                <w:sz w:val="22"/>
                <w:szCs w:val="28"/>
              </w:rPr>
              <w:t>61.1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F6" w14:textId="77777777" w:rsidR="00270475" w:rsidRPr="00584AEA" w:rsidRDefault="00270475" w:rsidP="00096A24">
            <w:pPr>
              <w:spacing w:before="240" w:after="240"/>
              <w:rPr>
                <w:rFonts w:ascii="Arrus" w:hAnsi="Arrus"/>
                <w:szCs w:val="28"/>
              </w:rPr>
            </w:pPr>
            <w:r w:rsidRPr="00584AEA">
              <w:rPr>
                <w:rFonts w:ascii="Arrus" w:hAnsi="Arrus"/>
                <w:sz w:val="22"/>
                <w:szCs w:val="28"/>
              </w:rPr>
              <w:t>95.5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F7"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F8"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F9"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FA"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FB"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FC" w14:textId="77777777" w:rsidR="00270475" w:rsidRPr="00584AEA" w:rsidRDefault="00270475" w:rsidP="00096A24">
            <w:pPr>
              <w:spacing w:before="240" w:after="240"/>
              <w:rPr>
                <w:rFonts w:ascii="Arrus" w:hAnsi="Arrus"/>
                <w:szCs w:val="28"/>
              </w:rPr>
            </w:pPr>
            <w:r w:rsidRPr="00584AEA">
              <w:rPr>
                <w:rFonts w:ascii="Arrus" w:hAnsi="Arrus"/>
                <w:sz w:val="22"/>
                <w:szCs w:val="28"/>
              </w:rPr>
              <w:t>17.2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FD" w14:textId="77777777" w:rsidR="00270475" w:rsidRPr="00584AEA" w:rsidRDefault="00270475" w:rsidP="00096A24">
            <w:pPr>
              <w:spacing w:before="240" w:after="240"/>
              <w:rPr>
                <w:rFonts w:ascii="Arrus" w:hAnsi="Arrus"/>
                <w:szCs w:val="28"/>
              </w:rPr>
            </w:pPr>
            <w:r w:rsidRPr="00584AEA">
              <w:rPr>
                <w:rFonts w:ascii="Arrus" w:hAnsi="Arrus"/>
                <w:sz w:val="22"/>
                <w:szCs w:val="28"/>
              </w:rPr>
              <w:t>13.7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BFE" w14:textId="77777777" w:rsidR="00270475" w:rsidRPr="00584AEA" w:rsidRDefault="00270475" w:rsidP="00096A24">
            <w:pPr>
              <w:spacing w:before="240" w:after="240"/>
              <w:rPr>
                <w:rFonts w:ascii="Arrus" w:hAnsi="Arrus"/>
                <w:szCs w:val="28"/>
              </w:rPr>
            </w:pPr>
            <w:r w:rsidRPr="00584AEA">
              <w:rPr>
                <w:rFonts w:ascii="Arrus" w:hAnsi="Arrus"/>
                <w:sz w:val="22"/>
                <w:szCs w:val="28"/>
              </w:rPr>
              <w:t>57.5</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BFF" w14:textId="77777777" w:rsidR="00270475" w:rsidRPr="00584AEA" w:rsidRDefault="00270475" w:rsidP="00096A24">
            <w:pPr>
              <w:spacing w:before="240" w:after="240"/>
              <w:rPr>
                <w:rFonts w:ascii="Arrus" w:hAnsi="Arrus"/>
                <w:szCs w:val="28"/>
              </w:rPr>
            </w:pPr>
            <w:r w:rsidRPr="00584AEA">
              <w:rPr>
                <w:rFonts w:ascii="Arrus" w:hAnsi="Arrus"/>
                <w:sz w:val="22"/>
                <w:szCs w:val="28"/>
              </w:rPr>
              <w:t>73.7</w:t>
            </w:r>
          </w:p>
        </w:tc>
      </w:tr>
      <w:tr w:rsidR="00270475" w:rsidRPr="00584AEA" w14:paraId="268B2C11"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01"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02" w14:textId="77777777" w:rsidR="00270475" w:rsidRPr="00584AEA" w:rsidRDefault="00270475" w:rsidP="00096A24">
            <w:pPr>
              <w:spacing w:before="240" w:after="240"/>
              <w:rPr>
                <w:rFonts w:ascii="Arrus" w:hAnsi="Arrus"/>
                <w:szCs w:val="28"/>
              </w:rPr>
            </w:pPr>
            <w:hyperlink r:id="rId403" w:tooltip="Jammu &amp; Kashmir" w:history="1">
              <w:r w:rsidRPr="00584AEA">
                <w:rPr>
                  <w:rStyle w:val="Hyperlink"/>
                  <w:rFonts w:ascii="Arrus" w:eastAsiaTheme="majorEastAsia" w:hAnsi="Arrus"/>
                  <w:sz w:val="22"/>
                  <w:szCs w:val="28"/>
                </w:rPr>
                <w:t>Kashmir</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03"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04" w14:textId="77777777" w:rsidR="00270475" w:rsidRPr="00584AEA" w:rsidRDefault="00270475" w:rsidP="00096A24">
            <w:pPr>
              <w:spacing w:before="240" w:after="240"/>
              <w:rPr>
                <w:rFonts w:ascii="Arrus" w:hAnsi="Arrus"/>
                <w:szCs w:val="28"/>
              </w:rPr>
            </w:pPr>
            <w:r w:rsidRPr="00584AEA">
              <w:rPr>
                <w:rFonts w:ascii="Arrus" w:hAnsi="Arrus"/>
                <w:sz w:val="22"/>
                <w:szCs w:val="28"/>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05" w14:textId="77777777" w:rsidR="00270475" w:rsidRPr="00584AEA" w:rsidRDefault="00270475" w:rsidP="00096A24">
            <w:pPr>
              <w:spacing w:before="240" w:after="240"/>
              <w:rPr>
                <w:rFonts w:ascii="Arrus" w:hAnsi="Arrus"/>
                <w:szCs w:val="28"/>
              </w:rPr>
            </w:pPr>
            <w:r w:rsidRPr="00584AEA">
              <w:rPr>
                <w:rFonts w:ascii="Arrus" w:hAnsi="Arrus"/>
                <w:sz w:val="22"/>
                <w:szCs w:val="28"/>
              </w:rPr>
              <w:t>4.5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06" w14:textId="77777777" w:rsidR="00270475" w:rsidRPr="00584AEA" w:rsidRDefault="00270475" w:rsidP="00096A24">
            <w:pPr>
              <w:spacing w:before="240" w:after="240"/>
              <w:rPr>
                <w:rFonts w:ascii="Arrus" w:hAnsi="Arrus"/>
                <w:szCs w:val="28"/>
              </w:rPr>
            </w:pPr>
            <w:r w:rsidRPr="00584AEA">
              <w:rPr>
                <w:rFonts w:ascii="Arrus" w:hAnsi="Arrus"/>
                <w:sz w:val="22"/>
                <w:szCs w:val="28"/>
              </w:rPr>
              <w:t>88.9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07" w14:textId="77777777" w:rsidR="00270475" w:rsidRPr="00584AEA" w:rsidRDefault="00270475" w:rsidP="00096A24">
            <w:pPr>
              <w:spacing w:before="240" w:after="240"/>
              <w:rPr>
                <w:rFonts w:ascii="Arrus" w:hAnsi="Arrus"/>
                <w:szCs w:val="28"/>
              </w:rPr>
            </w:pPr>
            <w:r w:rsidRPr="00584AEA">
              <w:rPr>
                <w:rFonts w:ascii="Arrus" w:hAnsi="Arrus"/>
                <w:sz w:val="22"/>
                <w:szCs w:val="28"/>
              </w:rPr>
              <w:t>96.4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08" w14:textId="77777777" w:rsidR="00270475" w:rsidRPr="00584AEA" w:rsidRDefault="00270475" w:rsidP="00096A24">
            <w:pPr>
              <w:spacing w:before="240" w:after="240"/>
              <w:rPr>
                <w:rFonts w:ascii="Arrus" w:hAnsi="Arrus"/>
                <w:szCs w:val="28"/>
              </w:rPr>
            </w:pPr>
            <w:r w:rsidRPr="00584AEA">
              <w:rPr>
                <w:rFonts w:ascii="Arrus" w:hAnsi="Arrus"/>
                <w:sz w:val="22"/>
                <w:szCs w:val="28"/>
              </w:rPr>
              <w:t>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09" w14:textId="77777777" w:rsidR="00270475" w:rsidRPr="00584AEA" w:rsidRDefault="00270475" w:rsidP="00096A24">
            <w:pPr>
              <w:spacing w:before="240" w:after="240"/>
              <w:rPr>
                <w:rFonts w:ascii="Arrus" w:hAnsi="Arrus"/>
                <w:szCs w:val="28"/>
              </w:rPr>
            </w:pPr>
            <w:r w:rsidRPr="00584AEA">
              <w:rPr>
                <w:rFonts w:ascii="Arrus" w:hAnsi="Arrus"/>
                <w:sz w:val="22"/>
                <w:szCs w:val="28"/>
              </w:rPr>
              <w:t>92.7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0A" w14:textId="77777777" w:rsidR="00270475" w:rsidRPr="00584AEA" w:rsidRDefault="00270475" w:rsidP="00096A24">
            <w:pPr>
              <w:spacing w:before="240" w:after="240"/>
              <w:rPr>
                <w:rFonts w:ascii="Arrus" w:hAnsi="Arrus"/>
                <w:szCs w:val="28"/>
              </w:rPr>
            </w:pPr>
            <w:r w:rsidRPr="00584AEA">
              <w:rPr>
                <w:rFonts w:ascii="Arrus" w:hAnsi="Arrus"/>
                <w:sz w:val="22"/>
                <w:szCs w:val="28"/>
              </w:rPr>
              <w:t>6.3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0B" w14:textId="77777777" w:rsidR="00270475" w:rsidRPr="00584AEA" w:rsidRDefault="00270475" w:rsidP="00096A24">
            <w:pPr>
              <w:spacing w:before="240" w:after="240"/>
              <w:rPr>
                <w:rFonts w:ascii="Arrus" w:hAnsi="Arrus"/>
                <w:szCs w:val="28"/>
              </w:rPr>
            </w:pPr>
            <w:r w:rsidRPr="00584AEA">
              <w:rPr>
                <w:rFonts w:ascii="Arrus" w:hAnsi="Arrus"/>
                <w:sz w:val="22"/>
                <w:szCs w:val="28"/>
              </w:rPr>
              <w:t>22.1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0C" w14:textId="77777777" w:rsidR="00270475" w:rsidRPr="00584AEA" w:rsidRDefault="00270475" w:rsidP="00096A24">
            <w:pPr>
              <w:spacing w:before="240" w:after="240"/>
              <w:rPr>
                <w:rFonts w:ascii="Arrus" w:hAnsi="Arrus"/>
                <w:szCs w:val="28"/>
              </w:rPr>
            </w:pPr>
            <w:r w:rsidRPr="00584AEA">
              <w:rPr>
                <w:rFonts w:ascii="Arrus" w:hAnsi="Arrus"/>
                <w:sz w:val="22"/>
                <w:szCs w:val="28"/>
              </w:rPr>
              <w:t>47.5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0D"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0E" w14:textId="77777777" w:rsidR="00270475" w:rsidRPr="00584AEA" w:rsidRDefault="00270475" w:rsidP="00096A24">
            <w:pPr>
              <w:spacing w:before="240" w:after="240"/>
              <w:rPr>
                <w:rFonts w:ascii="Arrus" w:hAnsi="Arrus"/>
                <w:szCs w:val="28"/>
              </w:rPr>
            </w:pPr>
            <w:r w:rsidRPr="00584AEA">
              <w:rPr>
                <w:rFonts w:ascii="Arrus" w:hAnsi="Arrus"/>
                <w:sz w:val="22"/>
                <w:szCs w:val="28"/>
              </w:rPr>
              <w:t>17.1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0F" w14:textId="77777777" w:rsidR="00270475" w:rsidRPr="00584AEA" w:rsidRDefault="00270475" w:rsidP="00096A24">
            <w:pPr>
              <w:spacing w:before="240" w:after="240"/>
              <w:rPr>
                <w:rFonts w:ascii="Arrus" w:hAnsi="Arrus"/>
                <w:szCs w:val="28"/>
              </w:rPr>
            </w:pPr>
            <w:r w:rsidRPr="00584AEA">
              <w:rPr>
                <w:rFonts w:ascii="Arrus" w:hAnsi="Arrus"/>
                <w:sz w:val="22"/>
                <w:szCs w:val="28"/>
              </w:rPr>
              <w:t>47.3</w:t>
            </w: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C10" w14:textId="77777777" w:rsidR="00270475" w:rsidRPr="00584AEA" w:rsidRDefault="00270475" w:rsidP="00096A24">
            <w:pPr>
              <w:spacing w:before="240" w:after="240"/>
              <w:rPr>
                <w:rFonts w:ascii="Arrus" w:hAnsi="Arrus"/>
                <w:szCs w:val="28"/>
              </w:rPr>
            </w:pPr>
            <w:r w:rsidRPr="00584AEA">
              <w:rPr>
                <w:rFonts w:ascii="Arrus" w:hAnsi="Arrus"/>
                <w:sz w:val="22"/>
                <w:szCs w:val="28"/>
              </w:rPr>
              <w:t>90.6</w:t>
            </w:r>
          </w:p>
        </w:tc>
      </w:tr>
      <w:tr w:rsidR="00270475" w:rsidRPr="00584AEA" w14:paraId="268B2C22"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12" w14:textId="77777777" w:rsidR="00270475" w:rsidRPr="00584AEA" w:rsidRDefault="00270475" w:rsidP="00096A24">
            <w:pPr>
              <w:spacing w:before="240" w:after="240"/>
              <w:rPr>
                <w:rFonts w:ascii="Arrus" w:hAnsi="Arrus"/>
                <w:szCs w:val="28"/>
              </w:rPr>
            </w:pPr>
            <w:r w:rsidRPr="00584AEA">
              <w:rPr>
                <w:rFonts w:ascii="Arrus" w:hAnsi="Arrus"/>
                <w:sz w:val="22"/>
                <w:szCs w:val="28"/>
              </w:rPr>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13" w14:textId="77777777" w:rsidR="00270475" w:rsidRPr="00584AEA" w:rsidRDefault="00270475" w:rsidP="00096A24">
            <w:pPr>
              <w:spacing w:before="240" w:after="240"/>
              <w:rPr>
                <w:rFonts w:ascii="Arrus" w:hAnsi="Arrus"/>
                <w:szCs w:val="28"/>
              </w:rPr>
            </w:pPr>
            <w:hyperlink r:id="rId404" w:tooltip="Goa" w:history="1">
              <w:r w:rsidRPr="00584AEA">
                <w:rPr>
                  <w:rStyle w:val="Hyperlink"/>
                  <w:rFonts w:ascii="Arrus" w:eastAsiaTheme="majorEastAsia" w:hAnsi="Arrus"/>
                  <w:sz w:val="22"/>
                  <w:szCs w:val="28"/>
                </w:rPr>
                <w:t>Goa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14"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15"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16"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17"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18"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19"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1A"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1B"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1C"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1D"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1E" w14:textId="77777777" w:rsidR="00270475" w:rsidRPr="00584AEA" w:rsidRDefault="00270475" w:rsidP="00096A24">
            <w:pPr>
              <w:spacing w:before="240" w:after="240"/>
              <w:rPr>
                <w:rFonts w:ascii="Arrus" w:hAnsi="Arrus"/>
                <w:szCs w:val="28"/>
              </w:rPr>
            </w:pPr>
            <w:r w:rsidRPr="00584AEA">
              <w:rPr>
                <w:rFonts w:ascii="Arrus" w:hAnsi="Arrus"/>
                <w:sz w:val="22"/>
                <w:szCs w:val="28"/>
              </w:rPr>
              <w:t>0.006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1F"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20"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C21" w14:textId="77777777" w:rsidR="00270475" w:rsidRPr="00584AEA" w:rsidRDefault="00270475" w:rsidP="00096A24">
            <w:pPr>
              <w:spacing w:before="240" w:after="240"/>
              <w:rPr>
                <w:rFonts w:ascii="Arrus" w:hAnsi="Arrus"/>
                <w:szCs w:val="28"/>
              </w:rPr>
            </w:pPr>
          </w:p>
        </w:tc>
      </w:tr>
      <w:tr w:rsidR="00270475" w:rsidRPr="00584AEA" w14:paraId="268B2C33"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23"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24" w14:textId="77777777" w:rsidR="00270475" w:rsidRPr="00584AEA" w:rsidRDefault="00270475" w:rsidP="00096A24">
            <w:pPr>
              <w:spacing w:before="240" w:after="240"/>
              <w:rPr>
                <w:rFonts w:ascii="Arrus" w:hAnsi="Arrus"/>
                <w:szCs w:val="28"/>
              </w:rPr>
            </w:pPr>
            <w:hyperlink r:id="rId405" w:tooltip="Chandigarh" w:history="1">
              <w:r w:rsidRPr="00584AEA">
                <w:rPr>
                  <w:rStyle w:val="Hyperlink"/>
                  <w:rFonts w:ascii="Arrus" w:eastAsiaTheme="majorEastAsia" w:hAnsi="Arrus"/>
                  <w:sz w:val="22"/>
                  <w:szCs w:val="28"/>
                </w:rPr>
                <w:t>Chandigarh</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25"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26"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27"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28"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29"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2A"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2B"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2C"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2D"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2E"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2F"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30"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31"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C32" w14:textId="77777777" w:rsidR="00270475" w:rsidRPr="00584AEA" w:rsidRDefault="00270475" w:rsidP="00096A24">
            <w:pPr>
              <w:spacing w:before="240" w:after="240"/>
              <w:rPr>
                <w:rFonts w:ascii="Arrus" w:hAnsi="Arrus"/>
                <w:szCs w:val="28"/>
              </w:rPr>
            </w:pPr>
          </w:p>
        </w:tc>
      </w:tr>
      <w:tr w:rsidR="00270475" w:rsidRPr="00584AEA" w14:paraId="268B2C44"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34" w14:textId="77777777" w:rsidR="00270475" w:rsidRPr="00584AEA" w:rsidRDefault="00270475" w:rsidP="00096A24">
            <w:pPr>
              <w:spacing w:before="240" w:after="240"/>
              <w:rPr>
                <w:rFonts w:ascii="Arrus" w:hAnsi="Arrus"/>
                <w:szCs w:val="28"/>
              </w:rPr>
            </w:pPr>
            <w:r w:rsidRPr="00584AEA">
              <w:rPr>
                <w:rFonts w:ascii="Arrus" w:hAnsi="Arrus"/>
                <w:sz w:val="22"/>
                <w:szCs w:val="28"/>
              </w:rPr>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35" w14:textId="77777777" w:rsidR="00270475" w:rsidRPr="00584AEA" w:rsidRDefault="00270475" w:rsidP="00096A24">
            <w:pPr>
              <w:spacing w:before="240" w:after="240"/>
              <w:rPr>
                <w:rFonts w:ascii="Arrus" w:hAnsi="Arrus"/>
                <w:szCs w:val="28"/>
              </w:rPr>
            </w:pPr>
            <w:hyperlink r:id="rId406" w:tooltip="Tripura" w:history="1">
              <w:r w:rsidRPr="00584AEA">
                <w:rPr>
                  <w:rStyle w:val="Hyperlink"/>
                  <w:rFonts w:ascii="Arrus" w:eastAsiaTheme="majorEastAsia" w:hAnsi="Arrus"/>
                  <w:sz w:val="22"/>
                  <w:szCs w:val="28"/>
                </w:rPr>
                <w:t>Tripura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36"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37"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38"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39"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3A"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3B"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3C"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3D"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3E"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3F"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40" w14:textId="77777777" w:rsidR="00270475" w:rsidRPr="00584AEA" w:rsidRDefault="00270475" w:rsidP="00096A24">
            <w:pPr>
              <w:spacing w:before="240" w:after="240"/>
              <w:rPr>
                <w:rFonts w:ascii="Arrus" w:hAnsi="Arrus"/>
                <w:szCs w:val="28"/>
              </w:rPr>
            </w:pPr>
            <w:r w:rsidRPr="00584AEA">
              <w:rPr>
                <w:rFonts w:ascii="Arrus" w:hAnsi="Arrus"/>
                <w:sz w:val="22"/>
                <w:szCs w:val="28"/>
              </w:rPr>
              <w:t>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41"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42"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C43" w14:textId="77777777" w:rsidR="00270475" w:rsidRPr="00584AEA" w:rsidRDefault="00270475" w:rsidP="00096A24">
            <w:pPr>
              <w:spacing w:before="240" w:after="240"/>
              <w:rPr>
                <w:rFonts w:ascii="Arrus" w:hAnsi="Arrus"/>
                <w:szCs w:val="28"/>
              </w:rPr>
            </w:pPr>
          </w:p>
        </w:tc>
      </w:tr>
      <w:tr w:rsidR="00270475" w:rsidRPr="00584AEA" w14:paraId="268B2C55"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45"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46" w14:textId="77777777" w:rsidR="00270475" w:rsidRPr="00584AEA" w:rsidRDefault="00270475" w:rsidP="00096A24">
            <w:pPr>
              <w:spacing w:before="240" w:after="240"/>
              <w:rPr>
                <w:rFonts w:ascii="Arrus" w:hAnsi="Arrus"/>
                <w:szCs w:val="28"/>
              </w:rPr>
            </w:pPr>
            <w:hyperlink r:id="rId407" w:tooltip="Meghalaya" w:history="1">
              <w:r w:rsidRPr="00584AEA">
                <w:rPr>
                  <w:rStyle w:val="Hyperlink"/>
                  <w:rFonts w:ascii="Arrus" w:eastAsiaTheme="majorEastAsia" w:hAnsi="Arrus"/>
                  <w:sz w:val="22"/>
                  <w:szCs w:val="28"/>
                </w:rPr>
                <w:t>Meghalaya</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47"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48"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49"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4A"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4B"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4C"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4D"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4E"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4F"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50"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51" w14:textId="77777777" w:rsidR="00270475" w:rsidRPr="00584AEA" w:rsidRDefault="00270475" w:rsidP="00096A24">
            <w:pPr>
              <w:spacing w:before="240" w:after="240"/>
              <w:rPr>
                <w:rFonts w:ascii="Arrus" w:hAnsi="Arrus"/>
                <w:szCs w:val="28"/>
              </w:rPr>
            </w:pPr>
            <w:r w:rsidRPr="00584AEA">
              <w:rPr>
                <w:rFonts w:ascii="Arrus" w:hAnsi="Arrus"/>
                <w:sz w:val="22"/>
                <w:szCs w:val="28"/>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52"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53"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C54" w14:textId="77777777" w:rsidR="00270475" w:rsidRPr="00584AEA" w:rsidRDefault="00270475" w:rsidP="00096A24">
            <w:pPr>
              <w:spacing w:before="240" w:after="240"/>
              <w:rPr>
                <w:rFonts w:ascii="Arrus" w:hAnsi="Arrus"/>
                <w:szCs w:val="28"/>
              </w:rPr>
            </w:pPr>
          </w:p>
        </w:tc>
      </w:tr>
      <w:tr w:rsidR="00270475" w:rsidRPr="00584AEA" w14:paraId="268B2C66"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56" w14:textId="77777777" w:rsidR="00270475" w:rsidRPr="00584AEA" w:rsidRDefault="00270475" w:rsidP="00096A24">
            <w:pPr>
              <w:spacing w:before="240" w:after="240"/>
              <w:rPr>
                <w:rFonts w:ascii="Arrus" w:hAnsi="Arrus"/>
                <w:szCs w:val="28"/>
              </w:rPr>
            </w:pPr>
            <w:r w:rsidRPr="00584AEA">
              <w:rPr>
                <w:rFonts w:ascii="Arrus" w:hAnsi="Arrus"/>
                <w:sz w:val="22"/>
                <w:szCs w:val="28"/>
              </w:rPr>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57" w14:textId="77777777" w:rsidR="00270475" w:rsidRPr="00584AEA" w:rsidRDefault="00270475" w:rsidP="00096A24">
            <w:pPr>
              <w:spacing w:before="240" w:after="240"/>
              <w:rPr>
                <w:rFonts w:ascii="Arrus" w:hAnsi="Arrus"/>
                <w:szCs w:val="28"/>
              </w:rPr>
            </w:pPr>
            <w:hyperlink r:id="rId408" w:tooltip="Puducherry" w:history="1">
              <w:r w:rsidRPr="00584AEA">
                <w:rPr>
                  <w:rStyle w:val="Hyperlink"/>
                  <w:rFonts w:ascii="Arrus" w:eastAsiaTheme="majorEastAsia" w:hAnsi="Arrus"/>
                  <w:sz w:val="22"/>
                  <w:szCs w:val="28"/>
                </w:rPr>
                <w:t>Puducherry</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58"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59"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5A"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5B"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5C"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5D"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5E"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5F"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60"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61"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62"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63"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64"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C65" w14:textId="77777777" w:rsidR="00270475" w:rsidRPr="00584AEA" w:rsidRDefault="00270475" w:rsidP="00096A24">
            <w:pPr>
              <w:spacing w:before="240" w:after="240"/>
              <w:rPr>
                <w:rFonts w:ascii="Arrus" w:hAnsi="Arrus"/>
                <w:szCs w:val="28"/>
              </w:rPr>
            </w:pPr>
          </w:p>
        </w:tc>
      </w:tr>
      <w:tr w:rsidR="00270475" w:rsidRPr="00584AEA" w14:paraId="268B2C77"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67"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68" w14:textId="77777777" w:rsidR="00270475" w:rsidRPr="00584AEA" w:rsidRDefault="00270475" w:rsidP="00096A24">
            <w:pPr>
              <w:spacing w:before="240" w:after="240"/>
              <w:rPr>
                <w:rFonts w:ascii="Arrus" w:hAnsi="Arrus"/>
                <w:szCs w:val="28"/>
              </w:rPr>
            </w:pPr>
            <w:hyperlink r:id="rId409" w:tooltip="Manipur" w:history="1">
              <w:r w:rsidRPr="00584AEA">
                <w:rPr>
                  <w:rStyle w:val="Hyperlink"/>
                  <w:rFonts w:ascii="Arrus" w:eastAsiaTheme="majorEastAsia" w:hAnsi="Arrus"/>
                  <w:sz w:val="22"/>
                  <w:szCs w:val="28"/>
                </w:rPr>
                <w:t>Manipur</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69"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6A"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6B"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6C"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6D"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6E"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6F"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70"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71"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72"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73" w14:textId="77777777" w:rsidR="00270475" w:rsidRPr="00584AEA" w:rsidRDefault="00270475" w:rsidP="00096A24">
            <w:pPr>
              <w:spacing w:before="240" w:after="240"/>
              <w:rPr>
                <w:rFonts w:ascii="Arrus" w:hAnsi="Arrus"/>
                <w:szCs w:val="28"/>
              </w:rPr>
            </w:pPr>
            <w:r w:rsidRPr="00584AEA">
              <w:rPr>
                <w:rFonts w:ascii="Arrus" w:hAnsi="Arrus"/>
                <w:sz w:val="22"/>
                <w:szCs w:val="28"/>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74"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75"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C76" w14:textId="77777777" w:rsidR="00270475" w:rsidRPr="00584AEA" w:rsidRDefault="00270475" w:rsidP="00096A24">
            <w:pPr>
              <w:spacing w:before="240" w:after="240"/>
              <w:rPr>
                <w:rFonts w:ascii="Arrus" w:hAnsi="Arrus"/>
                <w:szCs w:val="28"/>
              </w:rPr>
            </w:pPr>
          </w:p>
        </w:tc>
      </w:tr>
      <w:tr w:rsidR="00270475" w:rsidRPr="00584AEA" w14:paraId="268B2C88"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78" w14:textId="77777777" w:rsidR="00270475" w:rsidRPr="00584AEA" w:rsidRDefault="00270475" w:rsidP="00096A24">
            <w:pPr>
              <w:spacing w:before="240" w:after="240"/>
              <w:rPr>
                <w:rFonts w:ascii="Arrus" w:hAnsi="Arrus"/>
                <w:szCs w:val="28"/>
              </w:rPr>
            </w:pPr>
            <w:r w:rsidRPr="00584AEA">
              <w:rPr>
                <w:rFonts w:ascii="Arrus" w:hAnsi="Arrus"/>
                <w:sz w:val="22"/>
                <w:szCs w:val="28"/>
              </w:rPr>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79" w14:textId="77777777" w:rsidR="00270475" w:rsidRPr="00584AEA" w:rsidRDefault="00270475" w:rsidP="00096A24">
            <w:pPr>
              <w:spacing w:before="240" w:after="240"/>
              <w:rPr>
                <w:rFonts w:ascii="Arrus" w:hAnsi="Arrus"/>
                <w:szCs w:val="28"/>
              </w:rPr>
            </w:pPr>
            <w:hyperlink r:id="rId410" w:tooltip="Nagaland" w:history="1">
              <w:r w:rsidRPr="00584AEA">
                <w:rPr>
                  <w:rStyle w:val="Hyperlink"/>
                  <w:rFonts w:ascii="Arrus" w:eastAsiaTheme="majorEastAsia" w:hAnsi="Arrus"/>
                  <w:sz w:val="22"/>
                  <w:szCs w:val="28"/>
                </w:rPr>
                <w:t>Nagaland</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7A"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7B"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7C"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7D"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7E"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7F"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80"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81"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82"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83"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84" w14:textId="77777777" w:rsidR="00270475" w:rsidRPr="00584AEA" w:rsidRDefault="00270475" w:rsidP="00096A24">
            <w:pPr>
              <w:spacing w:before="240" w:after="240"/>
              <w:rPr>
                <w:rFonts w:ascii="Arrus" w:hAnsi="Arrus"/>
                <w:szCs w:val="28"/>
              </w:rPr>
            </w:pPr>
            <w:r w:rsidRPr="00584AEA">
              <w:rPr>
                <w:rFonts w:ascii="Arrus" w:hAnsi="Arrus"/>
                <w:sz w:val="22"/>
                <w:szCs w:val="28"/>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85"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86"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C87" w14:textId="77777777" w:rsidR="00270475" w:rsidRPr="00584AEA" w:rsidRDefault="00270475" w:rsidP="00096A24">
            <w:pPr>
              <w:spacing w:before="240" w:after="240"/>
              <w:rPr>
                <w:rFonts w:ascii="Arrus" w:hAnsi="Arrus"/>
                <w:szCs w:val="28"/>
              </w:rPr>
            </w:pPr>
          </w:p>
        </w:tc>
      </w:tr>
      <w:tr w:rsidR="00270475" w:rsidRPr="00584AEA" w14:paraId="268B2C99"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89"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8A" w14:textId="77777777" w:rsidR="00270475" w:rsidRPr="00584AEA" w:rsidRDefault="00270475" w:rsidP="00096A24">
            <w:pPr>
              <w:spacing w:before="240" w:after="240"/>
              <w:rPr>
                <w:rFonts w:ascii="Arrus" w:hAnsi="Arrus"/>
                <w:szCs w:val="28"/>
              </w:rPr>
            </w:pPr>
            <w:hyperlink r:id="rId411" w:tooltip="Arunachal Pradesh" w:history="1">
              <w:r w:rsidRPr="00584AEA">
                <w:rPr>
                  <w:rStyle w:val="Hyperlink"/>
                  <w:rFonts w:ascii="Arrus" w:eastAsiaTheme="majorEastAsia" w:hAnsi="Arrus"/>
                  <w:sz w:val="22"/>
                  <w:szCs w:val="28"/>
                </w:rPr>
                <w:t>Arunachal Pradesh</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8B"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8C"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8D"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8E"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8F"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90"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91"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92"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93"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94"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95" w14:textId="77777777" w:rsidR="00270475" w:rsidRPr="00584AEA" w:rsidRDefault="00270475" w:rsidP="00096A24">
            <w:pPr>
              <w:spacing w:before="240" w:after="240"/>
              <w:rPr>
                <w:rFonts w:ascii="Arrus" w:hAnsi="Arrus"/>
                <w:szCs w:val="28"/>
              </w:rPr>
            </w:pPr>
            <w:r w:rsidRPr="00584AEA">
              <w:rPr>
                <w:rFonts w:ascii="Arrus" w:hAnsi="Arrus"/>
                <w:sz w:val="22"/>
                <w:szCs w:val="28"/>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96"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97"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C98" w14:textId="77777777" w:rsidR="00270475" w:rsidRPr="00584AEA" w:rsidRDefault="00270475" w:rsidP="00096A24">
            <w:pPr>
              <w:spacing w:before="240" w:after="240"/>
              <w:rPr>
                <w:rFonts w:ascii="Arrus" w:hAnsi="Arrus"/>
                <w:szCs w:val="28"/>
              </w:rPr>
            </w:pPr>
          </w:p>
        </w:tc>
      </w:tr>
      <w:tr w:rsidR="00270475" w:rsidRPr="00584AEA" w14:paraId="268B2CAA"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9A" w14:textId="77777777" w:rsidR="00270475" w:rsidRPr="00584AEA" w:rsidRDefault="00270475" w:rsidP="00096A24">
            <w:pPr>
              <w:spacing w:before="240" w:after="240"/>
              <w:rPr>
                <w:rFonts w:ascii="Arrus" w:hAnsi="Arrus"/>
                <w:szCs w:val="28"/>
              </w:rPr>
            </w:pPr>
            <w:r w:rsidRPr="00584AEA">
              <w:rPr>
                <w:rFonts w:ascii="Arrus" w:hAnsi="Arrus"/>
                <w:sz w:val="22"/>
                <w:szCs w:val="28"/>
              </w:rPr>
              <w:t>Himalayan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9B" w14:textId="77777777" w:rsidR="00270475" w:rsidRPr="00584AEA" w:rsidRDefault="00270475" w:rsidP="00096A24">
            <w:pPr>
              <w:spacing w:before="240" w:after="240"/>
              <w:rPr>
                <w:rFonts w:ascii="Arrus" w:hAnsi="Arrus"/>
                <w:szCs w:val="28"/>
              </w:rPr>
            </w:pPr>
            <w:hyperlink r:id="rId412" w:tooltip="Mizoram" w:history="1">
              <w:r w:rsidRPr="00584AEA">
                <w:rPr>
                  <w:rStyle w:val="Hyperlink"/>
                  <w:rFonts w:ascii="Arrus" w:eastAsiaTheme="majorEastAsia" w:hAnsi="Arrus"/>
                  <w:sz w:val="22"/>
                  <w:szCs w:val="28"/>
                </w:rPr>
                <w:t>Mizoram</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9C"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9D"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9E"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9F"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A0"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A1"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A2"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A3"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A4"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A5"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A6" w14:textId="77777777" w:rsidR="00270475" w:rsidRPr="00584AEA" w:rsidRDefault="00270475" w:rsidP="00096A24">
            <w:pPr>
              <w:spacing w:before="240" w:after="240"/>
              <w:rPr>
                <w:rFonts w:ascii="Arrus" w:hAnsi="Arrus"/>
                <w:szCs w:val="28"/>
              </w:rPr>
            </w:pPr>
            <w:r w:rsidRPr="00584AEA">
              <w:rPr>
                <w:rFonts w:ascii="Arrus" w:hAnsi="Arrus"/>
                <w:sz w:val="22"/>
                <w:szCs w:val="28"/>
              </w:rPr>
              <w:t>7.4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A7"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A8"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CA9" w14:textId="77777777" w:rsidR="00270475" w:rsidRPr="00584AEA" w:rsidRDefault="00270475" w:rsidP="00096A24">
            <w:pPr>
              <w:spacing w:before="240" w:after="240"/>
              <w:rPr>
                <w:rFonts w:ascii="Arrus" w:hAnsi="Arrus"/>
                <w:szCs w:val="28"/>
              </w:rPr>
            </w:pPr>
          </w:p>
        </w:tc>
      </w:tr>
      <w:tr w:rsidR="00270475" w:rsidRPr="00584AEA" w14:paraId="268B2CBB"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AB"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AC" w14:textId="77777777" w:rsidR="00270475" w:rsidRPr="00584AEA" w:rsidRDefault="00270475" w:rsidP="00096A24">
            <w:pPr>
              <w:spacing w:before="240" w:after="240"/>
              <w:rPr>
                <w:rFonts w:ascii="Arrus" w:hAnsi="Arrus"/>
                <w:szCs w:val="28"/>
              </w:rPr>
            </w:pPr>
            <w:hyperlink r:id="rId413" w:tooltip="Andaman and Nicobar Islands" w:history="1">
              <w:r w:rsidRPr="00584AEA">
                <w:rPr>
                  <w:rStyle w:val="Hyperlink"/>
                  <w:rFonts w:ascii="Arrus" w:eastAsiaTheme="majorEastAsia" w:hAnsi="Arrus"/>
                  <w:sz w:val="22"/>
                  <w:szCs w:val="28"/>
                </w:rPr>
                <w:t>Andaman and Nicobar Islands</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AD"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AE"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AF"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B0"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B1"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B2"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B3"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B4"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B5"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B6"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B7" w14:textId="77777777" w:rsidR="00270475" w:rsidRPr="00584AEA" w:rsidRDefault="00270475" w:rsidP="00096A24">
            <w:pPr>
              <w:spacing w:before="240" w:after="240"/>
              <w:rPr>
                <w:rFonts w:ascii="Arrus" w:hAnsi="Arrus"/>
                <w:szCs w:val="28"/>
              </w:rPr>
            </w:pPr>
            <w:r w:rsidRPr="00584AEA">
              <w:rPr>
                <w:rFonts w:ascii="Arrus" w:hAnsi="Arrus"/>
                <w:sz w:val="22"/>
                <w:szCs w:val="28"/>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B8"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B9"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CBA" w14:textId="77777777" w:rsidR="00270475" w:rsidRPr="00584AEA" w:rsidRDefault="00270475" w:rsidP="00096A24">
            <w:pPr>
              <w:spacing w:before="240" w:after="240"/>
              <w:rPr>
                <w:rFonts w:ascii="Arrus" w:hAnsi="Arrus"/>
                <w:szCs w:val="28"/>
              </w:rPr>
            </w:pPr>
          </w:p>
        </w:tc>
      </w:tr>
      <w:tr w:rsidR="00270475" w:rsidRPr="00584AEA" w14:paraId="268B2CCC"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BC" w14:textId="77777777" w:rsidR="00270475" w:rsidRPr="00584AEA" w:rsidRDefault="00270475" w:rsidP="00096A24">
            <w:pPr>
              <w:spacing w:before="240" w:after="240"/>
              <w:rPr>
                <w:rFonts w:ascii="Arrus" w:hAnsi="Arrus"/>
                <w:szCs w:val="28"/>
              </w:rPr>
            </w:pPr>
            <w:r w:rsidRPr="00584AEA">
              <w:rPr>
                <w:rFonts w:ascii="Arrus" w:hAnsi="Arrus"/>
                <w:sz w:val="22"/>
                <w:szCs w:val="28"/>
              </w:rPr>
              <w:t>Himal</w:t>
            </w:r>
            <w:r w:rsidRPr="00584AEA">
              <w:rPr>
                <w:rFonts w:ascii="Arrus" w:hAnsi="Arrus"/>
                <w:sz w:val="22"/>
                <w:szCs w:val="28"/>
              </w:rPr>
              <w:lastRenderedPageBreak/>
              <w:t>ayan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BD" w14:textId="77777777" w:rsidR="00270475" w:rsidRPr="00584AEA" w:rsidRDefault="00270475" w:rsidP="00096A24">
            <w:pPr>
              <w:spacing w:before="240" w:after="240"/>
              <w:rPr>
                <w:rFonts w:ascii="Arrus" w:hAnsi="Arrus"/>
                <w:szCs w:val="28"/>
              </w:rPr>
            </w:pPr>
            <w:hyperlink r:id="rId414" w:tooltip="Sikkim" w:history="1">
              <w:r w:rsidRPr="00584AEA">
                <w:rPr>
                  <w:rStyle w:val="Hyperlink"/>
                  <w:rFonts w:ascii="Arrus" w:eastAsiaTheme="majorEastAsia" w:hAnsi="Arrus"/>
                  <w:sz w:val="22"/>
                  <w:szCs w:val="28"/>
                </w:rPr>
                <w:t>Sik</w:t>
              </w:r>
              <w:r w:rsidRPr="00584AEA">
                <w:rPr>
                  <w:rStyle w:val="Hyperlink"/>
                  <w:rFonts w:ascii="Arrus" w:eastAsiaTheme="majorEastAsia" w:hAnsi="Arrus"/>
                  <w:sz w:val="22"/>
                  <w:szCs w:val="28"/>
                </w:rPr>
                <w:lastRenderedPageBreak/>
                <w:t>kim</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BE"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BF"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C0"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C1"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C2"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C3"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C4"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C5"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C6"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C7"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C8" w14:textId="77777777" w:rsidR="00270475" w:rsidRPr="00584AEA" w:rsidRDefault="00270475" w:rsidP="00096A24">
            <w:pPr>
              <w:spacing w:before="240" w:after="240"/>
              <w:rPr>
                <w:rFonts w:ascii="Arrus" w:hAnsi="Arrus"/>
                <w:szCs w:val="28"/>
              </w:rPr>
            </w:pPr>
            <w:r w:rsidRPr="00584AEA">
              <w:rPr>
                <w:rFonts w:ascii="Arrus" w:hAnsi="Arrus"/>
                <w:sz w:val="22"/>
                <w:szCs w:val="28"/>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C9"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CA"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CCB" w14:textId="77777777" w:rsidR="00270475" w:rsidRPr="00584AEA" w:rsidRDefault="00270475" w:rsidP="00096A24">
            <w:pPr>
              <w:spacing w:before="240" w:after="240"/>
              <w:rPr>
                <w:rFonts w:ascii="Arrus" w:hAnsi="Arrus"/>
                <w:szCs w:val="28"/>
              </w:rPr>
            </w:pPr>
          </w:p>
        </w:tc>
      </w:tr>
      <w:tr w:rsidR="00270475" w:rsidRPr="00584AEA" w14:paraId="268B2CDD"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CD" w14:textId="77777777" w:rsidR="00270475" w:rsidRPr="00584AEA" w:rsidRDefault="00270475" w:rsidP="00096A24">
            <w:pPr>
              <w:spacing w:before="240" w:after="240"/>
              <w:rPr>
                <w:rFonts w:ascii="Arrus" w:hAnsi="Arrus"/>
                <w:szCs w:val="28"/>
              </w:rPr>
            </w:pPr>
            <w:r w:rsidRPr="00584AEA">
              <w:rPr>
                <w:rFonts w:ascii="Arrus" w:hAnsi="Arrus"/>
                <w:sz w:val="22"/>
                <w:szCs w:val="28"/>
              </w:rPr>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CE" w14:textId="77777777" w:rsidR="00270475" w:rsidRPr="00584AEA" w:rsidRDefault="00270475" w:rsidP="00096A24">
            <w:pPr>
              <w:spacing w:before="240" w:after="240"/>
              <w:rPr>
                <w:rFonts w:ascii="Arrus" w:hAnsi="Arrus"/>
                <w:szCs w:val="28"/>
              </w:rPr>
            </w:pPr>
            <w:hyperlink r:id="rId415" w:tooltip="Dadra and Nagar Haveli" w:history="1">
              <w:r w:rsidRPr="00584AEA">
                <w:rPr>
                  <w:rStyle w:val="Hyperlink"/>
                  <w:rFonts w:ascii="Arrus" w:eastAsiaTheme="majorEastAsia" w:hAnsi="Arrus"/>
                  <w:sz w:val="22"/>
                  <w:szCs w:val="28"/>
                </w:rPr>
                <w:t>Dadra and Nagar Haveli</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CF"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D0"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D1"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D2"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D3"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D4"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D5"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D6"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D7"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D8"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D9" w14:textId="77777777" w:rsidR="00270475" w:rsidRPr="00584AEA" w:rsidRDefault="00270475" w:rsidP="00096A24">
            <w:pPr>
              <w:spacing w:before="240" w:after="240"/>
              <w:rPr>
                <w:rFonts w:ascii="Arrus" w:hAnsi="Arrus"/>
                <w:szCs w:val="28"/>
              </w:rPr>
            </w:pPr>
            <w:r w:rsidRPr="00584AEA">
              <w:rPr>
                <w:rFonts w:ascii="Arrus" w:hAnsi="Arrus"/>
                <w:sz w:val="22"/>
                <w:szCs w:val="28"/>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DA"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DB"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CDC" w14:textId="77777777" w:rsidR="00270475" w:rsidRPr="00584AEA" w:rsidRDefault="00270475" w:rsidP="00096A24">
            <w:pPr>
              <w:spacing w:before="240" w:after="240"/>
              <w:rPr>
                <w:rFonts w:ascii="Arrus" w:hAnsi="Arrus"/>
                <w:szCs w:val="28"/>
              </w:rPr>
            </w:pPr>
          </w:p>
        </w:tc>
      </w:tr>
      <w:tr w:rsidR="00270475" w:rsidRPr="00584AEA" w14:paraId="268B2CEE"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DE" w14:textId="77777777" w:rsidR="00270475" w:rsidRPr="00584AEA" w:rsidRDefault="00270475" w:rsidP="00096A24">
            <w:pPr>
              <w:spacing w:before="240" w:after="240"/>
              <w:rPr>
                <w:rFonts w:ascii="Arrus" w:hAnsi="Arrus"/>
                <w:szCs w:val="28"/>
              </w:rPr>
            </w:pPr>
            <w:r w:rsidRPr="00584AEA">
              <w:rPr>
                <w:rFonts w:ascii="Arrus" w:hAnsi="Arrus"/>
                <w:sz w:val="22"/>
                <w:szCs w:val="28"/>
              </w:rPr>
              <w:lastRenderedPageBreak/>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DF" w14:textId="77777777" w:rsidR="00270475" w:rsidRPr="00584AEA" w:rsidRDefault="00270475" w:rsidP="00096A24">
            <w:pPr>
              <w:spacing w:before="240" w:after="240"/>
              <w:rPr>
                <w:rFonts w:ascii="Arrus" w:hAnsi="Arrus"/>
                <w:szCs w:val="28"/>
              </w:rPr>
            </w:pPr>
            <w:hyperlink r:id="rId416" w:tooltip="Daman and Diu" w:history="1">
              <w:r w:rsidRPr="00584AEA">
                <w:rPr>
                  <w:rStyle w:val="Hyperlink"/>
                  <w:rFonts w:ascii="Arrus" w:eastAsiaTheme="majorEastAsia" w:hAnsi="Arrus"/>
                  <w:sz w:val="22"/>
                  <w:szCs w:val="28"/>
                </w:rPr>
                <w:t>Daman and Diu</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E0"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E1"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E2"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E3"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E4"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E5"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E6"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E7"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E8"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E9"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EA" w14:textId="77777777" w:rsidR="00270475" w:rsidRPr="00584AEA" w:rsidRDefault="00270475" w:rsidP="00096A24">
            <w:pPr>
              <w:spacing w:before="240" w:after="240"/>
              <w:rPr>
                <w:rFonts w:ascii="Arrus" w:hAnsi="Arrus"/>
                <w:szCs w:val="28"/>
              </w:rPr>
            </w:pPr>
            <w:r w:rsidRPr="00584AEA">
              <w:rPr>
                <w:rFonts w:ascii="Arrus" w:hAnsi="Arrus"/>
                <w:sz w:val="22"/>
                <w:szCs w:val="28"/>
              </w:rPr>
              <w:t>1.4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EB"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EC" w14:textId="77777777" w:rsidR="00270475" w:rsidRPr="00584AEA" w:rsidRDefault="00270475" w:rsidP="00096A24">
            <w:pPr>
              <w:spacing w:before="240" w:after="240"/>
              <w:rPr>
                <w:rFonts w:ascii="Arrus" w:hAnsi="Arrus"/>
                <w:szCs w:val="28"/>
              </w:rPr>
            </w:pPr>
          </w:p>
        </w:tc>
        <w:tc>
          <w:tcPr>
            <w:tcW w:w="0" w:type="auto"/>
            <w:tcBorders>
              <w:top w:val="single" w:sz="6" w:space="0" w:color="AAAAAA"/>
              <w:left w:val="single" w:sz="6" w:space="0" w:color="AAAAAA"/>
              <w:bottom w:val="single" w:sz="6" w:space="0" w:color="AAAAAA"/>
            </w:tcBorders>
            <w:shd w:val="clear" w:color="auto" w:fill="F9F9F9"/>
            <w:tcMar>
              <w:top w:w="48" w:type="dxa"/>
              <w:left w:w="48" w:type="dxa"/>
              <w:bottom w:w="48" w:type="dxa"/>
              <w:right w:w="48" w:type="dxa"/>
            </w:tcMar>
            <w:vAlign w:val="center"/>
          </w:tcPr>
          <w:p w14:paraId="268B2CED" w14:textId="77777777" w:rsidR="00270475" w:rsidRPr="00584AEA" w:rsidRDefault="00270475" w:rsidP="00096A24">
            <w:pPr>
              <w:spacing w:before="240" w:after="240"/>
              <w:rPr>
                <w:rFonts w:ascii="Arrus" w:hAnsi="Arrus"/>
                <w:szCs w:val="28"/>
              </w:rPr>
            </w:pPr>
          </w:p>
        </w:tc>
      </w:tr>
      <w:tr w:rsidR="00270475" w:rsidRPr="00584AEA" w14:paraId="268B2CFF" w14:textId="77777777" w:rsidTr="00096A24">
        <w:tc>
          <w:tcPr>
            <w:tcW w:w="0" w:type="auto"/>
            <w:tcBorders>
              <w:top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EF" w14:textId="77777777" w:rsidR="00270475" w:rsidRPr="00584AEA" w:rsidRDefault="00270475" w:rsidP="00096A24">
            <w:pPr>
              <w:spacing w:before="240" w:after="240"/>
              <w:rPr>
                <w:rFonts w:ascii="Arrus" w:hAnsi="Arrus"/>
                <w:szCs w:val="28"/>
              </w:rPr>
            </w:pPr>
            <w:r w:rsidRPr="00584AEA">
              <w:rPr>
                <w:rFonts w:ascii="Arrus" w:hAnsi="Arrus"/>
                <w:sz w:val="22"/>
                <w:szCs w:val="28"/>
              </w:rPr>
              <w:t>Peninsular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tcPr>
          <w:p w14:paraId="268B2CF0" w14:textId="77777777" w:rsidR="00270475" w:rsidRPr="00584AEA" w:rsidRDefault="00270475" w:rsidP="00096A24">
            <w:pPr>
              <w:spacing w:before="240" w:after="240"/>
              <w:rPr>
                <w:rFonts w:ascii="Arrus" w:hAnsi="Arrus"/>
                <w:szCs w:val="28"/>
              </w:rPr>
            </w:pPr>
            <w:hyperlink r:id="rId417" w:tooltip="Lakshadweep" w:history="1">
              <w:r w:rsidRPr="00584AEA">
                <w:rPr>
                  <w:rStyle w:val="Hyperlink"/>
                  <w:rFonts w:ascii="Arrus" w:eastAsiaTheme="majorEastAsia" w:hAnsi="Arrus"/>
                  <w:sz w:val="22"/>
                  <w:szCs w:val="28"/>
                </w:rPr>
                <w:t>Lakshadweep</w:t>
              </w:r>
            </w:hyperlink>
            <w:r w:rsidRPr="00584AEA">
              <w:rPr>
                <w:rFonts w:ascii="Arrus" w:hAnsi="Arrus"/>
                <w:sz w:val="22"/>
                <w:szCs w:val="28"/>
              </w:rPr>
              <w:br/>
            </w:r>
          </w:p>
        </w:tc>
        <w:tc>
          <w:tcPr>
            <w:tcW w:w="0" w:type="auto"/>
            <w:tcBorders>
              <w:bottom w:val="single" w:sz="6" w:space="0" w:color="AAAAAA"/>
            </w:tcBorders>
            <w:shd w:val="clear" w:color="auto" w:fill="F9F9F9"/>
            <w:vAlign w:val="center"/>
          </w:tcPr>
          <w:p w14:paraId="268B2CF1" w14:textId="77777777" w:rsidR="00270475" w:rsidRPr="00584AEA" w:rsidRDefault="00270475" w:rsidP="00096A24">
            <w:pPr>
              <w:rPr>
                <w:rFonts w:ascii="Arrus" w:hAnsi="Arrus"/>
                <w:szCs w:val="28"/>
              </w:rPr>
            </w:pPr>
          </w:p>
        </w:tc>
        <w:tc>
          <w:tcPr>
            <w:tcW w:w="0" w:type="auto"/>
            <w:tcBorders>
              <w:bottom w:val="single" w:sz="6" w:space="0" w:color="AAAAAA"/>
            </w:tcBorders>
            <w:shd w:val="clear" w:color="auto" w:fill="F9F9F9"/>
            <w:vAlign w:val="center"/>
          </w:tcPr>
          <w:p w14:paraId="268B2CF2" w14:textId="77777777" w:rsidR="00270475" w:rsidRPr="00584AEA" w:rsidRDefault="00270475" w:rsidP="00096A24">
            <w:pPr>
              <w:rPr>
                <w:rFonts w:ascii="Arrus" w:hAnsi="Arrus"/>
                <w:szCs w:val="28"/>
              </w:rPr>
            </w:pPr>
          </w:p>
        </w:tc>
        <w:tc>
          <w:tcPr>
            <w:tcW w:w="0" w:type="auto"/>
            <w:tcBorders>
              <w:bottom w:val="single" w:sz="6" w:space="0" w:color="AAAAAA"/>
            </w:tcBorders>
            <w:shd w:val="clear" w:color="auto" w:fill="F9F9F9"/>
            <w:vAlign w:val="center"/>
          </w:tcPr>
          <w:p w14:paraId="268B2CF3" w14:textId="77777777" w:rsidR="00270475" w:rsidRPr="00584AEA" w:rsidRDefault="00270475" w:rsidP="00096A24">
            <w:pPr>
              <w:rPr>
                <w:rFonts w:ascii="Arrus" w:hAnsi="Arrus"/>
                <w:szCs w:val="28"/>
              </w:rPr>
            </w:pPr>
          </w:p>
        </w:tc>
        <w:tc>
          <w:tcPr>
            <w:tcW w:w="0" w:type="auto"/>
            <w:tcBorders>
              <w:bottom w:val="single" w:sz="6" w:space="0" w:color="AAAAAA"/>
            </w:tcBorders>
            <w:shd w:val="clear" w:color="auto" w:fill="F9F9F9"/>
            <w:vAlign w:val="center"/>
          </w:tcPr>
          <w:p w14:paraId="268B2CF4" w14:textId="77777777" w:rsidR="00270475" w:rsidRPr="00584AEA" w:rsidRDefault="00270475" w:rsidP="00096A24">
            <w:pPr>
              <w:rPr>
                <w:rFonts w:ascii="Arrus" w:hAnsi="Arrus"/>
                <w:szCs w:val="28"/>
              </w:rPr>
            </w:pPr>
          </w:p>
        </w:tc>
        <w:tc>
          <w:tcPr>
            <w:tcW w:w="0" w:type="auto"/>
            <w:tcBorders>
              <w:bottom w:val="single" w:sz="6" w:space="0" w:color="AAAAAA"/>
            </w:tcBorders>
            <w:shd w:val="clear" w:color="auto" w:fill="F9F9F9"/>
            <w:vAlign w:val="center"/>
          </w:tcPr>
          <w:p w14:paraId="268B2CF5" w14:textId="77777777" w:rsidR="00270475" w:rsidRPr="00584AEA" w:rsidRDefault="00270475" w:rsidP="00096A24">
            <w:pPr>
              <w:rPr>
                <w:rFonts w:ascii="Arrus" w:hAnsi="Arrus"/>
                <w:szCs w:val="28"/>
              </w:rPr>
            </w:pPr>
          </w:p>
        </w:tc>
        <w:tc>
          <w:tcPr>
            <w:tcW w:w="0" w:type="auto"/>
            <w:tcBorders>
              <w:bottom w:val="single" w:sz="6" w:space="0" w:color="AAAAAA"/>
            </w:tcBorders>
            <w:shd w:val="clear" w:color="auto" w:fill="F9F9F9"/>
            <w:vAlign w:val="center"/>
          </w:tcPr>
          <w:p w14:paraId="268B2CF6" w14:textId="77777777" w:rsidR="00270475" w:rsidRPr="00584AEA" w:rsidRDefault="00270475" w:rsidP="00096A24">
            <w:pPr>
              <w:rPr>
                <w:rFonts w:ascii="Arrus" w:hAnsi="Arrus"/>
                <w:szCs w:val="28"/>
              </w:rPr>
            </w:pPr>
          </w:p>
        </w:tc>
        <w:tc>
          <w:tcPr>
            <w:tcW w:w="0" w:type="auto"/>
            <w:tcBorders>
              <w:bottom w:val="single" w:sz="6" w:space="0" w:color="AAAAAA"/>
            </w:tcBorders>
            <w:shd w:val="clear" w:color="auto" w:fill="F9F9F9"/>
            <w:vAlign w:val="center"/>
          </w:tcPr>
          <w:p w14:paraId="268B2CF7" w14:textId="77777777" w:rsidR="00270475" w:rsidRPr="00584AEA" w:rsidRDefault="00270475" w:rsidP="00096A24">
            <w:pPr>
              <w:rPr>
                <w:rFonts w:ascii="Arrus" w:hAnsi="Arrus"/>
                <w:szCs w:val="28"/>
              </w:rPr>
            </w:pPr>
          </w:p>
        </w:tc>
        <w:tc>
          <w:tcPr>
            <w:tcW w:w="0" w:type="auto"/>
            <w:tcBorders>
              <w:bottom w:val="single" w:sz="6" w:space="0" w:color="AAAAAA"/>
            </w:tcBorders>
            <w:shd w:val="clear" w:color="auto" w:fill="F9F9F9"/>
            <w:vAlign w:val="center"/>
          </w:tcPr>
          <w:p w14:paraId="268B2CF8" w14:textId="77777777" w:rsidR="00270475" w:rsidRPr="00584AEA" w:rsidRDefault="00270475" w:rsidP="00096A24">
            <w:pPr>
              <w:rPr>
                <w:rFonts w:ascii="Arrus" w:hAnsi="Arrus"/>
                <w:szCs w:val="28"/>
              </w:rPr>
            </w:pPr>
          </w:p>
        </w:tc>
        <w:tc>
          <w:tcPr>
            <w:tcW w:w="0" w:type="auto"/>
            <w:tcBorders>
              <w:bottom w:val="single" w:sz="6" w:space="0" w:color="AAAAAA"/>
            </w:tcBorders>
            <w:shd w:val="clear" w:color="auto" w:fill="F9F9F9"/>
            <w:vAlign w:val="center"/>
          </w:tcPr>
          <w:p w14:paraId="268B2CF9" w14:textId="77777777" w:rsidR="00270475" w:rsidRPr="00584AEA" w:rsidRDefault="00270475" w:rsidP="00096A24">
            <w:pPr>
              <w:rPr>
                <w:rFonts w:ascii="Arrus" w:hAnsi="Arrus"/>
                <w:szCs w:val="28"/>
              </w:rPr>
            </w:pPr>
          </w:p>
        </w:tc>
        <w:tc>
          <w:tcPr>
            <w:tcW w:w="0" w:type="auto"/>
            <w:tcBorders>
              <w:bottom w:val="single" w:sz="6" w:space="0" w:color="AAAAAA"/>
            </w:tcBorders>
            <w:shd w:val="clear" w:color="auto" w:fill="F9F9F9"/>
            <w:vAlign w:val="center"/>
          </w:tcPr>
          <w:p w14:paraId="268B2CFA" w14:textId="77777777" w:rsidR="00270475" w:rsidRPr="00584AEA" w:rsidRDefault="00270475" w:rsidP="00096A24">
            <w:pPr>
              <w:rPr>
                <w:rFonts w:ascii="Arrus" w:hAnsi="Arrus"/>
                <w:szCs w:val="28"/>
              </w:rPr>
            </w:pPr>
          </w:p>
        </w:tc>
        <w:tc>
          <w:tcPr>
            <w:tcW w:w="0" w:type="auto"/>
            <w:tcBorders>
              <w:bottom w:val="single" w:sz="6" w:space="0" w:color="AAAAAA"/>
            </w:tcBorders>
            <w:shd w:val="clear" w:color="auto" w:fill="F9F9F9"/>
            <w:vAlign w:val="center"/>
          </w:tcPr>
          <w:p w14:paraId="268B2CFB" w14:textId="77777777" w:rsidR="00270475" w:rsidRPr="00584AEA" w:rsidRDefault="00270475" w:rsidP="00096A24">
            <w:pPr>
              <w:rPr>
                <w:rFonts w:ascii="Arrus" w:hAnsi="Arrus"/>
                <w:szCs w:val="28"/>
              </w:rPr>
            </w:pPr>
          </w:p>
        </w:tc>
        <w:tc>
          <w:tcPr>
            <w:tcW w:w="0" w:type="auto"/>
            <w:tcBorders>
              <w:bottom w:val="single" w:sz="6" w:space="0" w:color="AAAAAA"/>
            </w:tcBorders>
            <w:shd w:val="clear" w:color="auto" w:fill="F9F9F9"/>
            <w:vAlign w:val="center"/>
          </w:tcPr>
          <w:p w14:paraId="268B2CFC" w14:textId="77777777" w:rsidR="00270475" w:rsidRPr="00584AEA" w:rsidRDefault="00270475" w:rsidP="00096A24">
            <w:pPr>
              <w:rPr>
                <w:rFonts w:ascii="Arrus" w:hAnsi="Arrus"/>
                <w:szCs w:val="28"/>
              </w:rPr>
            </w:pPr>
          </w:p>
        </w:tc>
        <w:tc>
          <w:tcPr>
            <w:tcW w:w="0" w:type="auto"/>
            <w:tcBorders>
              <w:bottom w:val="single" w:sz="6" w:space="0" w:color="AAAAAA"/>
            </w:tcBorders>
            <w:shd w:val="clear" w:color="auto" w:fill="F9F9F9"/>
            <w:vAlign w:val="center"/>
          </w:tcPr>
          <w:p w14:paraId="268B2CFD" w14:textId="77777777" w:rsidR="00270475" w:rsidRPr="00584AEA" w:rsidRDefault="00270475" w:rsidP="00096A24">
            <w:pPr>
              <w:rPr>
                <w:rFonts w:ascii="Arrus" w:hAnsi="Arrus"/>
                <w:szCs w:val="28"/>
              </w:rPr>
            </w:pPr>
          </w:p>
        </w:tc>
        <w:tc>
          <w:tcPr>
            <w:tcW w:w="0" w:type="auto"/>
            <w:tcBorders>
              <w:bottom w:val="single" w:sz="6" w:space="0" w:color="AAAAAA"/>
            </w:tcBorders>
            <w:shd w:val="clear" w:color="auto" w:fill="F9F9F9"/>
            <w:vAlign w:val="center"/>
          </w:tcPr>
          <w:p w14:paraId="268B2CFE" w14:textId="77777777" w:rsidR="00270475" w:rsidRPr="00584AEA" w:rsidRDefault="00270475" w:rsidP="00096A24">
            <w:pPr>
              <w:rPr>
                <w:rFonts w:ascii="Arrus" w:hAnsi="Arrus"/>
                <w:szCs w:val="28"/>
              </w:rPr>
            </w:pPr>
          </w:p>
        </w:tc>
      </w:tr>
    </w:tbl>
    <w:p w14:paraId="268B2D00" w14:textId="77777777" w:rsidR="00270475" w:rsidRPr="00584AEA" w:rsidRDefault="00270475" w:rsidP="00270475">
      <w:pPr>
        <w:rPr>
          <w:rFonts w:ascii="Arrus" w:hAnsi="Arrus"/>
          <w:sz w:val="22"/>
          <w:szCs w:val="28"/>
        </w:rPr>
      </w:pPr>
    </w:p>
    <w:p w14:paraId="268B2D01" w14:textId="77777777" w:rsidR="00270475" w:rsidRPr="00584AEA" w:rsidRDefault="00270475" w:rsidP="00270475">
      <w:pPr>
        <w:rPr>
          <w:rFonts w:ascii="Arrus" w:hAnsi="Arrus"/>
          <w:sz w:val="22"/>
          <w:szCs w:val="28"/>
        </w:rPr>
      </w:pPr>
    </w:p>
    <w:p w14:paraId="268B2D02" w14:textId="77777777" w:rsidR="00270475" w:rsidRPr="00584AEA" w:rsidRDefault="00270475" w:rsidP="00270475">
      <w:pPr>
        <w:rPr>
          <w:rFonts w:ascii="Arrus" w:hAnsi="Arrus"/>
          <w:b/>
          <w:bCs/>
          <w:sz w:val="22"/>
          <w:szCs w:val="28"/>
        </w:rPr>
      </w:pPr>
      <w:r w:rsidRPr="00584AEA">
        <w:rPr>
          <w:rFonts w:ascii="Arrus" w:hAnsi="Arrus"/>
          <w:b/>
          <w:bCs/>
          <w:sz w:val="22"/>
          <w:szCs w:val="28"/>
        </w:rPr>
        <w:t>Failure of Implementation</w:t>
      </w:r>
    </w:p>
    <w:p w14:paraId="268B2D03" w14:textId="77777777" w:rsidR="00270475" w:rsidRPr="00584AEA" w:rsidRDefault="00270475" w:rsidP="00270475">
      <w:pPr>
        <w:pStyle w:val="Heading2"/>
        <w:pBdr>
          <w:bottom w:val="single" w:sz="6" w:space="2" w:color="AAAAAA"/>
        </w:pBdr>
        <w:shd w:val="clear" w:color="auto" w:fill="FFFFFF"/>
        <w:spacing w:after="144"/>
        <w:ind w:firstLine="360"/>
        <w:jc w:val="both"/>
        <w:rPr>
          <w:rStyle w:val="mw-headline"/>
          <w:rFonts w:ascii="Arrus" w:hAnsi="Arrus"/>
          <w:b/>
          <w:bCs/>
          <w:sz w:val="22"/>
          <w:szCs w:val="28"/>
        </w:rPr>
      </w:pPr>
      <w:r w:rsidRPr="00584AEA">
        <w:rPr>
          <w:rStyle w:val="mw-headline"/>
          <w:rFonts w:ascii="Arrus" w:hAnsi="Arrus"/>
          <w:sz w:val="22"/>
          <w:szCs w:val="28"/>
        </w:rPr>
        <w:t>While Sachar Committee report can be seen as an important document from the political point of view, especially in a political atmosphere where certain groups have been crying foul on “Muslim Appeasement”, from Muslim community point of view, this is at best a partial document giving an outside view of their conditions and their possible solutions. The major weaknesses of the report are as follows:</w:t>
      </w:r>
    </w:p>
    <w:p w14:paraId="268B2D04" w14:textId="77777777" w:rsidR="00270475" w:rsidRPr="00584AEA" w:rsidRDefault="00270475" w:rsidP="006F4670">
      <w:pPr>
        <w:pStyle w:val="Heading2"/>
        <w:widowControl/>
        <w:numPr>
          <w:ilvl w:val="0"/>
          <w:numId w:val="151"/>
        </w:numPr>
        <w:pBdr>
          <w:bottom w:val="single" w:sz="6" w:space="2" w:color="AAAAAA"/>
        </w:pBdr>
        <w:shd w:val="clear" w:color="auto" w:fill="FFFFFF"/>
        <w:autoSpaceDE/>
        <w:autoSpaceDN/>
        <w:adjustRightInd/>
        <w:spacing w:after="144"/>
        <w:jc w:val="both"/>
        <w:rPr>
          <w:rStyle w:val="mw-headline"/>
          <w:rFonts w:ascii="Arrus" w:hAnsi="Arrus"/>
          <w:b/>
          <w:bCs/>
          <w:sz w:val="22"/>
          <w:szCs w:val="28"/>
        </w:rPr>
      </w:pPr>
      <w:r w:rsidRPr="00584AEA">
        <w:rPr>
          <w:rStyle w:val="mw-headline"/>
          <w:rFonts w:ascii="Arrus" w:hAnsi="Arrus"/>
          <w:sz w:val="22"/>
          <w:szCs w:val="28"/>
        </w:rPr>
        <w:t>The committee sat with a predetermined mindset to look at the Muslim Community only from the governmental perspective. The parameters chosen were those popular with the current model of growth, that is, only in the sense that it suggested measures that Government must take in order to alleviate the problems of Muslims. The Muslim Perspective was ignored altogether.</w:t>
      </w:r>
    </w:p>
    <w:p w14:paraId="268B2D05" w14:textId="77777777" w:rsidR="00270475" w:rsidRPr="00584AEA" w:rsidRDefault="00270475" w:rsidP="006F4670">
      <w:pPr>
        <w:pStyle w:val="Heading2"/>
        <w:widowControl/>
        <w:numPr>
          <w:ilvl w:val="0"/>
          <w:numId w:val="151"/>
        </w:numPr>
        <w:pBdr>
          <w:bottom w:val="single" w:sz="6" w:space="2" w:color="AAAAAA"/>
        </w:pBdr>
        <w:shd w:val="clear" w:color="auto" w:fill="FFFFFF"/>
        <w:autoSpaceDE/>
        <w:autoSpaceDN/>
        <w:adjustRightInd/>
        <w:spacing w:after="144"/>
        <w:jc w:val="both"/>
        <w:rPr>
          <w:rStyle w:val="mw-headline"/>
          <w:rFonts w:ascii="Arrus" w:hAnsi="Arrus"/>
          <w:b/>
          <w:bCs/>
          <w:sz w:val="22"/>
          <w:szCs w:val="28"/>
        </w:rPr>
      </w:pPr>
      <w:r w:rsidRPr="00584AEA">
        <w:rPr>
          <w:rStyle w:val="mw-headline"/>
          <w:rFonts w:ascii="Arrus" w:hAnsi="Arrus"/>
          <w:sz w:val="22"/>
          <w:szCs w:val="28"/>
        </w:rPr>
        <w:t xml:space="preserve">It dealt with Muslims in a way an insignificant minority is dealt with: a minority that needs protection and governmental help in saving and sustaining themselves in the face of a ruthless majority that controls the country as a whole. It did not envisage the potential of a more than 15 crore community, which does not merely seek help from others but wants to be a part of dispensation in every possible way: from governance to formulization of all kinds of policies and programmes for the country as a whole and for deprived sections of society, from ensuring their rights to dutifully performing their roles; from sowing the seeds and working in the field to reaping the harvest.  </w:t>
      </w:r>
    </w:p>
    <w:p w14:paraId="268B2D06" w14:textId="77777777" w:rsidR="00270475" w:rsidRPr="00584AEA" w:rsidRDefault="00270475" w:rsidP="006F4670">
      <w:pPr>
        <w:pStyle w:val="Heading2"/>
        <w:widowControl/>
        <w:numPr>
          <w:ilvl w:val="0"/>
          <w:numId w:val="151"/>
        </w:numPr>
        <w:pBdr>
          <w:bottom w:val="single" w:sz="6" w:space="2" w:color="AAAAAA"/>
        </w:pBdr>
        <w:shd w:val="clear" w:color="auto" w:fill="FFFFFF"/>
        <w:autoSpaceDE/>
        <w:autoSpaceDN/>
        <w:adjustRightInd/>
        <w:spacing w:after="144"/>
        <w:jc w:val="both"/>
        <w:rPr>
          <w:rStyle w:val="mw-headline"/>
          <w:rFonts w:ascii="Arrus" w:hAnsi="Arrus"/>
          <w:b/>
          <w:bCs/>
          <w:sz w:val="22"/>
          <w:szCs w:val="28"/>
        </w:rPr>
      </w:pPr>
      <w:r w:rsidRPr="00584AEA">
        <w:rPr>
          <w:rStyle w:val="mw-headline"/>
          <w:rFonts w:ascii="Arrus" w:hAnsi="Arrus"/>
          <w:sz w:val="22"/>
          <w:szCs w:val="28"/>
        </w:rPr>
        <w:t xml:space="preserve">It ignored the fact that Muslims have strong religious leanings and cultural moorings and their concerns on moral and social front need to </w:t>
      </w:r>
      <w:proofErr w:type="spellStart"/>
      <w:r w:rsidRPr="00584AEA">
        <w:rPr>
          <w:rStyle w:val="mw-headline"/>
          <w:rFonts w:ascii="Arrus" w:hAnsi="Arrus"/>
          <w:sz w:val="22"/>
          <w:szCs w:val="28"/>
        </w:rPr>
        <w:t>taken</w:t>
      </w:r>
      <w:proofErr w:type="spellEnd"/>
      <w:r w:rsidRPr="00584AEA">
        <w:rPr>
          <w:rStyle w:val="mw-headline"/>
          <w:rFonts w:ascii="Arrus" w:hAnsi="Arrus"/>
          <w:sz w:val="22"/>
          <w:szCs w:val="28"/>
        </w:rPr>
        <w:t xml:space="preserve"> into account in the development of the country. This was despite the fact that most of the moral and cultural concerns of Muslims are also shared by other religious communities including Hindus, Sikhs and Christians, </w:t>
      </w:r>
    </w:p>
    <w:p w14:paraId="268B2D07" w14:textId="5CB6C55D" w:rsidR="00270475" w:rsidRPr="00584AEA" w:rsidRDefault="00270475" w:rsidP="006F4670">
      <w:pPr>
        <w:pStyle w:val="Heading2"/>
        <w:widowControl/>
        <w:numPr>
          <w:ilvl w:val="0"/>
          <w:numId w:val="151"/>
        </w:numPr>
        <w:pBdr>
          <w:bottom w:val="single" w:sz="6" w:space="2" w:color="AAAAAA"/>
        </w:pBdr>
        <w:shd w:val="clear" w:color="auto" w:fill="FFFFFF"/>
        <w:autoSpaceDE/>
        <w:autoSpaceDN/>
        <w:adjustRightInd/>
        <w:spacing w:after="144"/>
        <w:jc w:val="both"/>
        <w:rPr>
          <w:rStyle w:val="mw-headline"/>
          <w:rFonts w:ascii="Arrus" w:hAnsi="Arrus"/>
          <w:b/>
          <w:bCs/>
          <w:sz w:val="22"/>
          <w:szCs w:val="28"/>
        </w:rPr>
      </w:pPr>
      <w:r w:rsidRPr="00584AEA">
        <w:rPr>
          <w:rStyle w:val="mw-headline"/>
          <w:rFonts w:ascii="Arrus" w:hAnsi="Arrus"/>
          <w:sz w:val="22"/>
          <w:szCs w:val="28"/>
        </w:rPr>
        <w:t xml:space="preserve">It was merely a </w:t>
      </w:r>
      <w:r w:rsidR="00F97657" w:rsidRPr="00584AEA">
        <w:rPr>
          <w:rStyle w:val="mw-headline"/>
          <w:rFonts w:ascii="Arrus" w:hAnsi="Arrus"/>
          <w:sz w:val="22"/>
          <w:szCs w:val="28"/>
        </w:rPr>
        <w:t>one-way</w:t>
      </w:r>
      <w:r w:rsidRPr="00584AEA">
        <w:rPr>
          <w:rStyle w:val="mw-headline"/>
          <w:rFonts w:ascii="Arrus" w:hAnsi="Arrus"/>
          <w:sz w:val="22"/>
          <w:szCs w:val="28"/>
        </w:rPr>
        <w:t xml:space="preserve"> flow of thoughts and actions: it mainly presented the proposed Governmental solution to the problems of Muslims. </w:t>
      </w:r>
    </w:p>
    <w:p w14:paraId="268B2D08" w14:textId="77777777" w:rsidR="00270475" w:rsidRPr="00584AEA" w:rsidRDefault="00270475" w:rsidP="006F4670">
      <w:pPr>
        <w:pStyle w:val="Heading2"/>
        <w:widowControl/>
        <w:numPr>
          <w:ilvl w:val="0"/>
          <w:numId w:val="151"/>
        </w:numPr>
        <w:pBdr>
          <w:bottom w:val="single" w:sz="6" w:space="2" w:color="AAAAAA"/>
        </w:pBdr>
        <w:shd w:val="clear" w:color="auto" w:fill="FFFFFF"/>
        <w:autoSpaceDE/>
        <w:autoSpaceDN/>
        <w:adjustRightInd/>
        <w:spacing w:after="144"/>
        <w:jc w:val="both"/>
        <w:rPr>
          <w:rStyle w:val="mw-headline"/>
          <w:rFonts w:ascii="Arrus" w:hAnsi="Arrus"/>
          <w:b/>
          <w:bCs/>
          <w:sz w:val="22"/>
          <w:szCs w:val="28"/>
        </w:rPr>
      </w:pPr>
      <w:r w:rsidRPr="00584AEA">
        <w:rPr>
          <w:rStyle w:val="mw-headline"/>
          <w:rFonts w:ascii="Arrus" w:hAnsi="Arrus"/>
          <w:sz w:val="22"/>
          <w:szCs w:val="28"/>
        </w:rPr>
        <w:t xml:space="preserve">It focused mainly on education and employment and how government can help. </w:t>
      </w:r>
    </w:p>
    <w:p w14:paraId="268B2D09" w14:textId="2747F407" w:rsidR="00270475" w:rsidRPr="00584AEA" w:rsidRDefault="00270475" w:rsidP="006F4670">
      <w:pPr>
        <w:pStyle w:val="Heading2"/>
        <w:widowControl/>
        <w:numPr>
          <w:ilvl w:val="0"/>
          <w:numId w:val="151"/>
        </w:numPr>
        <w:pBdr>
          <w:bottom w:val="single" w:sz="6" w:space="2" w:color="AAAAAA"/>
        </w:pBdr>
        <w:shd w:val="clear" w:color="auto" w:fill="FFFFFF"/>
        <w:autoSpaceDE/>
        <w:autoSpaceDN/>
        <w:adjustRightInd/>
        <w:spacing w:after="144"/>
        <w:jc w:val="both"/>
        <w:rPr>
          <w:rStyle w:val="mw-headline"/>
          <w:rFonts w:ascii="Arrus" w:hAnsi="Arrus"/>
          <w:b/>
          <w:bCs/>
          <w:sz w:val="22"/>
          <w:szCs w:val="28"/>
        </w:rPr>
      </w:pPr>
      <w:r w:rsidRPr="00584AEA">
        <w:rPr>
          <w:rStyle w:val="mw-headline"/>
          <w:rFonts w:ascii="Arrus" w:hAnsi="Arrus"/>
          <w:sz w:val="22"/>
          <w:szCs w:val="28"/>
        </w:rPr>
        <w:t>It failed to see Muslims as major players. For example</w:t>
      </w:r>
      <w:r w:rsidR="00F97657">
        <w:rPr>
          <w:rStyle w:val="mw-headline"/>
          <w:rFonts w:ascii="Arrus" w:hAnsi="Arrus"/>
          <w:sz w:val="22"/>
          <w:szCs w:val="28"/>
        </w:rPr>
        <w:t>,</w:t>
      </w:r>
      <w:r w:rsidRPr="00584AEA">
        <w:rPr>
          <w:rStyle w:val="mw-headline"/>
          <w:rFonts w:ascii="Arrus" w:hAnsi="Arrus"/>
          <w:sz w:val="22"/>
          <w:szCs w:val="28"/>
        </w:rPr>
        <w:t xml:space="preserve"> when the private sector is discussed, the focus is only on the state of </w:t>
      </w:r>
      <w:r w:rsidRPr="00584AEA">
        <w:rPr>
          <w:rStyle w:val="mw-headline"/>
          <w:rFonts w:ascii="Arrus" w:hAnsi="Arrus"/>
          <w:sz w:val="22"/>
          <w:szCs w:val="28"/>
        </w:rPr>
        <w:lastRenderedPageBreak/>
        <w:t>employment of Muslims in private sector; there is no mention of the share of Muslims in the ownership. That</w:t>
      </w:r>
      <w:r w:rsidR="00F97657">
        <w:rPr>
          <w:rStyle w:val="mw-headline"/>
          <w:rFonts w:ascii="Arrus" w:hAnsi="Arrus"/>
          <w:sz w:val="22"/>
          <w:szCs w:val="28"/>
        </w:rPr>
        <w:t>,</w:t>
      </w:r>
      <w:r w:rsidRPr="00584AEA">
        <w:rPr>
          <w:rStyle w:val="mw-headline"/>
          <w:rFonts w:ascii="Arrus" w:hAnsi="Arrus"/>
          <w:sz w:val="22"/>
          <w:szCs w:val="28"/>
        </w:rPr>
        <w:t xml:space="preserve"> in a world increasingly becoming corporate, the participation of Muslims in corporate sector is extremely important, did not occur to them. </w:t>
      </w:r>
    </w:p>
    <w:p w14:paraId="268B2D0A" w14:textId="77777777" w:rsidR="00270475" w:rsidRPr="00584AEA" w:rsidRDefault="00270475" w:rsidP="006F4670">
      <w:pPr>
        <w:pStyle w:val="Heading2"/>
        <w:widowControl/>
        <w:numPr>
          <w:ilvl w:val="0"/>
          <w:numId w:val="151"/>
        </w:numPr>
        <w:pBdr>
          <w:bottom w:val="single" w:sz="6" w:space="2" w:color="AAAAAA"/>
        </w:pBdr>
        <w:shd w:val="clear" w:color="auto" w:fill="FFFFFF"/>
        <w:autoSpaceDE/>
        <w:autoSpaceDN/>
        <w:adjustRightInd/>
        <w:spacing w:after="144"/>
        <w:jc w:val="both"/>
        <w:rPr>
          <w:rStyle w:val="mw-headline"/>
          <w:rFonts w:ascii="Arrus" w:hAnsi="Arrus"/>
          <w:b/>
          <w:bCs/>
          <w:sz w:val="22"/>
          <w:szCs w:val="28"/>
        </w:rPr>
      </w:pPr>
      <w:r w:rsidRPr="00584AEA">
        <w:rPr>
          <w:rStyle w:val="mw-headline"/>
          <w:rFonts w:ascii="Arrus" w:hAnsi="Arrus"/>
          <w:sz w:val="22"/>
          <w:szCs w:val="28"/>
        </w:rPr>
        <w:t xml:space="preserve">While on one hand it can be argued as a positive step towards the empowerment of Muslims, on the other hand it can also be viewed as a stamp on the huge sense of inferiority complex in which Indian Muslims presently are. </w:t>
      </w:r>
    </w:p>
    <w:p w14:paraId="268B2D0B" w14:textId="06F61A04" w:rsidR="00270475" w:rsidRPr="00584AEA" w:rsidRDefault="00270475" w:rsidP="006F4670">
      <w:pPr>
        <w:pStyle w:val="Heading2"/>
        <w:widowControl/>
        <w:numPr>
          <w:ilvl w:val="0"/>
          <w:numId w:val="151"/>
        </w:numPr>
        <w:pBdr>
          <w:bottom w:val="single" w:sz="6" w:space="2" w:color="AAAAAA"/>
        </w:pBdr>
        <w:shd w:val="clear" w:color="auto" w:fill="FFFFFF"/>
        <w:autoSpaceDE/>
        <w:autoSpaceDN/>
        <w:adjustRightInd/>
        <w:spacing w:after="144"/>
        <w:jc w:val="both"/>
        <w:rPr>
          <w:rStyle w:val="mw-headline"/>
          <w:rFonts w:ascii="Arrus" w:hAnsi="Arrus"/>
          <w:b/>
          <w:bCs/>
          <w:sz w:val="22"/>
          <w:szCs w:val="28"/>
        </w:rPr>
      </w:pPr>
      <w:r w:rsidRPr="00584AEA">
        <w:rPr>
          <w:rStyle w:val="mw-headline"/>
          <w:rFonts w:ascii="Arrus" w:hAnsi="Arrus"/>
          <w:sz w:val="22"/>
          <w:szCs w:val="28"/>
        </w:rPr>
        <w:t xml:space="preserve">The biggest failure of Sachar Committee Report is that it regarded Muslims as a specific block with specific problems without in any way realizing that not only Muslims suffer due to factors specifically related to them but also, and surely much more, due to the general economic and social policies of the government. These policies are hitting all the deprived sections of society including poor. These policies are based on an economic model, which accentuates economic </w:t>
      </w:r>
      <w:r w:rsidR="00F97657">
        <w:rPr>
          <w:rStyle w:val="mw-headline"/>
          <w:rFonts w:ascii="Arrus" w:hAnsi="Arrus"/>
          <w:sz w:val="22"/>
          <w:szCs w:val="28"/>
        </w:rPr>
        <w:t>inequality</w:t>
      </w:r>
      <w:r w:rsidRPr="00584AEA">
        <w:rPr>
          <w:rStyle w:val="mw-headline"/>
          <w:rFonts w:ascii="Arrus" w:hAnsi="Arrus"/>
          <w:sz w:val="22"/>
          <w:szCs w:val="28"/>
        </w:rPr>
        <w:t xml:space="preserve"> by allowing the corporate world to have total domination of the economic scenario. If </w:t>
      </w:r>
      <w:r w:rsidR="00F97657" w:rsidRPr="00584AEA">
        <w:rPr>
          <w:rStyle w:val="mw-headline"/>
          <w:rFonts w:ascii="Arrus" w:hAnsi="Arrus"/>
          <w:sz w:val="22"/>
          <w:szCs w:val="28"/>
        </w:rPr>
        <w:t>poverty</w:t>
      </w:r>
      <w:r w:rsidRPr="00584AEA">
        <w:rPr>
          <w:rStyle w:val="mw-headline"/>
          <w:rFonts w:ascii="Arrus" w:hAnsi="Arrus"/>
          <w:sz w:val="22"/>
          <w:szCs w:val="28"/>
        </w:rPr>
        <w:t xml:space="preserve">, absolute and/or relative, increases, the poor </w:t>
      </w:r>
      <w:r w:rsidR="00F97657" w:rsidRPr="00584AEA">
        <w:rPr>
          <w:rStyle w:val="mw-headline"/>
          <w:rFonts w:ascii="Arrus" w:hAnsi="Arrus"/>
          <w:sz w:val="22"/>
          <w:szCs w:val="28"/>
        </w:rPr>
        <w:t>find it</w:t>
      </w:r>
      <w:r w:rsidRPr="00584AEA">
        <w:rPr>
          <w:rStyle w:val="mw-headline"/>
          <w:rFonts w:ascii="Arrus" w:hAnsi="Arrus"/>
          <w:sz w:val="22"/>
          <w:szCs w:val="28"/>
        </w:rPr>
        <w:t xml:space="preserve"> hard to adjust to the new conditions. The major problems of Muslims are due to the government’s anti-poor and anti-farmer policies.  Sachar Committee did miss this point altogether: that Muslims are not only minority or second largest majority</w:t>
      </w:r>
      <w:r w:rsidR="00F97657">
        <w:rPr>
          <w:rStyle w:val="mw-headline"/>
          <w:rFonts w:ascii="Arrus" w:hAnsi="Arrus"/>
          <w:sz w:val="22"/>
          <w:szCs w:val="28"/>
        </w:rPr>
        <w:t>;</w:t>
      </w:r>
      <w:r w:rsidRPr="00584AEA">
        <w:rPr>
          <w:rStyle w:val="mw-headline"/>
          <w:rFonts w:ascii="Arrus" w:hAnsi="Arrus"/>
          <w:sz w:val="22"/>
          <w:szCs w:val="28"/>
        </w:rPr>
        <w:t xml:space="preserve"> but are also part and parcel of the deprived majority of the country. </w:t>
      </w:r>
    </w:p>
    <w:p w14:paraId="268B2D0C" w14:textId="2A50CC91" w:rsidR="00270475" w:rsidRPr="00584AEA" w:rsidRDefault="00270475" w:rsidP="006F4670">
      <w:pPr>
        <w:pStyle w:val="Heading2"/>
        <w:widowControl/>
        <w:numPr>
          <w:ilvl w:val="0"/>
          <w:numId w:val="151"/>
        </w:numPr>
        <w:pBdr>
          <w:bottom w:val="single" w:sz="6" w:space="2" w:color="AAAAAA"/>
        </w:pBdr>
        <w:shd w:val="clear" w:color="auto" w:fill="FFFFFF"/>
        <w:autoSpaceDE/>
        <w:autoSpaceDN/>
        <w:adjustRightInd/>
        <w:spacing w:after="144"/>
        <w:jc w:val="both"/>
        <w:rPr>
          <w:rFonts w:ascii="Arrus" w:hAnsi="Arrus"/>
          <w:sz w:val="22"/>
          <w:szCs w:val="28"/>
        </w:rPr>
      </w:pPr>
      <w:r w:rsidRPr="00584AEA">
        <w:rPr>
          <w:rStyle w:val="mw-headline"/>
          <w:rFonts w:ascii="Arrus" w:hAnsi="Arrus"/>
          <w:sz w:val="22"/>
          <w:szCs w:val="28"/>
        </w:rPr>
        <w:t xml:space="preserve">When it comes to health, Sachar Committee could only focus on fertility issue. There is no mention of diseases like Tuberculosis, Gastrointestinal problems, mosquito-linked diseases and </w:t>
      </w:r>
      <w:proofErr w:type="spellStart"/>
      <w:r w:rsidRPr="00584AEA">
        <w:rPr>
          <w:rStyle w:val="mw-headline"/>
          <w:rFonts w:ascii="Arrus" w:hAnsi="Arrus"/>
          <w:sz w:val="22"/>
          <w:szCs w:val="28"/>
        </w:rPr>
        <w:t>anaemias</w:t>
      </w:r>
      <w:proofErr w:type="spellEnd"/>
      <w:r w:rsidRPr="00584AEA">
        <w:rPr>
          <w:rStyle w:val="mw-headline"/>
          <w:rFonts w:ascii="Arrus" w:hAnsi="Arrus"/>
          <w:sz w:val="22"/>
          <w:szCs w:val="28"/>
        </w:rPr>
        <w:t>, which are affecting Muslim populations (like other deprived sections) badly. Not only is the access to good medical care is short</w:t>
      </w:r>
      <w:r w:rsidR="00F97657">
        <w:rPr>
          <w:rStyle w:val="mw-headline"/>
          <w:rFonts w:ascii="Arrus" w:hAnsi="Arrus"/>
          <w:sz w:val="22"/>
          <w:szCs w:val="28"/>
        </w:rPr>
        <w:t>;</w:t>
      </w:r>
      <w:r w:rsidRPr="00584AEA">
        <w:rPr>
          <w:rStyle w:val="mw-headline"/>
          <w:rFonts w:ascii="Arrus" w:hAnsi="Arrus"/>
          <w:sz w:val="22"/>
          <w:szCs w:val="28"/>
        </w:rPr>
        <w:t xml:space="preserve"> but also there are no preventive measures available to Muslim localities.  </w:t>
      </w:r>
    </w:p>
    <w:p w14:paraId="268B2D0D" w14:textId="77777777" w:rsidR="00270475" w:rsidRPr="00584AEA" w:rsidRDefault="00270475" w:rsidP="00270475">
      <w:pPr>
        <w:jc w:val="both"/>
        <w:rPr>
          <w:rFonts w:ascii="Arrus" w:hAnsi="Arrus"/>
          <w:b/>
          <w:bCs/>
          <w:sz w:val="26"/>
          <w:szCs w:val="28"/>
          <w:lang w:eastAsia="en-GB"/>
        </w:rPr>
      </w:pPr>
      <w:r w:rsidRPr="00584AEA">
        <w:rPr>
          <w:rFonts w:ascii="Arrus" w:hAnsi="Arrus"/>
          <w:b/>
          <w:bCs/>
          <w:sz w:val="26"/>
          <w:szCs w:val="28"/>
          <w:lang w:eastAsia="en-GB"/>
        </w:rPr>
        <w:t>Failure of Government in implementation of Sachar Committee Recommendations</w:t>
      </w:r>
    </w:p>
    <w:p w14:paraId="268B2D0E" w14:textId="77777777" w:rsidR="00270475" w:rsidRPr="00584AEA" w:rsidRDefault="00270475" w:rsidP="00270475">
      <w:pPr>
        <w:jc w:val="both"/>
        <w:rPr>
          <w:rFonts w:ascii="Arrus" w:hAnsi="Arrus"/>
          <w:b/>
          <w:bCs/>
          <w:sz w:val="26"/>
          <w:szCs w:val="28"/>
          <w:lang w:eastAsia="en-GB"/>
        </w:rPr>
      </w:pPr>
    </w:p>
    <w:p w14:paraId="268B2D0F" w14:textId="77777777" w:rsidR="00270475" w:rsidRPr="00584AEA" w:rsidRDefault="00270475" w:rsidP="00270475">
      <w:pPr>
        <w:shd w:val="clear" w:color="auto" w:fill="FFFFFF"/>
        <w:textAlignment w:val="baseline"/>
        <w:rPr>
          <w:rFonts w:ascii="Arrus" w:hAnsi="Arrus" w:cs="Helvetica"/>
          <w:spacing w:val="30"/>
          <w:sz w:val="22"/>
          <w:szCs w:val="22"/>
        </w:rPr>
      </w:pPr>
      <w:r w:rsidRPr="00584AEA">
        <w:rPr>
          <w:rFonts w:ascii="Arrus" w:hAnsi="Arrus"/>
          <w:sz w:val="22"/>
          <w:szCs w:val="28"/>
          <w:lang w:val="en-GB"/>
        </w:rPr>
        <w:t xml:space="preserve">In a hard-hitting </w:t>
      </w:r>
      <w:proofErr w:type="spellStart"/>
      <w:r w:rsidRPr="00584AEA">
        <w:rPr>
          <w:rFonts w:ascii="Arrus" w:hAnsi="Arrus"/>
          <w:sz w:val="22"/>
          <w:szCs w:val="28"/>
          <w:lang w:val="en-GB"/>
        </w:rPr>
        <w:t>artile</w:t>
      </w:r>
      <w:proofErr w:type="spellEnd"/>
      <w:r w:rsidRPr="00584AEA">
        <w:rPr>
          <w:rFonts w:ascii="Arrus" w:hAnsi="Arrus"/>
          <w:sz w:val="22"/>
          <w:szCs w:val="28"/>
          <w:lang w:val="en-GB"/>
        </w:rPr>
        <w:t xml:space="preserve">, titled, “Remember Sachar?”, </w:t>
      </w:r>
      <w:hyperlink r:id="rId418" w:history="1">
        <w:r w:rsidRPr="00584AEA">
          <w:rPr>
            <w:rStyle w:val="Hyperlink"/>
            <w:rFonts w:ascii="Arrus" w:eastAsiaTheme="majorEastAsia" w:hAnsi="Arrus" w:cs="Georgia"/>
            <w:i/>
            <w:iCs/>
            <w:spacing w:val="-8"/>
            <w:sz w:val="22"/>
            <w:szCs w:val="22"/>
            <w:bdr w:val="none" w:sz="0" w:space="0" w:color="auto" w:frame="1"/>
          </w:rPr>
          <w:t>Dhirendra K Jha</w:t>
        </w:r>
      </w:hyperlink>
      <w:r w:rsidRPr="00584AEA">
        <w:rPr>
          <w:rStyle w:val="apple-converted-space"/>
          <w:rFonts w:ascii="Arrus" w:hAnsi="Arrus" w:cs="Helvetica"/>
          <w:spacing w:val="30"/>
          <w:sz w:val="22"/>
          <w:szCs w:val="22"/>
        </w:rPr>
        <w:t> </w:t>
      </w:r>
      <w:r w:rsidRPr="00584AEA">
        <w:rPr>
          <w:rFonts w:ascii="Arrus" w:hAnsi="Arrus"/>
          <w:sz w:val="22"/>
          <w:szCs w:val="22"/>
        </w:rPr>
        <w:t>exposes the failure of Prime Minister’s 15 point programme. The excerpts from article are worth reproducing:</w:t>
      </w:r>
      <w:r w:rsidRPr="00584AEA">
        <w:rPr>
          <w:rFonts w:ascii="Arrus" w:hAnsi="Arrus" w:cs="Helvetica"/>
          <w:spacing w:val="30"/>
          <w:sz w:val="22"/>
          <w:szCs w:val="22"/>
        </w:rPr>
        <w:t xml:space="preserve"> </w:t>
      </w:r>
    </w:p>
    <w:p w14:paraId="268B2D10" w14:textId="77777777" w:rsidR="00270475" w:rsidRPr="00584AEA" w:rsidRDefault="00270475" w:rsidP="00270475">
      <w:pPr>
        <w:jc w:val="both"/>
        <w:rPr>
          <w:rFonts w:ascii="Arrus" w:hAnsi="Arrus"/>
          <w:sz w:val="22"/>
          <w:szCs w:val="28"/>
          <w:lang w:val="en-GB"/>
        </w:rPr>
      </w:pPr>
    </w:p>
    <w:p w14:paraId="268B2D11" w14:textId="77777777" w:rsidR="00270475" w:rsidRPr="00584AEA" w:rsidRDefault="00270475" w:rsidP="00270475">
      <w:pPr>
        <w:jc w:val="both"/>
        <w:rPr>
          <w:rFonts w:ascii="Arrus" w:hAnsi="Arrus"/>
          <w:i/>
          <w:sz w:val="22"/>
          <w:szCs w:val="22"/>
        </w:rPr>
      </w:pPr>
      <w:r w:rsidRPr="00584AEA">
        <w:rPr>
          <w:rFonts w:ascii="Arrus" w:hAnsi="Arrus"/>
          <w:i/>
          <w:sz w:val="22"/>
          <w:szCs w:val="28"/>
          <w:lang w:val="en-GB"/>
        </w:rPr>
        <w:t>“</w:t>
      </w:r>
      <w:r w:rsidRPr="00584AEA">
        <w:rPr>
          <w:rFonts w:ascii="Arrus" w:hAnsi="Arrus"/>
          <w:i/>
          <w:sz w:val="22"/>
          <w:szCs w:val="22"/>
        </w:rPr>
        <w:t xml:space="preserve">The prime minister’s 15-point programme for the welfare of minorities, </w:t>
      </w:r>
      <w:r w:rsidRPr="00584AEA">
        <w:rPr>
          <w:rFonts w:ascii="Arrus" w:hAnsi="Arrus"/>
          <w:i/>
          <w:sz w:val="22"/>
          <w:szCs w:val="22"/>
        </w:rPr>
        <w:lastRenderedPageBreak/>
        <w:t>unveiled in June 2006, lies in shambles seven years later. The agenda did do its bit to swing Muslim votes to the ruling Congress party in the 2009 Lok Sabha polls, but the promises made in 2006 have stayed unfulfilled. The programme remains invisible on the ground, and the whole idea now looks like just another blank shot fired by the UPA Government.</w:t>
      </w:r>
    </w:p>
    <w:p w14:paraId="268B2D12"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2"/>
        </w:rPr>
      </w:pPr>
      <w:r w:rsidRPr="00584AEA">
        <w:rPr>
          <w:rFonts w:ascii="Arrus" w:hAnsi="Arrus"/>
          <w:i/>
          <w:sz w:val="22"/>
          <w:szCs w:val="22"/>
        </w:rPr>
        <w:t>The programme—a package of multiple schemes—was drafted to address development deficits in identified districts of minority concentration by providing basic amenities and setting up socio-economic infrastructure. It was announced soon after a committee headed by Justice Rajinder Sachar submitted a report on how badly off and State-neglected Muslims were in India. The report—in the overall national interest of equity—highlighted the necessity of ensuring Muslims equal-opportunity education, jobs and residential options across the country. It also called for State intervention in aid of what it revealed as a religious minority in extreme deprivation.</w:t>
      </w:r>
    </w:p>
    <w:p w14:paraId="268B2D13"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2"/>
        </w:rPr>
      </w:pPr>
    </w:p>
    <w:p w14:paraId="268B2D14"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2"/>
        </w:rPr>
      </w:pPr>
      <w:r w:rsidRPr="00584AEA">
        <w:rPr>
          <w:rFonts w:ascii="Arrus" w:hAnsi="Arrus"/>
          <w:i/>
          <w:sz w:val="22"/>
          <w:szCs w:val="22"/>
        </w:rPr>
        <w:t>“Though the Government did not portray the PM’s 15-point programme as a redressal mechanism in direct response to the Sachar Committee report, it was obvious that the two were interlinked. In any case, this programme figured prominently along with the NREGA in the Congress party’s campaign for the 2009 General Election. The party got the dividends it sought too.</w:t>
      </w:r>
    </w:p>
    <w:p w14:paraId="268B2D15"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2"/>
        </w:rPr>
      </w:pPr>
    </w:p>
    <w:p w14:paraId="268B2D16"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2"/>
        </w:rPr>
      </w:pPr>
      <w:r w:rsidRPr="00584AEA">
        <w:rPr>
          <w:rFonts w:ascii="Arrus" w:hAnsi="Arrus"/>
          <w:i/>
          <w:sz w:val="22"/>
          <w:szCs w:val="22"/>
        </w:rPr>
        <w:t>“However, while the rural guarantee scheme has kept expanding all these years, the PM’s 15-point programme seems to have reached nowhere. Information obtained through a series of RTI applications shows that it never took off in the manner the Government expected its minority supporters to believe. Even half a decade after its implementation, the programme has achieved none of its aims. If information on its implementation is sought through an RTI application, all one gets is the blabber of officials and attempts to pass on the buck.</w:t>
      </w:r>
    </w:p>
    <w:p w14:paraId="268B2D17" w14:textId="77777777" w:rsidR="00270475" w:rsidRPr="00584AEA" w:rsidRDefault="00270475" w:rsidP="00270475">
      <w:pPr>
        <w:widowControl/>
        <w:shd w:val="clear" w:color="auto" w:fill="FFFFFF"/>
        <w:autoSpaceDE/>
        <w:autoSpaceDN/>
        <w:adjustRightInd/>
        <w:jc w:val="both"/>
        <w:textAlignment w:val="baseline"/>
        <w:rPr>
          <w:rFonts w:ascii="Arrus" w:hAnsi="Arrus" w:cs="Helvetica"/>
          <w:b/>
          <w:bCs/>
          <w:i/>
          <w:caps/>
          <w:spacing w:val="15"/>
          <w:sz w:val="22"/>
          <w:szCs w:val="22"/>
        </w:rPr>
      </w:pPr>
    </w:p>
    <w:p w14:paraId="268B2D18"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2"/>
        </w:rPr>
      </w:pPr>
      <w:r w:rsidRPr="00584AEA">
        <w:rPr>
          <w:rFonts w:ascii="Arrus" w:hAnsi="Arrus"/>
          <w:i/>
          <w:sz w:val="22"/>
          <w:szCs w:val="22"/>
        </w:rPr>
        <w:t>Haryana</w:t>
      </w:r>
    </w:p>
    <w:p w14:paraId="268B2D19" w14:textId="77777777" w:rsidR="00270475" w:rsidRPr="00584AEA" w:rsidRDefault="00270475" w:rsidP="00270475">
      <w:pPr>
        <w:widowControl/>
        <w:shd w:val="clear" w:color="auto" w:fill="FFFFFF"/>
        <w:autoSpaceDE/>
        <w:autoSpaceDN/>
        <w:adjustRightInd/>
        <w:jc w:val="both"/>
        <w:textAlignment w:val="baseline"/>
        <w:rPr>
          <w:rFonts w:ascii="Arrus" w:hAnsi="Arrus" w:cs="Helvetica"/>
          <w:b/>
          <w:bCs/>
          <w:i/>
          <w:caps/>
          <w:spacing w:val="15"/>
          <w:sz w:val="22"/>
          <w:szCs w:val="22"/>
        </w:rPr>
      </w:pPr>
    </w:p>
    <w:p w14:paraId="268B2D1A"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2"/>
        </w:rPr>
      </w:pPr>
      <w:r w:rsidRPr="00584AEA">
        <w:rPr>
          <w:rFonts w:ascii="Arrus" w:hAnsi="Arrus" w:cs="Helvetica"/>
          <w:b/>
          <w:bCs/>
          <w:i/>
          <w:caps/>
          <w:spacing w:val="15"/>
          <w:sz w:val="22"/>
          <w:szCs w:val="22"/>
        </w:rPr>
        <w:t xml:space="preserve"> “</w:t>
      </w:r>
      <w:r w:rsidRPr="00584AEA">
        <w:rPr>
          <w:rFonts w:ascii="Arrus" w:hAnsi="Arrus"/>
          <w:i/>
          <w:sz w:val="22"/>
          <w:szCs w:val="22"/>
        </w:rPr>
        <w:t xml:space="preserve">Take the case of Haryana’s Nuh district in the so-called Mewat region, one of the country’s most underdeveloped minority-dominated areas. According to information provided on 23 April this year by the Mewa </w:t>
      </w:r>
      <w:proofErr w:type="spellStart"/>
      <w:r w:rsidRPr="00584AEA">
        <w:rPr>
          <w:rFonts w:ascii="Arrus" w:hAnsi="Arrus"/>
          <w:i/>
          <w:sz w:val="22"/>
          <w:szCs w:val="22"/>
        </w:rPr>
        <w:t>tDevelopment</w:t>
      </w:r>
      <w:proofErr w:type="spellEnd"/>
      <w:r w:rsidRPr="00584AEA">
        <w:rPr>
          <w:rFonts w:ascii="Arrus" w:hAnsi="Arrus"/>
          <w:i/>
          <w:sz w:val="22"/>
          <w:szCs w:val="22"/>
        </w:rPr>
        <w:t> Authority’s public information officer (PIO): ‘The district administration has not yet constituted a committee for effective implementation of the Multi-sectoral District Plan (</w:t>
      </w:r>
      <w:proofErr w:type="spellStart"/>
      <w:r w:rsidRPr="00584AEA">
        <w:rPr>
          <w:rFonts w:ascii="Arrus" w:hAnsi="Arrus"/>
          <w:i/>
          <w:sz w:val="22"/>
          <w:szCs w:val="22"/>
        </w:rPr>
        <w:t>MsDP</w:t>
      </w:r>
      <w:proofErr w:type="spellEnd"/>
      <w:r w:rsidRPr="00584AEA">
        <w:rPr>
          <w:rFonts w:ascii="Arrus" w:hAnsi="Arrus"/>
          <w:i/>
          <w:sz w:val="22"/>
          <w:szCs w:val="22"/>
        </w:rPr>
        <w:t>).’</w:t>
      </w:r>
    </w:p>
    <w:p w14:paraId="268B2D1B"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2"/>
        </w:rPr>
      </w:pPr>
    </w:p>
    <w:p w14:paraId="268B2D1C"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2"/>
        </w:rPr>
      </w:pPr>
      <w:r w:rsidRPr="00584AEA">
        <w:rPr>
          <w:rFonts w:ascii="Arrus" w:hAnsi="Arrus"/>
          <w:i/>
          <w:sz w:val="22"/>
          <w:szCs w:val="22"/>
        </w:rPr>
        <w:lastRenderedPageBreak/>
        <w:t xml:space="preserve">“Now, the </w:t>
      </w:r>
      <w:proofErr w:type="spellStart"/>
      <w:r w:rsidRPr="00584AEA">
        <w:rPr>
          <w:rFonts w:ascii="Arrus" w:hAnsi="Arrus"/>
          <w:i/>
          <w:sz w:val="22"/>
          <w:szCs w:val="22"/>
        </w:rPr>
        <w:t>MsDP</w:t>
      </w:r>
      <w:proofErr w:type="spellEnd"/>
      <w:r w:rsidRPr="00584AEA">
        <w:rPr>
          <w:rFonts w:ascii="Arrus" w:hAnsi="Arrus"/>
          <w:i/>
          <w:sz w:val="22"/>
          <w:szCs w:val="22"/>
        </w:rPr>
        <w:t xml:space="preserve"> is a key component of the 15-point programme that was to cover 90 districts across India—identified on the basis of a set of backwardness parameters—that have a large minority population. As per guidelines, the district administration was to set up a committee that would be responsible for consolidating development and welfare proposals made by line departments and other agencies for their approval at higher levels. The committee must also oversee the implementation of various projects under the </w:t>
      </w:r>
      <w:proofErr w:type="spellStart"/>
      <w:r w:rsidRPr="00584AEA">
        <w:rPr>
          <w:rFonts w:ascii="Arrus" w:hAnsi="Arrus"/>
          <w:i/>
          <w:sz w:val="22"/>
          <w:szCs w:val="22"/>
        </w:rPr>
        <w:t>MsDP</w:t>
      </w:r>
      <w:proofErr w:type="spellEnd"/>
      <w:r w:rsidRPr="00584AEA">
        <w:rPr>
          <w:rFonts w:ascii="Arrus" w:hAnsi="Arrus"/>
          <w:i/>
          <w:sz w:val="22"/>
          <w:szCs w:val="22"/>
        </w:rPr>
        <w:t xml:space="preserve"> and send regular reports to the state administration and Centre. In his response to the RTI application, the PIO of Mewat also admits that the construction work being carried out under the </w:t>
      </w:r>
      <w:proofErr w:type="spellStart"/>
      <w:r w:rsidRPr="00584AEA">
        <w:rPr>
          <w:rFonts w:ascii="Arrus" w:hAnsi="Arrus"/>
          <w:i/>
          <w:sz w:val="22"/>
          <w:szCs w:val="22"/>
        </w:rPr>
        <w:t>MsDP</w:t>
      </w:r>
      <w:proofErr w:type="spellEnd"/>
      <w:r w:rsidRPr="00584AEA">
        <w:rPr>
          <w:rFonts w:ascii="Arrus" w:hAnsi="Arrus"/>
          <w:i/>
          <w:sz w:val="22"/>
          <w:szCs w:val="22"/>
        </w:rPr>
        <w:t xml:space="preserve"> in the district has been extremely slow and that the Minority Affairs Ministry has been kept informed about this from time to time.</w:t>
      </w:r>
    </w:p>
    <w:p w14:paraId="268B2D1D" w14:textId="77777777" w:rsidR="00270475" w:rsidRPr="00584AEA" w:rsidRDefault="00270475" w:rsidP="00270475">
      <w:pPr>
        <w:widowControl/>
        <w:shd w:val="clear" w:color="auto" w:fill="FFFFFF"/>
        <w:autoSpaceDE/>
        <w:autoSpaceDN/>
        <w:adjustRightInd/>
        <w:spacing w:before="135" w:after="135"/>
        <w:jc w:val="both"/>
        <w:textAlignment w:val="baseline"/>
        <w:rPr>
          <w:rFonts w:ascii="Arrus" w:hAnsi="Arrus"/>
          <w:i/>
          <w:sz w:val="22"/>
          <w:szCs w:val="22"/>
        </w:rPr>
      </w:pPr>
      <w:r w:rsidRPr="00584AEA">
        <w:rPr>
          <w:rFonts w:ascii="Arrus" w:hAnsi="Arrus"/>
          <w:i/>
          <w:sz w:val="22"/>
          <w:szCs w:val="22"/>
        </w:rPr>
        <w:t>“Mewat is not an isolated case,” says Moradabad-based RTI activist Saleem Baig, who has obtained such information from several parts of the country showing how the PM’s 15-point programme exists only in name.</w:t>
      </w:r>
    </w:p>
    <w:p w14:paraId="268B2D1E"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2"/>
        </w:rPr>
      </w:pPr>
      <w:r w:rsidRPr="00584AEA">
        <w:rPr>
          <w:rFonts w:ascii="Arrus" w:hAnsi="Arrus"/>
          <w:i/>
          <w:sz w:val="22"/>
          <w:szCs w:val="22"/>
        </w:rPr>
        <w:t xml:space="preserve">Uttar Pradesh </w:t>
      </w:r>
    </w:p>
    <w:p w14:paraId="268B2D1F"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2"/>
        </w:rPr>
      </w:pPr>
    </w:p>
    <w:p w14:paraId="268B2D20"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2"/>
        </w:rPr>
      </w:pPr>
      <w:r w:rsidRPr="00584AEA">
        <w:rPr>
          <w:rFonts w:ascii="Arrus" w:hAnsi="Arrus"/>
          <w:i/>
          <w:sz w:val="22"/>
          <w:szCs w:val="22"/>
        </w:rPr>
        <w:t xml:space="preserve">“The </w:t>
      </w:r>
      <w:proofErr w:type="spellStart"/>
      <w:r w:rsidRPr="00584AEA">
        <w:rPr>
          <w:rFonts w:ascii="Arrus" w:hAnsi="Arrus"/>
          <w:i/>
          <w:sz w:val="22"/>
          <w:szCs w:val="22"/>
        </w:rPr>
        <w:t>programme’s</w:t>
      </w:r>
      <w:proofErr w:type="spellEnd"/>
      <w:r w:rsidRPr="00584AEA">
        <w:rPr>
          <w:rFonts w:ascii="Arrus" w:hAnsi="Arrus"/>
          <w:i/>
          <w:sz w:val="22"/>
          <w:szCs w:val="22"/>
        </w:rPr>
        <w:t xml:space="preserve"> implementation is pathetic in Uttar Pradesh, which houses 21 of the 90 districts identified in 2006 for attention. When Baig sought details of the implementation of the </w:t>
      </w:r>
      <w:proofErr w:type="spellStart"/>
      <w:r w:rsidRPr="00584AEA">
        <w:rPr>
          <w:rFonts w:ascii="Arrus" w:hAnsi="Arrus"/>
          <w:i/>
          <w:sz w:val="22"/>
          <w:szCs w:val="22"/>
        </w:rPr>
        <w:t>MsDP</w:t>
      </w:r>
      <w:proofErr w:type="spellEnd"/>
      <w:r w:rsidRPr="00584AEA">
        <w:rPr>
          <w:rFonts w:ascii="Arrus" w:hAnsi="Arrus"/>
          <w:i/>
          <w:sz w:val="22"/>
          <w:szCs w:val="22"/>
        </w:rPr>
        <w:t xml:space="preserve"> between 2007 and 2012 in Moradabad, one of these 90 districts, the response he got was a shock in itself. Dated 1 March 2013, the reply of the District Minority Welfare Officer of Moradabad’s is curt: ‘No information in this regard is available in the office records.’</w:t>
      </w:r>
    </w:p>
    <w:p w14:paraId="268B2D21" w14:textId="77777777" w:rsidR="00270475" w:rsidRPr="00584AEA" w:rsidRDefault="00270475" w:rsidP="00270475">
      <w:pPr>
        <w:widowControl/>
        <w:shd w:val="clear" w:color="auto" w:fill="FFFFFF"/>
        <w:autoSpaceDE/>
        <w:autoSpaceDN/>
        <w:adjustRightInd/>
        <w:spacing w:before="135" w:after="135"/>
        <w:jc w:val="both"/>
        <w:textAlignment w:val="baseline"/>
        <w:rPr>
          <w:rFonts w:ascii="Arrus" w:hAnsi="Arrus"/>
          <w:i/>
          <w:sz w:val="22"/>
          <w:szCs w:val="22"/>
        </w:rPr>
      </w:pPr>
      <w:r w:rsidRPr="00584AEA">
        <w:rPr>
          <w:rFonts w:ascii="Arrus" w:hAnsi="Arrus"/>
          <w:i/>
          <w:sz w:val="22"/>
          <w:szCs w:val="22"/>
        </w:rPr>
        <w:t>“When Baig asked for information on the status of the programme in Bareilly, another minority dominated district of UP on the list of 90, he got a reply on 27 February this year from the office of the District Minority Welfare Officer stating that ‘this office has not received any funds under the Prime Minister’s 15-Point Programme for the Welfare of Minorities.’</w:t>
      </w:r>
    </w:p>
    <w:p w14:paraId="268B2D22" w14:textId="77777777" w:rsidR="00270475" w:rsidRPr="00584AEA" w:rsidRDefault="00270475" w:rsidP="00270475">
      <w:pPr>
        <w:widowControl/>
        <w:shd w:val="clear" w:color="auto" w:fill="FFFFFF"/>
        <w:autoSpaceDE/>
        <w:autoSpaceDN/>
        <w:adjustRightInd/>
        <w:spacing w:before="135" w:after="135"/>
        <w:jc w:val="both"/>
        <w:textAlignment w:val="baseline"/>
        <w:rPr>
          <w:rFonts w:ascii="Arrus" w:hAnsi="Arrus"/>
          <w:i/>
          <w:sz w:val="22"/>
          <w:szCs w:val="22"/>
        </w:rPr>
      </w:pPr>
      <w:r w:rsidRPr="00584AEA">
        <w:rPr>
          <w:rFonts w:ascii="Arrus" w:hAnsi="Arrus"/>
          <w:i/>
          <w:sz w:val="22"/>
          <w:szCs w:val="22"/>
        </w:rPr>
        <w:t xml:space="preserve">“Baig’s attempt to get information on programme implementation from the office of the Chief Minister of Uttar Pradesh was also a disappointment. The reply he got from the PIO of UP dated 14 May 2013 lists all the districts in the state where the </w:t>
      </w:r>
      <w:proofErr w:type="spellStart"/>
      <w:r w:rsidRPr="00584AEA">
        <w:rPr>
          <w:rFonts w:ascii="Arrus" w:hAnsi="Arrus"/>
          <w:i/>
          <w:sz w:val="22"/>
          <w:szCs w:val="22"/>
        </w:rPr>
        <w:t>MsDP</w:t>
      </w:r>
      <w:proofErr w:type="spellEnd"/>
      <w:r w:rsidRPr="00584AEA">
        <w:rPr>
          <w:rFonts w:ascii="Arrus" w:hAnsi="Arrus"/>
          <w:i/>
          <w:sz w:val="22"/>
          <w:szCs w:val="22"/>
        </w:rPr>
        <w:t xml:space="preserve"> is being implemented and advises Baig to seek information from the respective districts.</w:t>
      </w:r>
    </w:p>
    <w:p w14:paraId="268B2D23" w14:textId="77777777" w:rsidR="00270475" w:rsidRPr="00584AEA" w:rsidRDefault="00270475" w:rsidP="00270475">
      <w:pPr>
        <w:widowControl/>
        <w:shd w:val="clear" w:color="auto" w:fill="FFFFFF"/>
        <w:autoSpaceDE/>
        <w:autoSpaceDN/>
        <w:adjustRightInd/>
        <w:spacing w:before="135" w:after="135"/>
        <w:jc w:val="both"/>
        <w:textAlignment w:val="baseline"/>
        <w:rPr>
          <w:rFonts w:ascii="Arrus" w:hAnsi="Arrus"/>
          <w:i/>
          <w:sz w:val="22"/>
          <w:szCs w:val="22"/>
        </w:rPr>
      </w:pPr>
      <w:r w:rsidRPr="00584AEA">
        <w:rPr>
          <w:rFonts w:ascii="Arrus" w:hAnsi="Arrus"/>
          <w:i/>
          <w:sz w:val="22"/>
          <w:szCs w:val="22"/>
        </w:rPr>
        <w:t xml:space="preserve">“That the state of affairs is pretty bad in UP is confirmed by two letters obtained by Baig through another RTI application. Both the letters are </w:t>
      </w:r>
      <w:r w:rsidRPr="00584AEA">
        <w:rPr>
          <w:rFonts w:ascii="Arrus" w:hAnsi="Arrus"/>
          <w:i/>
          <w:sz w:val="22"/>
          <w:szCs w:val="22"/>
        </w:rPr>
        <w:lastRenderedPageBreak/>
        <w:t>written by YP Singh, joint secretary, Union Ministry of Minority of Affairs, to Javed Usmani, chief secretary of Uttar Pradesh. The first letter, dated 16 July 2012, says: ‘Two main bottlenecks have been observed in the implementation of this programme in your state. First, the Central share of funds released by this Ministry to the state government does not reach the districts/implementing agencies in time. There has been an abnormal delay of more than six months in many cases in the release of the Central share by the state government to the district/implementing agencies. The second bottleneck observed is the lack of involvement by the district administration while sending proposals and in implementation of projects.’</w:t>
      </w:r>
    </w:p>
    <w:p w14:paraId="268B2D24" w14:textId="77777777" w:rsidR="00270475" w:rsidRPr="00584AEA" w:rsidRDefault="00270475" w:rsidP="00270475">
      <w:pPr>
        <w:widowControl/>
        <w:shd w:val="clear" w:color="auto" w:fill="FFFFFF"/>
        <w:autoSpaceDE/>
        <w:autoSpaceDN/>
        <w:adjustRightInd/>
        <w:spacing w:before="135" w:after="135"/>
        <w:jc w:val="both"/>
        <w:textAlignment w:val="baseline"/>
        <w:rPr>
          <w:rFonts w:ascii="Arrus" w:hAnsi="Arrus"/>
          <w:i/>
          <w:sz w:val="22"/>
          <w:szCs w:val="22"/>
        </w:rPr>
      </w:pPr>
      <w:r w:rsidRPr="00584AEA">
        <w:rPr>
          <w:rFonts w:ascii="Arrus" w:hAnsi="Arrus"/>
          <w:i/>
          <w:sz w:val="22"/>
          <w:szCs w:val="22"/>
        </w:rPr>
        <w:t>“The second letter, dated 7 September 2012, is clearly intended to remind Usmani of delays in the release of Central and state funds by the state government to the beneficiary districts, and again asks for an executing agency for the projects to be decided upon. The letter also reminds him that ‘</w:t>
      </w:r>
      <w:proofErr w:type="spellStart"/>
      <w:r w:rsidRPr="00584AEA">
        <w:rPr>
          <w:rFonts w:ascii="Arrus" w:hAnsi="Arrus"/>
          <w:i/>
          <w:sz w:val="22"/>
          <w:szCs w:val="22"/>
        </w:rPr>
        <w:t>utilisation</w:t>
      </w:r>
      <w:proofErr w:type="spellEnd"/>
      <w:r w:rsidRPr="00584AEA">
        <w:rPr>
          <w:rFonts w:ascii="Arrus" w:hAnsi="Arrus"/>
          <w:i/>
          <w:sz w:val="22"/>
          <w:szCs w:val="22"/>
        </w:rPr>
        <w:t xml:space="preserve"> certificates have become overdue for the funds released during the year 2009-10 and 2010-11 respectively’.</w:t>
      </w:r>
    </w:p>
    <w:p w14:paraId="268B2D25" w14:textId="77777777" w:rsidR="00270475" w:rsidRPr="00584AEA" w:rsidRDefault="00270475" w:rsidP="00270475">
      <w:pPr>
        <w:widowControl/>
        <w:shd w:val="clear" w:color="auto" w:fill="FFFFFF"/>
        <w:autoSpaceDE/>
        <w:autoSpaceDN/>
        <w:adjustRightInd/>
        <w:spacing w:before="135" w:after="135"/>
        <w:jc w:val="both"/>
        <w:textAlignment w:val="baseline"/>
        <w:rPr>
          <w:rFonts w:ascii="Arrus" w:hAnsi="Arrus"/>
          <w:i/>
          <w:sz w:val="22"/>
          <w:szCs w:val="22"/>
        </w:rPr>
      </w:pPr>
      <w:r w:rsidRPr="00584AEA">
        <w:rPr>
          <w:rFonts w:ascii="Arrus" w:hAnsi="Arrus"/>
          <w:i/>
          <w:sz w:val="22"/>
          <w:szCs w:val="22"/>
        </w:rPr>
        <w:t>Delhi</w:t>
      </w:r>
    </w:p>
    <w:p w14:paraId="268B2D26" w14:textId="77777777" w:rsidR="00270475" w:rsidRPr="00584AEA" w:rsidRDefault="00270475" w:rsidP="00270475">
      <w:pPr>
        <w:widowControl/>
        <w:shd w:val="clear" w:color="auto" w:fill="FFFFFF"/>
        <w:autoSpaceDE/>
        <w:autoSpaceDN/>
        <w:adjustRightInd/>
        <w:spacing w:before="135" w:after="135"/>
        <w:jc w:val="both"/>
        <w:textAlignment w:val="baseline"/>
        <w:rPr>
          <w:rFonts w:ascii="Arrus" w:hAnsi="Arrus"/>
          <w:i/>
          <w:sz w:val="22"/>
          <w:szCs w:val="22"/>
        </w:rPr>
      </w:pPr>
      <w:r w:rsidRPr="00584AEA">
        <w:rPr>
          <w:rFonts w:ascii="Arrus" w:hAnsi="Arrus"/>
          <w:i/>
          <w:sz w:val="22"/>
          <w:szCs w:val="22"/>
        </w:rPr>
        <w:t xml:space="preserve">“Of the all-India list of 90 minority-dense districts, one is located in the national capital. But the picture of neglect in this district—located not too far northeast of the PM’s official residence at 7 Racecourse Road—is no better than elsewhere in the country. This is clear from YP Singh’s letter to PK Tripathi, chief secretary, Delhi. According to this correspondence dated 16 July 2012: ‘For the 11th Five Year Plan (2007-2012) Rs 22.10 crore was allocated for one district of Delhi under </w:t>
      </w:r>
      <w:proofErr w:type="spellStart"/>
      <w:r w:rsidRPr="00584AEA">
        <w:rPr>
          <w:rFonts w:ascii="Arrus" w:hAnsi="Arrus"/>
          <w:i/>
          <w:sz w:val="22"/>
          <w:szCs w:val="22"/>
        </w:rPr>
        <w:t>MsDP</w:t>
      </w:r>
      <w:proofErr w:type="spellEnd"/>
      <w:r w:rsidRPr="00584AEA">
        <w:rPr>
          <w:rFonts w:ascii="Arrus" w:hAnsi="Arrus"/>
          <w:i/>
          <w:sz w:val="22"/>
          <w:szCs w:val="22"/>
        </w:rPr>
        <w:t xml:space="preserve">. Out of the total allocation, only Rs 10.99 crore (50 per cent of the allocation) could be released to the state government so far, as the </w:t>
      </w:r>
      <w:proofErr w:type="spellStart"/>
      <w:r w:rsidRPr="00584AEA">
        <w:rPr>
          <w:rFonts w:ascii="Arrus" w:hAnsi="Arrus"/>
          <w:i/>
          <w:sz w:val="22"/>
          <w:szCs w:val="22"/>
        </w:rPr>
        <w:t>utilisation</w:t>
      </w:r>
      <w:proofErr w:type="spellEnd"/>
      <w:r w:rsidRPr="00584AEA">
        <w:rPr>
          <w:rFonts w:ascii="Arrus" w:hAnsi="Arrus"/>
          <w:i/>
          <w:sz w:val="22"/>
          <w:szCs w:val="22"/>
        </w:rPr>
        <w:t xml:space="preserve"> certificates for the first instalment of the central share of funds for the projects have not been received from the state. To be precise, </w:t>
      </w:r>
      <w:proofErr w:type="spellStart"/>
      <w:r w:rsidRPr="00584AEA">
        <w:rPr>
          <w:rFonts w:ascii="Arrus" w:hAnsi="Arrus"/>
          <w:i/>
          <w:sz w:val="22"/>
          <w:szCs w:val="22"/>
        </w:rPr>
        <w:t>utilisation</w:t>
      </w:r>
      <w:proofErr w:type="spellEnd"/>
      <w:r w:rsidRPr="00584AEA">
        <w:rPr>
          <w:rFonts w:ascii="Arrus" w:hAnsi="Arrus"/>
          <w:i/>
          <w:sz w:val="22"/>
          <w:szCs w:val="22"/>
        </w:rPr>
        <w:t xml:space="preserve"> certificates […] released during 2010-11 are still pending even after more than one year of release.’</w:t>
      </w:r>
    </w:p>
    <w:p w14:paraId="268B2D27"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2"/>
        </w:rPr>
      </w:pPr>
      <w:r w:rsidRPr="00584AEA">
        <w:rPr>
          <w:rFonts w:ascii="Arrus" w:hAnsi="Arrus"/>
          <w:i/>
          <w:sz w:val="22"/>
          <w:szCs w:val="22"/>
        </w:rPr>
        <w:t>Andhra Pradesh</w:t>
      </w:r>
    </w:p>
    <w:p w14:paraId="268B2D28"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2"/>
        </w:rPr>
      </w:pPr>
    </w:p>
    <w:p w14:paraId="268B2D29"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2"/>
        </w:rPr>
      </w:pPr>
      <w:r w:rsidRPr="00584AEA">
        <w:rPr>
          <w:rFonts w:ascii="Arrus" w:hAnsi="Arrus"/>
          <w:i/>
          <w:sz w:val="22"/>
          <w:szCs w:val="22"/>
        </w:rPr>
        <w:t>“A report in </w:t>
      </w:r>
      <w:r w:rsidRPr="00584AEA">
        <w:rPr>
          <w:rFonts w:ascii="Arrus" w:hAnsi="Arrus"/>
          <w:i/>
          <w:iCs/>
          <w:sz w:val="22"/>
          <w:szCs w:val="22"/>
        </w:rPr>
        <w:t>The Times of India</w:t>
      </w:r>
      <w:r w:rsidRPr="00584AEA">
        <w:rPr>
          <w:rFonts w:ascii="Arrus" w:hAnsi="Arrus"/>
          <w:i/>
          <w:sz w:val="22"/>
          <w:szCs w:val="22"/>
        </w:rPr>
        <w:t> on 22 May last year had noted how poorly the programme had progressed in Andhra Pradesh during the six years of its existence (at the time). The report said that since 2006, when the programme was announced, the state-level committee chaired by the state chief secretary had met only once—in January 2011.</w:t>
      </w:r>
    </w:p>
    <w:p w14:paraId="268B2D2A" w14:textId="77777777" w:rsidR="00270475" w:rsidRPr="00584AEA" w:rsidRDefault="00270475" w:rsidP="00270475">
      <w:pPr>
        <w:widowControl/>
        <w:shd w:val="clear" w:color="auto" w:fill="FFFFFF"/>
        <w:autoSpaceDE/>
        <w:autoSpaceDN/>
        <w:adjustRightInd/>
        <w:spacing w:before="135" w:after="135"/>
        <w:jc w:val="both"/>
        <w:textAlignment w:val="baseline"/>
        <w:rPr>
          <w:rFonts w:ascii="Arrus" w:hAnsi="Arrus"/>
          <w:i/>
          <w:sz w:val="22"/>
          <w:szCs w:val="22"/>
        </w:rPr>
      </w:pPr>
      <w:r w:rsidRPr="00584AEA">
        <w:rPr>
          <w:rFonts w:ascii="Arrus" w:hAnsi="Arrus" w:cs="Helvetica"/>
          <w:b/>
          <w:bCs/>
          <w:i/>
          <w:caps/>
          <w:spacing w:val="15"/>
          <w:sz w:val="22"/>
          <w:szCs w:val="22"/>
        </w:rPr>
        <w:lastRenderedPageBreak/>
        <w:t>“</w:t>
      </w:r>
      <w:r w:rsidRPr="00584AEA">
        <w:rPr>
          <w:rFonts w:ascii="Arrus" w:hAnsi="Arrus"/>
          <w:i/>
          <w:sz w:val="22"/>
          <w:szCs w:val="22"/>
        </w:rPr>
        <w:t>When the Sachar Committee had presented its findings, there was a stunned sense of reality acknowledgment in minority quarters and much debate on the condition of Muslims in the media and official circles. The PM’s 15-point programme had raised expectations among the deprived that after decades of post-Partition neglect by the State (despite myriad promises), corrective measures would at last be taken. This is believed to have helped the Congress raise its tally of seats in the Lok Sabha—with a surprise showing in UP, for example. But that was more than four years ago, which is enough time for the party to have delivered on its promises. In New Delhi, all eyes in the ruling dispensation appear to have shifted to its hunt for new game-changers in 2014, be it the direct benefits transfer scheme or Food Security Bill. This, even as the PM’s 15-point programme gathers dust.”</w:t>
      </w:r>
    </w:p>
    <w:p w14:paraId="268B2D2B" w14:textId="77777777" w:rsidR="00270475" w:rsidRPr="00584AEA" w:rsidRDefault="00270475" w:rsidP="00270475">
      <w:pPr>
        <w:jc w:val="both"/>
        <w:rPr>
          <w:rFonts w:ascii="Arrus" w:hAnsi="Arrus"/>
          <w:sz w:val="22"/>
          <w:szCs w:val="22"/>
        </w:rPr>
      </w:pPr>
      <w:hyperlink r:id="rId419" w:history="1">
        <w:r w:rsidRPr="00584AEA">
          <w:rPr>
            <w:rStyle w:val="Hyperlink"/>
            <w:rFonts w:ascii="Arrus" w:eastAsiaTheme="majorEastAsia" w:hAnsi="Arrus"/>
            <w:sz w:val="22"/>
            <w:szCs w:val="22"/>
          </w:rPr>
          <w:t>http://www.openthemagazine.com/article/nation/remember-sachar</w:t>
        </w:r>
      </w:hyperlink>
    </w:p>
    <w:p w14:paraId="268B2D2C" w14:textId="77777777" w:rsidR="00270475" w:rsidRPr="00584AEA" w:rsidRDefault="00270475" w:rsidP="00270475">
      <w:pPr>
        <w:jc w:val="both"/>
        <w:rPr>
          <w:rFonts w:ascii="Arrus" w:hAnsi="Arrus"/>
          <w:sz w:val="22"/>
          <w:szCs w:val="22"/>
        </w:rPr>
      </w:pPr>
    </w:p>
    <w:p w14:paraId="268B2D2E" w14:textId="77777777" w:rsidR="00270475" w:rsidRPr="00584AEA" w:rsidRDefault="00270475" w:rsidP="00270475">
      <w:pPr>
        <w:widowControl/>
        <w:shd w:val="clear" w:color="auto" w:fill="FFFFFF"/>
        <w:autoSpaceDE/>
        <w:autoSpaceDN/>
        <w:adjustRightInd/>
        <w:spacing w:after="300"/>
        <w:jc w:val="both"/>
        <w:rPr>
          <w:rFonts w:ascii="Arrus" w:hAnsi="Arrus" w:cs="Georgia"/>
          <w:sz w:val="22"/>
          <w:szCs w:val="22"/>
        </w:rPr>
      </w:pPr>
      <w:r w:rsidRPr="00584AEA">
        <w:rPr>
          <w:rFonts w:ascii="Arrus" w:hAnsi="Arrus" w:cs="Georgia"/>
          <w:sz w:val="22"/>
          <w:szCs w:val="22"/>
        </w:rPr>
        <w:t xml:space="preserve">Ahead of the next general elections in 2014, the Congress-led United Progressive Alliance government had proposed constitution of a high-power committee to review and assess the implementation of Justice Rajinder Sachar Committee’s recommendations and Prime Minister’s 15-Point Programme. This comes after a barrage of complaints from the Muslim community and a perception widely shared by people inside and outside the government that minority welfare schemes have failed to reach the intended beneficiaries. Former Minority Minister, K Rahman Khan had conceded in a newspaper report that the implementation of Sachar Committee recommendations has hardly been satisfactory. </w:t>
      </w:r>
    </w:p>
    <w:p w14:paraId="268B2D2F" w14:textId="77777777" w:rsidR="00270475" w:rsidRPr="00584AEA" w:rsidRDefault="00270475" w:rsidP="00270475">
      <w:pPr>
        <w:widowControl/>
        <w:shd w:val="clear" w:color="auto" w:fill="FFFFFF"/>
        <w:autoSpaceDE/>
        <w:autoSpaceDN/>
        <w:adjustRightInd/>
        <w:spacing w:after="300"/>
        <w:jc w:val="both"/>
        <w:rPr>
          <w:rFonts w:ascii="Arrus" w:hAnsi="Arrus" w:cs="Georgia"/>
          <w:sz w:val="22"/>
          <w:szCs w:val="22"/>
        </w:rPr>
      </w:pPr>
      <w:r w:rsidRPr="00584AEA">
        <w:rPr>
          <w:rFonts w:ascii="Arrus" w:hAnsi="Arrus" w:cs="Georgia"/>
          <w:sz w:val="22"/>
          <w:szCs w:val="22"/>
        </w:rPr>
        <w:t>Khan had said that in the 12th Five-Year Plan the government has made blocks and not districts as the unit of planning for implementation of the Multi-Sectoral Development Programmes (MSDP). As many as 776 minority-concentrated blocks in 196 districts had been identified for coverage under MSDP which aims to improve the socio-economic standards of the minority communities.</w:t>
      </w:r>
    </w:p>
    <w:p w14:paraId="268B2D30" w14:textId="77777777" w:rsidR="00270475" w:rsidRPr="00584AEA" w:rsidRDefault="00270475" w:rsidP="00270475">
      <w:pPr>
        <w:widowControl/>
        <w:shd w:val="clear" w:color="auto" w:fill="FFFFFF"/>
        <w:autoSpaceDE/>
        <w:autoSpaceDN/>
        <w:adjustRightInd/>
        <w:spacing w:after="300"/>
        <w:jc w:val="both"/>
        <w:rPr>
          <w:rFonts w:ascii="Arrus" w:hAnsi="Arrus" w:cs="Georgia"/>
          <w:sz w:val="22"/>
          <w:szCs w:val="22"/>
        </w:rPr>
      </w:pPr>
      <w:r w:rsidRPr="00584AEA">
        <w:rPr>
          <w:rFonts w:ascii="Arrus" w:hAnsi="Arrus" w:cs="Georgia"/>
          <w:sz w:val="22"/>
          <w:szCs w:val="22"/>
        </w:rPr>
        <w:t>The minority community’s argument about the need for restructuring of minority schemes was strengthened, by several research reports, including one by former National Advisory Council member Harsh Mander, whose Center for Equity Studies (CES) has termed the flagship programme — MSDP — “blunt and ineffective”. However, the government had rubbished the CES report.</w:t>
      </w:r>
    </w:p>
    <w:p w14:paraId="268B2D31" w14:textId="77777777" w:rsidR="00270475" w:rsidRPr="00584AEA" w:rsidRDefault="00270475" w:rsidP="00270475">
      <w:pPr>
        <w:widowControl/>
        <w:shd w:val="clear" w:color="auto" w:fill="FFFFFF"/>
        <w:autoSpaceDE/>
        <w:autoSpaceDN/>
        <w:adjustRightInd/>
        <w:spacing w:after="300"/>
        <w:jc w:val="both"/>
        <w:rPr>
          <w:rFonts w:ascii="Arrus" w:hAnsi="Arrus" w:cs="Georgia"/>
          <w:sz w:val="22"/>
          <w:szCs w:val="22"/>
        </w:rPr>
      </w:pPr>
      <w:r w:rsidRPr="00584AEA">
        <w:rPr>
          <w:rFonts w:ascii="Arrus" w:hAnsi="Arrus" w:cs="Georgia"/>
          <w:sz w:val="22"/>
          <w:szCs w:val="22"/>
        </w:rPr>
        <w:lastRenderedPageBreak/>
        <w:t>“The scale of government intervention is too small to touch even the fringes of the numbers who live with these deprivations,” the CES report had stated, while underlining the institutional failure in dealing with the development deficit which was highlighted by the Sachar Committee report.</w:t>
      </w:r>
    </w:p>
    <w:p w14:paraId="268B2D32" w14:textId="77777777" w:rsidR="00270475" w:rsidRPr="00584AEA" w:rsidRDefault="00270475" w:rsidP="00270475">
      <w:pPr>
        <w:jc w:val="both"/>
        <w:rPr>
          <w:rFonts w:ascii="Arrus" w:hAnsi="Arrus"/>
          <w:b/>
          <w:bCs/>
          <w:sz w:val="26"/>
          <w:szCs w:val="28"/>
          <w:lang w:eastAsia="en-GB"/>
        </w:rPr>
      </w:pPr>
    </w:p>
    <w:p w14:paraId="268B2D33" w14:textId="77777777" w:rsidR="00270475" w:rsidRPr="00584AEA" w:rsidRDefault="00270475" w:rsidP="00270475">
      <w:pPr>
        <w:jc w:val="both"/>
        <w:rPr>
          <w:rFonts w:ascii="Arrus" w:hAnsi="Arrus"/>
          <w:b/>
          <w:bCs/>
          <w:sz w:val="26"/>
          <w:szCs w:val="28"/>
          <w:lang w:eastAsia="en-GB"/>
        </w:rPr>
      </w:pPr>
      <w:r w:rsidRPr="00584AEA">
        <w:rPr>
          <w:rFonts w:ascii="Arrus" w:hAnsi="Arrus"/>
          <w:b/>
          <w:bCs/>
          <w:sz w:val="26"/>
          <w:szCs w:val="28"/>
          <w:lang w:eastAsia="en-GB"/>
        </w:rPr>
        <w:t>Post Sachar Evaluation Report: Kundu Committee</w:t>
      </w:r>
    </w:p>
    <w:p w14:paraId="268B2D34" w14:textId="77777777" w:rsidR="00270475" w:rsidRPr="00584AEA" w:rsidRDefault="00270475" w:rsidP="00270475">
      <w:pPr>
        <w:jc w:val="both"/>
        <w:rPr>
          <w:rFonts w:ascii="Arrus" w:hAnsi="Arrus"/>
          <w:b/>
          <w:bCs/>
          <w:sz w:val="22"/>
          <w:szCs w:val="28"/>
          <w:lang w:eastAsia="en-GB"/>
        </w:rPr>
      </w:pPr>
    </w:p>
    <w:p w14:paraId="268B2D35" w14:textId="77777777" w:rsidR="00270475" w:rsidRPr="00584AEA" w:rsidRDefault="00270475" w:rsidP="00270475">
      <w:pPr>
        <w:ind w:firstLine="720"/>
        <w:jc w:val="both"/>
        <w:rPr>
          <w:rFonts w:ascii="Arrus" w:hAnsi="Arrus"/>
          <w:sz w:val="22"/>
          <w:szCs w:val="28"/>
          <w:lang w:eastAsia="en-GB"/>
        </w:rPr>
      </w:pPr>
      <w:r w:rsidRPr="00584AEA">
        <w:rPr>
          <w:rFonts w:ascii="Arrus" w:hAnsi="Arrus"/>
          <w:bCs/>
          <w:sz w:val="22"/>
          <w:szCs w:val="28"/>
          <w:lang w:eastAsia="en-GB"/>
        </w:rPr>
        <w:t xml:space="preserve">Even what was recommended by Sachar Committee report was partially implemented without any visible signs of improvement in the conditions of Muslims. This is clear from the report of the </w:t>
      </w:r>
      <w:r w:rsidRPr="00584AEA">
        <w:rPr>
          <w:rFonts w:ascii="Arrus" w:hAnsi="Arrus"/>
          <w:sz w:val="22"/>
          <w:szCs w:val="28"/>
          <w:lang w:eastAsia="en-GB"/>
        </w:rPr>
        <w:t xml:space="preserve">Post Sachar Evaluation Committee headed by Prof. Amitabh Kundu recently submitted to Dr. Najma A </w:t>
      </w:r>
      <w:proofErr w:type="spellStart"/>
      <w:r w:rsidRPr="00584AEA">
        <w:rPr>
          <w:rFonts w:ascii="Arrus" w:hAnsi="Arrus"/>
          <w:sz w:val="22"/>
          <w:szCs w:val="28"/>
          <w:lang w:eastAsia="en-GB"/>
        </w:rPr>
        <w:t>Heptulla</w:t>
      </w:r>
      <w:proofErr w:type="spellEnd"/>
      <w:r w:rsidRPr="00584AEA">
        <w:rPr>
          <w:rFonts w:ascii="Arrus" w:hAnsi="Arrus"/>
          <w:sz w:val="22"/>
          <w:szCs w:val="28"/>
          <w:lang w:eastAsia="en-GB"/>
        </w:rPr>
        <w:t>, the Union Minister for Minorities Affairs. The Ministry of Minority Affairs, Government of India had constituted the Committee under the Chairmanship of Prof. Amitabh Kundu of Jawaharlal University, New Delhi and seven other eminent social scientists in September, 2013. The mandate of the committee was “to evaluate the process of implementation of Sachar Committee Report and the Prime Minister’s new 15 points programme”. The committee was also asked “to assess the outcome of the programmes implemented by Ministry of Minority Affairs and other Ministries and to recommend the corrective measures by September, 2014.” As per mandate of the committee, it evaluated and assessed the implementation of the of the recommendations of the Sachar Committee and made suggestions for obtaining better outcome in its Final Report submitted to the Minister of Minority Affairs. </w:t>
      </w:r>
    </w:p>
    <w:p w14:paraId="268B2D36" w14:textId="77777777" w:rsidR="00270475" w:rsidRPr="00584AEA" w:rsidRDefault="00270475" w:rsidP="00270475">
      <w:pPr>
        <w:shd w:val="clear" w:color="auto" w:fill="FFFFFF"/>
        <w:spacing w:before="240" w:after="240"/>
        <w:ind w:firstLine="720"/>
        <w:jc w:val="both"/>
        <w:rPr>
          <w:rFonts w:ascii="Arrus" w:hAnsi="Arrus"/>
          <w:sz w:val="22"/>
          <w:szCs w:val="28"/>
          <w:lang w:eastAsia="en-GB"/>
        </w:rPr>
      </w:pPr>
      <w:r w:rsidRPr="00584AEA">
        <w:rPr>
          <w:rFonts w:ascii="Arrus" w:hAnsi="Arrus"/>
          <w:sz w:val="22"/>
          <w:szCs w:val="28"/>
          <w:lang w:eastAsia="en-GB"/>
        </w:rPr>
        <w:t xml:space="preserve">Here are the ‘Summary and Recommendations’ of the Post-Sachar Evaluation Committee as submitted to the Ministry: </w:t>
      </w:r>
    </w:p>
    <w:p w14:paraId="268B2D37"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i/>
          <w:sz w:val="22"/>
          <w:szCs w:val="28"/>
          <w:lang w:eastAsia="en-GB"/>
        </w:rPr>
        <w:t xml:space="preserve">“A start has been made in addressing the development deficit of the Muslim minorities during the past few decades, particularly after the acceptance of the Sachar Committee Report. </w:t>
      </w:r>
    </w:p>
    <w:p w14:paraId="268B2D38"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And yet, serious bottlenecks remain since</w:t>
      </w:r>
    </w:p>
    <w:p w14:paraId="268B2D39"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a) the scale of government interventions have not been big enough to make a dent due to the large number of the marginalized, the depth of their economic social and educational deprivations; </w:t>
      </w:r>
    </w:p>
    <w:p w14:paraId="268B2D3A"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b) the design and implementation structures of the programmes have </w:t>
      </w:r>
      <w:r w:rsidRPr="00584AEA">
        <w:rPr>
          <w:rFonts w:ascii="Arrus" w:hAnsi="Arrus"/>
          <w:i/>
          <w:sz w:val="22"/>
          <w:szCs w:val="28"/>
          <w:lang w:eastAsia="en-GB"/>
        </w:rPr>
        <w:lastRenderedPageBreak/>
        <w:t xml:space="preserve">often not targeted the minority settlements and people directly and effectively; </w:t>
      </w:r>
    </w:p>
    <w:p w14:paraId="268B2D3B"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c) the institutional structures designed to implement these initiatives have not been adequate and strong in terms of personnel, mandate, training, and support; </w:t>
      </w:r>
    </w:p>
    <w:p w14:paraId="268B2D3C"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d) the demand side has been weak - civil society and NGOs have not been able to come up or appropriately incentivized to work in partnership with government towards actively fostering confidence and leadership among minority citizens at the local level; and </w:t>
      </w:r>
    </w:p>
    <w:p w14:paraId="268B2D3D"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e) not much attention has been given for strengthening community institutions, particularly of women, youth, working for poor minority communities, to enable them to reach out to government programmes and for promoting the vision of inclusive India with the ideals of diversity and equal opportunity for all. </w:t>
      </w:r>
    </w:p>
    <w:p w14:paraId="268B2D3E"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To these ends, this Committee makes its recommendations both at the level of policy and in the context of specific programmes to promote the welfare of India’s Muslim minority.</w:t>
      </w:r>
    </w:p>
    <w:p w14:paraId="268B2D3F"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sz w:val="22"/>
          <w:szCs w:val="28"/>
          <w:bdr w:val="none" w:sz="0" w:space="0" w:color="auto" w:frame="1"/>
          <w:lang w:eastAsia="en-GB"/>
        </w:rPr>
        <w:t>A. Towards a new equity paradigm: Diversity Index, Equal Opportunity, Anti-Discrimination legislation</w:t>
      </w:r>
    </w:p>
    <w:p w14:paraId="268B2D40" w14:textId="77777777" w:rsidR="00270475" w:rsidRPr="00584AEA" w:rsidRDefault="00270475" w:rsidP="00270475">
      <w:pPr>
        <w:shd w:val="clear" w:color="auto" w:fill="FFFFFF"/>
        <w:spacing w:before="240" w:after="240"/>
        <w:jc w:val="both"/>
        <w:rPr>
          <w:rFonts w:ascii="Arrus" w:hAnsi="Arrus"/>
          <w:i/>
          <w:sz w:val="22"/>
          <w:szCs w:val="28"/>
          <w:lang w:eastAsia="en-GB"/>
        </w:rPr>
      </w:pPr>
      <w:proofErr w:type="spellStart"/>
      <w:r w:rsidRPr="00584AEA">
        <w:rPr>
          <w:rFonts w:ascii="Arrus" w:hAnsi="Arrus"/>
          <w:i/>
          <w:sz w:val="22"/>
          <w:szCs w:val="28"/>
          <w:lang w:eastAsia="en-GB"/>
        </w:rPr>
        <w:t>i</w:t>
      </w:r>
      <w:proofErr w:type="spellEnd"/>
      <w:r w:rsidRPr="00584AEA">
        <w:rPr>
          <w:rFonts w:ascii="Arrus" w:hAnsi="Arrus"/>
          <w:i/>
          <w:sz w:val="22"/>
          <w:szCs w:val="28"/>
          <w:lang w:eastAsia="en-GB"/>
        </w:rPr>
        <w:t xml:space="preserve">. The Sachar Committee had recommended implementation of Diversity Index based incentive system covering all citizens to promote equality and diversity in all spheres of social and economic development. An expert committee constituted for this purpose recommended the constitution of a Diversity Commission to oversee the </w:t>
      </w:r>
      <w:proofErr w:type="spellStart"/>
      <w:r w:rsidRPr="00584AEA">
        <w:rPr>
          <w:rFonts w:ascii="Arrus" w:hAnsi="Arrus"/>
          <w:i/>
          <w:sz w:val="22"/>
          <w:szCs w:val="28"/>
          <w:lang w:eastAsia="en-GB"/>
        </w:rPr>
        <w:t>incentivisation</w:t>
      </w:r>
      <w:proofErr w:type="spellEnd"/>
      <w:r w:rsidRPr="00584AEA">
        <w:rPr>
          <w:rFonts w:ascii="Arrus" w:hAnsi="Arrus"/>
          <w:i/>
          <w:sz w:val="22"/>
          <w:szCs w:val="28"/>
          <w:lang w:eastAsia="en-GB"/>
        </w:rPr>
        <w:t xml:space="preserve"> of diversity both in public and private domain, particularly in education institutions, employment establishments and housing societies.</w:t>
      </w:r>
    </w:p>
    <w:p w14:paraId="268B2D41"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 This Committee recommends that the ambit of the Diversity index should include spheres of education, employment, housing, healthcare, access to development schemes and various other sectors; and seek to provide remedies.</w:t>
      </w:r>
    </w:p>
    <w:p w14:paraId="268B2D42"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iii. This Committee, in addition recommends formulation and enactment of a comprehensive Anti-Discrimination Legislation to prohibit discrimination based on disability, sex, caste, religion and other criteria. There is a need for such a comprehensive anti-discrimination legislation </w:t>
      </w:r>
      <w:r w:rsidRPr="00584AEA">
        <w:rPr>
          <w:rFonts w:ascii="Arrus" w:hAnsi="Arrus"/>
          <w:i/>
          <w:sz w:val="22"/>
          <w:szCs w:val="28"/>
          <w:lang w:eastAsia="en-GB"/>
        </w:rPr>
        <w:lastRenderedPageBreak/>
        <w:t>that recognizes multiple, sometimes overlapping, grounds of identity along which discrimination takes place; that include both State and non-state spheres in terms of discriminatory acts; that protects against discrimination in a wide range of fields; The legislation must provide a statutory definition of discrimination that specifies a legal threshold for recognizing the many ways the latter manifests itself and provides legally mandated civil remedies.</w:t>
      </w:r>
    </w:p>
    <w:p w14:paraId="268B2D43"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iv. These recommendations represent a paradigm shift in India’s approach to equality. </w:t>
      </w:r>
      <w:r w:rsidRPr="00584AEA">
        <w:rPr>
          <w:rFonts w:ascii="Arrus" w:hAnsi="Arrus"/>
          <w:b/>
          <w:i/>
          <w:sz w:val="22"/>
          <w:szCs w:val="28"/>
          <w:lang w:eastAsia="en-GB"/>
        </w:rPr>
        <w:t>Moving beyond reservations,</w:t>
      </w:r>
      <w:r w:rsidRPr="00584AEA">
        <w:rPr>
          <w:rFonts w:ascii="Arrus" w:hAnsi="Arrus"/>
          <w:i/>
          <w:sz w:val="22"/>
          <w:szCs w:val="28"/>
          <w:lang w:eastAsia="en-GB"/>
        </w:rPr>
        <w:t xml:space="preserve"> they use diversity promotion and anti-discrimination to achieve social justice. Reservations are only one of several tools to address widespread, systemic discrimination in a society. Diversity index and Anti-discrimination legislation together can help build a more equitable society and a deeper and more widespread notion of equality that go beyond group-specific quotas and accompanying quota politics. Yet, anti-discrimination legislation does not in any way seek to derail the existing right to reservation, and can run parallel to existing reservations. It will, however, be a positive paradigm shift in how India as a democracy seeks to </w:t>
      </w:r>
      <w:proofErr w:type="spellStart"/>
      <w:r w:rsidRPr="00584AEA">
        <w:rPr>
          <w:rFonts w:ascii="Arrus" w:hAnsi="Arrus"/>
          <w:i/>
          <w:sz w:val="22"/>
          <w:szCs w:val="28"/>
          <w:lang w:eastAsia="en-GB"/>
        </w:rPr>
        <w:t>institutionalise</w:t>
      </w:r>
      <w:proofErr w:type="spellEnd"/>
      <w:r w:rsidRPr="00584AEA">
        <w:rPr>
          <w:rFonts w:ascii="Arrus" w:hAnsi="Arrus"/>
          <w:i/>
          <w:sz w:val="22"/>
          <w:szCs w:val="28"/>
          <w:lang w:eastAsia="en-GB"/>
        </w:rPr>
        <w:t xml:space="preserve"> equality for a wide spectrum of its population.</w:t>
      </w:r>
    </w:p>
    <w:p w14:paraId="268B2D44"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v. This Committee is of the view that this equity framework (promoting diversity and anti-discrimination) must be used to promote inclusion of all deprived social groups and communities and not be restricted to any one social group alone.</w:t>
      </w:r>
    </w:p>
    <w:p w14:paraId="268B2D45"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vi. The Committee further recommends extensive application of diversity index in resource allocation, implementation of policies and programmes of the government and functioning of the institutions. This would help initiating a new process and trend in the country, enabling the idea of diversity taking root in the minds of the decision makers at all levels. The Committee proposes extending the incentive framework for promoting diversity to all public and private sector institutions and building public awareness on this. This would go a long way in taking the country to a scenario when the manifestation of diversity becomes a matter of celebration rather than a cause for social turmoil and political anxiety.</w:t>
      </w:r>
    </w:p>
    <w:p w14:paraId="268B2D46"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sz w:val="22"/>
          <w:szCs w:val="28"/>
          <w:bdr w:val="none" w:sz="0" w:space="0" w:color="auto" w:frame="1"/>
          <w:lang w:eastAsia="en-GB"/>
        </w:rPr>
        <w:t>B. Equity in Employment and Wellbeing</w:t>
      </w:r>
    </w:p>
    <w:p w14:paraId="268B2D47"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The relative employment situation of SRCs has not undergone much change since the adoption of the JSCR. The decline in the share of </w:t>
      </w:r>
      <w:r w:rsidRPr="00584AEA">
        <w:rPr>
          <w:rFonts w:ascii="Arrus" w:hAnsi="Arrus"/>
          <w:i/>
          <w:sz w:val="22"/>
          <w:szCs w:val="28"/>
          <w:lang w:eastAsia="en-GB"/>
        </w:rPr>
        <w:lastRenderedPageBreak/>
        <w:t xml:space="preserve">Muslims in Rural-Urban migration, as noted in the nineties, has continued, reflecting an exclusionary urbanization in which cities and towns have become less welcoming for weaker and vulnerable social groups. Percentage of increase in share of urban population in the case of Muslims is low, especially in smaller urban centers, reflecting social factors and discrimination constraining their mobility. Wide differentials exist in the quality of employment wherein Muslims are found in a disadvantageous situation with reference to the type and sectors of employment. The lower percentage of Muslim households participating in public employment programme, compared to Hindu or Christian households suggests that such programmes are unlikely to address the core problem of the Muslims - the most deprived minority in the </w:t>
      </w:r>
      <w:proofErr w:type="spellStart"/>
      <w:r w:rsidRPr="00584AEA">
        <w:rPr>
          <w:rFonts w:ascii="Arrus" w:hAnsi="Arrus"/>
          <w:i/>
          <w:sz w:val="22"/>
          <w:szCs w:val="28"/>
          <w:lang w:eastAsia="en-GB"/>
        </w:rPr>
        <w:t>labour</w:t>
      </w:r>
      <w:proofErr w:type="spellEnd"/>
      <w:r w:rsidRPr="00584AEA">
        <w:rPr>
          <w:rFonts w:ascii="Arrus" w:hAnsi="Arrus"/>
          <w:i/>
          <w:sz w:val="22"/>
          <w:szCs w:val="28"/>
          <w:lang w:eastAsia="en-GB"/>
        </w:rPr>
        <w:t xml:space="preserve"> market. More importantly, these would not improve the quality of employment, which is the major issue for the Muslims and not an increase in work participation rate.</w:t>
      </w:r>
    </w:p>
    <w:p w14:paraId="268B2D48" w14:textId="77777777" w:rsidR="00270475" w:rsidRPr="00584AEA" w:rsidRDefault="00270475" w:rsidP="00270475">
      <w:pPr>
        <w:shd w:val="clear" w:color="auto" w:fill="FFFFFF"/>
        <w:spacing w:before="240" w:after="240"/>
        <w:jc w:val="both"/>
        <w:rPr>
          <w:rFonts w:ascii="Arrus" w:hAnsi="Arrus"/>
          <w:i/>
          <w:sz w:val="22"/>
          <w:szCs w:val="28"/>
          <w:lang w:eastAsia="en-GB"/>
        </w:rPr>
      </w:pPr>
      <w:proofErr w:type="spellStart"/>
      <w:r w:rsidRPr="00584AEA">
        <w:rPr>
          <w:rFonts w:ascii="Arrus" w:hAnsi="Arrus"/>
          <w:i/>
          <w:sz w:val="22"/>
          <w:szCs w:val="28"/>
          <w:lang w:eastAsia="en-GB"/>
        </w:rPr>
        <w:t>i</w:t>
      </w:r>
      <w:proofErr w:type="spellEnd"/>
      <w:r w:rsidRPr="00584AEA">
        <w:rPr>
          <w:rFonts w:ascii="Arrus" w:hAnsi="Arrus"/>
          <w:i/>
          <w:sz w:val="22"/>
          <w:szCs w:val="28"/>
          <w:lang w:eastAsia="en-GB"/>
        </w:rPr>
        <w:t>. This Committee recommends efforts, including active outreach, recruitment and scholarships, by both government and private universities to increase participation of Muslims in higher education, as well as increased access to high quality professional and technical education to help Muslim youth move to better quality employment. The government must incentivize both public and private sector companies to undertake large scale and strong affirmative action initiatives in skill trainings and internship programmes leading to employment for Muslim youth.</w:t>
      </w:r>
    </w:p>
    <w:p w14:paraId="268B2D49"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 As regards the high unemployment among the youth especially among urban males and rural females, it would also be necessary to develop an entrepreneurial environment and create formal support structures as well as social and employment networks that can assist unemployed Muslim youth who relocate themselves from homes and want to take up the jobs in manufacturing and modern service sectors. The government and private sector can create such support structures and a stipend system during training period, through help centres and employment exchanges, not only in large metros but in small towns and cities where the problem of Muslim livelihood is most acute.</w:t>
      </w:r>
    </w:p>
    <w:p w14:paraId="268B2D4A"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iii. Over the recent years, it appears that more of urban Muslim household have shifted to self -employment as a major source of household income. Access to credit facilities and organization of training facilities for skill development must be linked with the employment generation programmes at micro level, particularly targeted to the </w:t>
      </w:r>
      <w:r w:rsidRPr="00584AEA">
        <w:rPr>
          <w:rFonts w:ascii="Arrus" w:hAnsi="Arrus"/>
          <w:i/>
          <w:sz w:val="22"/>
          <w:szCs w:val="28"/>
          <w:lang w:eastAsia="en-GB"/>
        </w:rPr>
        <w:lastRenderedPageBreak/>
        <w:t>Muslim concentration districts.</w:t>
      </w:r>
    </w:p>
    <w:p w14:paraId="268B2D4B"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iv. The share of minorities in government employment remains low – less than half of the share of their total population in the country - despite all efforts. This must be corrected by government-led planned and targeted recruitment drives in a time bound manner.</w:t>
      </w:r>
    </w:p>
    <w:p w14:paraId="268B2D4C"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sz w:val="22"/>
          <w:szCs w:val="28"/>
          <w:bdr w:val="none" w:sz="0" w:space="0" w:color="auto" w:frame="1"/>
          <w:lang w:eastAsia="en-GB"/>
        </w:rPr>
        <w:t>C. Access to Housing and Basic Amenities</w:t>
      </w:r>
    </w:p>
    <w:p w14:paraId="268B2D4D"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Housing conditions particularly in urban areas for different socio-religious groups suggest that Muslims households live in poorer conditions than other groups. It is also commonly observed that settlements, both rural and urban, with high proportions of Muslim minority residents, lack most basic services, required for dignified survival. These deprivations are similar to the condition of SC and ST settlements as well, and they arise from strong structural bias and discrimination, and will not end unless this is </w:t>
      </w:r>
      <w:proofErr w:type="spellStart"/>
      <w:r w:rsidRPr="00584AEA">
        <w:rPr>
          <w:rFonts w:ascii="Arrus" w:hAnsi="Arrus"/>
          <w:i/>
          <w:sz w:val="22"/>
          <w:szCs w:val="28"/>
          <w:lang w:eastAsia="en-GB"/>
        </w:rPr>
        <w:t>recognised</w:t>
      </w:r>
      <w:proofErr w:type="spellEnd"/>
      <w:r w:rsidRPr="00584AEA">
        <w:rPr>
          <w:rFonts w:ascii="Arrus" w:hAnsi="Arrus"/>
          <w:i/>
          <w:sz w:val="22"/>
          <w:szCs w:val="28"/>
          <w:lang w:eastAsia="en-GB"/>
        </w:rPr>
        <w:t xml:space="preserve"> and directly addressed. It is therefore recommended that</w:t>
      </w:r>
    </w:p>
    <w:p w14:paraId="268B2D4E" w14:textId="77777777" w:rsidR="00270475" w:rsidRPr="00584AEA" w:rsidRDefault="00270475" w:rsidP="00270475">
      <w:pPr>
        <w:shd w:val="clear" w:color="auto" w:fill="FFFFFF"/>
        <w:spacing w:before="240" w:after="240"/>
        <w:jc w:val="both"/>
        <w:rPr>
          <w:rFonts w:ascii="Arrus" w:hAnsi="Arrus"/>
          <w:i/>
          <w:sz w:val="22"/>
          <w:szCs w:val="28"/>
          <w:lang w:eastAsia="en-GB"/>
        </w:rPr>
      </w:pPr>
      <w:proofErr w:type="spellStart"/>
      <w:r w:rsidRPr="00584AEA">
        <w:rPr>
          <w:rFonts w:ascii="Arrus" w:hAnsi="Arrus"/>
          <w:i/>
          <w:sz w:val="22"/>
          <w:szCs w:val="28"/>
          <w:lang w:eastAsia="en-GB"/>
        </w:rPr>
        <w:t>i</w:t>
      </w:r>
      <w:proofErr w:type="spellEnd"/>
      <w:r w:rsidRPr="00584AEA">
        <w:rPr>
          <w:rFonts w:ascii="Arrus" w:hAnsi="Arrus"/>
          <w:i/>
          <w:sz w:val="22"/>
          <w:szCs w:val="28"/>
          <w:lang w:eastAsia="en-GB"/>
        </w:rPr>
        <w:t xml:space="preserve">. Government’s umbrella schemes of the PM’s New 15 PP and the </w:t>
      </w:r>
      <w:proofErr w:type="spellStart"/>
      <w:r w:rsidRPr="00584AEA">
        <w:rPr>
          <w:rFonts w:ascii="Arrus" w:hAnsi="Arrus"/>
          <w:i/>
          <w:sz w:val="22"/>
          <w:szCs w:val="28"/>
          <w:lang w:eastAsia="en-GB"/>
        </w:rPr>
        <w:t>MsDP</w:t>
      </w:r>
      <w:proofErr w:type="spellEnd"/>
      <w:r w:rsidRPr="00584AEA">
        <w:rPr>
          <w:rFonts w:ascii="Arrus" w:hAnsi="Arrus"/>
          <w:i/>
          <w:sz w:val="22"/>
          <w:szCs w:val="28"/>
          <w:lang w:eastAsia="en-GB"/>
        </w:rPr>
        <w:t xml:space="preserve"> should be used with a clear time-bound implementation target of assuring all basic services and amenities to minority habitations.</w:t>
      </w:r>
    </w:p>
    <w:p w14:paraId="268B2D4F"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ii. All such settlements, rural and urban, should have a minimum of the following basic services: ICDS services; clean drinking water, individual sanitation; sewerage and drainage; pucca roads; electrification; access to a PHC; primary and upper primary schools. This assurance of basic services should be demand driven such that the appropriate government would be obliged to provide these services, on demand from any settlement, within a specified time frame, using funds available from </w:t>
      </w:r>
      <w:proofErr w:type="spellStart"/>
      <w:r w:rsidRPr="00584AEA">
        <w:rPr>
          <w:rFonts w:ascii="Arrus" w:hAnsi="Arrus"/>
          <w:i/>
          <w:sz w:val="22"/>
          <w:szCs w:val="28"/>
          <w:lang w:eastAsia="en-GB"/>
        </w:rPr>
        <w:t>MsDP</w:t>
      </w:r>
      <w:proofErr w:type="spellEnd"/>
      <w:r w:rsidRPr="00584AEA">
        <w:rPr>
          <w:rFonts w:ascii="Arrus" w:hAnsi="Arrus"/>
          <w:i/>
          <w:sz w:val="22"/>
          <w:szCs w:val="28"/>
          <w:lang w:eastAsia="en-GB"/>
        </w:rPr>
        <w:t xml:space="preserve"> and PM’s new 15 PP.</w:t>
      </w:r>
    </w:p>
    <w:p w14:paraId="268B2D50"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iii. Efforts to incentivize and promote integrated housing and neighborhoods is the most durable way to improve living conditions for all citizens, because divergence in living conditions will persist as long as different communities occupy differentiated spaces in the urban geography.</w:t>
      </w:r>
    </w:p>
    <w:p w14:paraId="268B2D51"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sz w:val="22"/>
          <w:szCs w:val="28"/>
          <w:bdr w:val="none" w:sz="0" w:space="0" w:color="auto" w:frame="1"/>
          <w:lang w:eastAsia="en-GB"/>
        </w:rPr>
        <w:t>D. Access to Health</w:t>
      </w:r>
    </w:p>
    <w:p w14:paraId="268B2D52"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The natural advantage that Muslims, largely due to internal cultural norms, have demonstrated in terms of initial health outcomes (better sex ratio, better life expectancy at birth, better child survival for both </w:t>
      </w:r>
      <w:r w:rsidRPr="00584AEA">
        <w:rPr>
          <w:rFonts w:ascii="Arrus" w:hAnsi="Arrus"/>
          <w:i/>
          <w:sz w:val="22"/>
          <w:szCs w:val="28"/>
          <w:lang w:eastAsia="en-GB"/>
        </w:rPr>
        <w:lastRenderedPageBreak/>
        <w:t>girls and boys) is reversed due to unequal access to health care and amenities. The Committee makes the following recommendations:</w:t>
      </w:r>
    </w:p>
    <w:p w14:paraId="268B2D53" w14:textId="77777777" w:rsidR="00270475" w:rsidRPr="00584AEA" w:rsidRDefault="00270475" w:rsidP="00270475">
      <w:pPr>
        <w:shd w:val="clear" w:color="auto" w:fill="FFFFFF"/>
        <w:spacing w:before="240" w:after="240"/>
        <w:jc w:val="both"/>
        <w:rPr>
          <w:rFonts w:ascii="Arrus" w:hAnsi="Arrus"/>
          <w:i/>
          <w:sz w:val="22"/>
          <w:szCs w:val="28"/>
          <w:lang w:eastAsia="en-GB"/>
        </w:rPr>
      </w:pPr>
      <w:proofErr w:type="spellStart"/>
      <w:r w:rsidRPr="00584AEA">
        <w:rPr>
          <w:rFonts w:ascii="Arrus" w:hAnsi="Arrus"/>
          <w:i/>
          <w:sz w:val="22"/>
          <w:szCs w:val="28"/>
          <w:lang w:eastAsia="en-GB"/>
        </w:rPr>
        <w:t>i</w:t>
      </w:r>
      <w:proofErr w:type="spellEnd"/>
      <w:r w:rsidRPr="00584AEA">
        <w:rPr>
          <w:rFonts w:ascii="Arrus" w:hAnsi="Arrus"/>
          <w:i/>
          <w:sz w:val="22"/>
          <w:szCs w:val="28"/>
          <w:lang w:eastAsia="en-GB"/>
        </w:rPr>
        <w:t>. Targeting and monitoring of health interventions under National Health Mission (NHM) by socio-religious community and other background characteristics would be extremely important for addressing the problems differential access to health care facilities and utilization. Muslims lag behind even the SCs in terms of access to amenities, and this problem needs to be addressed, irrespective of their better child health outcomes, due to community characteristics.</w:t>
      </w:r>
    </w:p>
    <w:p w14:paraId="268B2D54"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 Inadequacy of health care infrastructure in most Muslim areas, as highlighted in the Sachar Committee Report, has not been addressed despite initiating specific schemes. Fixing specific targets through need based assessment and appropriate monitoring can remedy the situation. Health seeking behaviour, in terms of outreach by Muslim families to hospitals and health care providers, must be encouraged and the complaints of discrimination should be dealt with through grievance redress mechanisms.</w:t>
      </w:r>
    </w:p>
    <w:p w14:paraId="268B2D55"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iii. Deficiencies in municipal services that have a direct bearing on health need to be addressed with a sense of urgency. Strengthening of the community-based facilities should also be attempted to increase access for the Muslim women.</w:t>
      </w:r>
    </w:p>
    <w:p w14:paraId="268B2D56"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iv. The relatively poor penetration of health insurance cover among Muslims should be corrected immediately. Regular monitoring of RSBY beneficiaries at the national level can correct this error as it is easy to track individual beneficiaries in real time.</w:t>
      </w:r>
    </w:p>
    <w:p w14:paraId="268B2D57"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v. Health related data must be gathered for all children in Muslim dominated blocks from birth to the time of entry to schools at age 5 and annually in subsequent years to detect malnutrition and make age-specific correctives.</w:t>
      </w:r>
    </w:p>
    <w:p w14:paraId="268B2D58"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vi. Vaccination rates in Muslim dominated districts should be carefully monitored. An evaluation team at the MoMA should identify gaps, assess reasons and suggest immediate remedies.</w:t>
      </w:r>
    </w:p>
    <w:p w14:paraId="268B2D59"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vii. Special drives should be taken up for recruitments of ASHA, Anganwadi workers and ANMs in the Muslim dominated blocks.</w:t>
      </w:r>
    </w:p>
    <w:p w14:paraId="268B2D5A"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viii. Given that there are only 3% of registered Unani doctors in Medical </w:t>
      </w:r>
      <w:r w:rsidRPr="00584AEA">
        <w:rPr>
          <w:rFonts w:ascii="Arrus" w:hAnsi="Arrus"/>
          <w:i/>
          <w:sz w:val="22"/>
          <w:szCs w:val="28"/>
          <w:lang w:eastAsia="en-GB"/>
        </w:rPr>
        <w:lastRenderedPageBreak/>
        <w:t>councils (46,000 out of 14 lakhs), government must make efforts and resource allocation to increase the number of Unani doctors, given the promotion of AYUSH under the NRHM and the NUHM. It is noteworthy that there are only 38 Unani colleges out of a total of 723 (225 for Ayurveda; 182 for Homeopathy; 262 colleges for modern medicine).</w:t>
      </w:r>
    </w:p>
    <w:p w14:paraId="268B2D5B"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sz w:val="22"/>
          <w:szCs w:val="28"/>
          <w:bdr w:val="none" w:sz="0" w:space="0" w:color="auto" w:frame="1"/>
          <w:lang w:eastAsia="en-GB"/>
        </w:rPr>
        <w:t>E. Access to Education</w:t>
      </w:r>
    </w:p>
    <w:p w14:paraId="268B2D5C"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The level of literacy among Muslims was lower than Hindus and yet gender disparity was lower among the former. At all levels of education, the outcome indicators for the Muslims were closer to the ST community with the lowest attainment. The enrolment of Muslim children in primary school was fairly high but cane down significantly at higher levels of education. This implies that the Muslim community, irrespective of gender and rural-urban residence, are less likely to attain Secondary and Higher Secondary level of education. The OBC Muslims were the most deprived at all levels of education. The proportionate improvements in educational attainment during 2004-05 and 2011-12 do not alter this pattern. The Muslim community also had far lesser number of graduates and technically educated persons. The Committee thus makes the following recommendations:</w:t>
      </w:r>
    </w:p>
    <w:p w14:paraId="268B2D5D"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iCs/>
          <w:sz w:val="22"/>
          <w:szCs w:val="28"/>
          <w:bdr w:val="none" w:sz="0" w:space="0" w:color="auto" w:frame="1"/>
          <w:lang w:eastAsia="en-GB"/>
        </w:rPr>
        <w:t>a) Higher Education, Professional Education, Technical Education</w:t>
      </w:r>
    </w:p>
    <w:p w14:paraId="268B2D5E" w14:textId="77777777" w:rsidR="00270475" w:rsidRPr="00584AEA" w:rsidRDefault="00270475" w:rsidP="00270475">
      <w:pPr>
        <w:shd w:val="clear" w:color="auto" w:fill="FFFFFF"/>
        <w:spacing w:before="240" w:after="240"/>
        <w:jc w:val="both"/>
        <w:rPr>
          <w:rFonts w:ascii="Arrus" w:hAnsi="Arrus"/>
          <w:i/>
          <w:sz w:val="22"/>
          <w:szCs w:val="28"/>
          <w:lang w:eastAsia="en-GB"/>
        </w:rPr>
      </w:pPr>
      <w:proofErr w:type="spellStart"/>
      <w:r w:rsidRPr="00584AEA">
        <w:rPr>
          <w:rFonts w:ascii="Arrus" w:hAnsi="Arrus"/>
          <w:i/>
          <w:sz w:val="22"/>
          <w:szCs w:val="28"/>
          <w:lang w:eastAsia="en-GB"/>
        </w:rPr>
        <w:t>i</w:t>
      </w:r>
      <w:proofErr w:type="spellEnd"/>
      <w:r w:rsidRPr="00584AEA">
        <w:rPr>
          <w:rFonts w:ascii="Arrus" w:hAnsi="Arrus"/>
          <w:i/>
          <w:sz w:val="22"/>
          <w:szCs w:val="28"/>
          <w:lang w:eastAsia="en-GB"/>
        </w:rPr>
        <w:t>. While retaining and improving access to basic education, the focus in the coming decades needs to shift strongly to increasing access for Muslim youth to higher education, technical skills, professional education, and access to the English language which is the currency for decent employment.</w:t>
      </w:r>
    </w:p>
    <w:p w14:paraId="268B2D5F"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ii. In this context, the higher education scholarship for minority students pursuing M.Phil. and PhD by the </w:t>
      </w:r>
      <w:proofErr w:type="spellStart"/>
      <w:r w:rsidRPr="00584AEA">
        <w:rPr>
          <w:rFonts w:ascii="Arrus" w:hAnsi="Arrus"/>
          <w:i/>
          <w:sz w:val="22"/>
          <w:szCs w:val="28"/>
          <w:lang w:eastAsia="en-GB"/>
        </w:rPr>
        <w:t>MoEF</w:t>
      </w:r>
      <w:proofErr w:type="spellEnd"/>
      <w:r w:rsidRPr="00584AEA">
        <w:rPr>
          <w:rFonts w:ascii="Arrus" w:hAnsi="Arrus"/>
          <w:i/>
          <w:sz w:val="22"/>
          <w:szCs w:val="28"/>
          <w:lang w:eastAsia="en-GB"/>
        </w:rPr>
        <w:t xml:space="preserve"> at approximately 750 new scholarships per year is negligible. If the overall thrust of the educational vision is to provide both basic literacy for the poor among Muslims and simultaneously create skilled professionals and intellectual thought leaders, the approach must change dramatically. Private and Public Universities must also come forward to recruit and provide scholarships to Muslim minority students to pursue higher learning.</w:t>
      </w:r>
    </w:p>
    <w:p w14:paraId="268B2D60"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iii. Vocational training is critical given the degree of unemployment and the trend towards self-employment among Muslim youth. However, the ITI model has become outmoded in its programmes and finds few takers among the target population. The remodeled ITI programme, as </w:t>
      </w:r>
      <w:r w:rsidRPr="00584AEA">
        <w:rPr>
          <w:rFonts w:ascii="Arrus" w:hAnsi="Arrus"/>
          <w:i/>
          <w:sz w:val="22"/>
          <w:szCs w:val="28"/>
          <w:lang w:eastAsia="en-GB"/>
        </w:rPr>
        <w:lastRenderedPageBreak/>
        <w:t>in Gujarat, should be introduced in the Muslim and SC/ST majority areas.</w:t>
      </w:r>
    </w:p>
    <w:p w14:paraId="268B2D61"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iv. The new skill development and placement programmes under the NSDC through the private sector should be encouraged and set up in regions with large concentration of Muslim and SC/ST population. Incentives required to allow private sector to do so must also be devised.</w:t>
      </w:r>
    </w:p>
    <w:p w14:paraId="268B2D62"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iCs/>
          <w:sz w:val="22"/>
          <w:szCs w:val="28"/>
          <w:bdr w:val="none" w:sz="0" w:space="0" w:color="auto" w:frame="1"/>
          <w:lang w:eastAsia="en-GB"/>
        </w:rPr>
        <w:t>b) Secondary and Higher Secondary Education</w:t>
      </w:r>
    </w:p>
    <w:p w14:paraId="268B2D63"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The percentage of enrolment at the secondary school level and above among Muslim population is low compared to Hindus and other SRCs, indicating a higher degree of drop out at this level. In order to correct this, efforts must be made to ensure retention, particularly of girl students. At this level of education, immediate employability is a key concern of the families. Also, given that financial constraints are cited as a common reason for such drop out, the Committee recommends:</w:t>
      </w:r>
    </w:p>
    <w:p w14:paraId="268B2D64" w14:textId="77777777" w:rsidR="00270475" w:rsidRPr="00584AEA" w:rsidRDefault="00270475" w:rsidP="00270475">
      <w:pPr>
        <w:shd w:val="clear" w:color="auto" w:fill="FFFFFF"/>
        <w:spacing w:before="240" w:after="240"/>
        <w:jc w:val="both"/>
        <w:rPr>
          <w:rFonts w:ascii="Arrus" w:hAnsi="Arrus"/>
          <w:i/>
          <w:sz w:val="22"/>
          <w:szCs w:val="28"/>
          <w:lang w:eastAsia="en-GB"/>
        </w:rPr>
      </w:pPr>
      <w:proofErr w:type="spellStart"/>
      <w:r w:rsidRPr="00584AEA">
        <w:rPr>
          <w:rFonts w:ascii="Arrus" w:hAnsi="Arrus"/>
          <w:i/>
          <w:sz w:val="22"/>
          <w:szCs w:val="28"/>
          <w:lang w:eastAsia="en-GB"/>
        </w:rPr>
        <w:t>i</w:t>
      </w:r>
      <w:proofErr w:type="spellEnd"/>
      <w:r w:rsidRPr="00584AEA">
        <w:rPr>
          <w:rFonts w:ascii="Arrus" w:hAnsi="Arrus"/>
          <w:i/>
          <w:sz w:val="22"/>
          <w:szCs w:val="28"/>
          <w:lang w:eastAsia="en-GB"/>
        </w:rPr>
        <w:t>. Scholarship amounts for secondary and higher secondary schooling should be raised in order to meet all related costs.</w:t>
      </w:r>
    </w:p>
    <w:p w14:paraId="268B2D65"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 Vocational training courses should be re-introduced in schools where these do not exist.</w:t>
      </w:r>
    </w:p>
    <w:p w14:paraId="268B2D66"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iii. Students undertaking vocational skill training in school should be given a special stipend to take care of the material requirements of such programmes.</w:t>
      </w:r>
    </w:p>
    <w:p w14:paraId="268B2D67"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iv. In the globalized and digitalized world, English language has become an essential mode of learning. Special classes for students to learn English reading, writing and comprehension skill need to be organized within the schooling system.</w:t>
      </w:r>
    </w:p>
    <w:p w14:paraId="268B2D68"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iCs/>
          <w:sz w:val="22"/>
          <w:szCs w:val="28"/>
          <w:bdr w:val="none" w:sz="0" w:space="0" w:color="auto" w:frame="1"/>
          <w:lang w:eastAsia="en-GB"/>
        </w:rPr>
        <w:t>c) Literacy, Primary and Middle School</w:t>
      </w:r>
    </w:p>
    <w:p w14:paraId="268B2D69"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Within socio-religious groups SC/ST among Hindus and OBCs among Muslim have the lowest levels of literacy. Non OBC Muslim boys aged 6-14 years category in urban areas report the highest percentage figure for persons who never attended a school and also currently not attending schools. It is possible that they are more likely to work to enhance family incomes. It would be important to keep children in school through the following measures:</w:t>
      </w:r>
    </w:p>
    <w:p w14:paraId="268B2D6A" w14:textId="77777777" w:rsidR="00270475" w:rsidRPr="00584AEA" w:rsidRDefault="00270475" w:rsidP="00270475">
      <w:pPr>
        <w:shd w:val="clear" w:color="auto" w:fill="FFFFFF"/>
        <w:spacing w:before="240" w:after="240"/>
        <w:jc w:val="both"/>
        <w:rPr>
          <w:rFonts w:ascii="Arrus" w:hAnsi="Arrus"/>
          <w:i/>
          <w:sz w:val="22"/>
          <w:szCs w:val="28"/>
          <w:lang w:eastAsia="en-GB"/>
        </w:rPr>
      </w:pPr>
      <w:proofErr w:type="spellStart"/>
      <w:r w:rsidRPr="00584AEA">
        <w:rPr>
          <w:rFonts w:ascii="Arrus" w:hAnsi="Arrus"/>
          <w:i/>
          <w:sz w:val="22"/>
          <w:szCs w:val="28"/>
          <w:lang w:eastAsia="en-GB"/>
        </w:rPr>
        <w:lastRenderedPageBreak/>
        <w:t>i</w:t>
      </w:r>
      <w:proofErr w:type="spellEnd"/>
      <w:r w:rsidRPr="00584AEA">
        <w:rPr>
          <w:rFonts w:ascii="Arrus" w:hAnsi="Arrus"/>
          <w:i/>
          <w:sz w:val="22"/>
          <w:szCs w:val="28"/>
          <w:lang w:eastAsia="en-GB"/>
        </w:rPr>
        <w:t>. Rigorously implement and monitor the Mid-day Meal Scheme in schools in Muslim dominated areas with food items that are in the normal diet of these communities.</w:t>
      </w:r>
    </w:p>
    <w:p w14:paraId="268B2D6B"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 Improve teacher quality to encourage children to attend and for parents to see and advantage in keeping the children in school.</w:t>
      </w:r>
    </w:p>
    <w:p w14:paraId="268B2D6C"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iii. Improve activities in schools to keep the children interested in attending the classes.</w:t>
      </w:r>
    </w:p>
    <w:p w14:paraId="268B2D6D"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iv. Raise the scholarship amount available to children in class 1 to 6.</w:t>
      </w:r>
    </w:p>
    <w:p w14:paraId="268B2D6E"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iCs/>
          <w:sz w:val="22"/>
          <w:szCs w:val="28"/>
          <w:bdr w:val="none" w:sz="0" w:space="0" w:color="auto" w:frame="1"/>
          <w:lang w:eastAsia="en-GB"/>
        </w:rPr>
        <w:t>d) Education for OBC Muslims</w:t>
      </w:r>
    </w:p>
    <w:p w14:paraId="268B2D6F"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The Committee has noted the poor outcomes for OBC Muslim boys and girls in all the indicators of educational development. Special attention needs to be paid to this disadvantaged group among the Muslims, including provisioning of scholarships for OBC Muslim boys and girls and vocational training that are inclusive for girls and gender sensitive, going beyond the traditional vocational programmes.</w:t>
      </w:r>
    </w:p>
    <w:p w14:paraId="268B2D70"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sz w:val="22"/>
          <w:szCs w:val="28"/>
          <w:bdr w:val="none" w:sz="0" w:space="0" w:color="auto" w:frame="1"/>
          <w:lang w:eastAsia="en-GB"/>
        </w:rPr>
        <w:t>F. Schemes and Programmes: Structure, Implementation&amp; Monitoring</w:t>
      </w:r>
    </w:p>
    <w:p w14:paraId="268B2D71"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iCs/>
          <w:sz w:val="22"/>
          <w:szCs w:val="28"/>
          <w:bdr w:val="none" w:sz="0" w:space="0" w:color="auto" w:frame="1"/>
          <w:lang w:eastAsia="en-GB"/>
        </w:rPr>
        <w:t>a) Prime Minister’s New 15 Point Programme for the Welfare of Minorities</w:t>
      </w:r>
    </w:p>
    <w:p w14:paraId="268B2D72" w14:textId="77777777" w:rsidR="00270475" w:rsidRPr="00584AEA" w:rsidRDefault="00270475" w:rsidP="00270475">
      <w:pPr>
        <w:shd w:val="clear" w:color="auto" w:fill="FFFFFF"/>
        <w:spacing w:before="240" w:after="240"/>
        <w:jc w:val="both"/>
        <w:rPr>
          <w:rFonts w:ascii="Arrus" w:hAnsi="Arrus"/>
          <w:i/>
          <w:sz w:val="22"/>
          <w:szCs w:val="28"/>
          <w:lang w:eastAsia="en-GB"/>
        </w:rPr>
      </w:pPr>
      <w:proofErr w:type="spellStart"/>
      <w:r w:rsidRPr="00584AEA">
        <w:rPr>
          <w:rFonts w:ascii="Arrus" w:hAnsi="Arrus"/>
          <w:i/>
          <w:sz w:val="22"/>
          <w:szCs w:val="28"/>
          <w:lang w:eastAsia="en-GB"/>
        </w:rPr>
        <w:t>i</w:t>
      </w:r>
      <w:proofErr w:type="spellEnd"/>
      <w:r w:rsidRPr="00584AEA">
        <w:rPr>
          <w:rFonts w:ascii="Arrus" w:hAnsi="Arrus"/>
          <w:i/>
          <w:sz w:val="22"/>
          <w:szCs w:val="28"/>
          <w:lang w:eastAsia="en-GB"/>
        </w:rPr>
        <w:t xml:space="preserve">. It must be noted that most of the development schemes/programmes under the 15 Point Programme(15 PP) are general schemes to which all economically deprived citizens are entitled. There are programmes like the Sarva Shiksha Abhiyaan, which, with the passing of the RTE Act, have become universal entitlement schemes. Only some schemes, largely run by the MoMA are targeted at </w:t>
      </w:r>
      <w:r w:rsidRPr="00584AEA">
        <w:rPr>
          <w:rFonts w:ascii="Arrus" w:hAnsi="Arrus"/>
          <w:b/>
          <w:i/>
          <w:sz w:val="22"/>
          <w:szCs w:val="28"/>
          <w:lang w:eastAsia="en-GB"/>
        </w:rPr>
        <w:t>minorities. Hence, for the most part, the 15 PP is not an additional resource allocation; it is only an exercise in equitable distribution.</w:t>
      </w:r>
      <w:r w:rsidRPr="00584AEA">
        <w:rPr>
          <w:rFonts w:ascii="Arrus" w:hAnsi="Arrus"/>
          <w:i/>
          <w:sz w:val="22"/>
          <w:szCs w:val="28"/>
          <w:lang w:eastAsia="en-GB"/>
        </w:rPr>
        <w:t xml:space="preserve"> The poor impact of the 15 PP does, therefore, calls for urgent course correction.</w:t>
      </w:r>
    </w:p>
    <w:p w14:paraId="268B2D73"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ii. Contrary to the intent of the programme, we find that the </w:t>
      </w:r>
      <w:r w:rsidRPr="00584AEA">
        <w:rPr>
          <w:rFonts w:ascii="Arrus" w:hAnsi="Arrus"/>
          <w:b/>
          <w:i/>
          <w:sz w:val="22"/>
          <w:szCs w:val="28"/>
          <w:lang w:eastAsia="en-GB"/>
        </w:rPr>
        <w:t>15 PP is reduced often to a mere accounting exercise.</w:t>
      </w:r>
      <w:r w:rsidRPr="00584AEA">
        <w:rPr>
          <w:rFonts w:ascii="Arrus" w:hAnsi="Arrus"/>
          <w:i/>
          <w:sz w:val="22"/>
          <w:szCs w:val="28"/>
          <w:lang w:eastAsia="en-GB"/>
        </w:rPr>
        <w:t xml:space="preserve"> Central Ministries &amp; State Departments simply, ‘book’ a proportion of their expenditure (15%) under the minority (15 PP) head. This ‘accounting approach’ to </w:t>
      </w:r>
      <w:r w:rsidRPr="00584AEA">
        <w:rPr>
          <w:rFonts w:ascii="Arrus" w:hAnsi="Arrus"/>
          <w:b/>
          <w:i/>
          <w:sz w:val="22"/>
          <w:szCs w:val="28"/>
          <w:lang w:eastAsia="en-GB"/>
        </w:rPr>
        <w:t>15 PP means - minorities ‘pay for’ a proportion of existing schemes, except for the schemes of Ministry of Minority Affairs &amp; some education schemes of MHRD. There is no specific need-</w:t>
      </w:r>
      <w:r w:rsidRPr="00584AEA">
        <w:rPr>
          <w:rFonts w:ascii="Arrus" w:hAnsi="Arrus"/>
          <w:b/>
          <w:i/>
          <w:sz w:val="22"/>
          <w:szCs w:val="28"/>
          <w:lang w:eastAsia="en-GB"/>
        </w:rPr>
        <w:lastRenderedPageBreak/>
        <w:t>based planning under specific schemes for minorities nor is</w:t>
      </w:r>
      <w:r w:rsidRPr="00584AEA">
        <w:rPr>
          <w:rFonts w:ascii="Arrus" w:hAnsi="Arrus"/>
          <w:i/>
          <w:sz w:val="22"/>
          <w:szCs w:val="28"/>
          <w:lang w:eastAsia="en-GB"/>
        </w:rPr>
        <w:t xml:space="preserve"> there an attempt to identify development gaps in basic services in minority localities. Our evaluation suggests that the current ‘post-facto accounting approach’ to the 15 PP has failed to deliver the outcomes and that this must be replaced by a robust ‘pro-active planning approach’ to secure genuine, inclusive growth.</w:t>
      </w:r>
    </w:p>
    <w:p w14:paraId="268B2D74"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iii. This Committee recommends that in the central ministries covered by the PM’s 15 PP, a dedicated nodal unit may be created with the responsibility of preparing annual plans for reaching minorities under designated 15 PP programmes and infrastructure schemes, and monitor their subsequent implementation. An existing autonomous body may be strengthened with adequate professional expertise and provided with supporting manpower to undertake independent evaluation of 15 PP schemes of the central ministries and to give feedback on a regular basis. It may also recommend schemes, which have the potential of addressing the development needs of minorities to the concerned central ministries for inclusion in the 15 PP.</w:t>
      </w:r>
    </w:p>
    <w:p w14:paraId="268B2D75"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iv. This committee recommends expansion of the 15 PP to include other schemes such as MGNREGA, and the recent Pradhan Mantri Jan Dhan Yojana towards financial inclusion.</w:t>
      </w:r>
    </w:p>
    <w:p w14:paraId="268B2D76"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v. The unit of targeting should be village/habitation or urban ward, and data should be generated at this dis-aggregative level for monitoring. This is critical for the success of 15 PP. Information on achievements under 15 PP should also be disaggregated to ensure that minority settlements and targeted beneficiaries are getting their due. This must define the framework of reporting the achievements. Guidelines must mandate a specific number of Social Audits to be undertaken during each 6 monthly monitoring cycle. Community / social audit conductors must have access to village/ward annual targets and outlays. These must also be placed on websites for full transparency.</w:t>
      </w:r>
    </w:p>
    <w:p w14:paraId="268B2D77"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iCs/>
          <w:sz w:val="22"/>
          <w:szCs w:val="28"/>
          <w:bdr w:val="none" w:sz="0" w:space="0" w:color="auto" w:frame="1"/>
          <w:lang w:eastAsia="en-GB"/>
        </w:rPr>
        <w:t>b) Implementation and monitoring of other programmes</w:t>
      </w:r>
    </w:p>
    <w:p w14:paraId="268B2D78" w14:textId="77777777" w:rsidR="00270475" w:rsidRPr="00584AEA" w:rsidRDefault="00270475" w:rsidP="00270475">
      <w:pPr>
        <w:shd w:val="clear" w:color="auto" w:fill="FFFFFF"/>
        <w:spacing w:before="240" w:after="240"/>
        <w:jc w:val="both"/>
        <w:rPr>
          <w:rFonts w:ascii="Arrus" w:hAnsi="Arrus"/>
          <w:i/>
          <w:sz w:val="22"/>
          <w:szCs w:val="28"/>
          <w:lang w:eastAsia="en-GB"/>
        </w:rPr>
      </w:pPr>
      <w:proofErr w:type="spellStart"/>
      <w:r w:rsidRPr="00584AEA">
        <w:rPr>
          <w:rFonts w:ascii="Arrus" w:hAnsi="Arrus"/>
          <w:i/>
          <w:sz w:val="22"/>
          <w:szCs w:val="28"/>
          <w:lang w:eastAsia="en-GB"/>
        </w:rPr>
        <w:t>i</w:t>
      </w:r>
      <w:proofErr w:type="spellEnd"/>
      <w:r w:rsidRPr="00584AEA">
        <w:rPr>
          <w:rFonts w:ascii="Arrus" w:hAnsi="Arrus"/>
          <w:i/>
          <w:sz w:val="22"/>
          <w:szCs w:val="28"/>
          <w:lang w:eastAsia="en-GB"/>
        </w:rPr>
        <w:t xml:space="preserve">. This Committee recommends a strengthening of the MoMA, which is the nodal Ministry entrusted with overseeing programmes and policies for the welfare of India’s minorities. There is a need for enhancement of resources and personnel across the board in order to enable the MoMA to do justice to its mandate. There is also a need for MoMA to create a visible and accessible institutional presence in the States, particularly in </w:t>
      </w:r>
      <w:r w:rsidRPr="00584AEA">
        <w:rPr>
          <w:rFonts w:ascii="Arrus" w:hAnsi="Arrus"/>
          <w:i/>
          <w:sz w:val="22"/>
          <w:szCs w:val="28"/>
          <w:lang w:eastAsia="en-GB"/>
        </w:rPr>
        <w:lastRenderedPageBreak/>
        <w:t>States with a large minority population. The Government may decide how best to operationalize this presence at the level of States or in minority concentration districts.</w:t>
      </w:r>
    </w:p>
    <w:p w14:paraId="268B2D79"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ii. Most of the schemes under PM’s New 15 PP and </w:t>
      </w:r>
      <w:proofErr w:type="spellStart"/>
      <w:r w:rsidRPr="00584AEA">
        <w:rPr>
          <w:rFonts w:ascii="Arrus" w:hAnsi="Arrus"/>
          <w:i/>
          <w:sz w:val="22"/>
          <w:szCs w:val="28"/>
          <w:lang w:eastAsia="en-GB"/>
        </w:rPr>
        <w:t>MsDP</w:t>
      </w:r>
      <w:proofErr w:type="spellEnd"/>
      <w:r w:rsidRPr="00584AEA">
        <w:rPr>
          <w:rFonts w:ascii="Arrus" w:hAnsi="Arrus"/>
          <w:i/>
          <w:sz w:val="22"/>
          <w:szCs w:val="28"/>
          <w:lang w:eastAsia="en-GB"/>
        </w:rPr>
        <w:t xml:space="preserve"> have small allocations that need to be increased keeping in mind the depth and spread of deprivation among minorities and specifically Muslims. The new pilot schemes should be reviewed in a time-bound manner and up-scaled.</w:t>
      </w:r>
    </w:p>
    <w:p w14:paraId="268B2D7A"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iii. It is suggested that akin to the allocations made under the Scheduled Caste Sub-Plan (SCSP) and the Tribal Sub-Plan (TSP), where budgetary outlays are made in proportion to the share of SC and ST population in the country, there is need to initiate a discussion on whether such budgetary strategies should be considered for the minorities as well.</w:t>
      </w:r>
    </w:p>
    <w:p w14:paraId="268B2D7B"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iv. At the all-India level, the share of physical and financial targets/achievements in MCDs, in most of the schemes have been less than their share of population which reveal a need for better planning and targeting. A more systematic need based assessment of the development deficits in MCDs for determination of the targets under different schemes should take place.</w:t>
      </w:r>
    </w:p>
    <w:p w14:paraId="268B2D7C"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v. There is a need to strengthen the coordination between Centre, State and District, and Panchayat level agencies responsible for planning and implementing the Programmes related to Minorities. The District and State Level Committees need to meet regularly and ensure coordination across various implementing departments.</w:t>
      </w:r>
    </w:p>
    <w:p w14:paraId="268B2D7D"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vi. </w:t>
      </w:r>
      <w:r w:rsidRPr="00584AEA">
        <w:rPr>
          <w:rFonts w:ascii="Arrus" w:hAnsi="Arrus"/>
          <w:b/>
          <w:i/>
          <w:sz w:val="22"/>
          <w:szCs w:val="28"/>
          <w:lang w:eastAsia="en-GB"/>
        </w:rPr>
        <w:t>The scholarship schemes have been popular among minorities. The numbers of scholarships have however been less than the demand and the amount is low.</w:t>
      </w:r>
      <w:r w:rsidRPr="00584AEA">
        <w:rPr>
          <w:rFonts w:ascii="Arrus" w:hAnsi="Arrus"/>
          <w:i/>
          <w:sz w:val="22"/>
          <w:szCs w:val="28"/>
          <w:lang w:eastAsia="en-GB"/>
        </w:rPr>
        <w:t xml:space="preserve"> There is a need to make the number of scholarships demand-driven as is the case with other vulnerable groups. The implementation problems such as delays in disbursement need to be urgently addressed.</w:t>
      </w:r>
    </w:p>
    <w:p w14:paraId="268B2D7E"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vii. It will be important that coaching centres for the minority students are set up where the students can also get residential/hostel facilities and their precious times are not lost in commuting to these centres. Further, the coaching centres must be subject to rigorous evaluation including their success ratio prior to disbursement of funds to them.</w:t>
      </w:r>
    </w:p>
    <w:p w14:paraId="268B2D7F"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lastRenderedPageBreak/>
        <w:t>viii. MoMA reports that the share of priority sector lending (PSL) to minorities has increased to 16.09% in 2013-14 of total PSL by banks in the country. However, Muslims could get only 44.31%, while Sikh had 24.58%, Christian 21.87%, Buddhists 2.06%, Parsis 2.23% and Jains 4.96% in total PSL to minorities in the same year. This shows that except Muslims and Buddhists, the two most deprived minorities, other minorities are able to corner proper share in PSL. This distortion needs to be corrected at the earliest.</w:t>
      </w:r>
    </w:p>
    <w:p w14:paraId="268B2D80"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ix. There is a need to develop a social audit scheme that invites NGOs across the country through grant-in-aid mechanisms, to undertake Social Audits on an on-going regular basis on the schemes and programmes for the minorities. Government may specify that funds for this will be made available from the administrative costs of monitoring and evaluation from the </w:t>
      </w:r>
      <w:proofErr w:type="spellStart"/>
      <w:r w:rsidRPr="00584AEA">
        <w:rPr>
          <w:rFonts w:ascii="Arrus" w:hAnsi="Arrus"/>
          <w:i/>
          <w:sz w:val="22"/>
          <w:szCs w:val="28"/>
          <w:lang w:eastAsia="en-GB"/>
        </w:rPr>
        <w:t>MsDP</w:t>
      </w:r>
      <w:proofErr w:type="spellEnd"/>
      <w:r w:rsidRPr="00584AEA">
        <w:rPr>
          <w:rFonts w:ascii="Arrus" w:hAnsi="Arrus"/>
          <w:i/>
          <w:sz w:val="22"/>
          <w:szCs w:val="28"/>
          <w:lang w:eastAsia="en-GB"/>
        </w:rPr>
        <w:t xml:space="preserve"> and PM’s 15 PP. Social audit for the implemented schemes should be made mandatory.</w:t>
      </w:r>
    </w:p>
    <w:p w14:paraId="268B2D81"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iCs/>
          <w:sz w:val="22"/>
          <w:szCs w:val="28"/>
          <w:bdr w:val="none" w:sz="0" w:space="0" w:color="auto" w:frame="1"/>
          <w:lang w:eastAsia="en-GB"/>
        </w:rPr>
        <w:t>c) Empowerment of Muslim Women</w:t>
      </w:r>
    </w:p>
    <w:p w14:paraId="268B2D82"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Without a broad range of empowerment initiatives, Muslim women will be unable to address their vulnerability and work towards empowerment. Unless critical masses of Muslim women are mobile and able to independently access the state machinery, they will not be able to seek redress for the development deficit facing them.</w:t>
      </w:r>
    </w:p>
    <w:p w14:paraId="268B2D83" w14:textId="77777777" w:rsidR="00270475" w:rsidRPr="00584AEA" w:rsidRDefault="00270475" w:rsidP="00270475">
      <w:pPr>
        <w:shd w:val="clear" w:color="auto" w:fill="FFFFFF"/>
        <w:spacing w:before="240" w:after="240"/>
        <w:jc w:val="both"/>
        <w:rPr>
          <w:rFonts w:ascii="Arrus" w:hAnsi="Arrus"/>
          <w:i/>
          <w:sz w:val="22"/>
          <w:szCs w:val="28"/>
          <w:lang w:eastAsia="en-GB"/>
        </w:rPr>
      </w:pPr>
      <w:proofErr w:type="spellStart"/>
      <w:r w:rsidRPr="00584AEA">
        <w:rPr>
          <w:rFonts w:ascii="Arrus" w:hAnsi="Arrus"/>
          <w:i/>
          <w:sz w:val="22"/>
          <w:szCs w:val="28"/>
          <w:lang w:eastAsia="en-GB"/>
        </w:rPr>
        <w:t>i</w:t>
      </w:r>
      <w:proofErr w:type="spellEnd"/>
      <w:r w:rsidRPr="00584AEA">
        <w:rPr>
          <w:rFonts w:ascii="Arrus" w:hAnsi="Arrus"/>
          <w:i/>
          <w:sz w:val="22"/>
          <w:szCs w:val="28"/>
          <w:lang w:eastAsia="en-GB"/>
        </w:rPr>
        <w:t>. A Leadership Development Scheme for Minority Women developed by women’s activists and proposed in the 11th five year plan could not be rolled out due to design flaws. It was rolled out subsequently in the 12thfive-year plan period, however, with an extremely small budgetary allocation. This allocation needs to be substantially enhanced and strengthened so that Muslim minority women can be helped, trained and empowered to exercise their citizenship to the fullest extent, both for their own rights and the rights of their community.</w:t>
      </w:r>
    </w:p>
    <w:p w14:paraId="268B2D84"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 Muslim women must have access to institutional and policy level decision-making. There is a need for representation of Muslim women in all institutions intended to promote their welfare namely, the National and State level Women’s Commissions, National and State Minority Commissions and Minority Financial Corporations, among others.</w:t>
      </w:r>
    </w:p>
    <w:p w14:paraId="268B2D85"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iii. Programmes for the empowerment of women like Mahila Samakhya must be given directives to work in Muslim areas with Muslim women, with specified targets. All government micro-credit and SHG </w:t>
      </w:r>
      <w:r w:rsidRPr="00584AEA">
        <w:rPr>
          <w:rFonts w:ascii="Arrus" w:hAnsi="Arrus"/>
          <w:i/>
          <w:sz w:val="22"/>
          <w:szCs w:val="28"/>
          <w:lang w:eastAsia="en-GB"/>
        </w:rPr>
        <w:lastRenderedPageBreak/>
        <w:t>programmes should stipulate a special focus on Muslim women and earmark funds accordingly. In addition to making education accessible to Muslim girls, there is a need to make a wide-range of technical and higher education opportunities including training centres, available to them, with a direct link to employment. For Muslim female home-based workers, there is a need for policies that facilitate access to low interest credit, to markets, and training for manufacturing high value products. Loans for women in home-based industries must have single-window facilitation – without cumbersome paper work, which works as a deterrent to Muslim women, many of whom lack basic literacy skills.</w:t>
      </w:r>
    </w:p>
    <w:p w14:paraId="268B2D86"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sz w:val="22"/>
          <w:szCs w:val="28"/>
          <w:bdr w:val="none" w:sz="0" w:space="0" w:color="auto" w:frame="1"/>
          <w:lang w:eastAsia="en-GB"/>
        </w:rPr>
        <w:t>G. Institutional Restructuring and Piloting new ideas</w:t>
      </w:r>
    </w:p>
    <w:p w14:paraId="268B2D87"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A sustained course correction will require continual engagement with new ideas and new thinking that go beyond existing schemes and programmes for the welfare of minorities; to pilot new interventions that may be more responsive to the needs on the ground, with a view to up-scaling best practices. The MAEF is a valuable existing institution that can provide such a space.</w:t>
      </w:r>
    </w:p>
    <w:p w14:paraId="268B2D88"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sz w:val="22"/>
          <w:szCs w:val="28"/>
          <w:bdr w:val="none" w:sz="0" w:space="0" w:color="auto" w:frame="1"/>
          <w:lang w:eastAsia="en-GB"/>
        </w:rPr>
        <w:t>Maulana Azad Educational Foundation (MAEF)</w:t>
      </w:r>
    </w:p>
    <w:p w14:paraId="268B2D89" w14:textId="77777777" w:rsidR="00270475" w:rsidRPr="00584AEA" w:rsidRDefault="00270475" w:rsidP="00270475">
      <w:pPr>
        <w:shd w:val="clear" w:color="auto" w:fill="FFFFFF"/>
        <w:spacing w:before="240" w:after="240"/>
        <w:jc w:val="both"/>
        <w:rPr>
          <w:rFonts w:ascii="Arrus" w:hAnsi="Arrus"/>
          <w:i/>
          <w:sz w:val="22"/>
          <w:szCs w:val="28"/>
          <w:lang w:eastAsia="en-GB"/>
        </w:rPr>
      </w:pPr>
      <w:proofErr w:type="spellStart"/>
      <w:r w:rsidRPr="00584AEA">
        <w:rPr>
          <w:rFonts w:ascii="Arrus" w:hAnsi="Arrus"/>
          <w:i/>
          <w:sz w:val="22"/>
          <w:szCs w:val="28"/>
          <w:lang w:eastAsia="en-GB"/>
        </w:rPr>
        <w:t>i</w:t>
      </w:r>
      <w:proofErr w:type="spellEnd"/>
      <w:r w:rsidRPr="00584AEA">
        <w:rPr>
          <w:rFonts w:ascii="Arrus" w:hAnsi="Arrus"/>
          <w:i/>
          <w:sz w:val="22"/>
          <w:szCs w:val="28"/>
          <w:lang w:eastAsia="en-GB"/>
        </w:rPr>
        <w:t>. This Committee recommends an independent evaluation and institutional restructuring of the MAEF with a view to re-vamping and transforming the Foundation as outlined in the 12th plan. This Committee recommends converting Maulana Azad Education Foundation (MAEF) into an innovative hub of excellence to undertake ‘educational’ pilot initiatives towards minority empowerment within the broad framework of ending social exclusion and promoting integration. The current grant abilities of the MAEF are not best suited to make a significant impact on educational infrastructure, but may make an impact in terms of high quality, innovative pilot schemes for minority development.</w:t>
      </w:r>
    </w:p>
    <w:p w14:paraId="268B2D8A"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ii. The MAEF, mandated to work in the area of education, may undertake their pilot initiatives through NGO grant-in-aid mechanisms, with flexible guidelines, in a broad range of educational arenas, training for empowerment and leadership development of women &amp; youth, capacity building for good governance and education for civic empowerment and advocacy. MAEF has the potential to turn into an incubator institution and hub of innovation and excellence. The government should undertake an expert evaluation and comprehensive </w:t>
      </w:r>
      <w:r w:rsidRPr="00584AEA">
        <w:rPr>
          <w:rFonts w:ascii="Arrus" w:hAnsi="Arrus"/>
          <w:i/>
          <w:sz w:val="22"/>
          <w:szCs w:val="28"/>
          <w:lang w:eastAsia="en-GB"/>
        </w:rPr>
        <w:lastRenderedPageBreak/>
        <w:t>institutional and organizational restructuring of MAEF towards this end.</w:t>
      </w:r>
    </w:p>
    <w:p w14:paraId="268B2D8B"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sz w:val="22"/>
          <w:szCs w:val="28"/>
          <w:bdr w:val="none" w:sz="0" w:space="0" w:color="auto" w:frame="1"/>
          <w:lang w:eastAsia="en-GB"/>
        </w:rPr>
        <w:t>H. Strengthening Local Capacities on the Ground</w:t>
      </w:r>
    </w:p>
    <w:p w14:paraId="268B2D8C"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As the Government seeks to respond to the condition of minorities, to empower them and make them equal partners in India’s growth trajectory, there is a critical need for ‘push and pull factors’ to work in tandem. In other words, the minority community will also have to reach out to systems of governance to make the system responsive. In order for government schemes and programmes to work successfully on the ground, active participation of an alert citizenry is essential. Cutting across silos of sector-wise intervention (such as education, livelihood, health, or employment), we must seek to empower the community as a whole through developing transformative local leadership. Civil society organizations and NGOs have a critical role to play in strengthening local communities and creating transformative leadership. One of the positive impacts of the Sachar Committee was that civil society groups and NGOs were alerted to the need to undertake development work with the Muslim minorities. There is a need to further encourage and incentivize civil society groups to ensure that the promise of development reaches Muslim minorities on the ground. The Twelfth Plan document has proposed a role for ‘facilitators’ and young leadership which can be utilized for this purpose:</w:t>
      </w:r>
    </w:p>
    <w:p w14:paraId="268B2D8D"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i/>
          <w:iCs/>
          <w:sz w:val="22"/>
          <w:szCs w:val="28"/>
          <w:bdr w:val="none" w:sz="0" w:space="0" w:color="auto" w:frame="1"/>
          <w:lang w:eastAsia="en-GB"/>
        </w:rPr>
        <w:t>An important concern vis-à-vis the Muslim community is the perception of discrimination and alienation. This needs to be appropriately addressed in the Twelfth Plan. Innovative steps are needed, such as expanding facilitators in Muslim concentration villages and towns to act as interfaces between the community and the State institutions. Youth leadership programmes should also be initiated to strengthen this process.</w:t>
      </w:r>
    </w:p>
    <w:p w14:paraId="268B2D8E"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i/>
          <w:sz w:val="22"/>
          <w:szCs w:val="28"/>
          <w:lang w:eastAsia="en-GB"/>
        </w:rPr>
        <w:t>On educational empowerment, the 12th plan document mentions that ‘representatives of civil society, where required, should be encouraged to act as facilitators’. In this context several new schemes proposed in the 12th plan such as the </w:t>
      </w:r>
      <w:r w:rsidRPr="00584AEA">
        <w:rPr>
          <w:rFonts w:ascii="Arrus" w:hAnsi="Arrus"/>
          <w:i/>
          <w:iCs/>
          <w:sz w:val="22"/>
          <w:szCs w:val="28"/>
          <w:bdr w:val="none" w:sz="0" w:space="0" w:color="auto" w:frame="1"/>
          <w:lang w:eastAsia="en-GB"/>
        </w:rPr>
        <w:t xml:space="preserve">Pilot Scheme for Training for Young Leaders among Minorities and Pilot Scheme for Urban Youth Support line </w:t>
      </w:r>
      <w:r w:rsidRPr="00584AEA">
        <w:rPr>
          <w:rFonts w:ascii="Arrus" w:hAnsi="Arrus"/>
          <w:i/>
          <w:sz w:val="22"/>
          <w:szCs w:val="28"/>
          <w:lang w:eastAsia="en-GB"/>
        </w:rPr>
        <w:t>should be rolled out by the government as soon as possible.</w:t>
      </w:r>
    </w:p>
    <w:p w14:paraId="268B2D8F" w14:textId="77777777" w:rsidR="00270475" w:rsidRPr="00584AEA" w:rsidRDefault="00270475" w:rsidP="00270475">
      <w:pPr>
        <w:shd w:val="clear" w:color="auto" w:fill="FFFFFF"/>
        <w:jc w:val="both"/>
        <w:rPr>
          <w:rFonts w:ascii="Arrus" w:hAnsi="Arrus"/>
          <w:i/>
          <w:sz w:val="22"/>
          <w:szCs w:val="28"/>
          <w:lang w:eastAsia="en-GB"/>
        </w:rPr>
      </w:pPr>
    </w:p>
    <w:p w14:paraId="268B2D90"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sz w:val="22"/>
          <w:szCs w:val="28"/>
          <w:bdr w:val="none" w:sz="0" w:space="0" w:color="auto" w:frame="1"/>
          <w:lang w:eastAsia="en-GB"/>
        </w:rPr>
        <w:t>I. Reservations and Affirmative action</w:t>
      </w:r>
    </w:p>
    <w:p w14:paraId="268B2D91" w14:textId="77777777" w:rsidR="00270475" w:rsidRPr="00584AEA" w:rsidRDefault="00270475" w:rsidP="00270475">
      <w:pPr>
        <w:shd w:val="clear" w:color="auto" w:fill="FFFFFF"/>
        <w:spacing w:before="240" w:after="240"/>
        <w:jc w:val="both"/>
        <w:rPr>
          <w:rFonts w:ascii="Arrus" w:hAnsi="Arrus"/>
          <w:i/>
          <w:sz w:val="22"/>
          <w:szCs w:val="28"/>
          <w:lang w:eastAsia="en-GB"/>
        </w:rPr>
      </w:pPr>
      <w:proofErr w:type="spellStart"/>
      <w:r w:rsidRPr="00584AEA">
        <w:rPr>
          <w:rFonts w:ascii="Arrus" w:hAnsi="Arrus"/>
          <w:i/>
          <w:sz w:val="22"/>
          <w:szCs w:val="28"/>
          <w:lang w:eastAsia="en-GB"/>
        </w:rPr>
        <w:t>i</w:t>
      </w:r>
      <w:proofErr w:type="spellEnd"/>
      <w:r w:rsidRPr="00584AEA">
        <w:rPr>
          <w:rFonts w:ascii="Arrus" w:hAnsi="Arrus"/>
          <w:i/>
          <w:sz w:val="22"/>
          <w:szCs w:val="28"/>
          <w:lang w:eastAsia="en-GB"/>
        </w:rPr>
        <w:t xml:space="preserve">. The ‘Dalit’ Muslims must be taken out of the OBC list and incorporated in the SC list. It should be possible to identify these Muslim caste </w:t>
      </w:r>
      <w:r w:rsidRPr="00584AEA">
        <w:rPr>
          <w:rFonts w:ascii="Arrus" w:hAnsi="Arrus"/>
          <w:i/>
          <w:sz w:val="22"/>
          <w:szCs w:val="28"/>
          <w:lang w:eastAsia="en-GB"/>
        </w:rPr>
        <w:lastRenderedPageBreak/>
        <w:t>groups based on the principle recommended by NCRLM that all groups and classes whose counterparts among the Hindus, Sikhs or Buddhists, are included in the Central or State Scheduled Castes lists should be brought under the Scheduled Caste net.</w:t>
      </w:r>
    </w:p>
    <w:p w14:paraId="268B2D92"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ii. Many of the Muslim artisanal groups can be included in the ‘Most Backward’ sub-category within OBC along with other similarly placed caste groups from other religions, based on criteria of socio-economic backwardness. The </w:t>
      </w:r>
      <w:proofErr w:type="spellStart"/>
      <w:r w:rsidRPr="00584AEA">
        <w:rPr>
          <w:rFonts w:ascii="Arrus" w:hAnsi="Arrus"/>
          <w:i/>
          <w:sz w:val="22"/>
          <w:szCs w:val="28"/>
          <w:lang w:eastAsia="en-GB"/>
        </w:rPr>
        <w:t>ashraf</w:t>
      </w:r>
      <w:proofErr w:type="spellEnd"/>
      <w:r w:rsidRPr="00584AEA">
        <w:rPr>
          <w:rFonts w:ascii="Arrus" w:hAnsi="Arrus"/>
          <w:i/>
          <w:sz w:val="22"/>
          <w:szCs w:val="28"/>
          <w:lang w:eastAsia="en-GB"/>
        </w:rPr>
        <w:t xml:space="preserve"> Muslims may be accommodated in the OBC category or the Most Backward subcategory based on the necessary tests of social backwardness. The benefits of Affirmative Action must be extended only to the most backward sub-category, identified rigorously. Given their levels of deprivation, there is a need to apply all norms and procedures prescribed for SC/ST students related to government free-ships, scholarships and waiving of fees to them in toto.</w:t>
      </w:r>
    </w:p>
    <w:p w14:paraId="268B2D93"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iii. There is a need to identify certain left out deprived Muslim castes into the OBC category and include all the communities identified as OBC in the states into the central government OBC list.</w:t>
      </w:r>
    </w:p>
    <w:p w14:paraId="268B2D94"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sz w:val="22"/>
          <w:szCs w:val="28"/>
          <w:bdr w:val="none" w:sz="0" w:space="0" w:color="auto" w:frame="1"/>
          <w:lang w:eastAsia="en-GB"/>
        </w:rPr>
        <w:t>J. Waqf related issues</w:t>
      </w:r>
    </w:p>
    <w:p w14:paraId="268B2D95" w14:textId="77777777" w:rsidR="00270475" w:rsidRPr="00584AEA" w:rsidRDefault="00270475" w:rsidP="00270475">
      <w:pPr>
        <w:shd w:val="clear" w:color="auto" w:fill="FFFFFF"/>
        <w:spacing w:before="240" w:after="240"/>
        <w:jc w:val="both"/>
        <w:rPr>
          <w:rFonts w:ascii="Arrus" w:hAnsi="Arrus"/>
          <w:i/>
          <w:sz w:val="22"/>
          <w:szCs w:val="28"/>
          <w:lang w:eastAsia="en-GB"/>
        </w:rPr>
      </w:pPr>
      <w:proofErr w:type="spellStart"/>
      <w:r w:rsidRPr="00584AEA">
        <w:rPr>
          <w:rFonts w:ascii="Arrus" w:hAnsi="Arrus"/>
          <w:i/>
          <w:sz w:val="22"/>
          <w:szCs w:val="28"/>
          <w:lang w:eastAsia="en-GB"/>
        </w:rPr>
        <w:t>i</w:t>
      </w:r>
      <w:proofErr w:type="spellEnd"/>
      <w:r w:rsidRPr="00584AEA">
        <w:rPr>
          <w:rFonts w:ascii="Arrus" w:hAnsi="Arrus"/>
          <w:i/>
          <w:sz w:val="22"/>
          <w:szCs w:val="28"/>
          <w:lang w:eastAsia="en-GB"/>
        </w:rPr>
        <w:t>. Exemption of Waqf properties from certain enactments is required to serve the greater philanthropic purpose of waqf properties though legal amendments.</w:t>
      </w:r>
    </w:p>
    <w:p w14:paraId="268B2D96"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ii. Waqf lands, inaccessible to the Muslims or land surrounded illegally or encroached upon should be made accessible to them through law. The unused </w:t>
      </w:r>
      <w:proofErr w:type="spellStart"/>
      <w:r w:rsidRPr="00584AEA">
        <w:rPr>
          <w:rFonts w:ascii="Arrus" w:hAnsi="Arrus"/>
          <w:i/>
          <w:sz w:val="22"/>
          <w:szCs w:val="28"/>
          <w:lang w:eastAsia="en-GB"/>
        </w:rPr>
        <w:t>Qabristans</w:t>
      </w:r>
      <w:proofErr w:type="spellEnd"/>
      <w:r w:rsidRPr="00584AEA">
        <w:rPr>
          <w:rFonts w:ascii="Arrus" w:hAnsi="Arrus"/>
          <w:i/>
          <w:sz w:val="22"/>
          <w:szCs w:val="28"/>
          <w:lang w:eastAsia="en-GB"/>
        </w:rPr>
        <w:t xml:space="preserve"> may be developed with the help of appropriate agencies.</w:t>
      </w:r>
    </w:p>
    <w:p w14:paraId="268B2D97"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iii. The lists of waqf properties must be annually reviewed and their conditions assessed in a joint meeting of senior officers of the ASI and the Central Waqf Council.</w:t>
      </w:r>
    </w:p>
    <w:p w14:paraId="268B2D98"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iv. The NAWADCO could work towards creating a level playing field with other Muslim welfare/affairs </w:t>
      </w:r>
      <w:proofErr w:type="spellStart"/>
      <w:r w:rsidRPr="00584AEA">
        <w:rPr>
          <w:rFonts w:ascii="Arrus" w:hAnsi="Arrus"/>
          <w:i/>
          <w:sz w:val="22"/>
          <w:szCs w:val="28"/>
          <w:lang w:eastAsia="en-GB"/>
        </w:rPr>
        <w:t>organisations</w:t>
      </w:r>
      <w:proofErr w:type="spellEnd"/>
      <w:r w:rsidRPr="00584AEA">
        <w:rPr>
          <w:rFonts w:ascii="Arrus" w:hAnsi="Arrus"/>
          <w:i/>
          <w:sz w:val="22"/>
          <w:szCs w:val="28"/>
          <w:lang w:eastAsia="en-GB"/>
        </w:rPr>
        <w:t xml:space="preserve"> such as the </w:t>
      </w:r>
      <w:proofErr w:type="spellStart"/>
      <w:r w:rsidRPr="00584AEA">
        <w:rPr>
          <w:rFonts w:ascii="Arrus" w:hAnsi="Arrus"/>
          <w:i/>
          <w:sz w:val="22"/>
          <w:szCs w:val="28"/>
          <w:lang w:eastAsia="en-GB"/>
        </w:rPr>
        <w:t>Tabung</w:t>
      </w:r>
      <w:proofErr w:type="spellEnd"/>
      <w:r w:rsidRPr="00584AEA">
        <w:rPr>
          <w:rFonts w:ascii="Arrus" w:hAnsi="Arrus"/>
          <w:i/>
          <w:sz w:val="22"/>
          <w:szCs w:val="28"/>
          <w:lang w:eastAsia="en-GB"/>
        </w:rPr>
        <w:t xml:space="preserve"> Haji of Malaysia for attracting larger investments.</w:t>
      </w:r>
    </w:p>
    <w:p w14:paraId="268B2D99"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v. In order to perform the expanded role, the Central Waqf Council and State Waqf Boards need to be strengthened by the government. It should also consider reviewing and amending the Dargah Khwaja Saheb Act in the context of the changing needs of the society. </w:t>
      </w:r>
      <w:r w:rsidRPr="00584AEA">
        <w:rPr>
          <w:rFonts w:ascii="Arrus" w:hAnsi="Arrus"/>
          <w:i/>
          <w:sz w:val="22"/>
          <w:szCs w:val="28"/>
          <w:lang w:eastAsia="en-GB"/>
        </w:rPr>
        <w:lastRenderedPageBreak/>
        <w:t>Permission may be given to use MPLADS funds for development of Waqf properties.</w:t>
      </w:r>
    </w:p>
    <w:p w14:paraId="268B2D9A"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sz w:val="22"/>
          <w:szCs w:val="28"/>
          <w:bdr w:val="none" w:sz="0" w:space="0" w:color="auto" w:frame="1"/>
          <w:lang w:eastAsia="en-GB"/>
        </w:rPr>
        <w:t>K. Statistical Database as a key pillar of governance</w:t>
      </w:r>
    </w:p>
    <w:p w14:paraId="268B2D9B"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The present Committee found that the data base required for evaluating the access and reach of Government programmes do not yet exist and had to rely on NSS for many of its findings that could help generate only final outcome indicators. Unfortunately, however, most of the key social sector programmes do not identify the beneficiaries by their socio-religious categories. Currently only limited data are placed in the NDB portal of the Ministry of Statistics and Programme Implementation, mostly tabulated data from Census and NSS.</w:t>
      </w:r>
    </w:p>
    <w:p w14:paraId="268B2D9C" w14:textId="77777777" w:rsidR="00270475" w:rsidRPr="00584AEA" w:rsidRDefault="00270475" w:rsidP="00270475">
      <w:pPr>
        <w:shd w:val="clear" w:color="auto" w:fill="FFFFFF"/>
        <w:spacing w:before="240" w:after="240"/>
        <w:jc w:val="both"/>
        <w:rPr>
          <w:rFonts w:ascii="Arrus" w:hAnsi="Arrus"/>
          <w:i/>
          <w:sz w:val="22"/>
          <w:szCs w:val="28"/>
          <w:lang w:eastAsia="en-GB"/>
        </w:rPr>
      </w:pPr>
      <w:proofErr w:type="spellStart"/>
      <w:r w:rsidRPr="00584AEA">
        <w:rPr>
          <w:rFonts w:ascii="Arrus" w:hAnsi="Arrus"/>
          <w:i/>
          <w:sz w:val="22"/>
          <w:szCs w:val="28"/>
          <w:lang w:eastAsia="en-GB"/>
        </w:rPr>
        <w:t>i</w:t>
      </w:r>
      <w:proofErr w:type="spellEnd"/>
      <w:r w:rsidRPr="00584AEA">
        <w:rPr>
          <w:rFonts w:ascii="Arrus" w:hAnsi="Arrus"/>
          <w:i/>
          <w:sz w:val="22"/>
          <w:szCs w:val="28"/>
          <w:lang w:eastAsia="en-GB"/>
        </w:rPr>
        <w:t>. This Committee therefore recommends that all Government agencies should be directed to incorporate socio-religious categorization of beneficiaries in their information system designed for government programmes and other data collection exercises and provides such data to the NDB on a regular basis. The NDB should be constituted as a separate autonomous entity with adequate funding within the Ministry of Statistics and Programme Implementation, which is the nodal Ministry for maintaining NDB.</w:t>
      </w:r>
    </w:p>
    <w:p w14:paraId="268B2D9D"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 All surveys collecting data on health issues should collect and publish information by religion and other background characteristics. Health surveys should cover the burden of diseases by religion and other background characteristics.</w:t>
      </w:r>
    </w:p>
    <w:p w14:paraId="268B2D9E"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iii. All Muslim-concentration districts (MCDs) should be part of Annual Health Surveys so that the impact of health and other schemes targeted at them could be tracked unambiguously.</w:t>
      </w:r>
    </w:p>
    <w:p w14:paraId="268B2D9F"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iv. All Government agencies should be directed to incorporate socio-religious categorization of beneficiaries in their information system, designed for government programmes and other data collection exercises and provide such data to the NDB on a regular basis.</w:t>
      </w:r>
    </w:p>
    <w:p w14:paraId="268B2DA0" w14:textId="77777777" w:rsidR="00270475" w:rsidRPr="00584AEA" w:rsidRDefault="00270475" w:rsidP="00270475">
      <w:pPr>
        <w:shd w:val="clear" w:color="auto" w:fill="FFFFFF"/>
        <w:jc w:val="both"/>
        <w:rPr>
          <w:rFonts w:ascii="Arrus" w:hAnsi="Arrus"/>
          <w:i/>
          <w:sz w:val="22"/>
          <w:szCs w:val="28"/>
          <w:lang w:eastAsia="en-GB"/>
        </w:rPr>
      </w:pPr>
      <w:r w:rsidRPr="00584AEA">
        <w:rPr>
          <w:rFonts w:ascii="Arrus" w:hAnsi="Arrus"/>
          <w:b/>
          <w:bCs/>
          <w:i/>
          <w:sz w:val="22"/>
          <w:szCs w:val="28"/>
          <w:bdr w:val="none" w:sz="0" w:space="0" w:color="auto" w:frame="1"/>
          <w:lang w:eastAsia="en-GB"/>
        </w:rPr>
        <w:t>L. Security for Development</w:t>
      </w:r>
    </w:p>
    <w:p w14:paraId="268B2DA1" w14:textId="77777777" w:rsidR="00270475" w:rsidRPr="00584AEA" w:rsidRDefault="00270475" w:rsidP="00270475">
      <w:pPr>
        <w:shd w:val="clear" w:color="auto" w:fill="FFFFFF"/>
        <w:spacing w:before="240" w:after="240"/>
        <w:jc w:val="both"/>
        <w:rPr>
          <w:rFonts w:ascii="Arrus" w:hAnsi="Arrus"/>
          <w:i/>
          <w:sz w:val="22"/>
          <w:szCs w:val="28"/>
          <w:lang w:eastAsia="en-GB"/>
        </w:rPr>
      </w:pPr>
      <w:r w:rsidRPr="00584AEA">
        <w:rPr>
          <w:rFonts w:ascii="Arrus" w:hAnsi="Arrus"/>
          <w:i/>
          <w:sz w:val="22"/>
          <w:szCs w:val="28"/>
          <w:lang w:eastAsia="en-GB"/>
        </w:rPr>
        <w:t xml:space="preserve">Development for the Muslim minority must be built on bedrock of a sense of security. The rising incidents of communal polarization and violence must be addressed firmly and urgently, both at the level of the Centre and the States through legally available means, and by </w:t>
      </w:r>
      <w:r w:rsidRPr="00584AEA">
        <w:rPr>
          <w:rFonts w:ascii="Arrus" w:hAnsi="Arrus"/>
          <w:i/>
          <w:sz w:val="22"/>
          <w:szCs w:val="28"/>
          <w:lang w:eastAsia="en-GB"/>
        </w:rPr>
        <w:lastRenderedPageBreak/>
        <w:t>upholding the stated national political commitment to bringing an end to the manufactured polarization. This would be the most critical input in bringing the nation closer to realizing the Constitutional promises of equality, equity and development for all.”</w:t>
      </w:r>
    </w:p>
    <w:p w14:paraId="268B2DA2" w14:textId="77777777" w:rsidR="00270475" w:rsidRPr="00584AEA" w:rsidRDefault="00270475" w:rsidP="00270475">
      <w:pPr>
        <w:shd w:val="clear" w:color="auto" w:fill="FFFFFF"/>
        <w:spacing w:before="240" w:after="240"/>
        <w:jc w:val="both"/>
        <w:rPr>
          <w:rFonts w:ascii="Arrus" w:hAnsi="Arrus"/>
          <w:i/>
          <w:sz w:val="18"/>
          <w:szCs w:val="28"/>
          <w:lang w:eastAsia="en-GB"/>
        </w:rPr>
      </w:pPr>
      <w:r w:rsidRPr="00584AEA">
        <w:rPr>
          <w:rFonts w:ascii="Arrus" w:hAnsi="Arrus"/>
          <w:i/>
          <w:sz w:val="18"/>
          <w:szCs w:val="28"/>
          <w:lang w:eastAsia="en-GB"/>
        </w:rPr>
        <w:t>(Source of the Summary: Twocircles.net)</w:t>
      </w:r>
    </w:p>
    <w:p w14:paraId="268B2DA4" w14:textId="085BE040" w:rsidR="00270475" w:rsidRPr="00584AEA" w:rsidRDefault="00270475" w:rsidP="00F97657">
      <w:pPr>
        <w:ind w:firstLine="720"/>
        <w:jc w:val="both"/>
        <w:rPr>
          <w:rFonts w:ascii="Arrus" w:hAnsi="Arrus"/>
          <w:sz w:val="22"/>
          <w:szCs w:val="28"/>
        </w:rPr>
      </w:pPr>
      <w:r w:rsidRPr="00584AEA">
        <w:rPr>
          <w:rFonts w:ascii="Arrus" w:hAnsi="Arrus"/>
          <w:sz w:val="22"/>
          <w:szCs w:val="28"/>
        </w:rPr>
        <w:t>Kundu Report Recommendations are aggressive and comprehensive covering almost all the areas where the governmental initiatives, actions and reinforcements can be extremely help[</w:t>
      </w:r>
      <w:proofErr w:type="spellStart"/>
      <w:r w:rsidRPr="00584AEA">
        <w:rPr>
          <w:rFonts w:ascii="Arrus" w:hAnsi="Arrus"/>
          <w:sz w:val="22"/>
          <w:szCs w:val="28"/>
        </w:rPr>
        <w:t>ful</w:t>
      </w:r>
      <w:proofErr w:type="spellEnd"/>
      <w:r w:rsidRPr="00584AEA">
        <w:rPr>
          <w:rFonts w:ascii="Arrus" w:hAnsi="Arrus"/>
          <w:sz w:val="22"/>
          <w:szCs w:val="28"/>
        </w:rPr>
        <w:t xml:space="preserve"> in empowering Muslims. Surprisingly, no movement began in the Muslim community for pressuring the government to </w:t>
      </w:r>
      <w:r w:rsidR="00F97657">
        <w:rPr>
          <w:rFonts w:ascii="Arrus" w:hAnsi="Arrus"/>
          <w:sz w:val="22"/>
          <w:szCs w:val="28"/>
        </w:rPr>
        <w:t>a</w:t>
      </w:r>
      <w:r w:rsidRPr="00584AEA">
        <w:rPr>
          <w:rFonts w:ascii="Arrus" w:hAnsi="Arrus"/>
          <w:sz w:val="22"/>
          <w:szCs w:val="28"/>
        </w:rPr>
        <w:t>ccept the recommendations without dilution and without delay.</w:t>
      </w:r>
    </w:p>
    <w:p w14:paraId="268B2DA5" w14:textId="28E86FA0" w:rsidR="00270475" w:rsidRPr="00584AEA" w:rsidRDefault="00270475" w:rsidP="00270475">
      <w:pPr>
        <w:ind w:firstLine="720"/>
        <w:jc w:val="both"/>
        <w:rPr>
          <w:rFonts w:ascii="Arrus" w:hAnsi="Arrus"/>
          <w:sz w:val="22"/>
          <w:szCs w:val="28"/>
        </w:rPr>
      </w:pPr>
      <w:proofErr w:type="spellStart"/>
      <w:r w:rsidRPr="00584AEA">
        <w:rPr>
          <w:rFonts w:ascii="Arrus" w:hAnsi="Arrus"/>
          <w:sz w:val="22"/>
          <w:szCs w:val="28"/>
        </w:rPr>
        <w:t>Abusaleh</w:t>
      </w:r>
      <w:proofErr w:type="spellEnd"/>
      <w:r w:rsidRPr="00584AEA">
        <w:rPr>
          <w:rFonts w:ascii="Arrus" w:hAnsi="Arrus"/>
          <w:sz w:val="22"/>
          <w:szCs w:val="28"/>
        </w:rPr>
        <w:t xml:space="preserve"> Shariff the member-secretary of ‘Sachar Committee’ report, c</w:t>
      </w:r>
      <w:r w:rsidR="00F97657">
        <w:rPr>
          <w:rFonts w:ascii="Arrus" w:hAnsi="Arrus"/>
          <w:sz w:val="22"/>
          <w:szCs w:val="28"/>
        </w:rPr>
        <w:t>a</w:t>
      </w:r>
      <w:r w:rsidRPr="00584AEA">
        <w:rPr>
          <w:rFonts w:ascii="Arrus" w:hAnsi="Arrus"/>
          <w:sz w:val="22"/>
          <w:szCs w:val="28"/>
        </w:rPr>
        <w:t>me up with a detailed analysis of the failure of the Government in the implementation of the Report. The salient findings of his paper are as follows:</w:t>
      </w:r>
    </w:p>
    <w:p w14:paraId="268B2DA6" w14:textId="77777777" w:rsidR="00270475" w:rsidRPr="00584AEA" w:rsidRDefault="00270475" w:rsidP="00270475">
      <w:pPr>
        <w:ind w:firstLine="720"/>
        <w:jc w:val="both"/>
        <w:rPr>
          <w:rFonts w:ascii="Arrus" w:hAnsi="Arrus"/>
          <w:sz w:val="22"/>
          <w:szCs w:val="28"/>
        </w:rPr>
      </w:pPr>
    </w:p>
    <w:p w14:paraId="268B2DA7"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“The incumbent government may hastily spend on projects to curry favour of the electorate, while opposition parties, with no public funds at their disposal, may try to polarize voters. </w:t>
      </w:r>
    </w:p>
    <w:p w14:paraId="268B2DA8" w14:textId="77777777" w:rsidR="00270475" w:rsidRPr="00584AEA" w:rsidRDefault="00270475" w:rsidP="00270475">
      <w:pPr>
        <w:jc w:val="both"/>
        <w:rPr>
          <w:rFonts w:ascii="Arrus" w:hAnsi="Arrus"/>
          <w:i/>
          <w:sz w:val="22"/>
          <w:szCs w:val="28"/>
        </w:rPr>
      </w:pPr>
      <w:r w:rsidRPr="00584AEA">
        <w:rPr>
          <w:rFonts w:ascii="Arrus" w:hAnsi="Arrus"/>
          <w:i/>
          <w:sz w:val="22"/>
          <w:szCs w:val="28"/>
        </w:rPr>
        <w:t>The current context demands that citizens should ask: to what extent has the government kept its promises to minorities?</w:t>
      </w:r>
    </w:p>
    <w:p w14:paraId="268B2DA9"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Recent reviews of data for Millennium Development Goals (MDGs) points  to lost opportunities in reducing poverty, increasing literacy and improving health and sanitation. Global watchdogs such as the United Nations and the World Bank and independent research institutions praise India’s somewhat resilient gross domestic product (GDP) growth. However, these groups also express concern at India’s failure to address deprivation, vulnerability and exclusion. </w:t>
      </w:r>
    </w:p>
    <w:p w14:paraId="268B2DAA"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This report also documents that despite the government’s publicized support for the Sachar Committee Report’s recommendations to increase diversity in public spaces and to ensure the minorities’ proportionate benefits from mainstream institutions, the government’s record is notably lackluster. For example, the empirical evidence suggests that the rate of growth of increase in education at all levels has remained the least for the Muslims during 2004–05 and 2009–10. Data also show that the government’s approach of public provisioning through special purpose vehicles (SPVs) such as the Minority Concentration District Program (MCDP) is particularly ineffective. Moreover, such policies pose the serious risk of creating new and potentially divisive types of disparity within targeted communities. Flagship programs such as the Right to Information (RTI) Act, the </w:t>
      </w:r>
      <w:r w:rsidRPr="00584AEA">
        <w:rPr>
          <w:rFonts w:ascii="Arrus" w:hAnsi="Arrus"/>
          <w:i/>
          <w:sz w:val="22"/>
          <w:szCs w:val="28"/>
        </w:rPr>
        <w:lastRenderedPageBreak/>
        <w:t xml:space="preserve">Mahatma Gandhi National Rural Employment Guarantee Scheme, and the Aadhar Project, and the money allocated to them, are invoked as evidence of the government’s pro-minority and anti-poverty commitments. However, as yet there is no data that demonstrates the impact of these programs on the poor and excluded communities such as Scheduled Castes (SCs), Scheduled Tribes (STs), Other Backward Classes (OBCs) and Muslims. Thus, even after the Prime Minister’s statement in the parliament that minorities have the first claim on public resources within the frame of the Indian democracy, there is no evidence that the government is upholding this responsibility.” </w:t>
      </w:r>
    </w:p>
    <w:p w14:paraId="268B2DAB" w14:textId="77777777" w:rsidR="00270475" w:rsidRPr="00584AEA" w:rsidRDefault="00270475" w:rsidP="00270475">
      <w:pPr>
        <w:jc w:val="both"/>
        <w:rPr>
          <w:rFonts w:ascii="Arrus" w:hAnsi="Arrus"/>
          <w:i/>
          <w:sz w:val="22"/>
          <w:szCs w:val="28"/>
        </w:rPr>
      </w:pPr>
      <w:r w:rsidRPr="00584AEA">
        <w:rPr>
          <w:rFonts w:ascii="Arrus" w:hAnsi="Arrus"/>
          <w:i/>
          <w:sz w:val="22"/>
          <w:szCs w:val="28"/>
        </w:rPr>
        <w:t>Background of Socially Inclusive Development in India</w:t>
      </w:r>
    </w:p>
    <w:p w14:paraId="268B2DAC"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India’s well-known cultural, economic, social and political diversity parallels the size of its population and the scope of its history. As a parliamentary democracy, the governments at the Center and in the thirty states are formed through a multi-party electoral process such that a party with as little as 25 to 30 per cent of votes must rely on multiple partners to form a coalition government. ….. A significant source of India’s economic diversity is related to the wide variety of livelihoods across the country. Over 85 percent of the 400 million labor force is engaged in thousands of traditional occupations. India’s expanding organized modern employment sector is also highly diverse, with its rapid pace of change fueled by technological innovation and shifts in the global economy. The Indian society’s complexity and diversity encompass many </w:t>
      </w:r>
      <w:proofErr w:type="spellStart"/>
      <w:r w:rsidRPr="00584AEA">
        <w:rPr>
          <w:rFonts w:ascii="Arrus" w:hAnsi="Arrus"/>
          <w:i/>
          <w:sz w:val="22"/>
          <w:szCs w:val="28"/>
        </w:rPr>
        <w:t>castes</w:t>
      </w:r>
      <w:proofErr w:type="spellEnd"/>
      <w:r w:rsidRPr="00584AEA">
        <w:rPr>
          <w:rFonts w:ascii="Arrus" w:hAnsi="Arrus"/>
          <w:i/>
          <w:sz w:val="22"/>
          <w:szCs w:val="28"/>
        </w:rPr>
        <w:t xml:space="preserve">, religions, languages and tribal affiliations. However, over centuries, and more recently in the six decades after Independence, society continues to transform itself largely in an effort to improve governance. Identities are created and reinvented through the system of classifying castes and other social groups such as SCs, STs and OBCs. The tendency in this context is to classify all major non-Hindu religious groups as ‘minorities.’ Yet this tendency disguises important differences in social, economic and educational status among the various groups. Size is also a key difference among religious minority communities. In terms of its proportion in India’s population, the Muslim community is the largest and constitutes over 75 percent of the entire population of religious minorities. A careful examination of the socio-economic conditions of the Muslim community is important at this juncture because of its size and impact on development and equity in India as a whole. Furthermore, a stocktaking of the pro-poor Muslim policies initiated by the government in response to the findings of the 2006 Sachar Committee is necessary and urgent because recent data on economic and social indicators demonstrate that the Muslim community is not advancing at the same pace as other minority </w:t>
      </w:r>
      <w:r w:rsidRPr="00584AEA">
        <w:rPr>
          <w:rFonts w:ascii="Arrus" w:hAnsi="Arrus"/>
          <w:i/>
          <w:sz w:val="22"/>
          <w:szCs w:val="28"/>
        </w:rPr>
        <w:lastRenderedPageBreak/>
        <w:t>communities. Specifically, data show that the community is below the national average on all developmental and welfare measures, a finding in fact highlighted by the Sachar committee itself.</w:t>
      </w:r>
    </w:p>
    <w:p w14:paraId="268B2DAD"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The problems confronting India are related to lack of markets, market failure as well as absence of developmental and community-based institutions. There is lack of or failure on the part of the civil society at the local level, which could be the result of socio-religious communities (SRCs) living in a defined administrative area not cohesive to work together to strive for the stated national and local objectives and outcomes. The local institutional framework at work has been the panchayats and municipalities which have failed to undertake coordinated actions that are efficient, often leading to undesirable outcomes, counter to stated objectives. This double whammy of the failure of societal forces and grassroots institutions must be addressed through parallel and inter-linked processes. They are, to provide guaranteed access to the local decision-making structure through the enactment of national and state level Acts and laws and using IT-enabled monitoring and assessment procedures at the district and taluka level implementations. </w:t>
      </w:r>
    </w:p>
    <w:p w14:paraId="268B2DAE" w14:textId="77777777" w:rsidR="00270475" w:rsidRPr="00584AEA" w:rsidRDefault="00270475" w:rsidP="00270475">
      <w:pPr>
        <w:jc w:val="both"/>
        <w:rPr>
          <w:rFonts w:ascii="Arrus" w:hAnsi="Arrus"/>
          <w:i/>
          <w:sz w:val="22"/>
          <w:szCs w:val="28"/>
        </w:rPr>
      </w:pPr>
      <w:r w:rsidRPr="00584AEA">
        <w:rPr>
          <w:rFonts w:ascii="Arrus" w:hAnsi="Arrus"/>
          <w:i/>
          <w:sz w:val="22"/>
          <w:szCs w:val="28"/>
        </w:rPr>
        <w:t>… Note that in India the electoral process almost entirely works on caste-, religion-, and language-based identities, pushing most marginalized farther towards the fringes. There is evidence that the local power structure is captured by the relatively better-offs, landed, educated and most likely belonging to higher caste and community groups and the likely resource allocations favoring themselves. It is important to remember that the current Indian planning and fiscal allocation strategy motivates the local communities to show a certain proportion of households to fall below poverty line so as to sustain continued and often increased fiscal allocations. This is the key to the Indian politics of poverty, which can be addressed when a certain proportion of the expenditures are borne by the local communities themselves.</w:t>
      </w:r>
    </w:p>
    <w:p w14:paraId="268B2DAF"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What can then be the mechanism to address the elite capture? Can the local bureaucracy act as the benevolent agents of the government, the trustees of the public funds, the professionals and facilitators? So far there is conflicting evidence to suggest that bureaucracy has succeeded. The fact that India has grown out of wretchedness and mass illiteracy over the last six decades or so is a an example of bureaucracy responding to the economic and societal changes that are taking shape since the mid-1980s. Yet when it comes to inclusive policies and welfare programs the bureaucracy appears to have failed mostly due to sheer apathy and indifference¬ and often inefficiency. It is </w:t>
      </w:r>
      <w:r w:rsidRPr="00584AEA">
        <w:rPr>
          <w:rFonts w:ascii="Arrus" w:hAnsi="Arrus"/>
          <w:i/>
          <w:sz w:val="22"/>
          <w:szCs w:val="28"/>
        </w:rPr>
        <w:lastRenderedPageBreak/>
        <w:t>also important to note that the bureaucracy is at its best in corruption and misuse and misallocation of public funds at the lower levels.</w:t>
      </w:r>
    </w:p>
    <w:p w14:paraId="268B2DB0"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It is due to the failure on all three fronts, societal (social structure), local self-governance and grassroots level bureaucracy, that reforms are needed. One way to circumvent these difficult and high-cost reforms is to enable local and excluded communities to participate through political and legal processes. </w:t>
      </w:r>
    </w:p>
    <w:p w14:paraId="268B2DB1"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Often these are being done through a quota system at all levels of governance and local self-governance structure. What is important is to identify new types and breeds of the excluded, such as the minorities, and more specially the </w:t>
      </w:r>
      <w:r w:rsidRPr="00584AEA">
        <w:rPr>
          <w:rFonts w:ascii="Arrus" w:hAnsi="Arrus"/>
          <w:b/>
          <w:bCs/>
          <w:i/>
          <w:sz w:val="22"/>
          <w:szCs w:val="28"/>
        </w:rPr>
        <w:t xml:space="preserve">Muslims, and facilitate their participation in the local decision making. It is alarming that even after bringing this fact to the notice of the government, the parliament and the people at large through the Sachar Committee report, no effort has been initiated so far in this direction. The government must enact a law so that the representatives from the minority communities get seats in the panchayat and municipal councils through co-opting and/or nomination. An example of this can already be seen in the state of Andhra Pradesh at the level of ‘mandal panchayats’. This example must be emulated and scaled up to cover the whole of India through a national Act as well as deepening the procedures at the levels of the actual </w:t>
      </w:r>
      <w:proofErr w:type="spellStart"/>
      <w:r w:rsidRPr="00584AEA">
        <w:rPr>
          <w:rFonts w:ascii="Arrus" w:hAnsi="Arrus"/>
          <w:b/>
          <w:bCs/>
          <w:i/>
          <w:sz w:val="22"/>
          <w:szCs w:val="28"/>
        </w:rPr>
        <w:t>panchayts</w:t>
      </w:r>
      <w:proofErr w:type="spellEnd"/>
      <w:r w:rsidRPr="00584AEA">
        <w:rPr>
          <w:rFonts w:ascii="Arrus" w:hAnsi="Arrus"/>
          <w:b/>
          <w:bCs/>
          <w:i/>
          <w:sz w:val="22"/>
          <w:szCs w:val="28"/>
        </w:rPr>
        <w:t xml:space="preserve"> and municipal councils. This process alone will facilitate creation of new types of social and political leadership and promote civil society at the length and breadth of the country</w:t>
      </w:r>
      <w:r w:rsidRPr="00584AEA">
        <w:rPr>
          <w:rFonts w:ascii="Arrus" w:hAnsi="Arrus"/>
          <w:i/>
          <w:sz w:val="22"/>
          <w:szCs w:val="28"/>
        </w:rPr>
        <w:t>.</w:t>
      </w:r>
    </w:p>
    <w:p w14:paraId="268B2DB2" w14:textId="77777777" w:rsidR="00270475" w:rsidRPr="00584AEA" w:rsidRDefault="00270475" w:rsidP="00270475">
      <w:pPr>
        <w:jc w:val="both"/>
        <w:rPr>
          <w:rFonts w:ascii="Arrus" w:hAnsi="Arrus"/>
          <w:i/>
          <w:sz w:val="22"/>
          <w:szCs w:val="28"/>
        </w:rPr>
      </w:pPr>
      <w:r w:rsidRPr="00584AEA">
        <w:rPr>
          <w:rFonts w:ascii="Arrus" w:hAnsi="Arrus"/>
          <w:i/>
          <w:sz w:val="22"/>
          <w:szCs w:val="28"/>
        </w:rPr>
        <w:t>Empirical and analytical studies of outcomes of post Sachar Committee programs highlight the worsening conditions and increased disadvantage of India’s Muslim community.</w:t>
      </w:r>
    </w:p>
    <w:p w14:paraId="268B2DB3" w14:textId="77777777" w:rsidR="00270475" w:rsidRPr="00584AEA" w:rsidRDefault="00270475" w:rsidP="00270475">
      <w:pPr>
        <w:jc w:val="both"/>
        <w:rPr>
          <w:rFonts w:ascii="Arrus" w:hAnsi="Arrus"/>
          <w:i/>
          <w:sz w:val="22"/>
          <w:szCs w:val="28"/>
        </w:rPr>
      </w:pPr>
      <w:r w:rsidRPr="00584AEA">
        <w:rPr>
          <w:rFonts w:ascii="Arrus" w:hAnsi="Arrus"/>
          <w:i/>
          <w:sz w:val="22"/>
          <w:szCs w:val="28"/>
        </w:rPr>
        <w:t>• The report finds that government programs purporting to benefit the Muslim community are ill conceived and miss their target badly. Funds and services designated for Muslim households and communities are diverted to areas where the Muslim population is less or non-existent.</w:t>
      </w:r>
    </w:p>
    <w:p w14:paraId="268B2DB4"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 ‘National Infrastructure Equity Audit’ by Social Equity Watch reports on findings of a survey of social and developmental infrastructure in 12 villages. The data for indicators such as the presence of a school, </w:t>
      </w:r>
      <w:proofErr w:type="spellStart"/>
      <w:r w:rsidRPr="00584AEA">
        <w:rPr>
          <w:rFonts w:ascii="Arrus" w:hAnsi="Arrus"/>
          <w:i/>
          <w:sz w:val="22"/>
          <w:szCs w:val="28"/>
        </w:rPr>
        <w:t>anganwadi</w:t>
      </w:r>
      <w:proofErr w:type="spellEnd"/>
      <w:r w:rsidRPr="00584AEA">
        <w:rPr>
          <w:rFonts w:ascii="Arrus" w:hAnsi="Arrus"/>
          <w:i/>
          <w:sz w:val="22"/>
          <w:szCs w:val="28"/>
        </w:rPr>
        <w:t>, health center, PDS shop, road, and drinking water facility show that these assets are much less prevalent in villages and residential areas with concentrations of SCs, STs and Minorities2</w:t>
      </w:r>
    </w:p>
    <w:p w14:paraId="268B2DB5"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 • The 27th Report of the Parliamentary Standing Committee on Social Justice and Empowerment (2011–2012) ‘criticized the Minority Ministry for casual approach towards the program’. The committee noticed underutilization of funds of multi-sectoral district development program </w:t>
      </w:r>
      <w:r w:rsidRPr="00584AEA">
        <w:rPr>
          <w:rFonts w:ascii="Arrus" w:hAnsi="Arrus"/>
          <w:i/>
          <w:sz w:val="22"/>
          <w:szCs w:val="28"/>
        </w:rPr>
        <w:lastRenderedPageBreak/>
        <w:t>(</w:t>
      </w:r>
      <w:proofErr w:type="spellStart"/>
      <w:r w:rsidRPr="00584AEA">
        <w:rPr>
          <w:rFonts w:ascii="Arrus" w:hAnsi="Arrus"/>
          <w:i/>
          <w:sz w:val="22"/>
          <w:szCs w:val="28"/>
        </w:rPr>
        <w:t>MsDDP</w:t>
      </w:r>
      <w:proofErr w:type="spellEnd"/>
      <w:r w:rsidRPr="00584AEA">
        <w:rPr>
          <w:rFonts w:ascii="Arrus" w:hAnsi="Arrus"/>
          <w:i/>
          <w:sz w:val="22"/>
          <w:szCs w:val="28"/>
        </w:rPr>
        <w:t>) in minority concentration districts (MCDs). Furthermore, the funds allocated at the district level have gone to blocks with low concentration of minorities. The report recommends that the block, rather than the district, be the funding unit, with 15 percent, rather than 25 percent, being the proportion of the minority community to qualify as an MCD3</w:t>
      </w:r>
    </w:p>
    <w:p w14:paraId="268B2DB6"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 </w:t>
      </w:r>
    </w:p>
    <w:p w14:paraId="268B2DB7" w14:textId="77777777" w:rsidR="00270475" w:rsidRPr="00584AEA" w:rsidRDefault="00270475" w:rsidP="00270475">
      <w:pPr>
        <w:jc w:val="both"/>
        <w:rPr>
          <w:rFonts w:ascii="Arrus" w:hAnsi="Arrus"/>
          <w:b/>
          <w:i/>
          <w:sz w:val="22"/>
          <w:szCs w:val="28"/>
        </w:rPr>
      </w:pPr>
      <w:r w:rsidRPr="00584AEA">
        <w:rPr>
          <w:rFonts w:ascii="Arrus" w:hAnsi="Arrus"/>
          <w:b/>
          <w:i/>
          <w:sz w:val="22"/>
          <w:szCs w:val="28"/>
        </w:rPr>
        <w:t>Review of socially inclusive policies in India since 2006</w:t>
      </w:r>
    </w:p>
    <w:p w14:paraId="268B2DB8"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This section summarizes the key findings and recommendations of this report. The extensive data and analysis that form the bases for these findings and recommendations are presented in the full report. </w:t>
      </w:r>
    </w:p>
    <w:p w14:paraId="268B2DB9" w14:textId="77777777" w:rsidR="00270475" w:rsidRPr="00584AEA" w:rsidRDefault="00270475" w:rsidP="00270475">
      <w:pPr>
        <w:jc w:val="both"/>
        <w:rPr>
          <w:rFonts w:ascii="Arrus" w:hAnsi="Arrus"/>
          <w:i/>
          <w:sz w:val="22"/>
          <w:szCs w:val="28"/>
        </w:rPr>
      </w:pPr>
      <w:r w:rsidRPr="00584AEA">
        <w:rPr>
          <w:rFonts w:ascii="Arrus" w:hAnsi="Arrus"/>
          <w:i/>
          <w:sz w:val="22"/>
          <w:szCs w:val="28"/>
        </w:rPr>
        <w:t>1. Establish a national committee on socially inclusive development chaired by the Prime Minister</w:t>
      </w:r>
    </w:p>
    <w:p w14:paraId="268B2DBA" w14:textId="77777777" w:rsidR="00270475" w:rsidRPr="00584AEA" w:rsidRDefault="00270475" w:rsidP="00270475">
      <w:pPr>
        <w:jc w:val="both"/>
        <w:rPr>
          <w:rFonts w:ascii="Arrus" w:hAnsi="Arrus"/>
          <w:i/>
          <w:sz w:val="22"/>
          <w:szCs w:val="28"/>
        </w:rPr>
      </w:pPr>
      <w:r w:rsidRPr="00584AEA">
        <w:rPr>
          <w:rFonts w:ascii="Arrus" w:hAnsi="Arrus"/>
          <w:i/>
          <w:sz w:val="22"/>
          <w:szCs w:val="28"/>
        </w:rPr>
        <w:t>Guided by the Sachar Committee Report’s findings, MMA initiated two nationwide programs to improve inclusive development—Multi-sectoral District Development Programs (</w:t>
      </w:r>
      <w:proofErr w:type="spellStart"/>
      <w:r w:rsidRPr="00584AEA">
        <w:rPr>
          <w:rFonts w:ascii="Arrus" w:hAnsi="Arrus"/>
          <w:i/>
          <w:sz w:val="22"/>
          <w:szCs w:val="28"/>
        </w:rPr>
        <w:t>MsDD</w:t>
      </w:r>
      <w:proofErr w:type="spellEnd"/>
      <w:r w:rsidRPr="00584AEA">
        <w:rPr>
          <w:rFonts w:ascii="Arrus" w:hAnsi="Arrus"/>
          <w:i/>
          <w:sz w:val="22"/>
          <w:szCs w:val="28"/>
        </w:rPr>
        <w:t xml:space="preserve">) in 90 MCDs and pre- and post-matriculation scholarship programs. At the same time, </w:t>
      </w:r>
    </w:p>
    <w:p w14:paraId="268B2DBB"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MMA is responsible for monitoring and evaluating the progress, as is routine for other ministries. </w:t>
      </w:r>
    </w:p>
    <w:p w14:paraId="268B2DBC" w14:textId="77777777" w:rsidR="00270475" w:rsidRPr="00584AEA" w:rsidRDefault="00270475" w:rsidP="00270475">
      <w:pPr>
        <w:jc w:val="both"/>
        <w:rPr>
          <w:rFonts w:ascii="Arrus" w:hAnsi="Arrus"/>
          <w:i/>
          <w:sz w:val="22"/>
          <w:szCs w:val="28"/>
        </w:rPr>
      </w:pPr>
      <w:r w:rsidRPr="00584AEA">
        <w:rPr>
          <w:rFonts w:ascii="Arrus" w:hAnsi="Arrus"/>
          <w:i/>
          <w:sz w:val="22"/>
          <w:szCs w:val="28"/>
        </w:rPr>
        <w:t>Both MMA and other ministries responsible for implementing socially inclusive development programs throughout India require a coordinating body to ensure careful monitoring, as well as accountability and efficient use of public funds. A supervisory agency is necessary to provide responsible leadership for the integration of socially inclusive development efforts across ministries and every level of government. In other words, the office of the Prime Minister needs to assume responsibility for socially inclusive development programs across mainstream ministries and departments and require rigorous supervision and monitoring of implementation.</w:t>
      </w:r>
    </w:p>
    <w:p w14:paraId="268B2DBD" w14:textId="77777777" w:rsidR="00270475" w:rsidRPr="00584AEA" w:rsidRDefault="00270475" w:rsidP="00270475">
      <w:pPr>
        <w:jc w:val="both"/>
        <w:rPr>
          <w:rFonts w:ascii="Arrus" w:hAnsi="Arrus"/>
          <w:i/>
          <w:sz w:val="22"/>
          <w:szCs w:val="28"/>
        </w:rPr>
      </w:pPr>
      <w:r w:rsidRPr="00584AEA">
        <w:rPr>
          <w:rFonts w:ascii="Arrus" w:hAnsi="Arrus"/>
          <w:i/>
          <w:sz w:val="22"/>
          <w:szCs w:val="28"/>
        </w:rPr>
        <w:t>This work should be undertaken by a National Committee on Socially-Inclusive Development (NCSID) headed by the Prime Minister and should include ministers of selected line ministries and at least one-third members should be academics and civil society institutions. As a supervisory body, this committee would oversee the implementation and monitoring of socially inclusive development. The committee would charge line ministries and departments with ensuring that expenditure is proportionate to the population of targeted groups of minorities and Muslims at different geographic levels. The National Development Council (NDC) must schedule an exclusive meeting on the issue of inclusive social development with a focus on minorities.</w:t>
      </w:r>
    </w:p>
    <w:p w14:paraId="268B2DBE"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2. Integrate socially inclusive development goals into the programs of more ministries and departments </w:t>
      </w:r>
    </w:p>
    <w:p w14:paraId="268B2DBF" w14:textId="77777777" w:rsidR="00270475" w:rsidRPr="00584AEA" w:rsidRDefault="00270475" w:rsidP="00270475">
      <w:pPr>
        <w:jc w:val="both"/>
        <w:rPr>
          <w:rFonts w:ascii="Arrus" w:hAnsi="Arrus"/>
          <w:i/>
          <w:sz w:val="22"/>
          <w:szCs w:val="28"/>
        </w:rPr>
      </w:pPr>
      <w:r w:rsidRPr="00584AEA">
        <w:rPr>
          <w:rFonts w:ascii="Arrus" w:hAnsi="Arrus"/>
          <w:i/>
          <w:sz w:val="22"/>
          <w:szCs w:val="28"/>
        </w:rPr>
        <w:lastRenderedPageBreak/>
        <w:t xml:space="preserve">The centralization of authority and funding for minority development in MMA is counter to the broad and all-encompassing recommendations in the Sachar Committee Report. Accordingly, proper implementation of its recommendations requires at least a dozen line ministries to be responsible for relevant programs such as human resource and education, labor and employment, finance, social welfare, industries, </w:t>
      </w:r>
      <w:proofErr w:type="spellStart"/>
      <w:r w:rsidRPr="00584AEA">
        <w:rPr>
          <w:rFonts w:ascii="Arrus" w:hAnsi="Arrus"/>
          <w:i/>
          <w:sz w:val="22"/>
          <w:szCs w:val="28"/>
        </w:rPr>
        <w:t>panchayati</w:t>
      </w:r>
      <w:proofErr w:type="spellEnd"/>
      <w:r w:rsidRPr="00584AEA">
        <w:rPr>
          <w:rFonts w:ascii="Arrus" w:hAnsi="Arrus"/>
          <w:i/>
          <w:sz w:val="22"/>
          <w:szCs w:val="28"/>
        </w:rPr>
        <w:t xml:space="preserve"> raj, and urban and poverty alleviation. These line ministries manage large budgetary allocations to achieve targets and improved performance in their respective fields. They also have to ensure equity and equal access for diverse social groups and religious communities.</w:t>
      </w:r>
    </w:p>
    <w:p w14:paraId="268B2DC0" w14:textId="77777777" w:rsidR="00270475" w:rsidRPr="00584AEA" w:rsidRDefault="00270475" w:rsidP="00270475">
      <w:pPr>
        <w:jc w:val="both"/>
        <w:rPr>
          <w:rFonts w:ascii="Arrus" w:hAnsi="Arrus"/>
          <w:i/>
          <w:sz w:val="22"/>
          <w:szCs w:val="28"/>
        </w:rPr>
      </w:pPr>
      <w:r w:rsidRPr="00584AEA">
        <w:rPr>
          <w:rFonts w:ascii="Arrus" w:hAnsi="Arrus"/>
          <w:i/>
          <w:sz w:val="22"/>
          <w:szCs w:val="28"/>
        </w:rPr>
        <w:t>Twelve ministries and departments have been included under the PM’s 15 Point Program for the Welfare of Minorities. More need to be identified and involved, additionally institutions such as the Indian Planning Commission, the Reserve Bank of India (RBI) and the University Grants Commission (UGC) should be brought under its purview. Selected specific ministries and their potential actions are listed below:</w:t>
      </w:r>
    </w:p>
    <w:p w14:paraId="268B2DC1" w14:textId="77777777" w:rsidR="00270475" w:rsidRPr="00584AEA" w:rsidRDefault="00270475" w:rsidP="00270475">
      <w:pPr>
        <w:jc w:val="both"/>
        <w:rPr>
          <w:rFonts w:ascii="Arrus" w:hAnsi="Arrus"/>
          <w:b/>
          <w:i/>
          <w:sz w:val="22"/>
          <w:szCs w:val="28"/>
        </w:rPr>
      </w:pPr>
      <w:r w:rsidRPr="00584AEA">
        <w:rPr>
          <w:rFonts w:ascii="Arrus" w:hAnsi="Arrus"/>
          <w:b/>
          <w:i/>
          <w:sz w:val="22"/>
          <w:szCs w:val="28"/>
        </w:rPr>
        <w:t>Ministry of Finance, Department of Financial Services</w:t>
      </w:r>
    </w:p>
    <w:p w14:paraId="268B2DC2" w14:textId="77777777" w:rsidR="00270475" w:rsidRPr="00584AEA" w:rsidRDefault="00270475" w:rsidP="00270475">
      <w:pPr>
        <w:jc w:val="both"/>
        <w:rPr>
          <w:rFonts w:ascii="Arrus" w:hAnsi="Arrus"/>
          <w:i/>
          <w:sz w:val="22"/>
          <w:szCs w:val="28"/>
        </w:rPr>
      </w:pPr>
      <w:r w:rsidRPr="00584AEA">
        <w:rPr>
          <w:rFonts w:ascii="Arrus" w:hAnsi="Arrus"/>
          <w:i/>
          <w:sz w:val="22"/>
          <w:szCs w:val="28"/>
        </w:rPr>
        <w:t>a. Opening of bank branches in districts with substantial minority/Muslim population</w:t>
      </w:r>
    </w:p>
    <w:p w14:paraId="268B2DC3"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b. Review RBI’s master circular on priority sector lending to minority/Muslims Ministry of Human Resource Development </w:t>
      </w:r>
    </w:p>
    <w:p w14:paraId="268B2DC4" w14:textId="77777777" w:rsidR="00270475" w:rsidRPr="00584AEA" w:rsidRDefault="00270475" w:rsidP="00270475">
      <w:pPr>
        <w:jc w:val="both"/>
        <w:rPr>
          <w:rFonts w:ascii="Arrus" w:hAnsi="Arrus"/>
          <w:i/>
          <w:sz w:val="22"/>
          <w:szCs w:val="28"/>
        </w:rPr>
      </w:pPr>
      <w:r w:rsidRPr="00584AEA">
        <w:rPr>
          <w:rFonts w:ascii="Arrus" w:hAnsi="Arrus"/>
          <w:i/>
          <w:sz w:val="22"/>
          <w:szCs w:val="28"/>
        </w:rPr>
        <w:t>a. Target minority communities under the Kasturba Gandhi Balika Vidyalaya (KGBV) scheme</w:t>
      </w:r>
    </w:p>
    <w:p w14:paraId="268B2DC5"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b. Target minority communities under the universalization of access to quality secondary education (RMSA) </w:t>
      </w:r>
    </w:p>
    <w:p w14:paraId="268B2DC6" w14:textId="77777777" w:rsidR="00270475" w:rsidRPr="00584AEA" w:rsidRDefault="00270475" w:rsidP="00270475">
      <w:pPr>
        <w:jc w:val="both"/>
        <w:rPr>
          <w:rFonts w:ascii="Arrus" w:hAnsi="Arrus"/>
          <w:i/>
          <w:sz w:val="22"/>
          <w:szCs w:val="28"/>
        </w:rPr>
      </w:pPr>
      <w:r w:rsidRPr="00584AEA">
        <w:rPr>
          <w:rFonts w:ascii="Arrus" w:hAnsi="Arrus"/>
          <w:i/>
          <w:sz w:val="22"/>
          <w:szCs w:val="28"/>
        </w:rPr>
        <w:t>c. Target minority communities under the UGC-linked girls’ education program</w:t>
      </w:r>
    </w:p>
    <w:p w14:paraId="268B2DC7" w14:textId="77777777" w:rsidR="00270475" w:rsidRPr="00584AEA" w:rsidRDefault="00270475" w:rsidP="00270475">
      <w:pPr>
        <w:jc w:val="both"/>
        <w:rPr>
          <w:rFonts w:ascii="Arrus" w:hAnsi="Arrus"/>
          <w:i/>
          <w:sz w:val="22"/>
          <w:szCs w:val="28"/>
        </w:rPr>
      </w:pPr>
      <w:r w:rsidRPr="00584AEA">
        <w:rPr>
          <w:rFonts w:ascii="Arrus" w:hAnsi="Arrus"/>
          <w:i/>
          <w:sz w:val="22"/>
          <w:szCs w:val="28"/>
        </w:rPr>
        <w:t>d. Target minority communities for new community polytechnics</w:t>
      </w:r>
    </w:p>
    <w:p w14:paraId="268B2DC8" w14:textId="77777777" w:rsidR="00270475" w:rsidRPr="00584AEA" w:rsidRDefault="00270475" w:rsidP="00270475">
      <w:pPr>
        <w:jc w:val="both"/>
        <w:rPr>
          <w:rFonts w:ascii="Arrus" w:hAnsi="Arrus"/>
          <w:i/>
          <w:sz w:val="22"/>
          <w:szCs w:val="28"/>
        </w:rPr>
      </w:pPr>
    </w:p>
    <w:p w14:paraId="268B2DC9" w14:textId="77777777" w:rsidR="00270475" w:rsidRPr="00584AEA" w:rsidRDefault="00270475" w:rsidP="00270475">
      <w:pPr>
        <w:jc w:val="both"/>
        <w:rPr>
          <w:rFonts w:ascii="Arrus" w:hAnsi="Arrus"/>
          <w:b/>
          <w:i/>
          <w:sz w:val="22"/>
          <w:szCs w:val="28"/>
        </w:rPr>
      </w:pPr>
      <w:r w:rsidRPr="00584AEA">
        <w:rPr>
          <w:rFonts w:ascii="Arrus" w:hAnsi="Arrus"/>
          <w:b/>
          <w:i/>
          <w:sz w:val="22"/>
          <w:szCs w:val="28"/>
        </w:rPr>
        <w:t xml:space="preserve">Ministry of </w:t>
      </w:r>
      <w:proofErr w:type="spellStart"/>
      <w:r w:rsidRPr="00584AEA">
        <w:rPr>
          <w:rFonts w:ascii="Arrus" w:hAnsi="Arrus"/>
          <w:b/>
          <w:i/>
          <w:sz w:val="22"/>
          <w:szCs w:val="28"/>
        </w:rPr>
        <w:t>Labour</w:t>
      </w:r>
      <w:proofErr w:type="spellEnd"/>
    </w:p>
    <w:p w14:paraId="268B2DCA" w14:textId="77777777" w:rsidR="00270475" w:rsidRPr="00584AEA" w:rsidRDefault="00270475" w:rsidP="00270475">
      <w:pPr>
        <w:jc w:val="both"/>
        <w:rPr>
          <w:rFonts w:ascii="Arrus" w:hAnsi="Arrus"/>
          <w:i/>
          <w:sz w:val="22"/>
          <w:szCs w:val="28"/>
        </w:rPr>
      </w:pPr>
      <w:r w:rsidRPr="00584AEA">
        <w:rPr>
          <w:rFonts w:ascii="Arrus" w:hAnsi="Arrus"/>
          <w:i/>
          <w:sz w:val="22"/>
          <w:szCs w:val="28"/>
        </w:rPr>
        <w:t>a. Provide social security to home-based workers</w:t>
      </w:r>
    </w:p>
    <w:p w14:paraId="268B2DCB" w14:textId="77777777" w:rsidR="00270475" w:rsidRPr="00584AEA" w:rsidRDefault="00270475" w:rsidP="00270475">
      <w:pPr>
        <w:jc w:val="both"/>
        <w:rPr>
          <w:rFonts w:ascii="Arrus" w:hAnsi="Arrus"/>
          <w:i/>
          <w:sz w:val="22"/>
          <w:szCs w:val="28"/>
        </w:rPr>
      </w:pPr>
      <w:r w:rsidRPr="00584AEA">
        <w:rPr>
          <w:rFonts w:ascii="Arrus" w:hAnsi="Arrus"/>
          <w:i/>
          <w:sz w:val="22"/>
          <w:szCs w:val="28"/>
        </w:rPr>
        <w:t>b. Rehabilitate child laborers</w:t>
      </w:r>
    </w:p>
    <w:p w14:paraId="268B2DCC" w14:textId="77777777" w:rsidR="00270475" w:rsidRPr="00584AEA" w:rsidRDefault="00270475" w:rsidP="00270475">
      <w:pPr>
        <w:jc w:val="both"/>
        <w:rPr>
          <w:rFonts w:ascii="Arrus" w:hAnsi="Arrus"/>
          <w:b/>
          <w:i/>
          <w:sz w:val="22"/>
          <w:szCs w:val="28"/>
        </w:rPr>
      </w:pPr>
      <w:r w:rsidRPr="00584AEA">
        <w:rPr>
          <w:rFonts w:ascii="Arrus" w:hAnsi="Arrus"/>
          <w:b/>
          <w:i/>
          <w:sz w:val="22"/>
          <w:szCs w:val="28"/>
        </w:rPr>
        <w:t>Ministry of Urban Development</w:t>
      </w:r>
    </w:p>
    <w:p w14:paraId="268B2DCD"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a. Target minority communities under the Jawaharlal Nehru </w:t>
      </w:r>
    </w:p>
    <w:p w14:paraId="268B2DCE" w14:textId="77777777" w:rsidR="00270475" w:rsidRPr="00584AEA" w:rsidRDefault="00270475" w:rsidP="00270475">
      <w:pPr>
        <w:jc w:val="both"/>
        <w:rPr>
          <w:rFonts w:ascii="Arrus" w:hAnsi="Arrus"/>
          <w:i/>
          <w:sz w:val="22"/>
          <w:szCs w:val="28"/>
        </w:rPr>
      </w:pPr>
      <w:r w:rsidRPr="00584AEA">
        <w:rPr>
          <w:rFonts w:ascii="Arrus" w:hAnsi="Arrus"/>
          <w:i/>
          <w:sz w:val="22"/>
          <w:szCs w:val="28"/>
        </w:rPr>
        <w:t>National Urban Renewal Mission (JNNURM)</w:t>
      </w:r>
    </w:p>
    <w:p w14:paraId="268B2DCF" w14:textId="77777777" w:rsidR="00270475" w:rsidRPr="00584AEA" w:rsidRDefault="00270475" w:rsidP="00270475">
      <w:pPr>
        <w:jc w:val="both"/>
        <w:rPr>
          <w:rFonts w:ascii="Arrus" w:hAnsi="Arrus"/>
          <w:i/>
          <w:sz w:val="22"/>
          <w:szCs w:val="28"/>
        </w:rPr>
      </w:pPr>
      <w:r w:rsidRPr="00584AEA">
        <w:rPr>
          <w:rFonts w:ascii="Arrus" w:hAnsi="Arrus"/>
          <w:i/>
          <w:sz w:val="22"/>
          <w:szCs w:val="28"/>
        </w:rPr>
        <w:t>b. Target minority communities under the Urban Infrastructure Development Scheme for Small and Medium Towns (UIDSSMT)</w:t>
      </w:r>
    </w:p>
    <w:p w14:paraId="268B2DD0" w14:textId="77777777" w:rsidR="00270475" w:rsidRPr="00584AEA" w:rsidRDefault="00270475" w:rsidP="00270475">
      <w:pPr>
        <w:jc w:val="both"/>
        <w:rPr>
          <w:rFonts w:ascii="Arrus" w:hAnsi="Arrus"/>
          <w:i/>
          <w:sz w:val="22"/>
          <w:szCs w:val="28"/>
        </w:rPr>
      </w:pPr>
      <w:r w:rsidRPr="00584AEA">
        <w:rPr>
          <w:rFonts w:ascii="Arrus" w:hAnsi="Arrus"/>
          <w:i/>
          <w:sz w:val="22"/>
          <w:szCs w:val="28"/>
        </w:rPr>
        <w:t>c. Target minority communities via the Integrated Housing and Slum Development Programme (IHSDP)</w:t>
      </w:r>
    </w:p>
    <w:p w14:paraId="268B2DD1"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3. Move socially inclusive development efforts away from special purpose vehicles and towards integration into mainstream ministries </w:t>
      </w:r>
      <w:r w:rsidRPr="00584AEA">
        <w:rPr>
          <w:rFonts w:ascii="Arrus" w:hAnsi="Arrus"/>
          <w:i/>
          <w:sz w:val="22"/>
          <w:szCs w:val="28"/>
        </w:rPr>
        <w:lastRenderedPageBreak/>
        <w:t>and development programs</w:t>
      </w:r>
    </w:p>
    <w:p w14:paraId="268B2DD2"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National Minority Financial Development Corporation </w:t>
      </w:r>
    </w:p>
    <w:p w14:paraId="268B2DD3"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The National Minorities Financial Development Corporation (NMFDC) and the National Commission for Minorities </w:t>
      </w:r>
    </w:p>
    <w:p w14:paraId="268B2DD4"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(NCM), SPVs, were established in 1994 and 1992, respectively. In the intervening years, neither has come remotely close to advancing socially inclusive development. </w:t>
      </w:r>
      <w:r w:rsidRPr="00584AEA">
        <w:rPr>
          <w:rFonts w:ascii="Arrus" w:hAnsi="Arrus"/>
          <w:b/>
          <w:bCs/>
          <w:i/>
          <w:sz w:val="22"/>
          <w:szCs w:val="28"/>
        </w:rPr>
        <w:t>Given its extremely low allocations, high turnover and scant coverage, NMFDC is a total failure</w:t>
      </w:r>
      <w:r w:rsidRPr="00584AEA">
        <w:rPr>
          <w:rFonts w:ascii="Arrus" w:hAnsi="Arrus"/>
          <w:i/>
          <w:sz w:val="22"/>
          <w:szCs w:val="28"/>
        </w:rPr>
        <w:t>. There is no data on term loan and micro-credit schemes across religious communities. Evaluation and impact assessment is impossible because there is no information on beneficiary characteristics. Furthermore, extending benefits according to recommendations by local politicians and bureaucrats has caused credits to flow to households that are not below double the poverty line. Yet, the very criteria for identifying loan recipients are impractical. For example, what is the thinking behind giving a term loan of rupees 5 lakh to persons with a household income below double the poverty line?</w:t>
      </w:r>
    </w:p>
    <w:p w14:paraId="268B2DD5"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Given the serious flaws in the NMFDC operations the eligibility requirements for loans, its small allocations, and political interference and misuse at the state and local levels, lack of accessible facilities, to name but a few, it is in the national interest to wind up the Corporation. NMFDC does not have branches but operates through a limited number of offices of ‘state channelizing agencies’. Accordingly, NMFDC is inaccessible and practically unknown amongst the target population. The normal banking infrastructure would be a more effective and efficient mechanism for socially inclusive lending programs that target minorities. </w:t>
      </w:r>
    </w:p>
    <w:p w14:paraId="268B2DD6"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Mandating bank branches to offer financial services that target minorities would deliver and track services in more cost-efficient and transparent manner than NMFDC (see point 9 below). </w:t>
      </w:r>
    </w:p>
    <w:p w14:paraId="268B2DD7"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4. MCD programs: MMA and RBI leaves out majority of the minorities form coverage </w:t>
      </w:r>
    </w:p>
    <w:p w14:paraId="268B2DD8" w14:textId="77777777" w:rsidR="00270475" w:rsidRPr="00584AEA" w:rsidRDefault="00270475" w:rsidP="00270475">
      <w:pPr>
        <w:jc w:val="both"/>
        <w:rPr>
          <w:rFonts w:ascii="Arrus" w:hAnsi="Arrus"/>
          <w:i/>
          <w:sz w:val="22"/>
          <w:szCs w:val="28"/>
        </w:rPr>
      </w:pPr>
      <w:r w:rsidRPr="00584AEA">
        <w:rPr>
          <w:rFonts w:ascii="Arrus" w:hAnsi="Arrus"/>
          <w:b/>
          <w:bCs/>
          <w:i/>
          <w:sz w:val="22"/>
          <w:szCs w:val="28"/>
        </w:rPr>
        <w:t>The geographical unit of Minority Concentration Districts (MCDs) used by ministries and RBI is mired with conceptual and practical problems such that nearly two-thirds of the minority population is excluded from targeted programs.</w:t>
      </w:r>
      <w:r w:rsidRPr="00584AEA">
        <w:rPr>
          <w:rFonts w:ascii="Arrus" w:hAnsi="Arrus"/>
          <w:i/>
          <w:sz w:val="22"/>
          <w:szCs w:val="28"/>
        </w:rPr>
        <w:t xml:space="preserve"> Using MCD as the geographical unit, program implementation takes place in such a way that religious groups can be and are excluded from accessing services. For example, the Prime Minister’s 15 Point Programme focuses on MCDs and does not directly target Christian and Muslim minority groups living all over India. The MMA’s MCD program also bypasses the urban areas due to definitional and jurisdictional reasons. Data presented in Chapter 5 </w:t>
      </w:r>
      <w:r w:rsidRPr="00584AEA">
        <w:rPr>
          <w:rFonts w:ascii="Arrus" w:hAnsi="Arrus"/>
          <w:i/>
          <w:sz w:val="22"/>
          <w:szCs w:val="28"/>
        </w:rPr>
        <w:lastRenderedPageBreak/>
        <w:t>details problems associated with using MCDs as the basis for program implementation.</w:t>
      </w:r>
    </w:p>
    <w:p w14:paraId="268B2DD9" w14:textId="77777777" w:rsidR="00270475" w:rsidRPr="00584AEA" w:rsidRDefault="00270475" w:rsidP="00270475">
      <w:pPr>
        <w:jc w:val="both"/>
        <w:rPr>
          <w:rFonts w:ascii="Arrus" w:hAnsi="Arrus"/>
          <w:b/>
          <w:bCs/>
          <w:i/>
          <w:sz w:val="22"/>
          <w:szCs w:val="28"/>
        </w:rPr>
      </w:pPr>
      <w:r w:rsidRPr="00584AEA">
        <w:rPr>
          <w:rFonts w:ascii="Arrus" w:hAnsi="Arrus"/>
          <w:b/>
          <w:bCs/>
          <w:i/>
          <w:sz w:val="22"/>
          <w:szCs w:val="28"/>
        </w:rPr>
        <w:t xml:space="preserve">Since many MCDs are too large and heterogeneous geographic units for implementing socially inclusive development programs, the taluka/block is a more effective unit for targeting minority population. Furthermore, within the taluka, villages and mohallas with high concentrations of Muslims should be identified for program implementation. </w:t>
      </w:r>
    </w:p>
    <w:p w14:paraId="268B2DDA" w14:textId="77777777" w:rsidR="00270475" w:rsidRPr="00584AEA" w:rsidRDefault="00270475" w:rsidP="00270475">
      <w:pPr>
        <w:jc w:val="both"/>
        <w:rPr>
          <w:rFonts w:ascii="Arrus" w:hAnsi="Arrus"/>
          <w:i/>
          <w:sz w:val="22"/>
          <w:szCs w:val="28"/>
        </w:rPr>
      </w:pPr>
      <w:r w:rsidRPr="00584AEA">
        <w:rPr>
          <w:rFonts w:ascii="Arrus" w:hAnsi="Arrus"/>
          <w:b/>
          <w:bCs/>
          <w:i/>
          <w:sz w:val="22"/>
          <w:szCs w:val="28"/>
        </w:rPr>
        <w:t>Mosque, church and gurudwara committees can be recognized as the community-specific civil society institutions</w:t>
      </w:r>
      <w:r w:rsidRPr="00584AEA">
        <w:rPr>
          <w:rFonts w:ascii="Arrus" w:hAnsi="Arrus"/>
          <w:i/>
          <w:sz w:val="22"/>
          <w:szCs w:val="28"/>
        </w:rPr>
        <w:t xml:space="preserve"> in order to become eligible to facilitate implementation. </w:t>
      </w:r>
    </w:p>
    <w:p w14:paraId="268B2DDB" w14:textId="77777777" w:rsidR="00270475" w:rsidRPr="00584AEA" w:rsidRDefault="00270475" w:rsidP="00270475">
      <w:pPr>
        <w:jc w:val="both"/>
        <w:rPr>
          <w:rFonts w:ascii="Arrus" w:hAnsi="Arrus"/>
          <w:i/>
          <w:sz w:val="22"/>
          <w:szCs w:val="28"/>
        </w:rPr>
      </w:pPr>
      <w:r w:rsidRPr="00584AEA">
        <w:rPr>
          <w:rFonts w:ascii="Arrus" w:hAnsi="Arrus"/>
          <w:i/>
          <w:sz w:val="22"/>
          <w:szCs w:val="28"/>
        </w:rPr>
        <w:t>5. Establish and monitor a Diversity Index for key economic and social sectors</w:t>
      </w:r>
    </w:p>
    <w:p w14:paraId="268B2DDC" w14:textId="77777777" w:rsidR="00270475" w:rsidRPr="00584AEA" w:rsidRDefault="00270475" w:rsidP="00270475">
      <w:pPr>
        <w:jc w:val="both"/>
        <w:rPr>
          <w:rFonts w:ascii="Arrus" w:hAnsi="Arrus"/>
          <w:i/>
          <w:sz w:val="22"/>
          <w:szCs w:val="28"/>
        </w:rPr>
      </w:pPr>
      <w:r w:rsidRPr="00584AEA">
        <w:rPr>
          <w:rFonts w:ascii="Arrus" w:hAnsi="Arrus"/>
          <w:i/>
          <w:sz w:val="22"/>
          <w:szCs w:val="28"/>
        </w:rPr>
        <w:t>There is need for baseline and longitudinal data on the impact of socially inclusive development programs. To this end, the Prime Minister’s Office (PMO) should constitute a committee of experts (economists, statisticians, demographers, sociologists) to establish and monitor a diversity index for (</w:t>
      </w:r>
      <w:proofErr w:type="spellStart"/>
      <w:r w:rsidRPr="00584AEA">
        <w:rPr>
          <w:rFonts w:ascii="Arrus" w:hAnsi="Arrus"/>
          <w:i/>
          <w:sz w:val="22"/>
          <w:szCs w:val="28"/>
        </w:rPr>
        <w:t>i</w:t>
      </w:r>
      <w:proofErr w:type="spellEnd"/>
      <w:r w:rsidRPr="00584AEA">
        <w:rPr>
          <w:rFonts w:ascii="Arrus" w:hAnsi="Arrus"/>
          <w:i/>
          <w:sz w:val="22"/>
          <w:szCs w:val="28"/>
        </w:rPr>
        <w:t>) educational institutions, (ii) banks and lending institutions, (iii) state governments, (iv) major Government of India departments such the railways, post and telegraph, security agencies, urban transportation and leading PSUs. Such an index would also provide a framework for benchmarking and evaluating socially inclusive development programs.</w:t>
      </w:r>
    </w:p>
    <w:p w14:paraId="268B2DDD" w14:textId="77777777" w:rsidR="00270475" w:rsidRPr="00584AEA" w:rsidRDefault="00270475" w:rsidP="00270475">
      <w:pPr>
        <w:jc w:val="both"/>
        <w:rPr>
          <w:rFonts w:ascii="Arrus" w:hAnsi="Arrus"/>
          <w:i/>
          <w:sz w:val="22"/>
          <w:szCs w:val="28"/>
        </w:rPr>
      </w:pPr>
      <w:r w:rsidRPr="00584AEA">
        <w:rPr>
          <w:rFonts w:ascii="Arrus" w:hAnsi="Arrus"/>
          <w:i/>
          <w:sz w:val="22"/>
          <w:szCs w:val="28"/>
        </w:rPr>
        <w:t>6. Increase representation of minorities/Muslims in local governing bodies</w:t>
      </w:r>
    </w:p>
    <w:p w14:paraId="268B2DDE"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PMO must hold the Department of Panchayati Raj and the Department of Urban Development accountable for increasing the representation of minorities/Muslims in gram panchayats/taluka panchayats/zila panchayats and urban local bodies such as town panchayats and city municipality/municipal corporations. This can be done through a process of nomination/co-option to the respective bodies of members (with focus on women) from the religious minorities. The Andhra Pradesh Municipal Laws (Amendment) Act 2006 provides a useful model (see Sachar Committee Report, p. 188). </w:t>
      </w:r>
    </w:p>
    <w:p w14:paraId="268B2DDF"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7. Support sustained increases in GDP through increased investment in socially inclusive development </w:t>
      </w:r>
    </w:p>
    <w:p w14:paraId="268B2DE0"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Data analysis on contributions of different socio-religious communities to India’s Gross Domestic Product (GDP) demonstrates that </w:t>
      </w:r>
      <w:r w:rsidRPr="00584AEA">
        <w:rPr>
          <w:rFonts w:ascii="Arrus" w:hAnsi="Arrus"/>
          <w:b/>
          <w:bCs/>
          <w:i/>
          <w:sz w:val="22"/>
          <w:szCs w:val="28"/>
        </w:rPr>
        <w:t xml:space="preserve">Muslims have high per capita productivity quotients at all educational levels although it declines at the highest level. These data strongly suggest that given their high productivity quotients, increased access to higher education and technical training, Muslims have </w:t>
      </w:r>
      <w:r w:rsidRPr="00584AEA">
        <w:rPr>
          <w:rFonts w:ascii="Arrus" w:hAnsi="Arrus"/>
          <w:b/>
          <w:bCs/>
          <w:i/>
          <w:sz w:val="22"/>
          <w:szCs w:val="28"/>
        </w:rPr>
        <w:lastRenderedPageBreak/>
        <w:t>the potential to efficiently increase their contribution to GDP</w:t>
      </w:r>
      <w:r w:rsidRPr="00584AEA">
        <w:rPr>
          <w:rFonts w:ascii="Arrus" w:hAnsi="Arrus"/>
          <w:i/>
          <w:sz w:val="22"/>
          <w:szCs w:val="28"/>
        </w:rPr>
        <w:t xml:space="preserve">. </w:t>
      </w:r>
    </w:p>
    <w:p w14:paraId="268B2DE1" w14:textId="77777777" w:rsidR="00270475" w:rsidRPr="00584AEA" w:rsidRDefault="00270475" w:rsidP="00270475">
      <w:pPr>
        <w:jc w:val="both"/>
        <w:rPr>
          <w:rFonts w:ascii="Arrus" w:hAnsi="Arrus"/>
          <w:i/>
          <w:sz w:val="22"/>
          <w:szCs w:val="28"/>
        </w:rPr>
      </w:pPr>
      <w:r w:rsidRPr="00584AEA">
        <w:rPr>
          <w:rFonts w:ascii="Arrus" w:hAnsi="Arrus"/>
          <w:i/>
          <w:sz w:val="22"/>
          <w:szCs w:val="28"/>
        </w:rPr>
        <w:t>8. Increase access of Muslims to employment in the formal sector and to employment programs of Department of Rural Development</w:t>
      </w:r>
    </w:p>
    <w:p w14:paraId="268B2DE2"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During the period 2001–2011, Muslims have not made any gains in rates of participation in the formal employment sector. Increases would indicate improved opportunities for Muslims to participate in more productive and modern employment sectors. Rates of participation in self-employed and informal sector have not declined for Muslims, similarly indicating that the Muslim community is not benefitting from opportunities to exit traditional sectors of the economy. </w:t>
      </w:r>
      <w:r w:rsidRPr="00584AEA">
        <w:rPr>
          <w:rFonts w:ascii="Arrus" w:hAnsi="Arrus"/>
          <w:b/>
          <w:bCs/>
          <w:i/>
          <w:sz w:val="22"/>
          <w:szCs w:val="28"/>
        </w:rPr>
        <w:t>Participation in salaried employment is only 30 percent for urban Muslims compared to about 37 percent for SCs/STs, 36 percent for Hindu-OBCs and 46 percent for upper caste Hindus. Additionally, the share of Muslims in salaried employment is considerably less than their share in the total urban workforce, and considerably higher for the self-employed and casual labor categories.</w:t>
      </w:r>
      <w:r w:rsidRPr="00584AEA">
        <w:rPr>
          <w:rFonts w:ascii="Arrus" w:hAnsi="Arrus"/>
          <w:i/>
          <w:sz w:val="22"/>
          <w:szCs w:val="28"/>
        </w:rPr>
        <w:t xml:space="preserve"> Furthermore, </w:t>
      </w:r>
      <w:proofErr w:type="spellStart"/>
      <w:r w:rsidRPr="00584AEA">
        <w:rPr>
          <w:rFonts w:ascii="Arrus" w:hAnsi="Arrus"/>
          <w:i/>
          <w:sz w:val="22"/>
          <w:szCs w:val="28"/>
        </w:rPr>
        <w:t>labour</w:t>
      </w:r>
      <w:proofErr w:type="spellEnd"/>
      <w:r w:rsidRPr="00584AEA">
        <w:rPr>
          <w:rFonts w:ascii="Arrus" w:hAnsi="Arrus"/>
          <w:i/>
          <w:sz w:val="22"/>
          <w:szCs w:val="28"/>
        </w:rPr>
        <w:t xml:space="preserve"> force participation analysis suggests a relatively higher unemployment rate amongst the Muslims.</w:t>
      </w:r>
    </w:p>
    <w:p w14:paraId="268B2DE3"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The Mahatma Gandhi National Rural Employment Guarantee Scheme (MGNREGS) is the flagship anti-poverty program of the UPA-II national government. Its purpose is to create multi-million man-days of paid employment for rural households. NREGS funds come from amalgamating past programs and amount to about one-third of the Department of Rural Development’s annual budgetary allocation. </w:t>
      </w:r>
      <w:r w:rsidRPr="00584AEA">
        <w:rPr>
          <w:rFonts w:ascii="Arrus" w:hAnsi="Arrus"/>
          <w:b/>
          <w:bCs/>
          <w:i/>
          <w:sz w:val="22"/>
          <w:szCs w:val="28"/>
        </w:rPr>
        <w:t>However, since its launch in 2006, data shows that only 5.6 percent of the number of available days that are programmatically possible is utilized by the eligible population</w:t>
      </w:r>
      <w:r w:rsidRPr="00584AEA">
        <w:rPr>
          <w:rFonts w:ascii="Arrus" w:hAnsi="Arrus"/>
          <w:i/>
          <w:sz w:val="22"/>
          <w:szCs w:val="28"/>
        </w:rPr>
        <w:t xml:space="preserve">. Although the incidence of poverty among Muslims is higher than the national average and those living in rural areas have high levels of unemployment and income insecurity, Muslim participation in MGNREGS is negligible. In fact, data in Chapter 3 show that Muslims are excluded at the outset and do not obtain necessary job cards. That Muslims are also excluded from other major programs such as the Mass Anganwadi Program, the Primary and Elementary Education Program and the Mass Micro-credit Program further indicates the structural disadvantage and discrimination facing Muslims. </w:t>
      </w:r>
    </w:p>
    <w:p w14:paraId="268B2DE4"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The National Committee on Socially-Inclusive Development would be the appropriate body to oversee an enquiry into the causes for exclusion of Muslims from formal sector employment and MGNREGS and to monitor programs that increase their rates of participation. </w:t>
      </w:r>
    </w:p>
    <w:p w14:paraId="268B2DE5"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9. Address failure of financial inclusion programs with vigorous policy development and rigorous program planning, implementation, </w:t>
      </w:r>
      <w:r w:rsidRPr="00584AEA">
        <w:rPr>
          <w:rFonts w:ascii="Arrus" w:hAnsi="Arrus"/>
          <w:i/>
          <w:sz w:val="22"/>
          <w:szCs w:val="28"/>
        </w:rPr>
        <w:lastRenderedPageBreak/>
        <w:t xml:space="preserve">accountability and monitoring </w:t>
      </w:r>
    </w:p>
    <w:p w14:paraId="268B2DE6" w14:textId="77777777" w:rsidR="00270475" w:rsidRPr="00584AEA" w:rsidRDefault="00270475" w:rsidP="00270475">
      <w:pPr>
        <w:jc w:val="both"/>
        <w:rPr>
          <w:rFonts w:ascii="Arrus" w:hAnsi="Arrus"/>
          <w:i/>
          <w:sz w:val="22"/>
          <w:szCs w:val="28"/>
        </w:rPr>
      </w:pPr>
      <w:r w:rsidRPr="00584AEA">
        <w:rPr>
          <w:rFonts w:ascii="Arrus" w:hAnsi="Arrus"/>
          <w:i/>
          <w:sz w:val="22"/>
          <w:szCs w:val="28"/>
        </w:rPr>
        <w:t>Large inequities in access to bank credit through regular scheduled commercial banks—particularly public sector banking institutions—were highlighted in the report.</w:t>
      </w:r>
    </w:p>
    <w:p w14:paraId="268B2DE7"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The failure of Minority Development Corporation programs largely due to lack of transparency and meager allocations by the central and state governments were also brought to the policymakers’ attention. However, </w:t>
      </w:r>
      <w:r w:rsidRPr="00584AEA">
        <w:rPr>
          <w:rFonts w:ascii="Arrus" w:hAnsi="Arrus"/>
          <w:b/>
          <w:bCs/>
          <w:i/>
          <w:sz w:val="22"/>
          <w:szCs w:val="28"/>
        </w:rPr>
        <w:t>there is no evidence that post-Sachar Committee financial inclusion programs under the authority of the RBI and Finance Ministry are benefitting minority communities</w:t>
      </w:r>
      <w:r w:rsidRPr="00584AEA">
        <w:rPr>
          <w:rFonts w:ascii="Arrus" w:hAnsi="Arrus"/>
          <w:i/>
          <w:sz w:val="22"/>
          <w:szCs w:val="28"/>
        </w:rPr>
        <w:t>. Furthermore, RBI and Finance Ministry have not reported on access of minorities to development funds although the former routinely collects such data across India. Chapter 6 examines other available data on financial inclusion efforts in 121 MCDs and finds practically no improvement in access to credit by minority communities and that Muslims’ share of credit is disproportionately low.</w:t>
      </w:r>
    </w:p>
    <w:p w14:paraId="268B2DE8" w14:textId="77777777" w:rsidR="00270475" w:rsidRPr="00584AEA" w:rsidRDefault="00270475" w:rsidP="00270475">
      <w:pPr>
        <w:jc w:val="both"/>
        <w:rPr>
          <w:rFonts w:ascii="Arrus" w:hAnsi="Arrus"/>
          <w:i/>
          <w:sz w:val="22"/>
          <w:szCs w:val="28"/>
        </w:rPr>
      </w:pPr>
      <w:r w:rsidRPr="00584AEA">
        <w:rPr>
          <w:rFonts w:ascii="Arrus" w:hAnsi="Arrus"/>
          <w:i/>
          <w:sz w:val="22"/>
          <w:szCs w:val="28"/>
        </w:rPr>
        <w:t>In order to ensure that minorities have equitable access to financial institutions and capital, it is necessary that RBI, Finance Ministry and other ministries and departments involved in financial inclusion design and implement effective programs and report timely and accurate data on program outcomes. Again, the National Committee on Socially-Inclusive Development would be the appropriate body to ensure that government units responsible for financial inclusion programs are held accountable for meeting the objectives and serving their target populations.</w:t>
      </w:r>
    </w:p>
    <w:p w14:paraId="268B2DE9" w14:textId="77777777" w:rsidR="00270475" w:rsidRPr="00584AEA" w:rsidRDefault="00270475" w:rsidP="00270475">
      <w:pPr>
        <w:jc w:val="both"/>
        <w:rPr>
          <w:rFonts w:ascii="Arrus" w:hAnsi="Arrus"/>
          <w:i/>
          <w:sz w:val="22"/>
          <w:szCs w:val="28"/>
        </w:rPr>
      </w:pPr>
      <w:r w:rsidRPr="00584AEA">
        <w:rPr>
          <w:rFonts w:ascii="Arrus" w:hAnsi="Arrus"/>
          <w:i/>
          <w:sz w:val="22"/>
          <w:szCs w:val="28"/>
        </w:rPr>
        <w:t>10. Improve implementation of scholarship programs targeting minority students</w:t>
      </w:r>
    </w:p>
    <w:p w14:paraId="268B2DEA" w14:textId="77777777" w:rsidR="00270475" w:rsidRPr="00584AEA" w:rsidRDefault="00270475" w:rsidP="00270475">
      <w:pPr>
        <w:jc w:val="both"/>
        <w:rPr>
          <w:rFonts w:ascii="Arrus" w:hAnsi="Arrus"/>
          <w:i/>
          <w:sz w:val="22"/>
          <w:szCs w:val="28"/>
        </w:rPr>
      </w:pPr>
      <w:r w:rsidRPr="00584AEA">
        <w:rPr>
          <w:rFonts w:ascii="Arrus" w:hAnsi="Arrus"/>
          <w:b/>
          <w:bCs/>
          <w:i/>
          <w:sz w:val="22"/>
          <w:szCs w:val="28"/>
        </w:rPr>
        <w:t>Post-Sachar Committee data indicate an alarming decline in the rate of improvement at all levels of education (primary, matriculation and graduate and above) for the Muslim community</w:t>
      </w:r>
      <w:r w:rsidRPr="00584AEA">
        <w:rPr>
          <w:rFonts w:ascii="Arrus" w:hAnsi="Arrus"/>
          <w:i/>
          <w:sz w:val="22"/>
          <w:szCs w:val="28"/>
        </w:rPr>
        <w:t>. Data in Chapter 2 of this report show the literacy level and level of improvement between 2001 and 2011 were modest for Muslims compared to other communities. At the level of the matriculation (10 years of schooling), rates for Muslims both for this level and for improvement decline to very low levels, indicating the possibility of serious policy disadvantages and exclusion for Muslims. This trend is worse at higher levels of literacy, where there is a net decline instead of improvement for the general Muslim category, and barely any improvement even in case of OBC Muslims.</w:t>
      </w:r>
    </w:p>
    <w:p w14:paraId="268B2DEB"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The most pressing concern that the Government of India has failed to rectify is the situation where </w:t>
      </w:r>
      <w:r w:rsidRPr="00584AEA">
        <w:rPr>
          <w:rFonts w:ascii="Arrus" w:hAnsi="Arrus"/>
          <w:b/>
          <w:bCs/>
          <w:i/>
          <w:sz w:val="22"/>
          <w:szCs w:val="28"/>
        </w:rPr>
        <w:t xml:space="preserve">funds allocated to Sarva Siksha Abhiyan to address educational backwardness of communities, including </w:t>
      </w:r>
      <w:r w:rsidRPr="00584AEA">
        <w:rPr>
          <w:rFonts w:ascii="Arrus" w:hAnsi="Arrus"/>
          <w:b/>
          <w:bCs/>
          <w:i/>
          <w:sz w:val="22"/>
          <w:szCs w:val="28"/>
        </w:rPr>
        <w:lastRenderedPageBreak/>
        <w:t xml:space="preserve">the minorities, have not been fully and appropriately spent. </w:t>
      </w:r>
      <w:r w:rsidRPr="00584AEA">
        <w:rPr>
          <w:rFonts w:ascii="Arrus" w:hAnsi="Arrus"/>
          <w:i/>
          <w:sz w:val="22"/>
          <w:szCs w:val="28"/>
        </w:rPr>
        <w:t xml:space="preserve">Organizational biases of the state level bureaucracy in education departments and in programs for minorities mean that the benefits of these programs do not reach the target communities. Chapter 9 presents data on the scholarship programs targeting minorities and Muslims and finds that </w:t>
      </w:r>
      <w:r w:rsidRPr="00584AEA">
        <w:rPr>
          <w:rFonts w:ascii="Arrus" w:hAnsi="Arrus"/>
          <w:b/>
          <w:bCs/>
          <w:i/>
          <w:sz w:val="22"/>
          <w:szCs w:val="28"/>
        </w:rPr>
        <w:t>the need far exceeds the allocated resources and official data misrepresent the huge failures of these programs. It is, therefore, essential to invoke the constitutional provisions of Article 15 which direct the government to create equal opportunity and equity in access to all levels of education even if it requires reservation.</w:t>
      </w:r>
      <w:r w:rsidRPr="00584AEA">
        <w:rPr>
          <w:rFonts w:ascii="Arrus" w:hAnsi="Arrus"/>
          <w:i/>
          <w:sz w:val="22"/>
          <w:szCs w:val="28"/>
        </w:rPr>
        <w:t xml:space="preserve"> To educationally empower minorities the government needs to target eligible minority students under the three schemes: pre-matriculation, post-matriculation and merit-cum-means scholarships. Data indicates that each year only a partial number and share of the eligible students are reached—and almost none of the earlier year’s recipients continued to receive benefits for subsequent years.</w:t>
      </w:r>
    </w:p>
    <w:p w14:paraId="268B2DEC" w14:textId="77777777" w:rsidR="00270475" w:rsidRPr="00584AEA" w:rsidRDefault="00270475" w:rsidP="00270475">
      <w:pPr>
        <w:jc w:val="both"/>
        <w:rPr>
          <w:rFonts w:ascii="Arrus" w:hAnsi="Arrus"/>
          <w:i/>
          <w:sz w:val="22"/>
          <w:szCs w:val="28"/>
        </w:rPr>
      </w:pPr>
      <w:r w:rsidRPr="00584AEA">
        <w:rPr>
          <w:rFonts w:ascii="Arrus" w:hAnsi="Arrus"/>
          <w:i/>
          <w:sz w:val="22"/>
          <w:szCs w:val="28"/>
        </w:rPr>
        <w:t>11. Establish an Equal Opportunity Commission (EOC)</w:t>
      </w:r>
    </w:p>
    <w:p w14:paraId="268B2DED"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Despite a proliferation of public institutions with the responsibility of protecting the constitutional and legal rights of minorities, systemic discrimination or bias is pervasive throughout India. The formation of an EOC will be a cornerstone of the state’s commitment to civil rights, diversity and socially inclusive development. </w:t>
      </w:r>
    </w:p>
    <w:p w14:paraId="268B2DEE"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12. Establish effective mechanisms to ensure and monitor implementation of the provisions of the Right to Information (RTI) Act. </w:t>
      </w:r>
    </w:p>
    <w:p w14:paraId="268B2DEF" w14:textId="77777777" w:rsidR="00270475" w:rsidRPr="00584AEA" w:rsidRDefault="00270475" w:rsidP="00270475">
      <w:pPr>
        <w:jc w:val="both"/>
        <w:rPr>
          <w:rFonts w:ascii="Arrus" w:hAnsi="Arrus"/>
          <w:i/>
          <w:sz w:val="22"/>
          <w:szCs w:val="28"/>
        </w:rPr>
      </w:pPr>
      <w:r w:rsidRPr="00584AEA">
        <w:rPr>
          <w:rFonts w:ascii="Arrus" w:hAnsi="Arrus"/>
          <w:i/>
          <w:sz w:val="22"/>
          <w:szCs w:val="28"/>
        </w:rPr>
        <w:t>The government did not respond to many of the requests, thereby blocking access to essential data on social welfare of minority and deprived communities in India. Furthermore, the current implementation of RTI shifts responsibility to successively lower rungs of government—all the way down to the village level. Additionally, there is no formal procedure and mechanism for aggregating RTI data from the lower levels of bureaucracy to the district or state levels.</w:t>
      </w:r>
    </w:p>
    <w:p w14:paraId="268B2DF0"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Based on this evidence, it is erroneous to claim that the Indian people are benefitting from provisions of the RTI Act. </w:t>
      </w:r>
    </w:p>
    <w:p w14:paraId="268B2DF1"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13 </w:t>
      </w:r>
      <w:proofErr w:type="spellStart"/>
      <w:r w:rsidRPr="00584AEA">
        <w:rPr>
          <w:rFonts w:ascii="Arrus" w:hAnsi="Arrus"/>
          <w:i/>
          <w:sz w:val="22"/>
          <w:szCs w:val="28"/>
        </w:rPr>
        <w:t>Inadequarte</w:t>
      </w:r>
      <w:proofErr w:type="spellEnd"/>
      <w:r w:rsidRPr="00584AEA">
        <w:rPr>
          <w:rFonts w:ascii="Arrus" w:hAnsi="Arrus"/>
          <w:i/>
          <w:sz w:val="22"/>
          <w:szCs w:val="28"/>
        </w:rPr>
        <w:t xml:space="preserve"> Institutional Mechanisms to seek Redressal in the Indian Bureaucratic and Democratic Structure</w:t>
      </w:r>
    </w:p>
    <w:p w14:paraId="268B2DF2" w14:textId="77777777" w:rsidR="00270475" w:rsidRPr="00584AEA" w:rsidRDefault="00270475" w:rsidP="00270475">
      <w:pPr>
        <w:jc w:val="both"/>
        <w:rPr>
          <w:rFonts w:ascii="Arrus" w:hAnsi="Arrus"/>
          <w:i/>
          <w:sz w:val="22"/>
          <w:szCs w:val="28"/>
        </w:rPr>
      </w:pPr>
    </w:p>
    <w:p w14:paraId="268B2DF3"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The bureaucratic chain of command is rigid, opaque and not easy to break in by the common citizens. ....the administrative recourse gets easily exhausted without relief. </w:t>
      </w:r>
    </w:p>
    <w:p w14:paraId="268B2DF4"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By design the courts do not ordinarily address the systemic bias that leads to exclusion and marginalization as a matter of its routine and / or priority. There is no legal process to enforce social equity and stop </w:t>
      </w:r>
      <w:r w:rsidRPr="00584AEA">
        <w:rPr>
          <w:rFonts w:ascii="Arrus" w:hAnsi="Arrus"/>
          <w:i/>
          <w:sz w:val="22"/>
          <w:szCs w:val="28"/>
        </w:rPr>
        <w:lastRenderedPageBreak/>
        <w:t>inequity to happen and prevail. The court judgments take awfully long time, tedious procedures, long waiting time and are unaffordable for the poor.</w:t>
      </w:r>
    </w:p>
    <w:p w14:paraId="268B2DF5" w14:textId="77777777" w:rsidR="00270475" w:rsidRPr="00584AEA" w:rsidRDefault="00270475" w:rsidP="00270475">
      <w:pPr>
        <w:jc w:val="both"/>
        <w:rPr>
          <w:rFonts w:ascii="Arrus" w:hAnsi="Arrus"/>
          <w:i/>
          <w:sz w:val="22"/>
          <w:szCs w:val="28"/>
        </w:rPr>
      </w:pPr>
      <w:r w:rsidRPr="00584AEA">
        <w:rPr>
          <w:rFonts w:ascii="Arrus" w:hAnsi="Arrus"/>
          <w:i/>
          <w:sz w:val="22"/>
          <w:szCs w:val="28"/>
        </w:rPr>
        <w:t>Human Rights Commission (HRC in India mostly functions as an extended wing of the national government. It generally does not initiate procedures against the government in power… Systemic bias and discrimination in the social, economic, educational and employment spheres haves never been addressed by HRC in India. It has poor record of documentation and research.</w:t>
      </w:r>
    </w:p>
    <w:p w14:paraId="268B2DF6"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The National Commission of Minorities (NCM has a statutory responsibility, under Section 9 (1) (g) of the NCM Act, 1992, to evaluate the progress of the development of the minorities and to suggest appropriate measures, to be taken by the government, in respect of any community. Functionally NCM has never undertaken any such tasks and it has failed to deliver especially in the areas of ensuring accessibility to education, economic and social services to the minorities / Muslim community in India. This has happened mostly due to lack of independent functioning of NCM as well as poor quality bureaucratic and financial support. NCM annual reports, having tabled in the Parliament, have never been discussed or debated in the Parliament. </w:t>
      </w:r>
    </w:p>
    <w:p w14:paraId="268B2DF7" w14:textId="77777777" w:rsidR="00270475" w:rsidRPr="00584AEA" w:rsidRDefault="00270475" w:rsidP="00270475">
      <w:pPr>
        <w:jc w:val="both"/>
        <w:rPr>
          <w:rFonts w:ascii="Arrus" w:hAnsi="Arrus"/>
          <w:i/>
          <w:sz w:val="22"/>
          <w:szCs w:val="28"/>
        </w:rPr>
      </w:pPr>
      <w:r w:rsidRPr="00584AEA">
        <w:rPr>
          <w:rFonts w:ascii="Arrus" w:hAnsi="Arrus"/>
          <w:i/>
          <w:sz w:val="22"/>
          <w:szCs w:val="28"/>
        </w:rPr>
        <w:t xml:space="preserve">NCM itself accepts the fact that it has to work out the adequacy of its scope and that it has to increase coverage both in terms of issues as well as geographic reach. NCM claims that it has not received the expected support by MMA.NCM itself considers that it is not authorized to monitor government programs and one has to work at the level of the district and become sensitive to the peoples’ needs. </w:t>
      </w:r>
    </w:p>
    <w:p w14:paraId="268B2DF8" w14:textId="77777777" w:rsidR="00270475" w:rsidRPr="00584AEA" w:rsidRDefault="00270475" w:rsidP="00270475">
      <w:pPr>
        <w:jc w:val="both"/>
        <w:rPr>
          <w:rFonts w:ascii="Arrus" w:hAnsi="Arrus"/>
          <w:i/>
          <w:sz w:val="22"/>
          <w:szCs w:val="28"/>
        </w:rPr>
      </w:pPr>
      <w:r w:rsidRPr="00584AEA">
        <w:rPr>
          <w:rFonts w:ascii="Arrus" w:hAnsi="Arrus"/>
          <w:i/>
          <w:sz w:val="22"/>
          <w:szCs w:val="28"/>
        </w:rPr>
        <w:t>Accordingly even the Ministry of Program Implementation and / or the Ministry of Poverty Alleviation are actively not involved. Thus one finds total failure of NCM to address the issue of equal opportunity and equity.”</w:t>
      </w:r>
    </w:p>
    <w:p w14:paraId="268B2DF9" w14:textId="77777777" w:rsidR="00270475" w:rsidRPr="00584AEA" w:rsidRDefault="00270475" w:rsidP="00270475">
      <w:pPr>
        <w:jc w:val="both"/>
        <w:rPr>
          <w:rFonts w:ascii="Arrus" w:hAnsi="Arrus"/>
          <w:sz w:val="22"/>
          <w:szCs w:val="28"/>
        </w:rPr>
      </w:pPr>
    </w:p>
    <w:p w14:paraId="268B2DFA" w14:textId="77777777" w:rsidR="00270475" w:rsidRDefault="00270475" w:rsidP="00270475">
      <w:pPr>
        <w:jc w:val="both"/>
        <w:rPr>
          <w:rFonts w:ascii="Arrus" w:hAnsi="Arrus"/>
          <w:sz w:val="22"/>
          <w:szCs w:val="28"/>
        </w:rPr>
      </w:pPr>
    </w:p>
    <w:p w14:paraId="46646787" w14:textId="77777777" w:rsidR="005B0E30" w:rsidRDefault="005B0E30" w:rsidP="00270475">
      <w:pPr>
        <w:jc w:val="both"/>
        <w:rPr>
          <w:rFonts w:ascii="Arrus" w:hAnsi="Arrus"/>
          <w:sz w:val="22"/>
          <w:szCs w:val="28"/>
        </w:rPr>
      </w:pPr>
    </w:p>
    <w:p w14:paraId="1B0849ED" w14:textId="77777777" w:rsidR="005B0E30" w:rsidRDefault="005B0E30" w:rsidP="00270475">
      <w:pPr>
        <w:jc w:val="both"/>
        <w:rPr>
          <w:rFonts w:ascii="Arrus" w:hAnsi="Arrus"/>
          <w:sz w:val="22"/>
          <w:szCs w:val="28"/>
        </w:rPr>
      </w:pPr>
    </w:p>
    <w:p w14:paraId="46E17D80" w14:textId="3F1BA30E" w:rsidR="00174379" w:rsidRPr="00174379" w:rsidRDefault="005B0E30" w:rsidP="00174379">
      <w:pPr>
        <w:jc w:val="both"/>
        <w:rPr>
          <w:rFonts w:ascii="Arrus" w:hAnsi="Arrus"/>
          <w:sz w:val="22"/>
          <w:szCs w:val="28"/>
          <w:lang w:val="en-IN"/>
        </w:rPr>
      </w:pPr>
      <w:r>
        <w:rPr>
          <w:rFonts w:ascii="Arrus" w:hAnsi="Arrus"/>
          <w:sz w:val="22"/>
          <w:szCs w:val="28"/>
        </w:rPr>
        <w:t>Things worsened much more after the Modi-Government came in power. Here are excerpts from a report</w:t>
      </w:r>
      <w:r w:rsidR="00174379">
        <w:rPr>
          <w:rFonts w:ascii="Arrus" w:hAnsi="Arrus"/>
          <w:sz w:val="22"/>
          <w:szCs w:val="28"/>
        </w:rPr>
        <w:t>, titled, “</w:t>
      </w:r>
      <w:r w:rsidR="00174379" w:rsidRPr="00174379">
        <w:rPr>
          <w:rFonts w:ascii="Arrus" w:hAnsi="Arrus"/>
          <w:sz w:val="22"/>
          <w:szCs w:val="28"/>
          <w:lang w:val="en-IN"/>
        </w:rPr>
        <w:t>India: Government Policies, Actions Target Minorities</w:t>
      </w:r>
      <w:r w:rsidR="00174379">
        <w:rPr>
          <w:rFonts w:ascii="Arrus" w:hAnsi="Arrus"/>
          <w:sz w:val="22"/>
          <w:szCs w:val="28"/>
          <w:lang w:val="en-IN"/>
        </w:rPr>
        <w:t>” published by Human Rights Watch, dated February 19, 2021:</w:t>
      </w:r>
    </w:p>
    <w:p w14:paraId="737636B7" w14:textId="53988425" w:rsidR="005B0E30" w:rsidRDefault="005B0E30" w:rsidP="00270475">
      <w:pPr>
        <w:jc w:val="both"/>
        <w:rPr>
          <w:rFonts w:ascii="Arrus" w:hAnsi="Arrus"/>
          <w:sz w:val="22"/>
          <w:szCs w:val="28"/>
        </w:rPr>
      </w:pPr>
    </w:p>
    <w:p w14:paraId="219665BE" w14:textId="77777777" w:rsidR="005B0E30" w:rsidRDefault="005B0E30" w:rsidP="00270475">
      <w:pPr>
        <w:jc w:val="both"/>
        <w:rPr>
          <w:rFonts w:ascii="Arrus" w:hAnsi="Arrus"/>
          <w:sz w:val="22"/>
          <w:szCs w:val="28"/>
        </w:rPr>
      </w:pPr>
    </w:p>
    <w:p w14:paraId="4A6D85F8" w14:textId="77777777" w:rsidR="00174379" w:rsidRDefault="00174379" w:rsidP="005B0E30">
      <w:pPr>
        <w:jc w:val="both"/>
        <w:rPr>
          <w:rFonts w:ascii="Arrus" w:hAnsi="Arrus"/>
          <w:sz w:val="22"/>
          <w:szCs w:val="28"/>
          <w:lang w:val="en-IN"/>
        </w:rPr>
      </w:pPr>
      <w:r>
        <w:rPr>
          <w:rFonts w:ascii="Arrus" w:hAnsi="Arrus"/>
          <w:sz w:val="22"/>
          <w:szCs w:val="28"/>
          <w:lang w:val="en-IN"/>
        </w:rPr>
        <w:t>“</w:t>
      </w:r>
      <w:r w:rsidR="005B0E30" w:rsidRPr="005B0E30">
        <w:rPr>
          <w:rFonts w:ascii="Arrus" w:hAnsi="Arrus"/>
          <w:sz w:val="22"/>
          <w:szCs w:val="28"/>
          <w:lang w:val="en-IN"/>
        </w:rPr>
        <w:t xml:space="preserve">Since Modi’s BJP came to power in 2014, it has taken various </w:t>
      </w:r>
      <w:r w:rsidR="005B0E30" w:rsidRPr="005B0E30">
        <w:rPr>
          <w:rFonts w:ascii="Arrus" w:hAnsi="Arrus"/>
          <w:sz w:val="22"/>
          <w:szCs w:val="28"/>
          <w:lang w:val="en-IN"/>
        </w:rPr>
        <w:lastRenderedPageBreak/>
        <w:t>legislative and other actions that have legitimized discrimination against religious minorities and enabled violent Hindu nationalism, Human Rights Watch said.</w:t>
      </w:r>
    </w:p>
    <w:p w14:paraId="10031E12" w14:textId="3A0FA5B5" w:rsidR="00174379" w:rsidRDefault="005B0E30" w:rsidP="00174379">
      <w:pPr>
        <w:jc w:val="both"/>
        <w:rPr>
          <w:rFonts w:ascii="Arrus" w:hAnsi="Arrus"/>
          <w:sz w:val="22"/>
          <w:szCs w:val="28"/>
          <w:lang w:val="en-IN"/>
        </w:rPr>
      </w:pPr>
      <w:r w:rsidRPr="005B0E30">
        <w:rPr>
          <w:rFonts w:ascii="Arrus" w:hAnsi="Arrus"/>
          <w:sz w:val="22"/>
          <w:szCs w:val="28"/>
          <w:lang w:val="en-IN"/>
        </w:rPr>
        <w:br/>
      </w:r>
      <w:r w:rsidR="00174379">
        <w:rPr>
          <w:rFonts w:ascii="Arrus" w:hAnsi="Arrus"/>
          <w:sz w:val="22"/>
          <w:szCs w:val="28"/>
          <w:lang w:val="en-IN"/>
        </w:rPr>
        <w:t xml:space="preserve">* </w:t>
      </w:r>
      <w:r w:rsidRPr="005B0E30">
        <w:rPr>
          <w:rFonts w:ascii="Arrus" w:hAnsi="Arrus"/>
          <w:sz w:val="22"/>
          <w:szCs w:val="28"/>
          <w:lang w:val="en-IN"/>
        </w:rPr>
        <w:t>The government passed a </w:t>
      </w:r>
      <w:hyperlink r:id="rId420" w:history="1">
        <w:r w:rsidRPr="005B0E30">
          <w:rPr>
            <w:rStyle w:val="Hyperlink"/>
            <w:rFonts w:ascii="Arrus" w:hAnsi="Arrus" w:cs="Arial"/>
            <w:sz w:val="22"/>
            <w:szCs w:val="28"/>
            <w:u w:val="none"/>
            <w:lang w:val="en-IN"/>
          </w:rPr>
          <w:t>citizenship law in December 2019 that discriminates against Muslims</w:t>
        </w:r>
      </w:hyperlink>
      <w:r w:rsidRPr="005B0E30">
        <w:rPr>
          <w:rFonts w:ascii="Arrus" w:hAnsi="Arrus"/>
          <w:sz w:val="22"/>
          <w:szCs w:val="28"/>
          <w:lang w:val="en-IN"/>
        </w:rPr>
        <w:t>, making religion the basis for citizenship for the first time.</w:t>
      </w:r>
    </w:p>
    <w:p w14:paraId="320EF3E1" w14:textId="77777777" w:rsidR="00174379" w:rsidRDefault="005B0E30" w:rsidP="00174379">
      <w:pPr>
        <w:pStyle w:val="ListParagraph"/>
        <w:numPr>
          <w:ilvl w:val="0"/>
          <w:numId w:val="178"/>
        </w:numPr>
        <w:jc w:val="both"/>
        <w:rPr>
          <w:rFonts w:ascii="Arrus" w:hAnsi="Arrus"/>
          <w:sz w:val="22"/>
          <w:szCs w:val="28"/>
          <w:lang w:val="en-IN"/>
        </w:rPr>
      </w:pPr>
      <w:r w:rsidRPr="00174379">
        <w:rPr>
          <w:rFonts w:ascii="Arrus" w:hAnsi="Arrus"/>
          <w:sz w:val="22"/>
          <w:szCs w:val="28"/>
          <w:lang w:val="en-IN"/>
        </w:rPr>
        <w:t>In August 2019, the government also </w:t>
      </w:r>
      <w:hyperlink r:id="rId421" w:history="1">
        <w:r w:rsidRPr="00174379">
          <w:rPr>
            <w:rStyle w:val="Hyperlink"/>
            <w:rFonts w:ascii="Arrus" w:hAnsi="Arrus" w:cs="Arial"/>
            <w:sz w:val="22"/>
            <w:szCs w:val="28"/>
            <w:u w:val="none"/>
            <w:lang w:val="en-IN"/>
          </w:rPr>
          <w:t>revoked the constitutional autonomy</w:t>
        </w:r>
      </w:hyperlink>
      <w:r w:rsidRPr="00174379">
        <w:rPr>
          <w:rFonts w:ascii="Arrus" w:hAnsi="Arrus"/>
          <w:sz w:val="22"/>
          <w:szCs w:val="28"/>
          <w:lang w:val="en-IN"/>
        </w:rPr>
        <w:t> granted to the only Muslim-majority state, Jammu and Kashmir, and </w:t>
      </w:r>
      <w:hyperlink r:id="rId422" w:history="1">
        <w:r w:rsidRPr="00174379">
          <w:rPr>
            <w:rStyle w:val="Hyperlink"/>
            <w:rFonts w:ascii="Arrus" w:hAnsi="Arrus" w:cs="Arial"/>
            <w:sz w:val="22"/>
            <w:szCs w:val="28"/>
            <w:u w:val="none"/>
            <w:lang w:val="en-IN"/>
          </w:rPr>
          <w:t>imposed restrictions</w:t>
        </w:r>
      </w:hyperlink>
      <w:r w:rsidRPr="00174379">
        <w:rPr>
          <w:rFonts w:ascii="Arrus" w:hAnsi="Arrus"/>
          <w:sz w:val="22"/>
          <w:szCs w:val="28"/>
          <w:lang w:val="en-IN"/>
        </w:rPr>
        <w:t xml:space="preserve"> in violation of people’s basic rights. </w:t>
      </w:r>
    </w:p>
    <w:p w14:paraId="047BC833" w14:textId="77777777" w:rsidR="00174379" w:rsidRDefault="005B0E30" w:rsidP="00174379">
      <w:pPr>
        <w:pStyle w:val="ListParagraph"/>
        <w:numPr>
          <w:ilvl w:val="0"/>
          <w:numId w:val="178"/>
        </w:numPr>
        <w:jc w:val="both"/>
        <w:rPr>
          <w:rFonts w:ascii="Arrus" w:hAnsi="Arrus"/>
          <w:sz w:val="22"/>
          <w:szCs w:val="28"/>
          <w:lang w:val="en-IN"/>
        </w:rPr>
      </w:pPr>
      <w:r w:rsidRPr="00174379">
        <w:rPr>
          <w:rFonts w:ascii="Arrus" w:hAnsi="Arrus"/>
          <w:sz w:val="22"/>
          <w:szCs w:val="28"/>
          <w:lang w:val="en-IN"/>
        </w:rPr>
        <w:t>Since October 2018, Indian </w:t>
      </w:r>
      <w:hyperlink r:id="rId423" w:tgtFrame="_blank" w:history="1">
        <w:r w:rsidRPr="00174379">
          <w:rPr>
            <w:rStyle w:val="Hyperlink"/>
            <w:rFonts w:ascii="Arrus" w:hAnsi="Arrus" w:cs="Arial"/>
            <w:sz w:val="22"/>
            <w:szCs w:val="28"/>
            <w:u w:val="none"/>
            <w:lang w:val="en-IN"/>
          </w:rPr>
          <w:t>authorities have threatened</w:t>
        </w:r>
      </w:hyperlink>
      <w:r w:rsidRPr="00174379">
        <w:rPr>
          <w:rFonts w:ascii="Arrus" w:hAnsi="Arrus"/>
          <w:sz w:val="22"/>
          <w:szCs w:val="28"/>
          <w:lang w:val="en-IN"/>
        </w:rPr>
        <w:t> to deport </w:t>
      </w:r>
      <w:hyperlink r:id="rId424" w:history="1">
        <w:r w:rsidRPr="00174379">
          <w:rPr>
            <w:rStyle w:val="Hyperlink"/>
            <w:rFonts w:ascii="Arrus" w:hAnsi="Arrus" w:cs="Arial"/>
            <w:sz w:val="22"/>
            <w:szCs w:val="28"/>
            <w:u w:val="none"/>
            <w:lang w:val="en-IN"/>
          </w:rPr>
          <w:t>Rohingya Muslim refugees to Myanmar</w:t>
        </w:r>
      </w:hyperlink>
      <w:r w:rsidRPr="00174379">
        <w:rPr>
          <w:rFonts w:ascii="Arrus" w:hAnsi="Arrus"/>
          <w:sz w:val="22"/>
          <w:szCs w:val="28"/>
          <w:lang w:val="en-IN"/>
        </w:rPr>
        <w:t xml:space="preserve"> despite the risks to their lives and security, and have already repatriated over a dozen. </w:t>
      </w:r>
    </w:p>
    <w:p w14:paraId="1365110B" w14:textId="77777777" w:rsidR="00174379" w:rsidRDefault="005B0E30" w:rsidP="00174379">
      <w:pPr>
        <w:pStyle w:val="ListParagraph"/>
        <w:numPr>
          <w:ilvl w:val="0"/>
          <w:numId w:val="178"/>
        </w:numPr>
        <w:jc w:val="both"/>
        <w:rPr>
          <w:rFonts w:ascii="Arrus" w:hAnsi="Arrus"/>
          <w:sz w:val="22"/>
          <w:szCs w:val="28"/>
          <w:lang w:val="en-IN"/>
        </w:rPr>
      </w:pPr>
      <w:r w:rsidRPr="00174379">
        <w:rPr>
          <w:rFonts w:ascii="Arrus" w:hAnsi="Arrus"/>
          <w:sz w:val="22"/>
          <w:szCs w:val="28"/>
          <w:lang w:val="en-IN"/>
        </w:rPr>
        <w:t>States use </w:t>
      </w:r>
      <w:hyperlink r:id="rId425" w:history="1">
        <w:r w:rsidRPr="00174379">
          <w:rPr>
            <w:rStyle w:val="Hyperlink"/>
            <w:rFonts w:ascii="Arrus" w:hAnsi="Arrus" w:cs="Arial"/>
            <w:sz w:val="22"/>
            <w:szCs w:val="28"/>
            <w:u w:val="none"/>
            <w:lang w:val="en-IN"/>
          </w:rPr>
          <w:t>laws against cow slaughter</w:t>
        </w:r>
      </w:hyperlink>
      <w:r w:rsidRPr="00174379">
        <w:rPr>
          <w:rFonts w:ascii="Arrus" w:hAnsi="Arrus"/>
          <w:sz w:val="22"/>
          <w:szCs w:val="28"/>
          <w:lang w:val="en-IN"/>
        </w:rPr>
        <w:t xml:space="preserve"> to prosecute Muslim cattle traders even as BJP-affiliated groups attack Muslims and Dalits on </w:t>
      </w:r>
      <w:proofErr w:type="spellStart"/>
      <w:r w:rsidRPr="00174379">
        <w:rPr>
          <w:rFonts w:ascii="Arrus" w:hAnsi="Arrus"/>
          <w:sz w:val="22"/>
          <w:szCs w:val="28"/>
          <w:lang w:val="en-IN"/>
        </w:rPr>
        <w:t>rumors</w:t>
      </w:r>
      <w:proofErr w:type="spellEnd"/>
      <w:r w:rsidRPr="00174379">
        <w:rPr>
          <w:rFonts w:ascii="Arrus" w:hAnsi="Arrus"/>
          <w:sz w:val="22"/>
          <w:szCs w:val="28"/>
          <w:lang w:val="en-IN"/>
        </w:rPr>
        <w:t xml:space="preserve"> that they killed or traded cows for beef. </w:t>
      </w:r>
    </w:p>
    <w:p w14:paraId="7E36536B" w14:textId="77777777" w:rsidR="00174379" w:rsidRDefault="00174379" w:rsidP="00995E97">
      <w:pPr>
        <w:pStyle w:val="ListParagraph"/>
        <w:numPr>
          <w:ilvl w:val="0"/>
          <w:numId w:val="178"/>
        </w:numPr>
        <w:jc w:val="both"/>
        <w:rPr>
          <w:rFonts w:ascii="Arrus" w:hAnsi="Arrus"/>
          <w:sz w:val="22"/>
          <w:szCs w:val="28"/>
          <w:lang w:val="en-IN"/>
        </w:rPr>
      </w:pPr>
      <w:r w:rsidRPr="00174379">
        <w:rPr>
          <w:rFonts w:ascii="Arrus" w:hAnsi="Arrus"/>
          <w:sz w:val="22"/>
          <w:szCs w:val="28"/>
          <w:lang w:val="en-IN"/>
        </w:rPr>
        <w:t>..</w:t>
      </w:r>
      <w:r w:rsidR="005B0E30" w:rsidRPr="00174379">
        <w:rPr>
          <w:rFonts w:ascii="Arrus" w:hAnsi="Arrus"/>
          <w:sz w:val="22"/>
          <w:szCs w:val="28"/>
          <w:lang w:val="en-IN"/>
        </w:rPr>
        <w:t xml:space="preserve"> three BJP-ruled states have passed an </w:t>
      </w:r>
      <w:hyperlink r:id="rId426" w:tgtFrame="_blank" w:history="1">
        <w:r w:rsidR="005B0E30" w:rsidRPr="00174379">
          <w:rPr>
            <w:rStyle w:val="Hyperlink"/>
            <w:rFonts w:ascii="Arrus" w:hAnsi="Arrus" w:cs="Arial"/>
            <w:sz w:val="22"/>
            <w:szCs w:val="28"/>
            <w:u w:val="none"/>
            <w:lang w:val="en-IN"/>
          </w:rPr>
          <w:t>anti-conversion law</w:t>
        </w:r>
      </w:hyperlink>
      <w:r w:rsidR="005B0E30" w:rsidRPr="00174379">
        <w:rPr>
          <w:rFonts w:ascii="Arrus" w:hAnsi="Arrus"/>
          <w:sz w:val="22"/>
          <w:szCs w:val="28"/>
          <w:lang w:val="en-IN"/>
        </w:rPr>
        <w:t>, which in practice is </w:t>
      </w:r>
      <w:hyperlink r:id="rId427" w:tgtFrame="_blank" w:history="1">
        <w:r w:rsidR="005B0E30" w:rsidRPr="00174379">
          <w:rPr>
            <w:rStyle w:val="Hyperlink"/>
            <w:rFonts w:ascii="Arrus" w:hAnsi="Arrus" w:cs="Arial"/>
            <w:sz w:val="22"/>
            <w:szCs w:val="28"/>
            <w:u w:val="none"/>
            <w:lang w:val="en-IN"/>
          </w:rPr>
          <w:t>used against Muslim men</w:t>
        </w:r>
      </w:hyperlink>
      <w:r w:rsidR="005B0E30" w:rsidRPr="00174379">
        <w:rPr>
          <w:rFonts w:ascii="Arrus" w:hAnsi="Arrus"/>
          <w:sz w:val="22"/>
          <w:szCs w:val="28"/>
          <w:lang w:val="en-IN"/>
        </w:rPr>
        <w:t> who marry Hindu women.</w:t>
      </w:r>
      <w:r w:rsidR="005B0E30" w:rsidRPr="00174379">
        <w:rPr>
          <w:rFonts w:ascii="Arrus" w:hAnsi="Arrus"/>
          <w:sz w:val="22"/>
          <w:szCs w:val="28"/>
          <w:lang w:val="en-IN"/>
        </w:rPr>
        <w:br/>
      </w:r>
      <w:r w:rsidR="005B0E30" w:rsidRPr="00174379">
        <w:rPr>
          <w:rFonts w:ascii="Arrus" w:hAnsi="Arrus"/>
          <w:sz w:val="22"/>
          <w:szCs w:val="28"/>
          <w:lang w:val="en-IN"/>
        </w:rPr>
        <w:br/>
      </w:r>
      <w:r w:rsidRPr="00174379">
        <w:rPr>
          <w:rFonts w:ascii="Arrus" w:hAnsi="Arrus"/>
          <w:sz w:val="22"/>
          <w:szCs w:val="28"/>
          <w:lang w:val="en-IN"/>
        </w:rPr>
        <w:t>….</w:t>
      </w:r>
      <w:r w:rsidR="005B0E30" w:rsidRPr="00174379">
        <w:rPr>
          <w:rFonts w:ascii="Arrus" w:hAnsi="Arrus"/>
          <w:sz w:val="22"/>
          <w:szCs w:val="28"/>
          <w:lang w:val="en-IN"/>
        </w:rPr>
        <w:t xml:space="preserve">These actions violate domestic law and India’s obligations under international human rights law that prohibit discrimination based on race, ethnicity, or religion, and require the governments to provide residents with equal protection of the law. </w:t>
      </w:r>
      <w:r w:rsidRPr="00174379">
        <w:rPr>
          <w:rFonts w:ascii="Arrus" w:hAnsi="Arrus"/>
          <w:sz w:val="22"/>
          <w:szCs w:val="28"/>
          <w:lang w:val="en-IN"/>
        </w:rPr>
        <w:t>…</w:t>
      </w:r>
    </w:p>
    <w:p w14:paraId="63BA90CE" w14:textId="77777777" w:rsidR="00174379" w:rsidRDefault="005B0E30" w:rsidP="00995E97">
      <w:pPr>
        <w:pStyle w:val="ListParagraph"/>
        <w:numPr>
          <w:ilvl w:val="0"/>
          <w:numId w:val="178"/>
        </w:numPr>
        <w:jc w:val="both"/>
        <w:rPr>
          <w:rFonts w:ascii="Arrus" w:hAnsi="Arrus"/>
          <w:sz w:val="22"/>
          <w:szCs w:val="28"/>
          <w:lang w:val="en-IN"/>
        </w:rPr>
      </w:pPr>
      <w:r w:rsidRPr="005B0E30">
        <w:rPr>
          <w:rFonts w:ascii="Arrus" w:hAnsi="Arrus"/>
          <w:b/>
          <w:bCs/>
          <w:sz w:val="22"/>
          <w:szCs w:val="28"/>
          <w:lang w:val="en-IN"/>
        </w:rPr>
        <w:t>Discriminatory Laws and Policies</w:t>
      </w:r>
      <w:r w:rsidRPr="005B0E30">
        <w:rPr>
          <w:rFonts w:ascii="Arrus" w:hAnsi="Arrus"/>
          <w:sz w:val="22"/>
          <w:szCs w:val="28"/>
          <w:lang w:val="en-IN"/>
        </w:rPr>
        <w:br/>
      </w:r>
      <w:r w:rsidRPr="005B0E30">
        <w:rPr>
          <w:rFonts w:ascii="Arrus" w:hAnsi="Arrus"/>
          <w:sz w:val="22"/>
          <w:szCs w:val="28"/>
          <w:lang w:val="en-IN"/>
        </w:rPr>
        <w:br/>
        <w:t>In November, India’s Uttar Pradesh state government passed a law aimed at curbing interfaith relationships. The phrase “</w:t>
      </w:r>
      <w:hyperlink r:id="rId428" w:tgtFrame="_blank" w:history="1">
        <w:r w:rsidRPr="005B0E30">
          <w:rPr>
            <w:rStyle w:val="Hyperlink"/>
            <w:rFonts w:ascii="Arrus" w:hAnsi="Arrus" w:cs="Arial"/>
            <w:sz w:val="22"/>
            <w:szCs w:val="28"/>
            <w:u w:val="none"/>
            <w:lang w:val="en-IN"/>
          </w:rPr>
          <w:t>love jihad</w:t>
        </w:r>
      </w:hyperlink>
      <w:r w:rsidRPr="005B0E30">
        <w:rPr>
          <w:rFonts w:ascii="Arrus" w:hAnsi="Arrus"/>
          <w:sz w:val="22"/>
          <w:szCs w:val="28"/>
          <w:lang w:val="en-IN"/>
        </w:rPr>
        <w:t>” is used by BJP politicians to promote a baseless theory that Muslim men lure Hindu women into marriages to convert them to Islam. The law, </w:t>
      </w:r>
      <w:hyperlink r:id="rId429" w:tgtFrame="_blank" w:history="1">
        <w:r w:rsidRPr="005B0E30">
          <w:rPr>
            <w:rStyle w:val="Hyperlink"/>
            <w:rFonts w:ascii="Arrus" w:hAnsi="Arrus" w:cs="Arial"/>
            <w:sz w:val="22"/>
            <w:szCs w:val="28"/>
            <w:u w:val="none"/>
            <w:lang w:val="en-IN"/>
          </w:rPr>
          <w:t>Prohibition of Unlawful Religious Conversion Ordinance</w:t>
        </w:r>
      </w:hyperlink>
      <w:r w:rsidRPr="005B0E30">
        <w:rPr>
          <w:rFonts w:ascii="Arrus" w:hAnsi="Arrus"/>
          <w:sz w:val="22"/>
          <w:szCs w:val="28"/>
          <w:lang w:val="en-IN"/>
        </w:rPr>
        <w:t>, requires anyone wishing to convert to seek approval from the district authorities and carries a punishment of up to 10 years in prison for converting another person through coercion, fraud, misrepresentation, or inducement. While this law ostensibly applies to all forced religious conversions, enforcement has largely targeted Muslim men in Hindu-Muslim relationships.</w:t>
      </w:r>
    </w:p>
    <w:p w14:paraId="21810513" w14:textId="77777777" w:rsidR="00174379" w:rsidRDefault="00174379" w:rsidP="00174379">
      <w:pPr>
        <w:pStyle w:val="ListParagraph"/>
        <w:jc w:val="both"/>
        <w:rPr>
          <w:rFonts w:ascii="Arrus" w:hAnsi="Arrus"/>
          <w:sz w:val="22"/>
          <w:szCs w:val="28"/>
          <w:lang w:val="en-IN"/>
        </w:rPr>
      </w:pPr>
      <w:r>
        <w:rPr>
          <w:rFonts w:ascii="Arrus" w:hAnsi="Arrus"/>
          <w:sz w:val="22"/>
          <w:szCs w:val="28"/>
          <w:lang w:val="en-IN"/>
        </w:rPr>
        <w:t>…..</w:t>
      </w:r>
      <w:r w:rsidR="005B0E30" w:rsidRPr="005B0E30">
        <w:rPr>
          <w:rFonts w:ascii="Arrus" w:hAnsi="Arrus"/>
          <w:sz w:val="22"/>
          <w:szCs w:val="28"/>
          <w:lang w:val="en-IN"/>
        </w:rPr>
        <w:t xml:space="preserve">Since the law came into effect, Utter Pradesh authorities </w:t>
      </w:r>
      <w:r w:rsidR="005B0E30" w:rsidRPr="005B0E30">
        <w:rPr>
          <w:rFonts w:ascii="Arrus" w:hAnsi="Arrus"/>
          <w:sz w:val="22"/>
          <w:szCs w:val="28"/>
          <w:lang w:val="en-IN"/>
        </w:rPr>
        <w:lastRenderedPageBreak/>
        <w:t>have filed cases against 86 people, </w:t>
      </w:r>
      <w:hyperlink r:id="rId430" w:tgtFrame="_blank" w:history="1">
        <w:r w:rsidR="005B0E30" w:rsidRPr="005B0E30">
          <w:rPr>
            <w:rStyle w:val="Hyperlink"/>
            <w:rFonts w:ascii="Arrus" w:hAnsi="Arrus" w:cs="Arial"/>
            <w:sz w:val="22"/>
            <w:szCs w:val="28"/>
            <w:u w:val="none"/>
            <w:lang w:val="en-IN"/>
          </w:rPr>
          <w:t>79 of whom are Muslim</w:t>
        </w:r>
      </w:hyperlink>
      <w:r w:rsidR="005B0E30" w:rsidRPr="005B0E30">
        <w:rPr>
          <w:rFonts w:ascii="Arrus" w:hAnsi="Arrus"/>
          <w:sz w:val="22"/>
          <w:szCs w:val="28"/>
          <w:lang w:val="en-IN"/>
        </w:rPr>
        <w:t>, accusing them of “enticing a woman” and forcing her to convert to Islam. Seven others are accused of coercing women to convert them to Christianity. The government has even unlawfully used the law </w:t>
      </w:r>
      <w:hyperlink r:id="rId431" w:tgtFrame="_blank" w:history="1">
        <w:r w:rsidR="005B0E30" w:rsidRPr="005B0E30">
          <w:rPr>
            <w:rStyle w:val="Hyperlink"/>
            <w:rFonts w:ascii="Arrus" w:hAnsi="Arrus" w:cs="Arial"/>
            <w:sz w:val="22"/>
            <w:szCs w:val="28"/>
            <w:u w:val="none"/>
            <w:lang w:val="en-IN"/>
          </w:rPr>
          <w:t>retroactively</w:t>
        </w:r>
      </w:hyperlink>
      <w:r w:rsidR="005B0E30" w:rsidRPr="005B0E30">
        <w:rPr>
          <w:rFonts w:ascii="Arrus" w:hAnsi="Arrus"/>
          <w:sz w:val="22"/>
          <w:szCs w:val="28"/>
          <w:lang w:val="en-IN"/>
        </w:rPr>
        <w:t>, and sometimes even brought cases against </w:t>
      </w:r>
      <w:hyperlink r:id="rId432" w:tgtFrame="_blank" w:history="1">
        <w:r w:rsidR="005B0E30" w:rsidRPr="005B0E30">
          <w:rPr>
            <w:rStyle w:val="Hyperlink"/>
            <w:rFonts w:ascii="Arrus" w:hAnsi="Arrus" w:cs="Arial"/>
            <w:sz w:val="22"/>
            <w:szCs w:val="28"/>
            <w:u w:val="none"/>
            <w:lang w:val="en-IN"/>
          </w:rPr>
          <w:t>families of the accused</w:t>
        </w:r>
      </w:hyperlink>
      <w:r w:rsidR="005B0E30" w:rsidRPr="005B0E30">
        <w:rPr>
          <w:rFonts w:ascii="Arrus" w:hAnsi="Arrus"/>
          <w:sz w:val="22"/>
          <w:szCs w:val="28"/>
          <w:lang w:val="en-IN"/>
        </w:rPr>
        <w:t> Muslim men. In most cases, the complainant is not the woman but </w:t>
      </w:r>
      <w:hyperlink r:id="rId433" w:tgtFrame="_blank" w:history="1">
        <w:r w:rsidR="005B0E30" w:rsidRPr="005B0E30">
          <w:rPr>
            <w:rStyle w:val="Hyperlink"/>
            <w:rFonts w:ascii="Arrus" w:hAnsi="Arrus" w:cs="Arial"/>
            <w:sz w:val="22"/>
            <w:szCs w:val="28"/>
            <w:u w:val="none"/>
            <w:lang w:val="en-IN"/>
          </w:rPr>
          <w:t>her relatives</w:t>
        </w:r>
      </w:hyperlink>
      <w:r w:rsidR="005B0E30" w:rsidRPr="005B0E30">
        <w:rPr>
          <w:rFonts w:ascii="Arrus" w:hAnsi="Arrus"/>
          <w:sz w:val="22"/>
          <w:szCs w:val="28"/>
          <w:lang w:val="en-IN"/>
        </w:rPr>
        <w:t>, who oppose an interfaith relationship.</w:t>
      </w:r>
      <w:r w:rsidR="005B0E30" w:rsidRPr="005B0E30">
        <w:rPr>
          <w:rFonts w:ascii="Arrus" w:hAnsi="Arrus"/>
          <w:sz w:val="22"/>
          <w:szCs w:val="28"/>
          <w:lang w:val="en-IN"/>
        </w:rPr>
        <w:br/>
      </w:r>
      <w:r>
        <w:rPr>
          <w:rFonts w:ascii="Arrus" w:hAnsi="Arrus"/>
          <w:sz w:val="22"/>
          <w:szCs w:val="28"/>
          <w:lang w:val="en-IN"/>
        </w:rPr>
        <w:t>…</w:t>
      </w:r>
      <w:r w:rsidR="005B0E30" w:rsidRPr="005B0E30">
        <w:rPr>
          <w:rFonts w:ascii="Arrus" w:hAnsi="Arrus"/>
          <w:sz w:val="22"/>
          <w:szCs w:val="28"/>
          <w:lang w:val="en-IN"/>
        </w:rPr>
        <w:t>In November, the Allahabad High Court in Uttar Pradesh had to grant protection to 125 interfaith couples. Hindu nationalist groups, including those affiliated with the BJP, have openly harassed and attacked interfaith couples and filed cases against them.</w:t>
      </w:r>
      <w:r w:rsidR="005B0E30" w:rsidRPr="005B0E30">
        <w:rPr>
          <w:rFonts w:ascii="Arrus" w:hAnsi="Arrus"/>
          <w:sz w:val="22"/>
          <w:szCs w:val="28"/>
          <w:lang w:val="en-IN"/>
        </w:rPr>
        <w:br/>
      </w:r>
      <w:r w:rsidR="005B0E30" w:rsidRPr="005B0E30">
        <w:rPr>
          <w:rFonts w:ascii="Arrus" w:hAnsi="Arrus"/>
          <w:sz w:val="22"/>
          <w:szCs w:val="28"/>
          <w:lang w:val="en-IN"/>
        </w:rPr>
        <w:br/>
      </w:r>
      <w:r>
        <w:rPr>
          <w:rFonts w:ascii="Arrus" w:hAnsi="Arrus"/>
          <w:sz w:val="22"/>
          <w:szCs w:val="28"/>
          <w:lang w:val="en-IN"/>
        </w:rPr>
        <w:t xml:space="preserve">* </w:t>
      </w:r>
      <w:r w:rsidR="005B0E30" w:rsidRPr="005B0E30">
        <w:rPr>
          <w:rFonts w:ascii="Arrus" w:hAnsi="Arrus"/>
          <w:sz w:val="22"/>
          <w:szCs w:val="28"/>
          <w:lang w:val="en-IN"/>
        </w:rPr>
        <w:t>On December 5, men from the militant Hindu group Bajrang Dal, which supports the BJP, forcibly took a </w:t>
      </w:r>
      <w:hyperlink r:id="rId434" w:tgtFrame="_blank" w:history="1">
        <w:r w:rsidR="005B0E30" w:rsidRPr="005B0E30">
          <w:rPr>
            <w:rStyle w:val="Hyperlink"/>
            <w:rFonts w:ascii="Arrus" w:hAnsi="Arrus" w:cs="Arial"/>
            <w:sz w:val="22"/>
            <w:szCs w:val="28"/>
            <w:u w:val="none"/>
            <w:lang w:val="en-IN"/>
          </w:rPr>
          <w:t>22-year-old Hindu woman married to a Muslim man</w:t>
        </w:r>
      </w:hyperlink>
      <w:r w:rsidR="005B0E30" w:rsidRPr="005B0E30">
        <w:rPr>
          <w:rFonts w:ascii="Arrus" w:hAnsi="Arrus"/>
          <w:sz w:val="22"/>
          <w:szCs w:val="28"/>
          <w:lang w:val="en-IN"/>
        </w:rPr>
        <w:t> to the police. The police sent the woman to a government shelter, and arrested her husband and his brother under the anti-conversion law. The woman alleged that she suffered a miscarriage at the shelter due to medical negligence. She was reunited with her husband after she told the court that she was an adult and had married by choice.</w:t>
      </w:r>
      <w:r w:rsidR="005B0E30" w:rsidRPr="005B0E30">
        <w:rPr>
          <w:rFonts w:ascii="Arrus" w:hAnsi="Arrus"/>
          <w:sz w:val="22"/>
          <w:szCs w:val="28"/>
          <w:lang w:val="en-IN"/>
        </w:rPr>
        <w:br/>
      </w:r>
      <w:r w:rsidR="005B0E30" w:rsidRPr="005B0E30">
        <w:rPr>
          <w:rFonts w:ascii="Arrus" w:hAnsi="Arrus"/>
          <w:sz w:val="22"/>
          <w:szCs w:val="28"/>
          <w:lang w:val="en-IN"/>
        </w:rPr>
        <w:br/>
      </w:r>
      <w:r>
        <w:rPr>
          <w:rFonts w:ascii="Arrus" w:hAnsi="Arrus"/>
          <w:sz w:val="22"/>
          <w:szCs w:val="28"/>
          <w:lang w:val="en-IN"/>
        </w:rPr>
        <w:t xml:space="preserve">* </w:t>
      </w:r>
      <w:r w:rsidR="005B0E30" w:rsidRPr="005B0E30">
        <w:rPr>
          <w:rFonts w:ascii="Arrus" w:hAnsi="Arrus"/>
          <w:sz w:val="22"/>
          <w:szCs w:val="28"/>
          <w:lang w:val="en-IN"/>
        </w:rPr>
        <w:t>BJP-ruled </w:t>
      </w:r>
      <w:hyperlink r:id="rId435" w:tgtFrame="_blank" w:history="1">
        <w:r w:rsidR="005B0E30" w:rsidRPr="005B0E30">
          <w:rPr>
            <w:rStyle w:val="Hyperlink"/>
            <w:rFonts w:ascii="Arrus" w:hAnsi="Arrus" w:cs="Arial"/>
            <w:sz w:val="22"/>
            <w:szCs w:val="28"/>
            <w:u w:val="none"/>
            <w:lang w:val="en-IN"/>
          </w:rPr>
          <w:t>Madhya Pradesh and Himachal Pradesh</w:t>
        </w:r>
      </w:hyperlink>
      <w:r w:rsidR="005B0E30" w:rsidRPr="005B0E30">
        <w:rPr>
          <w:rFonts w:ascii="Arrus" w:hAnsi="Arrus"/>
          <w:sz w:val="22"/>
          <w:szCs w:val="28"/>
          <w:lang w:val="en-IN"/>
        </w:rPr>
        <w:t> states passed similar laws and </w:t>
      </w:r>
      <w:hyperlink r:id="rId436" w:tgtFrame="_blank" w:history="1">
        <w:r w:rsidR="005B0E30" w:rsidRPr="005B0E30">
          <w:rPr>
            <w:rStyle w:val="Hyperlink"/>
            <w:rFonts w:ascii="Arrus" w:hAnsi="Arrus" w:cs="Arial"/>
            <w:sz w:val="22"/>
            <w:szCs w:val="28"/>
            <w:u w:val="none"/>
            <w:lang w:val="en-IN"/>
          </w:rPr>
          <w:t>other BJP-ruled states</w:t>
        </w:r>
      </w:hyperlink>
      <w:r w:rsidR="005B0E30" w:rsidRPr="005B0E30">
        <w:rPr>
          <w:rFonts w:ascii="Arrus" w:hAnsi="Arrus"/>
          <w:sz w:val="22"/>
          <w:szCs w:val="28"/>
          <w:lang w:val="en-IN"/>
        </w:rPr>
        <w:t>, including Haryana and Karnataka, are considering it. Several states – Odisha, Madhya Pradesh, Chhattisgarh, Gujarat, Himachal Pradesh, Jharkhand, Arunachal Pradesh, and Uttarakhand – already have </w:t>
      </w:r>
      <w:hyperlink r:id="rId437" w:tgtFrame="_blank" w:history="1">
        <w:r w:rsidR="005B0E30" w:rsidRPr="005B0E30">
          <w:rPr>
            <w:rStyle w:val="Hyperlink"/>
            <w:rFonts w:ascii="Arrus" w:hAnsi="Arrus" w:cs="Arial"/>
            <w:sz w:val="22"/>
            <w:szCs w:val="28"/>
            <w:u w:val="none"/>
            <w:lang w:val="en-IN"/>
          </w:rPr>
          <w:t>anti-conversion laws</w:t>
        </w:r>
      </w:hyperlink>
      <w:r w:rsidR="005B0E30" w:rsidRPr="005B0E30">
        <w:rPr>
          <w:rFonts w:ascii="Arrus" w:hAnsi="Arrus"/>
          <w:sz w:val="22"/>
          <w:szCs w:val="28"/>
          <w:lang w:val="en-IN"/>
        </w:rPr>
        <w:t> that have been </w:t>
      </w:r>
      <w:hyperlink r:id="rId438" w:tgtFrame="_blank" w:history="1">
        <w:r w:rsidR="005B0E30" w:rsidRPr="005B0E30">
          <w:rPr>
            <w:rStyle w:val="Hyperlink"/>
            <w:rFonts w:ascii="Arrus" w:hAnsi="Arrus" w:cs="Arial"/>
            <w:sz w:val="22"/>
            <w:szCs w:val="28"/>
            <w:u w:val="none"/>
            <w:lang w:val="en-IN"/>
          </w:rPr>
          <w:t>used against minority communities</w:t>
        </w:r>
      </w:hyperlink>
      <w:r w:rsidR="005B0E30" w:rsidRPr="005B0E30">
        <w:rPr>
          <w:rFonts w:ascii="Arrus" w:hAnsi="Arrus"/>
          <w:sz w:val="22"/>
          <w:szCs w:val="28"/>
          <w:lang w:val="en-IN"/>
        </w:rPr>
        <w:t>, especially Christians, including from Dalit and </w:t>
      </w:r>
      <w:hyperlink r:id="rId439" w:tgtFrame="_blank" w:history="1">
        <w:r w:rsidR="005B0E30" w:rsidRPr="005B0E30">
          <w:rPr>
            <w:rStyle w:val="Hyperlink"/>
            <w:rFonts w:ascii="Arrus" w:hAnsi="Arrus" w:cs="Arial"/>
            <w:sz w:val="22"/>
            <w:szCs w:val="28"/>
            <w:u w:val="none"/>
            <w:lang w:val="en-IN"/>
          </w:rPr>
          <w:t>Adivasi communities</w:t>
        </w:r>
      </w:hyperlink>
      <w:r w:rsidR="005B0E30" w:rsidRPr="005B0E30">
        <w:rPr>
          <w:rFonts w:ascii="Arrus" w:hAnsi="Arrus"/>
          <w:sz w:val="22"/>
          <w:szCs w:val="28"/>
          <w:lang w:val="en-IN"/>
        </w:rPr>
        <w:t>.</w:t>
      </w:r>
    </w:p>
    <w:p w14:paraId="36D7BF27" w14:textId="77777777" w:rsidR="00174379" w:rsidRDefault="005B0E30" w:rsidP="00174379">
      <w:pPr>
        <w:pStyle w:val="ListParagraph"/>
        <w:jc w:val="both"/>
        <w:rPr>
          <w:rFonts w:ascii="Arrus" w:hAnsi="Arrus"/>
          <w:b/>
          <w:bCs/>
          <w:sz w:val="22"/>
          <w:szCs w:val="28"/>
          <w:lang w:val="en-IN"/>
        </w:rPr>
      </w:pPr>
      <w:r w:rsidRPr="005B0E30">
        <w:rPr>
          <w:rFonts w:ascii="Arrus" w:hAnsi="Arrus"/>
          <w:sz w:val="22"/>
          <w:szCs w:val="28"/>
          <w:lang w:val="en-IN"/>
        </w:rPr>
        <w:br/>
      </w:r>
      <w:r w:rsidR="00174379">
        <w:rPr>
          <w:rFonts w:ascii="Arrus" w:hAnsi="Arrus"/>
          <w:sz w:val="22"/>
          <w:szCs w:val="28"/>
          <w:lang w:val="en-IN"/>
        </w:rPr>
        <w:t xml:space="preserve">* </w:t>
      </w:r>
      <w:r w:rsidRPr="005B0E30">
        <w:rPr>
          <w:rFonts w:ascii="Arrus" w:hAnsi="Arrus"/>
          <w:sz w:val="22"/>
          <w:szCs w:val="28"/>
          <w:lang w:val="en-IN"/>
        </w:rPr>
        <w:t>In December 2019, the Modi administration achieved passage of the </w:t>
      </w:r>
      <w:hyperlink r:id="rId440" w:history="1">
        <w:r w:rsidRPr="005B0E30">
          <w:rPr>
            <w:rStyle w:val="Hyperlink"/>
            <w:rFonts w:ascii="Arrus" w:hAnsi="Arrus" w:cs="Arial"/>
            <w:sz w:val="22"/>
            <w:szCs w:val="28"/>
            <w:u w:val="none"/>
            <w:lang w:val="en-IN"/>
          </w:rPr>
          <w:t>discriminatory Citizenship (Amendment) Act</w:t>
        </w:r>
      </w:hyperlink>
      <w:r w:rsidRPr="005B0E30">
        <w:rPr>
          <w:rFonts w:ascii="Arrus" w:hAnsi="Arrus"/>
          <w:sz w:val="22"/>
          <w:szCs w:val="28"/>
          <w:lang w:val="en-IN"/>
        </w:rPr>
        <w:t xml:space="preserve">, which fast-tracks asylum claims of non-Muslim irregular immigrants from the </w:t>
      </w:r>
      <w:proofErr w:type="spellStart"/>
      <w:r w:rsidRPr="005B0E30">
        <w:rPr>
          <w:rFonts w:ascii="Arrus" w:hAnsi="Arrus"/>
          <w:sz w:val="22"/>
          <w:szCs w:val="28"/>
          <w:lang w:val="en-IN"/>
        </w:rPr>
        <w:t>neighboring</w:t>
      </w:r>
      <w:proofErr w:type="spellEnd"/>
      <w:r w:rsidRPr="005B0E30">
        <w:rPr>
          <w:rFonts w:ascii="Arrus" w:hAnsi="Arrus"/>
          <w:sz w:val="22"/>
          <w:szCs w:val="28"/>
          <w:lang w:val="en-IN"/>
        </w:rPr>
        <w:t xml:space="preserve"> Muslim-majority countries of Afghanistan, Bangladesh, and Pakistan. Coupled with the government’s push for a nationwide citizenship verification process through a National Population Register and a proposed National Register of Citizens, aimed at identifying “illegal migrants,” it has heightened fears that </w:t>
      </w:r>
      <w:hyperlink r:id="rId441" w:history="1">
        <w:r w:rsidRPr="005B0E30">
          <w:rPr>
            <w:rStyle w:val="Hyperlink"/>
            <w:rFonts w:ascii="Arrus" w:hAnsi="Arrus" w:cs="Arial"/>
            <w:sz w:val="22"/>
            <w:szCs w:val="28"/>
            <w:u w:val="none"/>
            <w:lang w:val="en-IN"/>
          </w:rPr>
          <w:t>millions of Indian Muslims</w:t>
        </w:r>
      </w:hyperlink>
      <w:r w:rsidRPr="005B0E30">
        <w:rPr>
          <w:rFonts w:ascii="Arrus" w:hAnsi="Arrus"/>
          <w:sz w:val="22"/>
          <w:szCs w:val="28"/>
          <w:lang w:val="en-IN"/>
        </w:rPr>
        <w:t xml:space="preserve"> could be </w:t>
      </w:r>
      <w:r w:rsidRPr="005B0E30">
        <w:rPr>
          <w:rFonts w:ascii="Arrus" w:hAnsi="Arrus"/>
          <w:sz w:val="22"/>
          <w:szCs w:val="28"/>
          <w:lang w:val="en-IN"/>
        </w:rPr>
        <w:lastRenderedPageBreak/>
        <w:t>stripped of their citizenship rights and disenfranchised.</w:t>
      </w:r>
      <w:r w:rsidRPr="005B0E30">
        <w:rPr>
          <w:rFonts w:ascii="Arrus" w:hAnsi="Arrus"/>
          <w:sz w:val="22"/>
          <w:szCs w:val="28"/>
          <w:lang w:val="en-IN"/>
        </w:rPr>
        <w:br/>
      </w:r>
      <w:r w:rsidRPr="005B0E30">
        <w:rPr>
          <w:rFonts w:ascii="Arrus" w:hAnsi="Arrus"/>
          <w:sz w:val="22"/>
          <w:szCs w:val="28"/>
          <w:lang w:val="en-IN"/>
        </w:rPr>
        <w:br/>
        <w:t>Before the government passed the law, </w:t>
      </w:r>
      <w:hyperlink r:id="rId442" w:tgtFrame="_blank" w:history="1">
        <w:r w:rsidRPr="005B0E30">
          <w:rPr>
            <w:rStyle w:val="Hyperlink"/>
            <w:rFonts w:ascii="Arrus" w:hAnsi="Arrus" w:cs="Arial"/>
            <w:sz w:val="22"/>
            <w:szCs w:val="28"/>
            <w:u w:val="none"/>
            <w:lang w:val="en-IN"/>
          </w:rPr>
          <w:t>Home Minister Amit Shah said</w:t>
        </w:r>
      </w:hyperlink>
      <w:r w:rsidRPr="005B0E30">
        <w:rPr>
          <w:rFonts w:ascii="Arrus" w:hAnsi="Arrus"/>
          <w:sz w:val="22"/>
          <w:szCs w:val="28"/>
          <w:lang w:val="en-IN"/>
        </w:rPr>
        <w:t> at an election rally in Delhi in September 2018: “Illegal immigrants are like termites and they are eating the food that should go to our poor and they are taking our jobs.” He promised that “if we come to power in 2019, we will find each and every one and send them away.”</w:t>
      </w:r>
      <w:r w:rsidRPr="005B0E30">
        <w:rPr>
          <w:rFonts w:ascii="Arrus" w:hAnsi="Arrus"/>
          <w:sz w:val="22"/>
          <w:szCs w:val="28"/>
          <w:lang w:val="en-IN"/>
        </w:rPr>
        <w:br/>
      </w:r>
      <w:r w:rsidRPr="005B0E30">
        <w:rPr>
          <w:rFonts w:ascii="Arrus" w:hAnsi="Arrus"/>
          <w:sz w:val="22"/>
          <w:szCs w:val="28"/>
          <w:lang w:val="en-IN"/>
        </w:rPr>
        <w:br/>
      </w:r>
      <w:r w:rsidRPr="005B0E30">
        <w:rPr>
          <w:rFonts w:ascii="Arrus" w:hAnsi="Arrus"/>
          <w:b/>
          <w:bCs/>
          <w:sz w:val="22"/>
          <w:szCs w:val="28"/>
          <w:lang w:val="en-IN"/>
        </w:rPr>
        <w:t>Justice System Bias</w:t>
      </w:r>
    </w:p>
    <w:p w14:paraId="5B6328E1" w14:textId="77777777" w:rsidR="00174379" w:rsidRDefault="005B0E30" w:rsidP="00174379">
      <w:pPr>
        <w:pStyle w:val="ListParagraph"/>
        <w:jc w:val="both"/>
        <w:rPr>
          <w:rFonts w:ascii="Arrus" w:hAnsi="Arrus"/>
          <w:b/>
          <w:bCs/>
          <w:i/>
          <w:iCs/>
          <w:sz w:val="22"/>
          <w:szCs w:val="28"/>
          <w:lang w:val="en-IN"/>
        </w:rPr>
      </w:pPr>
      <w:r w:rsidRPr="005B0E30">
        <w:rPr>
          <w:rFonts w:ascii="Arrus" w:hAnsi="Arrus"/>
          <w:sz w:val="22"/>
          <w:szCs w:val="28"/>
          <w:lang w:val="en-IN"/>
        </w:rPr>
        <w:br/>
      </w:r>
      <w:r w:rsidR="00174379">
        <w:rPr>
          <w:rFonts w:ascii="Arrus" w:hAnsi="Arrus"/>
          <w:sz w:val="22"/>
          <w:szCs w:val="28"/>
          <w:lang w:val="en-IN"/>
        </w:rPr>
        <w:t xml:space="preserve">* </w:t>
      </w:r>
      <w:r w:rsidRPr="005B0E30">
        <w:rPr>
          <w:rFonts w:ascii="Arrus" w:hAnsi="Arrus"/>
          <w:b/>
          <w:bCs/>
          <w:i/>
          <w:iCs/>
          <w:sz w:val="22"/>
          <w:szCs w:val="28"/>
          <w:lang w:val="en-IN"/>
        </w:rPr>
        <w:t>Delhi Riots</w:t>
      </w:r>
    </w:p>
    <w:p w14:paraId="6F7BF83D" w14:textId="77777777" w:rsidR="00E7651E" w:rsidRDefault="005B0E30" w:rsidP="00174379">
      <w:pPr>
        <w:pStyle w:val="ListParagraph"/>
        <w:jc w:val="both"/>
        <w:rPr>
          <w:rFonts w:ascii="Arrus" w:hAnsi="Arrus"/>
          <w:sz w:val="22"/>
          <w:szCs w:val="28"/>
          <w:lang w:val="en-IN"/>
        </w:rPr>
      </w:pPr>
      <w:r w:rsidRPr="005B0E30">
        <w:rPr>
          <w:rFonts w:ascii="Arrus" w:hAnsi="Arrus"/>
          <w:sz w:val="22"/>
          <w:szCs w:val="28"/>
          <w:lang w:val="en-IN"/>
        </w:rPr>
        <w:br/>
      </w:r>
      <w:r w:rsidR="00174379">
        <w:rPr>
          <w:rFonts w:ascii="Arrus" w:hAnsi="Arrus"/>
          <w:sz w:val="22"/>
          <w:szCs w:val="28"/>
          <w:lang w:val="en-IN"/>
        </w:rPr>
        <w:t xml:space="preserve">* </w:t>
      </w:r>
      <w:r w:rsidRPr="005B0E30">
        <w:rPr>
          <w:rFonts w:ascii="Arrus" w:hAnsi="Arrus"/>
          <w:sz w:val="22"/>
          <w:szCs w:val="28"/>
          <w:lang w:val="en-IN"/>
        </w:rPr>
        <w:t>The government’s citizenship policies sparked weeks of nationwide protests beginning December 2019. During the protests, police in several cases </w:t>
      </w:r>
      <w:hyperlink r:id="rId443" w:history="1">
        <w:r w:rsidRPr="005B0E30">
          <w:rPr>
            <w:rStyle w:val="Hyperlink"/>
            <w:rFonts w:ascii="Arrus" w:hAnsi="Arrus" w:cs="Arial"/>
            <w:sz w:val="22"/>
            <w:szCs w:val="28"/>
            <w:u w:val="none"/>
            <w:lang w:val="en-IN"/>
          </w:rPr>
          <w:t>did not intervene</w:t>
        </w:r>
      </w:hyperlink>
      <w:r w:rsidRPr="005B0E30">
        <w:rPr>
          <w:rFonts w:ascii="Arrus" w:hAnsi="Arrus"/>
          <w:sz w:val="22"/>
          <w:szCs w:val="28"/>
          <w:lang w:val="en-IN"/>
        </w:rPr>
        <w:t> when BJP-affiliated groups attacked protesters. In at least three BJP-governed states, police used </w:t>
      </w:r>
      <w:hyperlink r:id="rId444" w:history="1">
        <w:r w:rsidRPr="005B0E30">
          <w:rPr>
            <w:rStyle w:val="Hyperlink"/>
            <w:rFonts w:ascii="Arrus" w:hAnsi="Arrus" w:cs="Arial"/>
            <w:sz w:val="22"/>
            <w:szCs w:val="28"/>
            <w:u w:val="none"/>
            <w:lang w:val="en-IN"/>
          </w:rPr>
          <w:t>excessive and unnecessary lethal force</w:t>
        </w:r>
      </w:hyperlink>
      <w:r w:rsidRPr="005B0E30">
        <w:rPr>
          <w:rFonts w:ascii="Arrus" w:hAnsi="Arrus"/>
          <w:sz w:val="22"/>
          <w:szCs w:val="28"/>
          <w:lang w:val="en-IN"/>
        </w:rPr>
        <w:t>, killing at least 30 people during protests and injuring scores more. Some BJP leaders called the protesters anti-national and pro-Pakistan, while others led chants to “</w:t>
      </w:r>
      <w:hyperlink r:id="rId445" w:tgtFrame="_blank" w:history="1">
        <w:r w:rsidRPr="005B0E30">
          <w:rPr>
            <w:rStyle w:val="Hyperlink"/>
            <w:rFonts w:ascii="Arrus" w:hAnsi="Arrus" w:cs="Arial"/>
            <w:sz w:val="22"/>
            <w:szCs w:val="28"/>
            <w:u w:val="none"/>
            <w:lang w:val="en-IN"/>
          </w:rPr>
          <w:t>shoot the traitors</w:t>
        </w:r>
      </w:hyperlink>
      <w:r w:rsidRPr="005B0E30">
        <w:rPr>
          <w:rFonts w:ascii="Arrus" w:hAnsi="Arrus"/>
          <w:sz w:val="22"/>
          <w:szCs w:val="28"/>
          <w:lang w:val="en-IN"/>
        </w:rPr>
        <w:t>.”</w:t>
      </w:r>
      <w:r w:rsidRPr="005B0E30">
        <w:rPr>
          <w:rFonts w:ascii="Arrus" w:hAnsi="Arrus"/>
          <w:sz w:val="22"/>
          <w:szCs w:val="28"/>
          <w:lang w:val="en-IN"/>
        </w:rPr>
        <w:br/>
      </w:r>
      <w:r w:rsidRPr="005B0E30">
        <w:rPr>
          <w:rFonts w:ascii="Arrus" w:hAnsi="Arrus"/>
          <w:sz w:val="22"/>
          <w:szCs w:val="28"/>
          <w:lang w:val="en-IN"/>
        </w:rPr>
        <w:br/>
        <w:t>On February 23, 2020, after </w:t>
      </w:r>
      <w:hyperlink r:id="rId446" w:tgtFrame="_blank" w:history="1">
        <w:r w:rsidRPr="005B0E30">
          <w:rPr>
            <w:rStyle w:val="Hyperlink"/>
            <w:rFonts w:ascii="Arrus" w:hAnsi="Arrus" w:cs="Arial"/>
            <w:sz w:val="22"/>
            <w:szCs w:val="28"/>
            <w:u w:val="none"/>
            <w:lang w:val="en-IN"/>
          </w:rPr>
          <w:t>a BJP leader, Kapil Mishra</w:t>
        </w:r>
      </w:hyperlink>
      <w:r w:rsidRPr="005B0E30">
        <w:rPr>
          <w:rFonts w:ascii="Arrus" w:hAnsi="Arrus"/>
          <w:sz w:val="22"/>
          <w:szCs w:val="28"/>
          <w:lang w:val="en-IN"/>
        </w:rPr>
        <w:t>, advocated forcibly dispersing peaceful protesters, many of them Muslim, BJP supporters gathered in the area, leading to clashes between the groups. The situation was aggravated as </w:t>
      </w:r>
      <w:hyperlink r:id="rId447" w:tgtFrame="_blank" w:history="1">
        <w:r w:rsidRPr="005B0E30">
          <w:rPr>
            <w:rStyle w:val="Hyperlink"/>
            <w:rFonts w:ascii="Arrus" w:hAnsi="Arrus" w:cs="Arial"/>
            <w:sz w:val="22"/>
            <w:szCs w:val="28"/>
            <w:u w:val="none"/>
            <w:lang w:val="en-IN"/>
          </w:rPr>
          <w:t>Hindu mobs</w:t>
        </w:r>
      </w:hyperlink>
      <w:r w:rsidRPr="005B0E30">
        <w:rPr>
          <w:rFonts w:ascii="Arrus" w:hAnsi="Arrus"/>
          <w:sz w:val="22"/>
          <w:szCs w:val="28"/>
          <w:lang w:val="en-IN"/>
        </w:rPr>
        <w:t xml:space="preserve"> armed with swords, sticks, metal pipes, and bottles filled with gasoline, targeted Muslims in several </w:t>
      </w:r>
      <w:proofErr w:type="spellStart"/>
      <w:r w:rsidRPr="005B0E30">
        <w:rPr>
          <w:rFonts w:ascii="Arrus" w:hAnsi="Arrus"/>
          <w:sz w:val="22"/>
          <w:szCs w:val="28"/>
          <w:lang w:val="en-IN"/>
        </w:rPr>
        <w:t>neighborhoods</w:t>
      </w:r>
      <w:proofErr w:type="spellEnd"/>
      <w:r w:rsidRPr="005B0E30">
        <w:rPr>
          <w:rFonts w:ascii="Arrus" w:hAnsi="Arrus"/>
          <w:sz w:val="22"/>
          <w:szCs w:val="28"/>
          <w:lang w:val="en-IN"/>
        </w:rPr>
        <w:t xml:space="preserve"> in northeast Delhi. While most of the 53 </w:t>
      </w:r>
      <w:hyperlink r:id="rId448" w:tgtFrame="_blank" w:history="1">
        <w:r w:rsidRPr="005B0E30">
          <w:rPr>
            <w:rStyle w:val="Hyperlink"/>
            <w:rFonts w:ascii="Arrus" w:hAnsi="Arrus" w:cs="Arial"/>
            <w:sz w:val="22"/>
            <w:szCs w:val="28"/>
            <w:u w:val="none"/>
            <w:lang w:val="en-IN"/>
          </w:rPr>
          <w:t>people killed were Muslim</w:t>
        </w:r>
      </w:hyperlink>
      <w:r w:rsidRPr="005B0E30">
        <w:rPr>
          <w:rFonts w:ascii="Arrus" w:hAnsi="Arrus"/>
          <w:sz w:val="22"/>
          <w:szCs w:val="28"/>
          <w:lang w:val="en-IN"/>
        </w:rPr>
        <w:t>, a policeman and government official were among the Hindus who also died.</w:t>
      </w:r>
      <w:r w:rsidRPr="005B0E30">
        <w:rPr>
          <w:rFonts w:ascii="Arrus" w:hAnsi="Arrus"/>
          <w:sz w:val="22"/>
          <w:szCs w:val="28"/>
          <w:lang w:val="en-IN"/>
        </w:rPr>
        <w:br/>
      </w:r>
      <w:r w:rsidRPr="005B0E30">
        <w:rPr>
          <w:rFonts w:ascii="Arrus" w:hAnsi="Arrus"/>
          <w:sz w:val="22"/>
          <w:szCs w:val="28"/>
          <w:lang w:val="en-IN"/>
        </w:rPr>
        <w:br/>
        <w:t>An independent </w:t>
      </w:r>
      <w:hyperlink r:id="rId449" w:tgtFrame="_blank" w:history="1">
        <w:r w:rsidRPr="005B0E30">
          <w:rPr>
            <w:rStyle w:val="Hyperlink"/>
            <w:rFonts w:ascii="Arrus" w:hAnsi="Arrus" w:cs="Arial"/>
            <w:sz w:val="22"/>
            <w:szCs w:val="28"/>
            <w:u w:val="none"/>
            <w:lang w:val="en-IN"/>
          </w:rPr>
          <w:t>investigation</w:t>
        </w:r>
      </w:hyperlink>
      <w:r w:rsidRPr="005B0E30">
        <w:rPr>
          <w:rFonts w:ascii="Arrus" w:hAnsi="Arrus"/>
          <w:sz w:val="22"/>
          <w:szCs w:val="28"/>
          <w:lang w:val="en-IN"/>
        </w:rPr>
        <w:t> by the Delhi Minorities Commission found that the violence was “planned and targeted” and that some </w:t>
      </w:r>
      <w:hyperlink r:id="rId450" w:history="1">
        <w:r w:rsidRPr="005B0E30">
          <w:rPr>
            <w:rStyle w:val="Hyperlink"/>
            <w:rFonts w:ascii="Arrus" w:hAnsi="Arrus" w:cs="Arial"/>
            <w:sz w:val="22"/>
            <w:szCs w:val="28"/>
            <w:u w:val="none"/>
            <w:lang w:val="en-IN"/>
          </w:rPr>
          <w:t>policemen actively participated</w:t>
        </w:r>
      </w:hyperlink>
      <w:r w:rsidRPr="005B0E30">
        <w:rPr>
          <w:rFonts w:ascii="Arrus" w:hAnsi="Arrus"/>
          <w:sz w:val="22"/>
          <w:szCs w:val="28"/>
          <w:lang w:val="en-IN"/>
        </w:rPr>
        <w:t> in the attacks on Muslims. In a February 24 </w:t>
      </w:r>
      <w:hyperlink r:id="rId451" w:tgtFrame="_blank" w:history="1">
        <w:r w:rsidRPr="005B0E30">
          <w:rPr>
            <w:rStyle w:val="Hyperlink"/>
            <w:rFonts w:ascii="Arrus" w:hAnsi="Arrus" w:cs="Arial"/>
            <w:sz w:val="22"/>
            <w:szCs w:val="28"/>
            <w:u w:val="none"/>
            <w:lang w:val="en-IN"/>
          </w:rPr>
          <w:t>video</w:t>
        </w:r>
      </w:hyperlink>
      <w:r w:rsidRPr="005B0E30">
        <w:rPr>
          <w:rFonts w:ascii="Arrus" w:hAnsi="Arrus"/>
          <w:sz w:val="22"/>
          <w:szCs w:val="28"/>
          <w:lang w:val="en-IN"/>
        </w:rPr>
        <w:t>, several policemen are seen beating five grievously injured Muslim men lying on the street, forcing them to sing the Indian national anthem to prove their patriotism. The police then detained them. One of the men, Faizan, 23, died from his injuries two days later. A year later, the </w:t>
      </w:r>
      <w:hyperlink r:id="rId452" w:tgtFrame="_blank" w:history="1">
        <w:r w:rsidRPr="005B0E30">
          <w:rPr>
            <w:rStyle w:val="Hyperlink"/>
            <w:rFonts w:ascii="Arrus" w:hAnsi="Arrus" w:cs="Arial"/>
            <w:sz w:val="22"/>
            <w:szCs w:val="28"/>
            <w:u w:val="none"/>
            <w:lang w:val="en-IN"/>
          </w:rPr>
          <w:t>police say</w:t>
        </w:r>
      </w:hyperlink>
      <w:r w:rsidRPr="005B0E30">
        <w:rPr>
          <w:rFonts w:ascii="Arrus" w:hAnsi="Arrus"/>
          <w:sz w:val="22"/>
          <w:szCs w:val="28"/>
          <w:lang w:val="en-IN"/>
        </w:rPr>
        <w:t xml:space="preserve"> they are still trying to identify the policemen in the </w:t>
      </w:r>
      <w:r w:rsidRPr="005B0E30">
        <w:rPr>
          <w:rFonts w:ascii="Arrus" w:hAnsi="Arrus"/>
          <w:sz w:val="22"/>
          <w:szCs w:val="28"/>
          <w:lang w:val="en-IN"/>
        </w:rPr>
        <w:lastRenderedPageBreak/>
        <w:t>video. The authorities have yet to investigate other </w:t>
      </w:r>
      <w:hyperlink r:id="rId453" w:tgtFrame="_blank" w:history="1">
        <w:r w:rsidRPr="005B0E30">
          <w:rPr>
            <w:rStyle w:val="Hyperlink"/>
            <w:rFonts w:ascii="Arrus" w:hAnsi="Arrus" w:cs="Arial"/>
            <w:sz w:val="22"/>
            <w:szCs w:val="28"/>
            <w:u w:val="none"/>
            <w:lang w:val="en-IN"/>
          </w:rPr>
          <w:t>allegations of police complicity in the violence</w:t>
        </w:r>
      </w:hyperlink>
      <w:r w:rsidRPr="005B0E30">
        <w:rPr>
          <w:rFonts w:ascii="Arrus" w:hAnsi="Arrus"/>
          <w:sz w:val="22"/>
          <w:szCs w:val="28"/>
          <w:lang w:val="en-IN"/>
        </w:rPr>
        <w:t>.</w:t>
      </w:r>
      <w:r w:rsidRPr="005B0E30">
        <w:rPr>
          <w:rFonts w:ascii="Arrus" w:hAnsi="Arrus"/>
          <w:sz w:val="22"/>
          <w:szCs w:val="28"/>
          <w:lang w:val="en-IN"/>
        </w:rPr>
        <w:br/>
      </w:r>
      <w:r w:rsidRPr="005B0E30">
        <w:rPr>
          <w:rFonts w:ascii="Arrus" w:hAnsi="Arrus"/>
          <w:sz w:val="22"/>
          <w:szCs w:val="28"/>
          <w:lang w:val="en-IN"/>
        </w:rPr>
        <w:br/>
      </w:r>
      <w:r w:rsidR="00174379">
        <w:rPr>
          <w:rFonts w:ascii="Arrus" w:hAnsi="Arrus"/>
          <w:sz w:val="22"/>
          <w:szCs w:val="28"/>
          <w:lang w:val="en-IN"/>
        </w:rPr>
        <w:t>…</w:t>
      </w:r>
      <w:r w:rsidRPr="005B0E30">
        <w:rPr>
          <w:rFonts w:ascii="Arrus" w:hAnsi="Arrus"/>
          <w:sz w:val="22"/>
          <w:szCs w:val="28"/>
          <w:lang w:val="en-IN"/>
        </w:rPr>
        <w:t>In contrast, the Delhi police have filed </w:t>
      </w:r>
      <w:hyperlink r:id="rId454" w:history="1">
        <w:r w:rsidRPr="005B0E30">
          <w:rPr>
            <w:rStyle w:val="Hyperlink"/>
            <w:rFonts w:ascii="Arrus" w:hAnsi="Arrus" w:cs="Arial"/>
            <w:sz w:val="22"/>
            <w:szCs w:val="28"/>
            <w:u w:val="none"/>
            <w:lang w:val="en-IN"/>
          </w:rPr>
          <w:t>politically motivated charges, including terrorism and sedition</w:t>
        </w:r>
      </w:hyperlink>
      <w:r w:rsidRPr="005B0E30">
        <w:rPr>
          <w:rFonts w:ascii="Arrus" w:hAnsi="Arrus"/>
          <w:sz w:val="22"/>
          <w:szCs w:val="28"/>
          <w:lang w:val="en-IN"/>
        </w:rPr>
        <w:t>, against 18 activists, students, opposition politicians, and residents – 16 of them Muslim. The </w:t>
      </w:r>
      <w:hyperlink r:id="rId455" w:tgtFrame="_blank" w:history="1">
        <w:r w:rsidRPr="005B0E30">
          <w:rPr>
            <w:rStyle w:val="Hyperlink"/>
            <w:rFonts w:ascii="Arrus" w:hAnsi="Arrus" w:cs="Arial"/>
            <w:sz w:val="22"/>
            <w:szCs w:val="28"/>
            <w:u w:val="none"/>
            <w:lang w:val="en-IN"/>
          </w:rPr>
          <w:t>police case</w:t>
        </w:r>
      </w:hyperlink>
      <w:r w:rsidRPr="005B0E30">
        <w:rPr>
          <w:rFonts w:ascii="Arrus" w:hAnsi="Arrus"/>
          <w:sz w:val="22"/>
          <w:szCs w:val="28"/>
          <w:lang w:val="en-IN"/>
        </w:rPr>
        <w:t> relies extensively on disclosure statements that are suspiciously similar and WhatsApp chats and social media messages about organizing and announcing peaceful protests as evidence of complicity in a </w:t>
      </w:r>
      <w:hyperlink r:id="rId456" w:tgtFrame="_blank" w:history="1">
        <w:r w:rsidRPr="005B0E30">
          <w:rPr>
            <w:rStyle w:val="Hyperlink"/>
            <w:rFonts w:ascii="Arrus" w:hAnsi="Arrus" w:cs="Arial"/>
            <w:sz w:val="22"/>
            <w:szCs w:val="28"/>
            <w:u w:val="none"/>
            <w:lang w:val="en-IN"/>
          </w:rPr>
          <w:t>larger conspiracy to defame the Indian government</w:t>
        </w:r>
      </w:hyperlink>
      <w:r w:rsidRPr="005B0E30">
        <w:rPr>
          <w:rFonts w:ascii="Arrus" w:hAnsi="Arrus"/>
          <w:sz w:val="22"/>
          <w:szCs w:val="28"/>
          <w:lang w:val="en-IN"/>
        </w:rPr>
        <w:t>, hatched by those who organized the protests against the Citizenship (Amendment) Act.</w:t>
      </w:r>
    </w:p>
    <w:p w14:paraId="71238A5F" w14:textId="239A3F52" w:rsidR="005B0E30" w:rsidRPr="005B0E30" w:rsidRDefault="005B0E30" w:rsidP="00174379">
      <w:pPr>
        <w:pStyle w:val="ListParagraph"/>
        <w:jc w:val="both"/>
        <w:rPr>
          <w:rFonts w:ascii="Arrus" w:hAnsi="Arrus"/>
          <w:sz w:val="22"/>
          <w:szCs w:val="28"/>
          <w:lang w:val="en-IN"/>
        </w:rPr>
      </w:pPr>
      <w:r w:rsidRPr="005B0E30">
        <w:rPr>
          <w:rFonts w:ascii="Arrus" w:hAnsi="Arrus"/>
          <w:sz w:val="22"/>
          <w:szCs w:val="28"/>
          <w:lang w:val="en-IN"/>
        </w:rPr>
        <w:br/>
        <w:t xml:space="preserve">The authorities have filed charges under the draconian Unlawful Activities (Prevention) Act, related to unlawful activity, terrorist funding, and planning and committing acts of terrorism. They have also accused protest organizers and activists of sedition, murder, attempted murder, promotion of religious enmity, and damage to public property, among other alleged offenses. All those charged have been critical of the BJP government and the citizenship law. They include members of </w:t>
      </w:r>
      <w:proofErr w:type="spellStart"/>
      <w:r w:rsidRPr="005B0E30">
        <w:rPr>
          <w:rFonts w:ascii="Arrus" w:hAnsi="Arrus"/>
          <w:sz w:val="22"/>
          <w:szCs w:val="28"/>
          <w:lang w:val="en-IN"/>
        </w:rPr>
        <w:t>Pinjra</w:t>
      </w:r>
      <w:proofErr w:type="spellEnd"/>
      <w:r w:rsidRPr="005B0E30">
        <w:rPr>
          <w:rFonts w:ascii="Arrus" w:hAnsi="Arrus"/>
          <w:sz w:val="22"/>
          <w:szCs w:val="28"/>
          <w:lang w:val="en-IN"/>
        </w:rPr>
        <w:t xml:space="preserve"> Tod, an autonomous collective of women students; United Against Hate, a group that works to protect religious minorities; and the Jamia Coordination Committee, which led the student protest at Jamia Millia Islamia University.</w:t>
      </w:r>
      <w:r w:rsidRPr="005B0E30">
        <w:rPr>
          <w:rFonts w:ascii="Arrus" w:hAnsi="Arrus"/>
          <w:sz w:val="22"/>
          <w:szCs w:val="28"/>
          <w:lang w:val="en-IN"/>
        </w:rPr>
        <w:br/>
      </w:r>
      <w:r w:rsidRPr="005B0E30">
        <w:rPr>
          <w:rFonts w:ascii="Arrus" w:hAnsi="Arrus"/>
          <w:sz w:val="22"/>
          <w:szCs w:val="28"/>
          <w:lang w:val="en-IN"/>
        </w:rPr>
        <w:br/>
        <w:t>The courts have granted bail to only two people charged in this case. While granting bail to one of them, the </w:t>
      </w:r>
      <w:hyperlink r:id="rId457" w:anchor="read-more" w:tgtFrame="_blank" w:history="1">
        <w:r w:rsidRPr="005B0E30">
          <w:rPr>
            <w:rStyle w:val="Hyperlink"/>
            <w:rFonts w:ascii="Arrus" w:hAnsi="Arrus" w:cs="Arial"/>
            <w:sz w:val="22"/>
            <w:szCs w:val="28"/>
            <w:u w:val="none"/>
            <w:lang w:val="en-IN"/>
          </w:rPr>
          <w:t>Delhi High Court observed</w:t>
        </w:r>
      </w:hyperlink>
      <w:r w:rsidRPr="005B0E30">
        <w:rPr>
          <w:rFonts w:ascii="Arrus" w:hAnsi="Arrus"/>
          <w:sz w:val="22"/>
          <w:szCs w:val="28"/>
          <w:lang w:val="en-IN"/>
        </w:rPr>
        <w:t> that the police had failed to produce any evidence to show that the accused had committed a terrorism-related offense.</w:t>
      </w:r>
      <w:r w:rsidRPr="005B0E30">
        <w:rPr>
          <w:rFonts w:ascii="Arrus" w:hAnsi="Arrus"/>
          <w:sz w:val="22"/>
          <w:szCs w:val="28"/>
          <w:lang w:val="en-IN"/>
        </w:rPr>
        <w:br/>
      </w:r>
      <w:r w:rsidRPr="005B0E30">
        <w:rPr>
          <w:rFonts w:ascii="Arrus" w:hAnsi="Arrus"/>
          <w:sz w:val="22"/>
          <w:szCs w:val="28"/>
          <w:lang w:val="en-IN"/>
        </w:rPr>
        <w:br/>
        <w:t>Police in Delhi have </w:t>
      </w:r>
      <w:hyperlink r:id="rId458" w:tgtFrame="_blank" w:history="1">
        <w:r w:rsidRPr="005B0E30">
          <w:rPr>
            <w:rStyle w:val="Hyperlink"/>
            <w:rFonts w:ascii="Arrus" w:hAnsi="Arrus" w:cs="Arial"/>
            <w:sz w:val="22"/>
            <w:szCs w:val="28"/>
            <w:u w:val="none"/>
            <w:lang w:val="en-IN"/>
          </w:rPr>
          <w:t>denied allegations of bias</w:t>
        </w:r>
      </w:hyperlink>
      <w:r w:rsidRPr="005B0E30">
        <w:rPr>
          <w:rFonts w:ascii="Arrus" w:hAnsi="Arrus"/>
          <w:sz w:val="22"/>
          <w:szCs w:val="28"/>
          <w:lang w:val="en-IN"/>
        </w:rPr>
        <w:t> in investigations, saying that the numbers of people charged are nearly identical from both communities. In addition to the case against activists, of the </w:t>
      </w:r>
      <w:hyperlink r:id="rId459" w:tgtFrame="_blank" w:history="1">
        <w:r w:rsidRPr="005B0E30">
          <w:rPr>
            <w:rStyle w:val="Hyperlink"/>
            <w:rFonts w:ascii="Arrus" w:hAnsi="Arrus" w:cs="Arial"/>
            <w:sz w:val="22"/>
            <w:szCs w:val="28"/>
            <w:u w:val="none"/>
            <w:lang w:val="en-IN"/>
          </w:rPr>
          <w:t>1,153 people</w:t>
        </w:r>
      </w:hyperlink>
      <w:r w:rsidRPr="005B0E30">
        <w:rPr>
          <w:rFonts w:ascii="Arrus" w:hAnsi="Arrus"/>
          <w:sz w:val="22"/>
          <w:szCs w:val="28"/>
          <w:lang w:val="en-IN"/>
        </w:rPr>
        <w:t> against whom rioting charges have been filed in court, 571 are Hindu and 582 Muslim. However, activists say that the police have focused more on </w:t>
      </w:r>
      <w:hyperlink r:id="rId460" w:tgtFrame="_blank" w:history="1">
        <w:r w:rsidRPr="005B0E30">
          <w:rPr>
            <w:rStyle w:val="Hyperlink"/>
            <w:rFonts w:ascii="Arrus" w:hAnsi="Arrus" w:cs="Arial"/>
            <w:sz w:val="22"/>
            <w:szCs w:val="28"/>
            <w:u w:val="none"/>
            <w:lang w:val="en-IN"/>
          </w:rPr>
          <w:t>investigating allegations against Muslims</w:t>
        </w:r>
      </w:hyperlink>
      <w:r w:rsidRPr="005B0E30">
        <w:rPr>
          <w:rFonts w:ascii="Arrus" w:hAnsi="Arrus"/>
          <w:sz w:val="22"/>
          <w:szCs w:val="28"/>
          <w:lang w:val="en-IN"/>
        </w:rPr>
        <w:t xml:space="preserve"> and arresting them. Muslim victims of abuses and witnesses said that the police initially turned them away, refusing to file their complaints, and that even when police </w:t>
      </w:r>
      <w:r w:rsidRPr="005B0E30">
        <w:rPr>
          <w:rFonts w:ascii="Arrus" w:hAnsi="Arrus"/>
          <w:sz w:val="22"/>
          <w:szCs w:val="28"/>
          <w:lang w:val="en-IN"/>
        </w:rPr>
        <w:lastRenderedPageBreak/>
        <w:t>filed the cases based on their accounts, they </w:t>
      </w:r>
      <w:hyperlink r:id="rId461" w:tgtFrame="_blank" w:history="1">
        <w:r w:rsidRPr="005B0E30">
          <w:rPr>
            <w:rStyle w:val="Hyperlink"/>
            <w:rFonts w:ascii="Arrus" w:hAnsi="Arrus" w:cs="Arial"/>
            <w:sz w:val="22"/>
            <w:szCs w:val="28"/>
            <w:u w:val="none"/>
            <w:lang w:val="en-IN"/>
          </w:rPr>
          <w:t>omitted names of BJP leaders or police officials</w:t>
        </w:r>
      </w:hyperlink>
      <w:r w:rsidRPr="005B0E30">
        <w:rPr>
          <w:rFonts w:ascii="Arrus" w:hAnsi="Arrus"/>
          <w:sz w:val="22"/>
          <w:szCs w:val="28"/>
          <w:lang w:val="en-IN"/>
        </w:rPr>
        <w:t> allegedly complicit in the attacks. The police have also implicated Muslim victims in these cases.</w:t>
      </w:r>
      <w:r w:rsidRPr="005B0E30">
        <w:rPr>
          <w:rFonts w:ascii="Arrus" w:hAnsi="Arrus"/>
          <w:sz w:val="22"/>
          <w:szCs w:val="28"/>
          <w:lang w:val="en-IN"/>
        </w:rPr>
        <w:br/>
      </w:r>
      <w:r w:rsidRPr="005B0E30">
        <w:rPr>
          <w:rFonts w:ascii="Arrus" w:hAnsi="Arrus"/>
          <w:sz w:val="22"/>
          <w:szCs w:val="28"/>
          <w:lang w:val="en-IN"/>
        </w:rPr>
        <w:br/>
        <w:t>In several cases in which Muslims were arrested, </w:t>
      </w:r>
      <w:hyperlink r:id="rId462" w:history="1">
        <w:r w:rsidRPr="005B0E30">
          <w:rPr>
            <w:rStyle w:val="Hyperlink"/>
            <w:rFonts w:ascii="Arrus" w:hAnsi="Arrus" w:cs="Arial"/>
            <w:sz w:val="22"/>
            <w:szCs w:val="28"/>
            <w:u w:val="none"/>
            <w:lang w:val="en-IN"/>
          </w:rPr>
          <w:t>Human Rights Watch found</w:t>
        </w:r>
      </w:hyperlink>
      <w:r w:rsidRPr="005B0E30">
        <w:rPr>
          <w:rFonts w:ascii="Arrus" w:hAnsi="Arrus"/>
          <w:sz w:val="22"/>
          <w:szCs w:val="28"/>
          <w:lang w:val="en-IN"/>
        </w:rPr>
        <w:t> that the police did not follow criminal code requirements, such as producing an arrest warrant, informing the person’s family of the arrest, and providing them a copy of the First Information Report (FIR), the official police case, or ensuring that those arrested have access to legal counsel, including during interrogation. In some cases, Muslim families who had succeeded in identifying </w:t>
      </w:r>
      <w:hyperlink r:id="rId463" w:tgtFrame="_blank" w:history="1">
        <w:r w:rsidRPr="005B0E30">
          <w:rPr>
            <w:rStyle w:val="Hyperlink"/>
            <w:rFonts w:ascii="Arrus" w:hAnsi="Arrus" w:cs="Arial"/>
            <w:sz w:val="22"/>
            <w:szCs w:val="28"/>
            <w:u w:val="none"/>
            <w:lang w:val="en-IN"/>
          </w:rPr>
          <w:t>BJP leaders</w:t>
        </w:r>
      </w:hyperlink>
      <w:r w:rsidRPr="005B0E30">
        <w:rPr>
          <w:rFonts w:ascii="Arrus" w:hAnsi="Arrus"/>
          <w:sz w:val="22"/>
          <w:szCs w:val="28"/>
          <w:lang w:val="en-IN"/>
        </w:rPr>
        <w:t> and </w:t>
      </w:r>
      <w:hyperlink r:id="rId464" w:tgtFrame="_blank" w:history="1">
        <w:r w:rsidRPr="005B0E30">
          <w:rPr>
            <w:rStyle w:val="Hyperlink"/>
            <w:rFonts w:ascii="Arrus" w:hAnsi="Arrus" w:cs="Arial"/>
            <w:sz w:val="22"/>
            <w:szCs w:val="28"/>
            <w:u w:val="none"/>
            <w:lang w:val="en-IN"/>
          </w:rPr>
          <w:t>police officials</w:t>
        </w:r>
      </w:hyperlink>
      <w:r w:rsidRPr="005B0E30">
        <w:rPr>
          <w:rFonts w:ascii="Arrus" w:hAnsi="Arrus"/>
          <w:sz w:val="22"/>
          <w:szCs w:val="28"/>
          <w:lang w:val="en-IN"/>
        </w:rPr>
        <w:t> when they filed complaints said they </w:t>
      </w:r>
      <w:hyperlink r:id="rId465" w:tgtFrame="_blank" w:history="1">
        <w:r w:rsidRPr="005B0E30">
          <w:rPr>
            <w:rStyle w:val="Hyperlink"/>
            <w:rFonts w:ascii="Arrus" w:hAnsi="Arrus" w:cs="Arial"/>
            <w:sz w:val="22"/>
            <w:szCs w:val="28"/>
            <w:u w:val="none"/>
            <w:lang w:val="en-IN"/>
          </w:rPr>
          <w:t>faced increasing pressure</w:t>
        </w:r>
      </w:hyperlink>
      <w:r w:rsidRPr="005B0E30">
        <w:rPr>
          <w:rFonts w:ascii="Arrus" w:hAnsi="Arrus"/>
          <w:sz w:val="22"/>
          <w:szCs w:val="28"/>
          <w:lang w:val="en-IN"/>
        </w:rPr>
        <w:t> to withdraw the complaints.</w:t>
      </w:r>
      <w:r w:rsidRPr="005B0E30">
        <w:rPr>
          <w:rFonts w:ascii="Arrus" w:hAnsi="Arrus"/>
          <w:sz w:val="22"/>
          <w:szCs w:val="28"/>
          <w:lang w:val="en-IN"/>
        </w:rPr>
        <w:br/>
      </w:r>
      <w:r w:rsidRPr="005B0E30">
        <w:rPr>
          <w:rFonts w:ascii="Arrus" w:hAnsi="Arrus"/>
          <w:sz w:val="22"/>
          <w:szCs w:val="28"/>
          <w:lang w:val="en-IN"/>
        </w:rPr>
        <w:br/>
        <w:t>Lawyers representing riot victims also allege that the police have them under scrutiny. In December, the Delhi police raided the office of a prominent </w:t>
      </w:r>
      <w:hyperlink r:id="rId466" w:tgtFrame="_blank" w:history="1">
        <w:r w:rsidRPr="005B0E30">
          <w:rPr>
            <w:rStyle w:val="Hyperlink"/>
            <w:rFonts w:ascii="Arrus" w:hAnsi="Arrus" w:cs="Arial"/>
            <w:sz w:val="22"/>
            <w:szCs w:val="28"/>
            <w:u w:val="none"/>
            <w:lang w:val="en-IN"/>
          </w:rPr>
          <w:t>Muslim lawyer, Mehmood Pracha</w:t>
        </w:r>
      </w:hyperlink>
      <w:r w:rsidRPr="005B0E30">
        <w:rPr>
          <w:rFonts w:ascii="Arrus" w:hAnsi="Arrus"/>
          <w:sz w:val="22"/>
          <w:szCs w:val="28"/>
          <w:lang w:val="en-IN"/>
        </w:rPr>
        <w:t>, who is representing several riot victims. The police accused Pracha of forging documents and instigating a man to depose falsely in a Delhi violence case. A day after the police raid on Pracha’s office, some riot victims held a news conference </w:t>
      </w:r>
      <w:hyperlink r:id="rId467" w:tgtFrame="_blank" w:history="1">
        <w:r w:rsidRPr="005B0E30">
          <w:rPr>
            <w:rStyle w:val="Hyperlink"/>
            <w:rFonts w:ascii="Arrus" w:hAnsi="Arrus" w:cs="Arial"/>
            <w:sz w:val="22"/>
            <w:szCs w:val="28"/>
            <w:u w:val="none"/>
            <w:lang w:val="en-IN"/>
          </w:rPr>
          <w:t>accusing the police</w:t>
        </w:r>
      </w:hyperlink>
      <w:r w:rsidRPr="005B0E30">
        <w:rPr>
          <w:rFonts w:ascii="Arrus" w:hAnsi="Arrus"/>
          <w:sz w:val="22"/>
          <w:szCs w:val="28"/>
          <w:lang w:val="en-IN"/>
        </w:rPr>
        <w:t> of forcing them to submit a statement saying that Pracha coerced them to file false complaints. The raid has </w:t>
      </w:r>
      <w:hyperlink r:id="rId468" w:tgtFrame="_blank" w:history="1">
        <w:r w:rsidRPr="005B0E30">
          <w:rPr>
            <w:rStyle w:val="Hyperlink"/>
            <w:rFonts w:ascii="Arrus" w:hAnsi="Arrus" w:cs="Arial"/>
            <w:sz w:val="22"/>
            <w:szCs w:val="28"/>
            <w:u w:val="none"/>
            <w:lang w:val="en-IN"/>
          </w:rPr>
          <w:t>prompted condemnation</w:t>
        </w:r>
      </w:hyperlink>
      <w:r w:rsidRPr="005B0E30">
        <w:rPr>
          <w:rFonts w:ascii="Arrus" w:hAnsi="Arrus"/>
          <w:sz w:val="22"/>
          <w:szCs w:val="28"/>
          <w:lang w:val="en-IN"/>
        </w:rPr>
        <w:t> from hundreds of lawyers who called it an attack on attorney-client privilege, and said it was aimed at intimidating Pracha and his clients.</w:t>
      </w:r>
      <w:r w:rsidRPr="005B0E30">
        <w:rPr>
          <w:rFonts w:ascii="Arrus" w:hAnsi="Arrus"/>
          <w:sz w:val="22"/>
          <w:szCs w:val="28"/>
          <w:lang w:val="en-IN"/>
        </w:rPr>
        <w:br/>
      </w:r>
      <w:r w:rsidRPr="005B0E30">
        <w:rPr>
          <w:rFonts w:ascii="Arrus" w:hAnsi="Arrus"/>
          <w:sz w:val="22"/>
          <w:szCs w:val="28"/>
          <w:lang w:val="en-IN"/>
        </w:rPr>
        <w:br/>
        <w:t>Meanwhile, the Delhi police told a court in July that it has </w:t>
      </w:r>
      <w:hyperlink r:id="rId469" w:tgtFrame="_blank" w:history="1">
        <w:r w:rsidRPr="005B0E30">
          <w:rPr>
            <w:rStyle w:val="Hyperlink"/>
            <w:rFonts w:ascii="Arrus" w:hAnsi="Arrus" w:cs="Arial"/>
            <w:sz w:val="22"/>
            <w:szCs w:val="28"/>
            <w:u w:val="none"/>
            <w:lang w:val="en-IN"/>
          </w:rPr>
          <w:t>no “actionable evidence” against BJP leaders</w:t>
        </w:r>
      </w:hyperlink>
      <w:r w:rsidRPr="005B0E30">
        <w:rPr>
          <w:rFonts w:ascii="Arrus" w:hAnsi="Arrus"/>
          <w:sz w:val="22"/>
          <w:szCs w:val="28"/>
          <w:lang w:val="en-IN"/>
        </w:rPr>
        <w:t> even though there are videos showing BJP leaders advocating violence, </w:t>
      </w:r>
      <w:hyperlink r:id="rId470" w:tgtFrame="_blank" w:history="1">
        <w:r w:rsidRPr="005B0E30">
          <w:rPr>
            <w:rStyle w:val="Hyperlink"/>
            <w:rFonts w:ascii="Arrus" w:hAnsi="Arrus" w:cs="Arial"/>
            <w:sz w:val="22"/>
            <w:szCs w:val="28"/>
            <w:u w:val="none"/>
            <w:lang w:val="en-IN"/>
          </w:rPr>
          <w:t>complaints by witnesses</w:t>
        </w:r>
      </w:hyperlink>
      <w:r w:rsidRPr="005B0E30">
        <w:rPr>
          <w:rFonts w:ascii="Arrus" w:hAnsi="Arrus"/>
          <w:sz w:val="22"/>
          <w:szCs w:val="28"/>
          <w:lang w:val="en-IN"/>
        </w:rPr>
        <w:t>, and transcripts of </w:t>
      </w:r>
      <w:hyperlink r:id="rId471" w:tgtFrame="_blank" w:history="1">
        <w:r w:rsidRPr="005B0E30">
          <w:rPr>
            <w:rStyle w:val="Hyperlink"/>
            <w:rFonts w:ascii="Arrus" w:hAnsi="Arrus" w:cs="Arial"/>
            <w:sz w:val="22"/>
            <w:szCs w:val="28"/>
            <w:u w:val="none"/>
            <w:lang w:val="en-IN"/>
          </w:rPr>
          <w:t>WhatsApp conversations</w:t>
        </w:r>
      </w:hyperlink>
      <w:r w:rsidRPr="005B0E30">
        <w:rPr>
          <w:rFonts w:ascii="Arrus" w:hAnsi="Arrus"/>
          <w:sz w:val="22"/>
          <w:szCs w:val="28"/>
          <w:lang w:val="en-IN"/>
        </w:rPr>
        <w:t> the police have submitted in court showing </w:t>
      </w:r>
      <w:hyperlink r:id="rId472" w:tgtFrame="_blank" w:history="1">
        <w:r w:rsidRPr="005B0E30">
          <w:rPr>
            <w:rStyle w:val="Hyperlink"/>
            <w:rFonts w:ascii="Arrus" w:hAnsi="Arrus" w:cs="Arial"/>
            <w:sz w:val="22"/>
            <w:szCs w:val="28"/>
            <w:u w:val="none"/>
            <w:lang w:val="en-IN"/>
          </w:rPr>
          <w:t>Hindu rioters took inspiration from BJP leaders.</w:t>
        </w:r>
      </w:hyperlink>
      <w:r w:rsidRPr="005B0E30">
        <w:rPr>
          <w:rFonts w:ascii="Arrus" w:hAnsi="Arrus"/>
          <w:sz w:val="22"/>
          <w:szCs w:val="28"/>
          <w:lang w:val="en-IN"/>
        </w:rPr>
        <w:br/>
      </w:r>
      <w:r w:rsidRPr="005B0E30">
        <w:rPr>
          <w:rFonts w:ascii="Arrus" w:hAnsi="Arrus"/>
          <w:sz w:val="22"/>
          <w:szCs w:val="28"/>
          <w:lang w:val="en-IN"/>
        </w:rPr>
        <w:br/>
        <w:t>Earlier, in February 2020, the Delhi High Court, while hearing petitions about the riots, had questioned the Delhi police </w:t>
      </w:r>
      <w:hyperlink r:id="rId473" w:tgtFrame="_blank" w:history="1">
        <w:r w:rsidRPr="005B0E30">
          <w:rPr>
            <w:rStyle w:val="Hyperlink"/>
            <w:rFonts w:ascii="Arrus" w:hAnsi="Arrus" w:cs="Arial"/>
            <w:sz w:val="22"/>
            <w:szCs w:val="28"/>
            <w:u w:val="none"/>
            <w:lang w:val="en-IN"/>
          </w:rPr>
          <w:t>decision to not file cases against BJP leaders</w:t>
        </w:r>
      </w:hyperlink>
      <w:r w:rsidRPr="005B0E30">
        <w:rPr>
          <w:rFonts w:ascii="Arrus" w:hAnsi="Arrus"/>
          <w:sz w:val="22"/>
          <w:szCs w:val="28"/>
          <w:lang w:val="en-IN"/>
        </w:rPr>
        <w:t> for advocating violence, saying it sent the wrong message and perpetuated impunity. Instead of responding to court orders, the government fast-tracked orders </w:t>
      </w:r>
      <w:hyperlink r:id="rId474" w:tgtFrame="_blank" w:history="1">
        <w:r w:rsidRPr="005B0E30">
          <w:rPr>
            <w:rStyle w:val="Hyperlink"/>
            <w:rFonts w:ascii="Arrus" w:hAnsi="Arrus" w:cs="Arial"/>
            <w:sz w:val="22"/>
            <w:szCs w:val="28"/>
            <w:u w:val="none"/>
            <w:lang w:val="en-IN"/>
          </w:rPr>
          <w:t>transferring the presiding judge</w:t>
        </w:r>
      </w:hyperlink>
      <w:r w:rsidRPr="005B0E30">
        <w:rPr>
          <w:rFonts w:ascii="Arrus" w:hAnsi="Arrus"/>
          <w:sz w:val="22"/>
          <w:szCs w:val="28"/>
          <w:lang w:val="en-IN"/>
        </w:rPr>
        <w:t xml:space="preserve"> to another state, taking the riot-related cases away from </w:t>
      </w:r>
      <w:r w:rsidRPr="005B0E30">
        <w:rPr>
          <w:rFonts w:ascii="Arrus" w:hAnsi="Arrus"/>
          <w:sz w:val="22"/>
          <w:szCs w:val="28"/>
          <w:lang w:val="en-IN"/>
        </w:rPr>
        <w:lastRenderedPageBreak/>
        <w:t>him, raising questions over the timing of the transfer. Under a new judge, the </w:t>
      </w:r>
      <w:hyperlink r:id="rId475" w:tgtFrame="_blank" w:history="1">
        <w:r w:rsidRPr="005B0E30">
          <w:rPr>
            <w:rStyle w:val="Hyperlink"/>
            <w:rFonts w:ascii="Arrus" w:hAnsi="Arrus" w:cs="Arial"/>
            <w:sz w:val="22"/>
            <w:szCs w:val="28"/>
            <w:u w:val="none"/>
            <w:lang w:val="en-IN"/>
          </w:rPr>
          <w:t>court accepted the submission</w:t>
        </w:r>
      </w:hyperlink>
      <w:r w:rsidRPr="005B0E30">
        <w:rPr>
          <w:rFonts w:ascii="Arrus" w:hAnsi="Arrus"/>
          <w:sz w:val="22"/>
          <w:szCs w:val="28"/>
          <w:lang w:val="en-IN"/>
        </w:rPr>
        <w:t> of the government’s attorney that the situation was not immediately “conducive” for registering police complaints.</w:t>
      </w:r>
      <w:r w:rsidRPr="005B0E30">
        <w:rPr>
          <w:rFonts w:ascii="Arrus" w:hAnsi="Arrus"/>
          <w:sz w:val="22"/>
          <w:szCs w:val="28"/>
          <w:lang w:val="en-IN"/>
        </w:rPr>
        <w:br/>
      </w:r>
      <w:r w:rsidRPr="005B0E30">
        <w:rPr>
          <w:rFonts w:ascii="Arrus" w:hAnsi="Arrus"/>
          <w:sz w:val="22"/>
          <w:szCs w:val="28"/>
          <w:lang w:val="en-IN"/>
        </w:rPr>
        <w:br/>
        <w:t>In several riot-related bail hearings, courts have raised doubts over police investigations that targeted riot victims; in </w:t>
      </w:r>
      <w:hyperlink r:id="rId476" w:tgtFrame="_blank" w:history="1">
        <w:r w:rsidRPr="005B0E30">
          <w:rPr>
            <w:rStyle w:val="Hyperlink"/>
            <w:rFonts w:ascii="Arrus" w:hAnsi="Arrus" w:cs="Arial"/>
            <w:sz w:val="22"/>
            <w:szCs w:val="28"/>
            <w:u w:val="none"/>
            <w:lang w:val="en-IN"/>
          </w:rPr>
          <w:t>at least five cases</w:t>
        </w:r>
      </w:hyperlink>
      <w:r w:rsidRPr="005B0E30">
        <w:rPr>
          <w:rFonts w:ascii="Arrus" w:hAnsi="Arrus"/>
          <w:sz w:val="22"/>
          <w:szCs w:val="28"/>
          <w:lang w:val="en-IN"/>
        </w:rPr>
        <w:t> the courts refused or were reluctant to accept eyewitness accounts of police officials.</w:t>
      </w:r>
      <w:r w:rsidRPr="005B0E30">
        <w:rPr>
          <w:rFonts w:ascii="Arrus" w:hAnsi="Arrus"/>
          <w:sz w:val="22"/>
          <w:szCs w:val="28"/>
          <w:lang w:val="en-IN"/>
        </w:rPr>
        <w:br/>
      </w:r>
      <w:r w:rsidRPr="005B0E30">
        <w:rPr>
          <w:rFonts w:ascii="Arrus" w:hAnsi="Arrus"/>
          <w:sz w:val="22"/>
          <w:szCs w:val="28"/>
          <w:lang w:val="en-IN"/>
        </w:rPr>
        <w:br/>
      </w:r>
      <w:r w:rsidRPr="005B0E30">
        <w:rPr>
          <w:rFonts w:ascii="Arrus" w:hAnsi="Arrus"/>
          <w:b/>
          <w:bCs/>
          <w:i/>
          <w:iCs/>
          <w:sz w:val="22"/>
          <w:szCs w:val="28"/>
          <w:lang w:val="en-IN"/>
        </w:rPr>
        <w:t>Jammu and Kashmir</w:t>
      </w:r>
      <w:r w:rsidRPr="005B0E30">
        <w:rPr>
          <w:rFonts w:ascii="Arrus" w:hAnsi="Arrus"/>
          <w:sz w:val="22"/>
          <w:szCs w:val="28"/>
          <w:lang w:val="en-IN"/>
        </w:rPr>
        <w:br/>
      </w:r>
      <w:r w:rsidRPr="005B0E30">
        <w:rPr>
          <w:rFonts w:ascii="Arrus" w:hAnsi="Arrus"/>
          <w:sz w:val="22"/>
          <w:szCs w:val="28"/>
          <w:lang w:val="en-IN"/>
        </w:rPr>
        <w:br/>
        <w:t>In August 2019, after the Indian government revoked the constitutional autonomy of Jammu and Kashmir state, it imposed broad restrictions and </w:t>
      </w:r>
      <w:hyperlink r:id="rId477" w:history="1">
        <w:r w:rsidRPr="005B0E30">
          <w:rPr>
            <w:rStyle w:val="Hyperlink"/>
            <w:rFonts w:ascii="Arrus" w:hAnsi="Arrus" w:cs="Arial"/>
            <w:sz w:val="22"/>
            <w:szCs w:val="28"/>
            <w:u w:val="none"/>
            <w:lang w:val="en-IN"/>
          </w:rPr>
          <w:t>arbitrarily detained thousands of people</w:t>
        </w:r>
      </w:hyperlink>
      <w:r w:rsidRPr="005B0E30">
        <w:rPr>
          <w:rFonts w:ascii="Arrus" w:hAnsi="Arrus"/>
          <w:sz w:val="22"/>
          <w:szCs w:val="28"/>
          <w:lang w:val="en-IN"/>
        </w:rPr>
        <w:t>, including elected officials, political leaders, activists, journalists, and lawyers. The authorities detained many of these people without informing their families about their whereabouts; several were even transferred to jails outside the state. Hundreds of </w:t>
      </w:r>
      <w:hyperlink r:id="rId478" w:tgtFrame="_blank" w:history="1">
        <w:r w:rsidRPr="005B0E30">
          <w:rPr>
            <w:rStyle w:val="Hyperlink"/>
            <w:rFonts w:ascii="Arrus" w:hAnsi="Arrus" w:cs="Arial"/>
            <w:sz w:val="22"/>
            <w:szCs w:val="28"/>
            <w:u w:val="none"/>
            <w:lang w:val="en-IN"/>
          </w:rPr>
          <w:t>habeas corpus petitions</w:t>
        </w:r>
      </w:hyperlink>
      <w:r w:rsidRPr="005B0E30">
        <w:rPr>
          <w:rFonts w:ascii="Arrus" w:hAnsi="Arrus"/>
          <w:sz w:val="22"/>
          <w:szCs w:val="28"/>
          <w:lang w:val="en-IN"/>
        </w:rPr>
        <w:t> were filed in the courts by families seeking information about those detained and challenging unlawful detention.</w:t>
      </w:r>
      <w:r w:rsidRPr="005B0E30">
        <w:rPr>
          <w:rFonts w:ascii="Arrus" w:hAnsi="Arrus"/>
          <w:sz w:val="22"/>
          <w:szCs w:val="28"/>
          <w:lang w:val="en-IN"/>
        </w:rPr>
        <w:br/>
      </w:r>
      <w:r w:rsidRPr="005B0E30">
        <w:rPr>
          <w:rFonts w:ascii="Arrus" w:hAnsi="Arrus"/>
          <w:sz w:val="22"/>
          <w:szCs w:val="28"/>
          <w:lang w:val="en-IN"/>
        </w:rPr>
        <w:br/>
        <w:t>Although habeas corpus, a legal action seeking judicial review of the lawfulness of detention, is recognized as a core human right in both Indian and international law, courts delayed hearing the petitions for over a year in the majority of cases. Of the </w:t>
      </w:r>
      <w:hyperlink r:id="rId479" w:tgtFrame="_blank" w:history="1">
        <w:r w:rsidRPr="005B0E30">
          <w:rPr>
            <w:rStyle w:val="Hyperlink"/>
            <w:rFonts w:ascii="Arrus" w:hAnsi="Arrus" w:cs="Arial"/>
            <w:sz w:val="22"/>
            <w:szCs w:val="28"/>
            <w:u w:val="none"/>
            <w:lang w:val="en-IN"/>
          </w:rPr>
          <w:t>554 habeas corpus petitions</w:t>
        </w:r>
      </w:hyperlink>
      <w:r w:rsidRPr="005B0E30">
        <w:rPr>
          <w:rFonts w:ascii="Arrus" w:hAnsi="Arrus"/>
          <w:sz w:val="22"/>
          <w:szCs w:val="28"/>
          <w:lang w:val="en-IN"/>
        </w:rPr>
        <w:t> filed in the Jammu and Kashmir High Court after August 5, 2019, the court had passed judgment in only 29 cases by September 2020. Over 30 percent of the cases became moot because the government had released the detainee by the time their petition was heard in court, while 65 percent of the cases remained pending a year later, in many cases a year after the person was detained. The </w:t>
      </w:r>
      <w:hyperlink r:id="rId480" w:history="1">
        <w:r w:rsidRPr="005B0E30">
          <w:rPr>
            <w:rStyle w:val="Hyperlink"/>
            <w:rFonts w:ascii="Arrus" w:hAnsi="Arrus" w:cs="Arial"/>
            <w:sz w:val="22"/>
            <w:szCs w:val="28"/>
            <w:u w:val="none"/>
            <w:lang w:val="en-IN"/>
          </w:rPr>
          <w:t>harsh and discriminatory restrictions</w:t>
        </w:r>
      </w:hyperlink>
      <w:r w:rsidRPr="005B0E30">
        <w:rPr>
          <w:rFonts w:ascii="Arrus" w:hAnsi="Arrus"/>
          <w:sz w:val="22"/>
          <w:szCs w:val="28"/>
          <w:lang w:val="en-IN"/>
        </w:rPr>
        <w:t> on Muslim-majority areas in Jammu and Kashmir remain in effect, with scores of people detained without charge and critics threatened with arrest.</w:t>
      </w:r>
      <w:r w:rsidRPr="005B0E30">
        <w:rPr>
          <w:rFonts w:ascii="Arrus" w:hAnsi="Arrus"/>
          <w:sz w:val="22"/>
          <w:szCs w:val="28"/>
          <w:lang w:val="en-IN"/>
        </w:rPr>
        <w:br/>
      </w:r>
      <w:r w:rsidRPr="005B0E30">
        <w:rPr>
          <w:rFonts w:ascii="Arrus" w:hAnsi="Arrus"/>
          <w:sz w:val="22"/>
          <w:szCs w:val="28"/>
          <w:lang w:val="en-IN"/>
        </w:rPr>
        <w:br/>
        <w:t>In August 2019, the government ordered a </w:t>
      </w:r>
      <w:hyperlink r:id="rId481" w:history="1">
        <w:r w:rsidRPr="005B0E30">
          <w:rPr>
            <w:rStyle w:val="Hyperlink"/>
            <w:rFonts w:ascii="Arrus" w:hAnsi="Arrus" w:cs="Arial"/>
            <w:sz w:val="22"/>
            <w:szCs w:val="28"/>
            <w:u w:val="none"/>
            <w:lang w:val="en-IN"/>
          </w:rPr>
          <w:t>blanket internet shutdown</w:t>
        </w:r>
      </w:hyperlink>
      <w:r w:rsidRPr="005B0E30">
        <w:rPr>
          <w:rFonts w:ascii="Arrus" w:hAnsi="Arrus"/>
          <w:sz w:val="22"/>
          <w:szCs w:val="28"/>
          <w:lang w:val="en-IN"/>
        </w:rPr>
        <w:t> across the state. In January 2020, it allowed broadband and slow-speed 2G internet only to </w:t>
      </w:r>
      <w:hyperlink r:id="rId482" w:tgtFrame="_blank" w:history="1">
        <w:r w:rsidRPr="005B0E30">
          <w:rPr>
            <w:rStyle w:val="Hyperlink"/>
            <w:rFonts w:ascii="Arrus" w:hAnsi="Arrus" w:cs="Arial"/>
            <w:sz w:val="22"/>
            <w:szCs w:val="28"/>
            <w:u w:val="none"/>
            <w:lang w:val="en-IN"/>
          </w:rPr>
          <w:t>access limited websites</w:t>
        </w:r>
      </w:hyperlink>
      <w:r w:rsidRPr="005B0E30">
        <w:rPr>
          <w:rFonts w:ascii="Arrus" w:hAnsi="Arrus"/>
          <w:sz w:val="22"/>
          <w:szCs w:val="28"/>
          <w:lang w:val="en-IN"/>
        </w:rPr>
        <w:t xml:space="preserve">. In March, the authorities lifted restrictions to websites, </w:t>
      </w:r>
      <w:r w:rsidRPr="005B0E30">
        <w:rPr>
          <w:rFonts w:ascii="Arrus" w:hAnsi="Arrus"/>
          <w:sz w:val="22"/>
          <w:szCs w:val="28"/>
          <w:lang w:val="en-IN"/>
        </w:rPr>
        <w:lastRenderedPageBreak/>
        <w:t>but only at </w:t>
      </w:r>
      <w:hyperlink r:id="rId483" w:tgtFrame="_blank" w:history="1">
        <w:r w:rsidRPr="005B0E30">
          <w:rPr>
            <w:rStyle w:val="Hyperlink"/>
            <w:rFonts w:ascii="Arrus" w:hAnsi="Arrus" w:cs="Arial"/>
            <w:sz w:val="22"/>
            <w:szCs w:val="28"/>
            <w:u w:val="none"/>
            <w:lang w:val="en-IN"/>
          </w:rPr>
          <w:t>2G speed</w:t>
        </w:r>
      </w:hyperlink>
      <w:r w:rsidRPr="005B0E30">
        <w:rPr>
          <w:rFonts w:ascii="Arrus" w:hAnsi="Arrus"/>
          <w:sz w:val="22"/>
          <w:szCs w:val="28"/>
          <w:lang w:val="en-IN"/>
        </w:rPr>
        <w:t> for mobile internet services, which does not allow services such as video calls, emails, or access to web pages with photos or videos. The government finally restored mobile internet services at 4G speed in February 2021, </w:t>
      </w:r>
      <w:hyperlink r:id="rId484" w:tgtFrame="_blank" w:history="1">
        <w:r w:rsidRPr="005B0E30">
          <w:rPr>
            <w:rStyle w:val="Hyperlink"/>
            <w:rFonts w:ascii="Arrus" w:hAnsi="Arrus" w:cs="Arial"/>
            <w:sz w:val="22"/>
            <w:szCs w:val="28"/>
            <w:u w:val="none"/>
            <w:lang w:val="en-IN"/>
          </w:rPr>
          <w:t>18 months after</w:t>
        </w:r>
      </w:hyperlink>
      <w:r w:rsidRPr="005B0E30">
        <w:rPr>
          <w:rFonts w:ascii="Arrus" w:hAnsi="Arrus"/>
          <w:sz w:val="22"/>
          <w:szCs w:val="28"/>
          <w:lang w:val="en-IN"/>
        </w:rPr>
        <w:t> it was suspended.</w:t>
      </w:r>
      <w:r w:rsidRPr="005B0E30">
        <w:rPr>
          <w:rFonts w:ascii="Arrus" w:hAnsi="Arrus"/>
          <w:sz w:val="22"/>
          <w:szCs w:val="28"/>
          <w:lang w:val="en-IN"/>
        </w:rPr>
        <w:br/>
      </w:r>
      <w:r w:rsidRPr="005B0E30">
        <w:rPr>
          <w:rFonts w:ascii="Arrus" w:hAnsi="Arrus"/>
          <w:sz w:val="22"/>
          <w:szCs w:val="28"/>
          <w:lang w:val="en-IN"/>
        </w:rPr>
        <w:br/>
        <w:t>The government continues to clamp down on journalists and human rights activists, including bringing </w:t>
      </w:r>
      <w:hyperlink r:id="rId485" w:tgtFrame="_blank" w:history="1">
        <w:r w:rsidRPr="005B0E30">
          <w:rPr>
            <w:rStyle w:val="Hyperlink"/>
            <w:rFonts w:ascii="Arrus" w:hAnsi="Arrus" w:cs="Arial"/>
            <w:sz w:val="22"/>
            <w:szCs w:val="28"/>
            <w:u w:val="none"/>
            <w:lang w:val="en-IN"/>
          </w:rPr>
          <w:t>politically motivated charges of terrorism under the Unlawful Activities (Prevention) Act</w:t>
        </w:r>
      </w:hyperlink>
      <w:r w:rsidRPr="005B0E30">
        <w:rPr>
          <w:rFonts w:ascii="Arrus" w:hAnsi="Arrus"/>
          <w:sz w:val="22"/>
          <w:szCs w:val="28"/>
          <w:lang w:val="en-IN"/>
        </w:rPr>
        <w:t> and using </w:t>
      </w:r>
      <w:hyperlink r:id="rId486" w:history="1">
        <w:r w:rsidRPr="005B0E30">
          <w:rPr>
            <w:rStyle w:val="Hyperlink"/>
            <w:rFonts w:ascii="Arrus" w:hAnsi="Arrus" w:cs="Arial"/>
            <w:sz w:val="22"/>
            <w:szCs w:val="28"/>
            <w:u w:val="none"/>
            <w:lang w:val="en-IN"/>
          </w:rPr>
          <w:t>counterterrorism operations</w:t>
        </w:r>
      </w:hyperlink>
      <w:r w:rsidRPr="005B0E30">
        <w:rPr>
          <w:rFonts w:ascii="Arrus" w:hAnsi="Arrus"/>
          <w:sz w:val="22"/>
          <w:szCs w:val="28"/>
          <w:lang w:val="en-IN"/>
        </w:rPr>
        <w:t> to harass and intimidate them.</w:t>
      </w:r>
      <w:r w:rsidRPr="005B0E30">
        <w:rPr>
          <w:rFonts w:ascii="Arrus" w:hAnsi="Arrus"/>
          <w:sz w:val="22"/>
          <w:szCs w:val="28"/>
          <w:lang w:val="en-IN"/>
        </w:rPr>
        <w:br/>
      </w:r>
      <w:r w:rsidRPr="005B0E30">
        <w:rPr>
          <w:rFonts w:ascii="Arrus" w:hAnsi="Arrus"/>
          <w:sz w:val="22"/>
          <w:szCs w:val="28"/>
          <w:lang w:val="en-IN"/>
        </w:rPr>
        <w:br/>
      </w:r>
      <w:r w:rsidRPr="005B0E30">
        <w:rPr>
          <w:rFonts w:ascii="Arrus" w:hAnsi="Arrus"/>
          <w:b/>
          <w:bCs/>
          <w:sz w:val="22"/>
          <w:szCs w:val="28"/>
          <w:lang w:val="en-IN"/>
        </w:rPr>
        <w:t>Empowering Vigilantes</w:t>
      </w:r>
      <w:r w:rsidRPr="005B0E30">
        <w:rPr>
          <w:rFonts w:ascii="Arrus" w:hAnsi="Arrus"/>
          <w:sz w:val="22"/>
          <w:szCs w:val="28"/>
          <w:lang w:val="en-IN"/>
        </w:rPr>
        <w:br/>
      </w:r>
      <w:r w:rsidRPr="005B0E30">
        <w:rPr>
          <w:rFonts w:ascii="Arrus" w:hAnsi="Arrus"/>
          <w:sz w:val="22"/>
          <w:szCs w:val="28"/>
          <w:lang w:val="en-IN"/>
        </w:rPr>
        <w:br/>
      </w:r>
      <w:r w:rsidRPr="005B0E30">
        <w:rPr>
          <w:rFonts w:ascii="Arrus" w:hAnsi="Arrus"/>
          <w:b/>
          <w:bCs/>
          <w:i/>
          <w:iCs/>
          <w:sz w:val="22"/>
          <w:szCs w:val="28"/>
          <w:lang w:val="en-IN"/>
        </w:rPr>
        <w:t>‘Cow Protection’ Groups</w:t>
      </w:r>
      <w:r w:rsidRPr="005B0E30">
        <w:rPr>
          <w:rFonts w:ascii="Arrus" w:hAnsi="Arrus"/>
          <w:sz w:val="22"/>
          <w:szCs w:val="28"/>
          <w:lang w:val="en-IN"/>
        </w:rPr>
        <w:br/>
      </w:r>
      <w:r w:rsidRPr="005B0E30">
        <w:rPr>
          <w:rFonts w:ascii="Arrus" w:hAnsi="Arrus"/>
          <w:sz w:val="22"/>
          <w:szCs w:val="28"/>
          <w:lang w:val="en-IN"/>
        </w:rPr>
        <w:br/>
        <w:t>BJP leaders have made strong statements about the need to protect cows, considered sacred by many Hindus. Beef is consumed mostly by religious and ethnic minorities, and such statements have in some cases encouraged violence against them.</w:t>
      </w:r>
      <w:r w:rsidRPr="005B0E30">
        <w:rPr>
          <w:rFonts w:ascii="Arrus" w:hAnsi="Arrus"/>
          <w:sz w:val="22"/>
          <w:szCs w:val="28"/>
          <w:lang w:val="en-IN"/>
        </w:rPr>
        <w:br/>
      </w:r>
      <w:r w:rsidRPr="005B0E30">
        <w:rPr>
          <w:rFonts w:ascii="Arrus" w:hAnsi="Arrus"/>
          <w:sz w:val="22"/>
          <w:szCs w:val="28"/>
          <w:lang w:val="en-IN"/>
        </w:rPr>
        <w:br/>
        <w:t>Several BJP-ruled states have passed stricter laws to prohibit killing cows and adopted cow protection policies, promoting Hindu nationalism and </w:t>
      </w:r>
      <w:hyperlink r:id="rId487" w:history="1">
        <w:r w:rsidRPr="005B0E30">
          <w:rPr>
            <w:rStyle w:val="Hyperlink"/>
            <w:rFonts w:ascii="Arrus" w:hAnsi="Arrus" w:cs="Arial"/>
            <w:sz w:val="22"/>
            <w:szCs w:val="28"/>
            <w:u w:val="none"/>
            <w:lang w:val="en-IN"/>
          </w:rPr>
          <w:t>disproportionately harming minority communities</w:t>
        </w:r>
      </w:hyperlink>
      <w:r w:rsidRPr="005B0E30">
        <w:rPr>
          <w:rFonts w:ascii="Arrus" w:hAnsi="Arrus"/>
          <w:sz w:val="22"/>
          <w:szCs w:val="28"/>
          <w:lang w:val="en-IN"/>
        </w:rPr>
        <w:t>. Many of the new legal provisions make cow slaughter a cognizable, non-bailable offense, putting the burden of proof on the accused in violation of the right to be presumed innocent. Communal rhetoric by BJP leaders along with policies around cow protection by BJP-led state governments have emboldened violent vigilante groups.</w:t>
      </w:r>
      <w:r w:rsidRPr="005B0E30">
        <w:rPr>
          <w:rFonts w:ascii="Arrus" w:hAnsi="Arrus"/>
          <w:sz w:val="22"/>
          <w:szCs w:val="28"/>
          <w:lang w:val="en-IN"/>
        </w:rPr>
        <w:br/>
      </w:r>
      <w:r w:rsidRPr="005B0E30">
        <w:rPr>
          <w:rFonts w:ascii="Arrus" w:hAnsi="Arrus"/>
          <w:sz w:val="22"/>
          <w:szCs w:val="28"/>
          <w:lang w:val="en-IN"/>
        </w:rPr>
        <w:br/>
        <w:t>Since May 2015, at least 50 people have been killed, mostly Muslims, and hundreds injured in attacks by these so-called cow protection groups, many claiming affiliations with militant Hindu groups that often have ties to the BJP. </w:t>
      </w:r>
      <w:hyperlink r:id="rId488" w:history="1">
        <w:r w:rsidRPr="005B0E30">
          <w:rPr>
            <w:rStyle w:val="Hyperlink"/>
            <w:rFonts w:ascii="Arrus" w:hAnsi="Arrus" w:cs="Arial"/>
            <w:sz w:val="22"/>
            <w:szCs w:val="28"/>
            <w:u w:val="none"/>
            <w:lang w:val="en-IN"/>
          </w:rPr>
          <w:t>Police have often stalled prosecutions</w:t>
        </w:r>
      </w:hyperlink>
      <w:r w:rsidRPr="005B0E30">
        <w:rPr>
          <w:rFonts w:ascii="Arrus" w:hAnsi="Arrus"/>
          <w:sz w:val="22"/>
          <w:szCs w:val="28"/>
          <w:lang w:val="en-IN"/>
        </w:rPr>
        <w:t> of the attackers, while several BJP politicians have publicly justified the attacks. In a number of cases, police have filed complaints against victims’ family members and associates under laws banning cow slaughter, leaving witnesses and families afraid to pursue justice.</w:t>
      </w:r>
      <w:r w:rsidRPr="005B0E30">
        <w:rPr>
          <w:rFonts w:ascii="Arrus" w:hAnsi="Arrus"/>
          <w:sz w:val="22"/>
          <w:szCs w:val="28"/>
          <w:lang w:val="en-IN"/>
        </w:rPr>
        <w:br/>
      </w:r>
      <w:r w:rsidRPr="005B0E30">
        <w:rPr>
          <w:rFonts w:ascii="Arrus" w:hAnsi="Arrus"/>
          <w:sz w:val="22"/>
          <w:szCs w:val="28"/>
          <w:lang w:val="en-IN"/>
        </w:rPr>
        <w:br/>
      </w:r>
      <w:r w:rsidRPr="005B0E30">
        <w:rPr>
          <w:rFonts w:ascii="Arrus" w:hAnsi="Arrus"/>
          <w:sz w:val="22"/>
          <w:szCs w:val="28"/>
          <w:lang w:val="en-IN"/>
        </w:rPr>
        <w:lastRenderedPageBreak/>
        <w:t>The authorities have even used the National Security Act – a repressive law that permits detention without charge for up to a year – against those suspected of illegally slaughtering cows. In 2020, the Uttar Pradesh government </w:t>
      </w:r>
      <w:hyperlink r:id="rId489" w:tgtFrame="_blank" w:history="1">
        <w:r w:rsidRPr="005B0E30">
          <w:rPr>
            <w:rStyle w:val="Hyperlink"/>
            <w:rFonts w:ascii="Arrus" w:hAnsi="Arrus" w:cs="Arial"/>
            <w:sz w:val="22"/>
            <w:szCs w:val="28"/>
            <w:u w:val="none"/>
            <w:lang w:val="en-IN"/>
          </w:rPr>
          <w:t>arrested at least 4,000 people</w:t>
        </w:r>
      </w:hyperlink>
      <w:r w:rsidRPr="005B0E30">
        <w:rPr>
          <w:rFonts w:ascii="Arrus" w:hAnsi="Arrus"/>
          <w:sz w:val="22"/>
          <w:szCs w:val="28"/>
          <w:lang w:val="en-IN"/>
        </w:rPr>
        <w:t> over allegations of cow slaughter under the law banning it, and used the National Security Act against 76 people accused of cow slaughter.</w:t>
      </w:r>
      <w:r w:rsidRPr="005B0E30">
        <w:rPr>
          <w:rFonts w:ascii="Arrus" w:hAnsi="Arrus"/>
          <w:sz w:val="22"/>
          <w:szCs w:val="28"/>
          <w:lang w:val="en-IN"/>
        </w:rPr>
        <w:br/>
      </w:r>
      <w:r w:rsidRPr="005B0E30">
        <w:rPr>
          <w:rFonts w:ascii="Arrus" w:hAnsi="Arrus"/>
          <w:sz w:val="22"/>
          <w:szCs w:val="28"/>
          <w:lang w:val="en-IN"/>
        </w:rPr>
        <w:br/>
      </w:r>
      <w:proofErr w:type="spellStart"/>
      <w:r w:rsidRPr="005B0E30">
        <w:rPr>
          <w:rFonts w:ascii="Arrus" w:hAnsi="Arrus"/>
          <w:b/>
          <w:bCs/>
          <w:i/>
          <w:iCs/>
          <w:sz w:val="22"/>
          <w:szCs w:val="28"/>
          <w:lang w:val="en-IN"/>
        </w:rPr>
        <w:t>Fueling</w:t>
      </w:r>
      <w:proofErr w:type="spellEnd"/>
      <w:r w:rsidRPr="005B0E30">
        <w:rPr>
          <w:rFonts w:ascii="Arrus" w:hAnsi="Arrus"/>
          <w:b/>
          <w:bCs/>
          <w:i/>
          <w:iCs/>
          <w:sz w:val="22"/>
          <w:szCs w:val="28"/>
          <w:lang w:val="en-IN"/>
        </w:rPr>
        <w:t xml:space="preserve"> Islamophobia</w:t>
      </w:r>
      <w:r w:rsidRPr="005B0E30">
        <w:rPr>
          <w:rFonts w:ascii="Arrus" w:hAnsi="Arrus"/>
          <w:sz w:val="22"/>
          <w:szCs w:val="28"/>
          <w:lang w:val="en-IN"/>
        </w:rPr>
        <w:br/>
      </w:r>
      <w:r w:rsidRPr="005B0E30">
        <w:rPr>
          <w:rFonts w:ascii="Arrus" w:hAnsi="Arrus"/>
          <w:sz w:val="22"/>
          <w:szCs w:val="28"/>
          <w:lang w:val="en-IN"/>
        </w:rPr>
        <w:br/>
        <w:t>For several weeks following the outbreak of Covid-19 in March, the BJP government singled out a mass religious congregation in Delhi, organized by the international Islamic missionary movement </w:t>
      </w:r>
      <w:hyperlink r:id="rId490" w:tgtFrame="_blank" w:history="1">
        <w:r w:rsidRPr="005B0E30">
          <w:rPr>
            <w:rStyle w:val="Hyperlink"/>
            <w:rFonts w:ascii="Arrus" w:hAnsi="Arrus" w:cs="Arial"/>
            <w:sz w:val="22"/>
            <w:szCs w:val="28"/>
            <w:u w:val="none"/>
            <w:lang w:val="en-IN"/>
          </w:rPr>
          <w:t>Tablighi Jamaat</w:t>
        </w:r>
      </w:hyperlink>
      <w:r w:rsidRPr="005B0E30">
        <w:rPr>
          <w:rFonts w:ascii="Arrus" w:hAnsi="Arrus"/>
          <w:sz w:val="22"/>
          <w:szCs w:val="28"/>
          <w:lang w:val="en-IN"/>
        </w:rPr>
        <w:t>, to explain a spike in cases. This led to a </w:t>
      </w:r>
      <w:hyperlink r:id="rId491" w:history="1">
        <w:r w:rsidRPr="005B0E30">
          <w:rPr>
            <w:rStyle w:val="Hyperlink"/>
            <w:rFonts w:ascii="Arrus" w:hAnsi="Arrus" w:cs="Arial"/>
            <w:sz w:val="22"/>
            <w:szCs w:val="28"/>
            <w:u w:val="none"/>
            <w:lang w:val="en-IN"/>
          </w:rPr>
          <w:t>surge in Islamophobia</w:t>
        </w:r>
      </w:hyperlink>
      <w:r w:rsidRPr="005B0E30">
        <w:rPr>
          <w:rFonts w:ascii="Arrus" w:hAnsi="Arrus"/>
          <w:sz w:val="22"/>
          <w:szCs w:val="28"/>
          <w:lang w:val="en-IN"/>
        </w:rPr>
        <w:t> with some BJP leaders calling the meeting a “</w:t>
      </w:r>
      <w:proofErr w:type="spellStart"/>
      <w:r>
        <w:fldChar w:fldCharType="begin"/>
      </w:r>
      <w:r>
        <w:instrText>HYPERLINK "https://www.youtube.com/watch?v=4HxAg_zh0ag" \t "_blank"</w:instrText>
      </w:r>
      <w:r>
        <w:fldChar w:fldCharType="separate"/>
      </w:r>
      <w:r w:rsidRPr="005B0E30">
        <w:rPr>
          <w:rStyle w:val="Hyperlink"/>
          <w:rFonts w:ascii="Arrus" w:hAnsi="Arrus" w:cs="Arial"/>
          <w:sz w:val="22"/>
          <w:szCs w:val="28"/>
          <w:u w:val="none"/>
          <w:lang w:val="en-IN"/>
        </w:rPr>
        <w:t>Talibani</w:t>
      </w:r>
      <w:proofErr w:type="spellEnd"/>
      <w:r w:rsidRPr="005B0E30">
        <w:rPr>
          <w:rStyle w:val="Hyperlink"/>
          <w:rFonts w:ascii="Arrus" w:hAnsi="Arrus" w:cs="Arial"/>
          <w:sz w:val="22"/>
          <w:szCs w:val="28"/>
          <w:u w:val="none"/>
          <w:lang w:val="en-IN"/>
        </w:rPr>
        <w:t xml:space="preserve"> crime</w:t>
      </w:r>
      <w:r>
        <w:fldChar w:fldCharType="end"/>
      </w:r>
      <w:r w:rsidRPr="005B0E30">
        <w:rPr>
          <w:rFonts w:ascii="Arrus" w:hAnsi="Arrus"/>
          <w:sz w:val="22"/>
          <w:szCs w:val="28"/>
          <w:lang w:val="en-IN"/>
        </w:rPr>
        <w:t>” and “</w:t>
      </w:r>
      <w:hyperlink r:id="rId492" w:tgtFrame="_blank" w:history="1">
        <w:r w:rsidRPr="005B0E30">
          <w:rPr>
            <w:rStyle w:val="Hyperlink"/>
            <w:rFonts w:ascii="Arrus" w:hAnsi="Arrus" w:cs="Arial"/>
            <w:sz w:val="22"/>
            <w:szCs w:val="28"/>
            <w:u w:val="none"/>
            <w:lang w:val="en-IN"/>
          </w:rPr>
          <w:t>Corona Terrorism</w:t>
        </w:r>
      </w:hyperlink>
      <w:r w:rsidRPr="005B0E30">
        <w:rPr>
          <w:rFonts w:ascii="Arrus" w:hAnsi="Arrus"/>
          <w:sz w:val="22"/>
          <w:szCs w:val="28"/>
          <w:lang w:val="en-IN"/>
        </w:rPr>
        <w:t>,” and pro-government television channels and </w:t>
      </w:r>
      <w:hyperlink r:id="rId493" w:tgtFrame="_blank" w:history="1">
        <w:r w:rsidRPr="005B0E30">
          <w:rPr>
            <w:rStyle w:val="Hyperlink"/>
            <w:rFonts w:ascii="Arrus" w:hAnsi="Arrus" w:cs="Arial"/>
            <w:sz w:val="22"/>
            <w:szCs w:val="28"/>
            <w:u w:val="none"/>
            <w:lang w:val="en-IN"/>
          </w:rPr>
          <w:t>social media</w:t>
        </w:r>
      </w:hyperlink>
      <w:r w:rsidRPr="005B0E30">
        <w:rPr>
          <w:rFonts w:ascii="Arrus" w:hAnsi="Arrus"/>
          <w:sz w:val="22"/>
          <w:szCs w:val="28"/>
          <w:lang w:val="en-IN"/>
        </w:rPr>
        <w:t> accusing those who attended the gathering and Indian Muslims in general of not just being responsible for the outbreak but deliberately spreading it.</w:t>
      </w:r>
      <w:r w:rsidRPr="005B0E30">
        <w:rPr>
          <w:rFonts w:ascii="Arrus" w:hAnsi="Arrus"/>
          <w:sz w:val="22"/>
          <w:szCs w:val="28"/>
          <w:lang w:val="en-IN"/>
        </w:rPr>
        <w:br/>
      </w:r>
      <w:r w:rsidRPr="005B0E30">
        <w:rPr>
          <w:rFonts w:ascii="Arrus" w:hAnsi="Arrus"/>
          <w:sz w:val="22"/>
          <w:szCs w:val="28"/>
          <w:lang w:val="en-IN"/>
        </w:rPr>
        <w:br/>
        <w:t>Fake videos contending that Muslims were deliberately spreading the virus went viral on social media and WhatsApp, leading to weeks of </w:t>
      </w:r>
      <w:hyperlink r:id="rId494" w:tgtFrame="_blank" w:history="1">
        <w:r w:rsidRPr="005B0E30">
          <w:rPr>
            <w:rStyle w:val="Hyperlink"/>
            <w:rFonts w:ascii="Arrus" w:hAnsi="Arrus" w:cs="Arial"/>
            <w:sz w:val="22"/>
            <w:szCs w:val="28"/>
            <w:u w:val="none"/>
            <w:lang w:val="en-IN"/>
          </w:rPr>
          <w:t>abuses against Muslims</w:t>
        </w:r>
      </w:hyperlink>
      <w:r w:rsidRPr="005B0E30">
        <w:rPr>
          <w:rFonts w:ascii="Arrus" w:hAnsi="Arrus"/>
          <w:sz w:val="22"/>
          <w:szCs w:val="28"/>
          <w:lang w:val="en-IN"/>
        </w:rPr>
        <w:t>, boycotts of their </w:t>
      </w:r>
      <w:hyperlink r:id="rId495" w:tgtFrame="_top" w:history="1">
        <w:r w:rsidRPr="005B0E30">
          <w:rPr>
            <w:rStyle w:val="Hyperlink"/>
            <w:rFonts w:ascii="Arrus" w:hAnsi="Arrus" w:cs="Arial"/>
            <w:sz w:val="22"/>
            <w:szCs w:val="28"/>
            <w:u w:val="none"/>
            <w:lang w:val="en-IN"/>
          </w:rPr>
          <w:t>businesses</w:t>
        </w:r>
      </w:hyperlink>
      <w:r w:rsidRPr="005B0E30">
        <w:rPr>
          <w:rFonts w:ascii="Arrus" w:hAnsi="Arrus"/>
          <w:sz w:val="22"/>
          <w:szCs w:val="28"/>
          <w:lang w:val="en-IN"/>
        </w:rPr>
        <w:t> and of individuals, and numerous physical attacks on Muslims, including volunteers distributing relief supplies.</w:t>
      </w:r>
      <w:r w:rsidRPr="005B0E30">
        <w:rPr>
          <w:rFonts w:ascii="Arrus" w:hAnsi="Arrus"/>
          <w:sz w:val="22"/>
          <w:szCs w:val="28"/>
          <w:lang w:val="en-IN"/>
        </w:rPr>
        <w:br/>
      </w:r>
      <w:r w:rsidRPr="005B0E30">
        <w:rPr>
          <w:rFonts w:ascii="Arrus" w:hAnsi="Arrus"/>
          <w:sz w:val="22"/>
          <w:szCs w:val="28"/>
          <w:lang w:val="en-IN"/>
        </w:rPr>
        <w:br/>
        <w:t>State governments across the country also filed </w:t>
      </w:r>
      <w:hyperlink r:id="rId496" w:tgtFrame="_blank" w:history="1">
        <w:r w:rsidRPr="005B0E30">
          <w:rPr>
            <w:rStyle w:val="Hyperlink"/>
            <w:rFonts w:ascii="Arrus" w:hAnsi="Arrus" w:cs="Arial"/>
            <w:sz w:val="22"/>
            <w:szCs w:val="28"/>
            <w:u w:val="none"/>
            <w:lang w:val="en-IN"/>
          </w:rPr>
          <w:t>cases against over 2,500 foreign nationals</w:t>
        </w:r>
      </w:hyperlink>
      <w:r w:rsidRPr="005B0E30">
        <w:rPr>
          <w:rFonts w:ascii="Arrus" w:hAnsi="Arrus"/>
          <w:sz w:val="22"/>
          <w:szCs w:val="28"/>
          <w:lang w:val="en-IN"/>
        </w:rPr>
        <w:t> for allegedly violating visa terms and intentionally disregarding Covid-19 guidelines to attend the Jamaat meeting. Courts in several states cleared the accused, strongly criticizing the authorities for “malicious” prosecutions devoid of evidence. While quashing cases against 35 people who attended the Jamaat congregation, 29 of them foreign nationals, the </w:t>
      </w:r>
      <w:hyperlink r:id="rId497" w:tgtFrame="_blank" w:history="1">
        <w:r w:rsidRPr="005B0E30">
          <w:rPr>
            <w:rStyle w:val="Hyperlink"/>
            <w:rFonts w:ascii="Arrus" w:hAnsi="Arrus" w:cs="Arial"/>
            <w:sz w:val="22"/>
            <w:szCs w:val="28"/>
            <w:u w:val="none"/>
            <w:lang w:val="en-IN"/>
          </w:rPr>
          <w:t>Bombay High Court</w:t>
        </w:r>
      </w:hyperlink>
      <w:r w:rsidRPr="005B0E30">
        <w:rPr>
          <w:rFonts w:ascii="Arrus" w:hAnsi="Arrus"/>
          <w:sz w:val="22"/>
          <w:szCs w:val="28"/>
          <w:lang w:val="en-IN"/>
        </w:rPr>
        <w:t> stated in August that the cases appeared to have been filed to </w:t>
      </w:r>
      <w:hyperlink r:id="rId498" w:tgtFrame="_blank" w:history="1">
        <w:r w:rsidRPr="005B0E30">
          <w:rPr>
            <w:rStyle w:val="Hyperlink"/>
            <w:rFonts w:ascii="Arrus" w:hAnsi="Arrus" w:cs="Arial"/>
            <w:sz w:val="22"/>
            <w:szCs w:val="28"/>
            <w:u w:val="none"/>
            <w:lang w:val="en-IN"/>
          </w:rPr>
          <w:t>warn Indian Muslims</w:t>
        </w:r>
      </w:hyperlink>
      <w:r w:rsidRPr="005B0E30">
        <w:rPr>
          <w:rFonts w:ascii="Arrus" w:hAnsi="Arrus"/>
          <w:sz w:val="22"/>
          <w:szCs w:val="28"/>
          <w:lang w:val="en-IN"/>
        </w:rPr>
        <w:t> who had been protesting against the citizenship policies across the country: “T</w:t>
      </w:r>
      <w:r w:rsidRPr="005B0E30">
        <w:rPr>
          <w:rFonts w:ascii="Arrus" w:hAnsi="Arrus"/>
          <w:i/>
          <w:iCs/>
          <w:sz w:val="22"/>
          <w:szCs w:val="28"/>
          <w:lang w:val="en-IN"/>
        </w:rPr>
        <w:t>his action indirectly gave warning to Indian Muslims that action in any form and for anything can be taken against Muslims.”</w:t>
      </w:r>
      <w:r w:rsidRPr="005B0E30">
        <w:rPr>
          <w:rFonts w:ascii="Arrus" w:hAnsi="Arrus"/>
          <w:sz w:val="22"/>
          <w:szCs w:val="28"/>
          <w:lang w:val="en-IN"/>
        </w:rPr>
        <w:br/>
      </w:r>
      <w:r w:rsidRPr="005B0E30">
        <w:rPr>
          <w:rFonts w:ascii="Arrus" w:hAnsi="Arrus"/>
          <w:sz w:val="22"/>
          <w:szCs w:val="28"/>
          <w:lang w:val="en-IN"/>
        </w:rPr>
        <w:br/>
      </w:r>
      <w:r w:rsidRPr="005B0E30">
        <w:rPr>
          <w:rFonts w:ascii="Arrus" w:hAnsi="Arrus"/>
          <w:b/>
          <w:bCs/>
          <w:i/>
          <w:iCs/>
          <w:sz w:val="22"/>
          <w:szCs w:val="28"/>
          <w:lang w:val="en-IN"/>
        </w:rPr>
        <w:lastRenderedPageBreak/>
        <w:t>Claiming ‘Hurt Religious Sentiments’</w:t>
      </w:r>
      <w:r w:rsidRPr="005B0E30">
        <w:rPr>
          <w:rFonts w:ascii="Arrus" w:hAnsi="Arrus"/>
          <w:sz w:val="22"/>
          <w:szCs w:val="28"/>
          <w:lang w:val="en-IN"/>
        </w:rPr>
        <w:br/>
      </w:r>
      <w:r w:rsidRPr="005B0E30">
        <w:rPr>
          <w:rFonts w:ascii="Arrus" w:hAnsi="Arrus"/>
          <w:sz w:val="22"/>
          <w:szCs w:val="28"/>
          <w:lang w:val="en-IN"/>
        </w:rPr>
        <w:br/>
        <w:t>The government’s discriminatory policies and practices have empowered its violent supporters to commit unlawful acts with impunity. Government supporters file baseless complaints against critics and at the same time pro-BJP mobs threaten, harass, and attack minority community members.</w:t>
      </w:r>
      <w:r w:rsidRPr="005B0E30">
        <w:rPr>
          <w:rFonts w:ascii="Arrus" w:hAnsi="Arrus"/>
          <w:sz w:val="22"/>
          <w:szCs w:val="28"/>
          <w:lang w:val="en-IN"/>
        </w:rPr>
        <w:br/>
      </w:r>
      <w:r w:rsidRPr="005B0E30">
        <w:rPr>
          <w:rFonts w:ascii="Arrus" w:hAnsi="Arrus"/>
          <w:sz w:val="22"/>
          <w:szCs w:val="28"/>
          <w:lang w:val="en-IN"/>
        </w:rPr>
        <w:br/>
      </w:r>
      <w:hyperlink r:id="rId499" w:tgtFrame="_blank" w:history="1">
        <w:r w:rsidRPr="005B0E30">
          <w:rPr>
            <w:rStyle w:val="Hyperlink"/>
            <w:rFonts w:ascii="Arrus" w:hAnsi="Arrus" w:cs="Arial"/>
            <w:sz w:val="22"/>
            <w:szCs w:val="28"/>
            <w:u w:val="none"/>
            <w:lang w:val="en-IN"/>
          </w:rPr>
          <w:t>Uttar Pradesh police</w:t>
        </w:r>
      </w:hyperlink>
      <w:r w:rsidRPr="005B0E30">
        <w:rPr>
          <w:rFonts w:ascii="Arrus" w:hAnsi="Arrus"/>
          <w:sz w:val="22"/>
          <w:szCs w:val="28"/>
          <w:lang w:val="en-IN"/>
        </w:rPr>
        <w:t> in January detained Nasir, 26, a Muslim street vendor after members of the militant Hindu group Bajrang Dal accused him of offending them by selling a shoe branded “Thakur,” an upper-caste name. Following much criticism on social media and elsewhere, </w:t>
      </w:r>
      <w:hyperlink r:id="rId500" w:tgtFrame="_blank" w:history="1">
        <w:r w:rsidRPr="005B0E30">
          <w:rPr>
            <w:rStyle w:val="Hyperlink"/>
            <w:rFonts w:ascii="Arrus" w:hAnsi="Arrus" w:cs="Arial"/>
            <w:sz w:val="22"/>
            <w:szCs w:val="28"/>
            <w:u w:val="none"/>
            <w:lang w:val="en-IN"/>
          </w:rPr>
          <w:t>police denied</w:t>
        </w:r>
      </w:hyperlink>
      <w:r w:rsidRPr="005B0E30">
        <w:rPr>
          <w:rFonts w:ascii="Arrus" w:hAnsi="Arrus"/>
          <w:sz w:val="22"/>
          <w:szCs w:val="28"/>
          <w:lang w:val="en-IN"/>
        </w:rPr>
        <w:t> detaining Nasir and dropped charges against him of promoting enmity between groups, but said they are still investigating allegations of causing hurt and intentional insult.</w:t>
      </w:r>
      <w:r w:rsidRPr="005B0E30">
        <w:rPr>
          <w:rFonts w:ascii="Arrus" w:hAnsi="Arrus"/>
          <w:sz w:val="22"/>
          <w:szCs w:val="28"/>
          <w:lang w:val="en-IN"/>
        </w:rPr>
        <w:br/>
      </w:r>
      <w:r w:rsidRPr="005B0E30">
        <w:rPr>
          <w:rFonts w:ascii="Arrus" w:hAnsi="Arrus"/>
          <w:sz w:val="22"/>
          <w:szCs w:val="28"/>
          <w:lang w:val="en-IN"/>
        </w:rPr>
        <w:br/>
        <w:t xml:space="preserve">A high-end </w:t>
      </w:r>
      <w:proofErr w:type="spellStart"/>
      <w:r w:rsidRPr="005B0E30">
        <w:rPr>
          <w:rFonts w:ascii="Arrus" w:hAnsi="Arrus"/>
          <w:sz w:val="22"/>
          <w:szCs w:val="28"/>
          <w:lang w:val="en-IN"/>
        </w:rPr>
        <w:t>jewelry</w:t>
      </w:r>
      <w:proofErr w:type="spellEnd"/>
      <w:r w:rsidRPr="005B0E30">
        <w:rPr>
          <w:rFonts w:ascii="Arrus" w:hAnsi="Arrus"/>
          <w:sz w:val="22"/>
          <w:szCs w:val="28"/>
          <w:lang w:val="en-IN"/>
        </w:rPr>
        <w:t xml:space="preserve"> chain, Tanishq, withdrew an advertisement in October, fearing violence after a </w:t>
      </w:r>
      <w:hyperlink r:id="rId501" w:tgtFrame="_blank" w:history="1">
        <w:r w:rsidRPr="005B0E30">
          <w:rPr>
            <w:rStyle w:val="Hyperlink"/>
            <w:rFonts w:ascii="Arrus" w:hAnsi="Arrus" w:cs="Arial"/>
            <w:sz w:val="22"/>
            <w:szCs w:val="28"/>
            <w:u w:val="none"/>
            <w:lang w:val="en-IN"/>
          </w:rPr>
          <w:t>Hindu nationalist backlash</w:t>
        </w:r>
      </w:hyperlink>
      <w:r w:rsidRPr="005B0E30">
        <w:rPr>
          <w:rFonts w:ascii="Arrus" w:hAnsi="Arrus"/>
          <w:sz w:val="22"/>
          <w:szCs w:val="28"/>
          <w:lang w:val="en-IN"/>
        </w:rPr>
        <w:t>. The advertisement depicted a Muslim family throwing a baby shower for their Hindu daughter-in-law; those opposing it said it promoted “love jihad” or interfaith marriages. The company faced vicious trolling on social media, </w:t>
      </w:r>
      <w:hyperlink r:id="rId502" w:tgtFrame="_blank" w:history="1">
        <w:r w:rsidRPr="005B0E30">
          <w:rPr>
            <w:rStyle w:val="Hyperlink"/>
            <w:rFonts w:ascii="Arrus" w:hAnsi="Arrus" w:cs="Arial"/>
            <w:sz w:val="22"/>
            <w:szCs w:val="28"/>
            <w:u w:val="none"/>
            <w:lang w:val="en-IN"/>
          </w:rPr>
          <w:t>threats of attacks</w:t>
        </w:r>
      </w:hyperlink>
      <w:r w:rsidRPr="005B0E30">
        <w:rPr>
          <w:rFonts w:ascii="Arrus" w:hAnsi="Arrus"/>
          <w:sz w:val="22"/>
          <w:szCs w:val="28"/>
          <w:lang w:val="en-IN"/>
        </w:rPr>
        <w:t> against their staff at one of their stores, and boycott campaigns.</w:t>
      </w:r>
      <w:r w:rsidRPr="005B0E30">
        <w:rPr>
          <w:rFonts w:ascii="Arrus" w:hAnsi="Arrus"/>
          <w:sz w:val="22"/>
          <w:szCs w:val="28"/>
          <w:lang w:val="en-IN"/>
        </w:rPr>
        <w:br/>
      </w:r>
      <w:r w:rsidRPr="005B0E30">
        <w:rPr>
          <w:rFonts w:ascii="Arrus" w:hAnsi="Arrus"/>
          <w:sz w:val="22"/>
          <w:szCs w:val="28"/>
          <w:lang w:val="en-IN"/>
        </w:rPr>
        <w:br/>
        <w:t>Legal provisions such as </w:t>
      </w:r>
      <w:hyperlink r:id="rId503" w:tgtFrame="_blank" w:history="1">
        <w:r w:rsidRPr="005B0E30">
          <w:rPr>
            <w:rStyle w:val="Hyperlink"/>
            <w:rFonts w:ascii="Arrus" w:hAnsi="Arrus" w:cs="Arial"/>
            <w:sz w:val="22"/>
            <w:szCs w:val="28"/>
            <w:u w:val="none"/>
            <w:lang w:val="en-IN"/>
          </w:rPr>
          <w:t>section 295A</w:t>
        </w:r>
      </w:hyperlink>
      <w:r w:rsidRPr="005B0E30">
        <w:rPr>
          <w:rFonts w:ascii="Arrus" w:hAnsi="Arrus"/>
          <w:sz w:val="22"/>
          <w:szCs w:val="28"/>
          <w:lang w:val="en-IN"/>
        </w:rPr>
        <w:t> of the Indian Penal Code, which criminalizes “deliberate and malicious” speech intended to outrage religious feelings, are increasingly used by the </w:t>
      </w:r>
      <w:hyperlink r:id="rId504" w:history="1">
        <w:r w:rsidRPr="005B0E30">
          <w:rPr>
            <w:rStyle w:val="Hyperlink"/>
            <w:rFonts w:ascii="Arrus" w:hAnsi="Arrus" w:cs="Arial"/>
            <w:sz w:val="22"/>
            <w:szCs w:val="28"/>
            <w:u w:val="none"/>
            <w:lang w:val="en-IN"/>
          </w:rPr>
          <w:t>majority to silence</w:t>
        </w:r>
      </w:hyperlink>
      <w:r w:rsidRPr="005B0E30">
        <w:rPr>
          <w:rFonts w:ascii="Arrus" w:hAnsi="Arrus"/>
          <w:sz w:val="22"/>
          <w:szCs w:val="28"/>
          <w:lang w:val="en-IN"/>
        </w:rPr>
        <w:t> those with whom they disagree. Police make arrests based on spurious complaints even though the </w:t>
      </w:r>
      <w:hyperlink r:id="rId505" w:tgtFrame="_blank" w:history="1">
        <w:r w:rsidRPr="005B0E30">
          <w:rPr>
            <w:rStyle w:val="Hyperlink"/>
            <w:rFonts w:ascii="Arrus" w:hAnsi="Arrus" w:cs="Arial"/>
            <w:sz w:val="22"/>
            <w:szCs w:val="28"/>
            <w:u w:val="none"/>
            <w:lang w:val="en-IN"/>
          </w:rPr>
          <w:t>Supreme Court has clarified</w:t>
        </w:r>
      </w:hyperlink>
      <w:r w:rsidRPr="005B0E30">
        <w:rPr>
          <w:rFonts w:ascii="Arrus" w:hAnsi="Arrus"/>
          <w:sz w:val="22"/>
          <w:szCs w:val="28"/>
          <w:lang w:val="en-IN"/>
        </w:rPr>
        <w:t> that the law does not punish every act of insult to religion. It must be proved that the act was malicious or deliberate, and only an aggravated form of insult to religion that also has a tendency to disrupt public order can be punished. Human Rights Watch has long called for the </w:t>
      </w:r>
      <w:hyperlink r:id="rId506" w:anchor="596" w:history="1">
        <w:r w:rsidRPr="005B0E30">
          <w:rPr>
            <w:rStyle w:val="Hyperlink"/>
            <w:rFonts w:ascii="Arrus" w:hAnsi="Arrus" w:cs="Arial"/>
            <w:sz w:val="22"/>
            <w:szCs w:val="28"/>
            <w:u w:val="none"/>
            <w:lang w:val="en-IN"/>
          </w:rPr>
          <w:t>repeal of section 295A</w:t>
        </w:r>
      </w:hyperlink>
      <w:r w:rsidRPr="005B0E30">
        <w:rPr>
          <w:rFonts w:ascii="Arrus" w:hAnsi="Arrus"/>
          <w:sz w:val="22"/>
          <w:szCs w:val="28"/>
          <w:lang w:val="en-IN"/>
        </w:rPr>
        <w:t>, which uses overbroad language that does not meet international standards.</w:t>
      </w:r>
      <w:r w:rsidRPr="005B0E30">
        <w:rPr>
          <w:rFonts w:ascii="Arrus" w:hAnsi="Arrus"/>
          <w:sz w:val="22"/>
          <w:szCs w:val="28"/>
          <w:lang w:val="en-IN"/>
        </w:rPr>
        <w:br/>
      </w:r>
      <w:r w:rsidRPr="005B0E30">
        <w:rPr>
          <w:rFonts w:ascii="Arrus" w:hAnsi="Arrus"/>
          <w:sz w:val="22"/>
          <w:szCs w:val="28"/>
          <w:lang w:val="en-IN"/>
        </w:rPr>
        <w:br/>
        <w:t>In November, Hindu nationalists took exception to an interfaith couple kissing in a temple in a television production of </w:t>
      </w:r>
      <w:r w:rsidRPr="005B0E30">
        <w:rPr>
          <w:rFonts w:ascii="Arrus" w:hAnsi="Arrus"/>
          <w:i/>
          <w:iCs/>
          <w:sz w:val="22"/>
          <w:szCs w:val="28"/>
          <w:lang w:val="en-IN"/>
        </w:rPr>
        <w:t>A Suitable Boy, </w:t>
      </w:r>
      <w:r w:rsidRPr="005B0E30">
        <w:rPr>
          <w:rFonts w:ascii="Arrus" w:hAnsi="Arrus"/>
          <w:sz w:val="22"/>
          <w:szCs w:val="28"/>
          <w:lang w:val="en-IN"/>
        </w:rPr>
        <w:t xml:space="preserve">based on the novel by Vikram Seth, set in newly independent India. The BJP state home minister in Madhya </w:t>
      </w:r>
      <w:r w:rsidRPr="005B0E30">
        <w:rPr>
          <w:rFonts w:ascii="Arrus" w:hAnsi="Arrus"/>
          <w:sz w:val="22"/>
          <w:szCs w:val="28"/>
          <w:lang w:val="en-IN"/>
        </w:rPr>
        <w:lastRenderedPageBreak/>
        <w:t>Pradesh ordered an investigation into “</w:t>
      </w:r>
      <w:hyperlink r:id="rId507" w:tgtFrame="_blank" w:history="1">
        <w:r w:rsidRPr="005B0E30">
          <w:rPr>
            <w:rStyle w:val="Hyperlink"/>
            <w:rFonts w:ascii="Arrus" w:hAnsi="Arrus" w:cs="Arial"/>
            <w:sz w:val="22"/>
            <w:szCs w:val="28"/>
            <w:u w:val="none"/>
            <w:lang w:val="en-IN"/>
          </w:rPr>
          <w:t>extremely objectionable content</w:t>
        </w:r>
      </w:hyperlink>
      <w:r w:rsidRPr="005B0E30">
        <w:rPr>
          <w:rFonts w:ascii="Arrus" w:hAnsi="Arrus"/>
          <w:sz w:val="22"/>
          <w:szCs w:val="28"/>
          <w:lang w:val="en-IN"/>
        </w:rPr>
        <w:t>” and the police </w:t>
      </w:r>
      <w:hyperlink r:id="rId508" w:tgtFrame="_blank" w:history="1">
        <w:r w:rsidRPr="005B0E30">
          <w:rPr>
            <w:rStyle w:val="Hyperlink"/>
            <w:rFonts w:ascii="Arrus" w:hAnsi="Arrus" w:cs="Arial"/>
            <w:sz w:val="22"/>
            <w:szCs w:val="28"/>
            <w:u w:val="none"/>
            <w:lang w:val="en-IN"/>
          </w:rPr>
          <w:t>filed a criminal case under section 295A</w:t>
        </w:r>
      </w:hyperlink>
      <w:r w:rsidRPr="005B0E30">
        <w:rPr>
          <w:rFonts w:ascii="Arrus" w:hAnsi="Arrus"/>
          <w:sz w:val="22"/>
          <w:szCs w:val="28"/>
          <w:lang w:val="en-IN"/>
        </w:rPr>
        <w:t> for insulting religious feelings against two executives of Netflix, the platform that streams the program.</w:t>
      </w:r>
      <w:r w:rsidRPr="005B0E30">
        <w:rPr>
          <w:rFonts w:ascii="Arrus" w:hAnsi="Arrus"/>
          <w:sz w:val="22"/>
          <w:szCs w:val="28"/>
          <w:lang w:val="en-IN"/>
        </w:rPr>
        <w:br/>
      </w:r>
      <w:r w:rsidRPr="005B0E30">
        <w:rPr>
          <w:rFonts w:ascii="Arrus" w:hAnsi="Arrus"/>
          <w:sz w:val="22"/>
          <w:szCs w:val="28"/>
          <w:lang w:val="en-IN"/>
        </w:rPr>
        <w:br/>
        <w:t>In several cases in which police have arrested Muslims based on spurious cases filed by Hindu nationalist groups, courts have failed to adequately protect the rights to freedom of expression and opinion. In November, when granting bail to a news anchor sympathetic to the government, the Supreme Court reiterated that bail is the rule and jail is the exception and observed that</w:t>
      </w:r>
      <w:hyperlink r:id="rId509" w:tgtFrame="_blank" w:history="1">
        <w:r w:rsidRPr="005B0E30">
          <w:rPr>
            <w:rStyle w:val="Hyperlink"/>
            <w:rFonts w:ascii="Arrus" w:hAnsi="Arrus" w:cs="Arial"/>
            <w:sz w:val="22"/>
            <w:szCs w:val="28"/>
            <w:u w:val="none"/>
            <w:lang w:val="en-IN"/>
          </w:rPr>
          <w:t> criminal law should not be used for “selective harassment of citizens.”</w:t>
        </w:r>
      </w:hyperlink>
      <w:r w:rsidRPr="005B0E30">
        <w:rPr>
          <w:rFonts w:ascii="Arrus" w:hAnsi="Arrus"/>
          <w:sz w:val="22"/>
          <w:szCs w:val="28"/>
          <w:lang w:val="en-IN"/>
        </w:rPr>
        <w:t> However, the police have continued to harass activists, journalists, and critics of the government by filing unjustified cases against them for dissenting views, protesting, or covering protests, most recently during the </w:t>
      </w:r>
      <w:hyperlink r:id="rId510" w:history="1">
        <w:r w:rsidRPr="005B0E30">
          <w:rPr>
            <w:rStyle w:val="Hyperlink"/>
            <w:rFonts w:ascii="Arrus" w:hAnsi="Arrus" w:cs="Arial"/>
            <w:sz w:val="22"/>
            <w:szCs w:val="28"/>
            <w:u w:val="none"/>
            <w:lang w:val="en-IN"/>
          </w:rPr>
          <w:t>farmers protests</w:t>
        </w:r>
      </w:hyperlink>
      <w:r w:rsidRPr="005B0E30">
        <w:rPr>
          <w:rFonts w:ascii="Arrus" w:hAnsi="Arrus"/>
          <w:sz w:val="22"/>
          <w:szCs w:val="28"/>
          <w:lang w:val="en-IN"/>
        </w:rPr>
        <w:t> in Delhi, and argued against bail in the courts.</w:t>
      </w:r>
      <w:r w:rsidRPr="005B0E30">
        <w:rPr>
          <w:rFonts w:ascii="Arrus" w:hAnsi="Arrus"/>
          <w:sz w:val="22"/>
          <w:szCs w:val="28"/>
          <w:lang w:val="en-IN"/>
        </w:rPr>
        <w:br/>
      </w:r>
      <w:r w:rsidRPr="005B0E30">
        <w:rPr>
          <w:rFonts w:ascii="Arrus" w:hAnsi="Arrus"/>
          <w:sz w:val="22"/>
          <w:szCs w:val="28"/>
          <w:lang w:val="en-IN"/>
        </w:rPr>
        <w:br/>
        <w:t>Courts in Madhya Pradesh denied bail to a </w:t>
      </w:r>
      <w:hyperlink r:id="rId511" w:tgtFrame="_blank" w:history="1">
        <w:r w:rsidRPr="005B0E30">
          <w:rPr>
            <w:rStyle w:val="Hyperlink"/>
            <w:rFonts w:ascii="Arrus" w:hAnsi="Arrus" w:cs="Arial"/>
            <w:sz w:val="22"/>
            <w:szCs w:val="28"/>
            <w:u w:val="none"/>
            <w:lang w:val="en-IN"/>
          </w:rPr>
          <w:t>Muslim standup comic, Munawar Faruqui</w:t>
        </w:r>
      </w:hyperlink>
      <w:r w:rsidRPr="005B0E30">
        <w:rPr>
          <w:rFonts w:ascii="Arrus" w:hAnsi="Arrus"/>
          <w:sz w:val="22"/>
          <w:szCs w:val="28"/>
          <w:lang w:val="en-IN"/>
        </w:rPr>
        <w:t>, who was arrested under section 295A for jokes he apparently did not perform that allegedly hurt Hindu sentiments, with </w:t>
      </w:r>
      <w:hyperlink r:id="rId512" w:tgtFrame="_blank" w:history="1">
        <w:r w:rsidRPr="005B0E30">
          <w:rPr>
            <w:rStyle w:val="Hyperlink"/>
            <w:rFonts w:ascii="Arrus" w:hAnsi="Arrus" w:cs="Arial"/>
            <w:sz w:val="22"/>
            <w:szCs w:val="28"/>
            <w:u w:val="none"/>
            <w:lang w:val="en-IN"/>
          </w:rPr>
          <w:t>police subsequently admitting they had no evidence of the performance</w:t>
        </w:r>
      </w:hyperlink>
      <w:r w:rsidRPr="005B0E30">
        <w:rPr>
          <w:rFonts w:ascii="Arrus" w:hAnsi="Arrus"/>
          <w:sz w:val="22"/>
          <w:szCs w:val="28"/>
          <w:lang w:val="en-IN"/>
        </w:rPr>
        <w:t>. Faruqui and his five associates – including three Hindus, a Muslim, and a Christian – were arrested on January 1 by state police based on a complaint made by the son of a BJP politician, who also leads a Hindu nationalist group.</w:t>
      </w:r>
      <w:r w:rsidRPr="005B0E30">
        <w:rPr>
          <w:rFonts w:ascii="Arrus" w:hAnsi="Arrus"/>
          <w:sz w:val="22"/>
          <w:szCs w:val="28"/>
          <w:lang w:val="en-IN"/>
        </w:rPr>
        <w:br/>
      </w:r>
      <w:r w:rsidRPr="005B0E30">
        <w:rPr>
          <w:rFonts w:ascii="Arrus" w:hAnsi="Arrus"/>
          <w:sz w:val="22"/>
          <w:szCs w:val="28"/>
          <w:lang w:val="en-IN"/>
        </w:rPr>
        <w:br/>
        <w:t>A mob of men from the organization disrupted Faruqui’s show, saying he made “indecent” and “vulgar” remarks against Hindu deities. During Faruqui’s bail hearing, the judge </w:t>
      </w:r>
      <w:hyperlink r:id="rId513" w:tgtFrame="_blank" w:history="1">
        <w:r w:rsidRPr="005B0E30">
          <w:rPr>
            <w:rStyle w:val="Hyperlink"/>
            <w:rFonts w:ascii="Arrus" w:hAnsi="Arrus" w:cs="Arial"/>
            <w:sz w:val="22"/>
            <w:szCs w:val="28"/>
            <w:u w:val="none"/>
            <w:lang w:val="en-IN"/>
          </w:rPr>
          <w:t>reportedly remarked</w:t>
        </w:r>
      </w:hyperlink>
      <w:r w:rsidRPr="005B0E30">
        <w:rPr>
          <w:rFonts w:ascii="Arrus" w:hAnsi="Arrus"/>
          <w:sz w:val="22"/>
          <w:szCs w:val="28"/>
          <w:lang w:val="en-IN"/>
        </w:rPr>
        <w:t> that “such people must not be spared.” Faruqui appealed to the Supreme Court, which </w:t>
      </w:r>
      <w:hyperlink r:id="rId514" w:tgtFrame="_blank" w:history="1">
        <w:r w:rsidRPr="005B0E30">
          <w:rPr>
            <w:rStyle w:val="Hyperlink"/>
            <w:rFonts w:ascii="Arrus" w:hAnsi="Arrus" w:cs="Arial"/>
            <w:sz w:val="22"/>
            <w:szCs w:val="28"/>
            <w:u w:val="none"/>
            <w:lang w:val="en-IN"/>
          </w:rPr>
          <w:t>granted him bail</w:t>
        </w:r>
      </w:hyperlink>
      <w:r w:rsidRPr="005B0E30">
        <w:rPr>
          <w:rFonts w:ascii="Arrus" w:hAnsi="Arrus"/>
          <w:sz w:val="22"/>
          <w:szCs w:val="28"/>
          <w:lang w:val="en-IN"/>
        </w:rPr>
        <w:t> on February 5, noting that the allegations in the case were vague and that the police had failed to follow </w:t>
      </w:r>
      <w:hyperlink r:id="rId515" w:tgtFrame="_blank" w:history="1">
        <w:r w:rsidRPr="005B0E30">
          <w:rPr>
            <w:rStyle w:val="Hyperlink"/>
            <w:rFonts w:ascii="Arrus" w:hAnsi="Arrus" w:cs="Arial"/>
            <w:sz w:val="22"/>
            <w:szCs w:val="28"/>
            <w:u w:val="none"/>
            <w:lang w:val="en-IN"/>
          </w:rPr>
          <w:t>proper procedure before his arrest</w:t>
        </w:r>
      </w:hyperlink>
      <w:r w:rsidRPr="005B0E30">
        <w:rPr>
          <w:rFonts w:ascii="Arrus" w:hAnsi="Arrus"/>
          <w:sz w:val="22"/>
          <w:szCs w:val="28"/>
          <w:lang w:val="en-IN"/>
        </w:rPr>
        <w:t>.</w:t>
      </w:r>
      <w:r w:rsidRPr="005B0E30">
        <w:rPr>
          <w:rFonts w:ascii="Arrus" w:hAnsi="Arrus"/>
          <w:sz w:val="22"/>
          <w:szCs w:val="28"/>
          <w:lang w:val="en-IN"/>
        </w:rPr>
        <w:br/>
      </w:r>
      <w:r w:rsidRPr="005B0E30">
        <w:rPr>
          <w:rFonts w:ascii="Arrus" w:hAnsi="Arrus"/>
          <w:sz w:val="22"/>
          <w:szCs w:val="28"/>
          <w:lang w:val="en-IN"/>
        </w:rPr>
        <w:br/>
        <w:t>However, in another case, the </w:t>
      </w:r>
      <w:hyperlink r:id="rId516" w:tgtFrame="_blank" w:history="1">
        <w:r w:rsidRPr="005B0E30">
          <w:rPr>
            <w:rStyle w:val="Hyperlink"/>
            <w:rFonts w:ascii="Arrus" w:hAnsi="Arrus" w:cs="Arial"/>
            <w:sz w:val="22"/>
            <w:szCs w:val="28"/>
            <w:u w:val="none"/>
            <w:lang w:val="en-IN"/>
          </w:rPr>
          <w:t>Supreme Court</w:t>
        </w:r>
      </w:hyperlink>
      <w:r w:rsidRPr="005B0E30">
        <w:rPr>
          <w:rFonts w:ascii="Arrus" w:hAnsi="Arrus"/>
          <w:sz w:val="22"/>
          <w:szCs w:val="28"/>
          <w:lang w:val="en-IN"/>
        </w:rPr>
        <w:t> refused protection from arrest to makers of the web series </w:t>
      </w:r>
      <w:r w:rsidRPr="005B0E30">
        <w:rPr>
          <w:rFonts w:ascii="Arrus" w:hAnsi="Arrus"/>
          <w:i/>
          <w:iCs/>
          <w:sz w:val="22"/>
          <w:szCs w:val="28"/>
          <w:lang w:val="en-IN"/>
        </w:rPr>
        <w:t>Tandav </w:t>
      </w:r>
      <w:r w:rsidRPr="005B0E30">
        <w:rPr>
          <w:rFonts w:ascii="Arrus" w:hAnsi="Arrus"/>
          <w:sz w:val="22"/>
          <w:szCs w:val="28"/>
          <w:lang w:val="en-IN"/>
        </w:rPr>
        <w:t>after police in six states opened investigations based on complaints under section 295A and others that it had </w:t>
      </w:r>
      <w:hyperlink r:id="rId517" w:tgtFrame="_blank" w:history="1">
        <w:r w:rsidRPr="005B0E30">
          <w:rPr>
            <w:rStyle w:val="Hyperlink"/>
            <w:rFonts w:ascii="Arrus" w:hAnsi="Arrus" w:cs="Arial"/>
            <w:sz w:val="22"/>
            <w:szCs w:val="28"/>
            <w:u w:val="none"/>
            <w:lang w:val="en-IN"/>
          </w:rPr>
          <w:t>hurt Hindu religious sentiment</w:t>
        </w:r>
      </w:hyperlink>
      <w:r w:rsidRPr="005B0E30">
        <w:rPr>
          <w:rFonts w:ascii="Arrus" w:hAnsi="Arrus"/>
          <w:sz w:val="22"/>
          <w:szCs w:val="28"/>
          <w:lang w:val="en-IN"/>
        </w:rPr>
        <w:t>. The judges refused bail, </w:t>
      </w:r>
      <w:hyperlink r:id="rId518" w:tgtFrame="_blank" w:history="1">
        <w:r w:rsidRPr="005B0E30">
          <w:rPr>
            <w:rStyle w:val="Hyperlink"/>
            <w:rFonts w:ascii="Arrus" w:hAnsi="Arrus" w:cs="Arial"/>
            <w:sz w:val="22"/>
            <w:szCs w:val="28"/>
            <w:u w:val="none"/>
            <w:lang w:val="en-IN"/>
          </w:rPr>
          <w:t>saying</w:t>
        </w:r>
      </w:hyperlink>
      <w:r w:rsidRPr="005B0E30">
        <w:rPr>
          <w:rFonts w:ascii="Arrus" w:hAnsi="Arrus"/>
          <w:sz w:val="22"/>
          <w:szCs w:val="28"/>
          <w:lang w:val="en-IN"/>
        </w:rPr>
        <w:t xml:space="preserve">, “You cannot play a </w:t>
      </w:r>
      <w:r w:rsidRPr="005B0E30">
        <w:rPr>
          <w:rFonts w:ascii="Arrus" w:hAnsi="Arrus"/>
          <w:sz w:val="22"/>
          <w:szCs w:val="28"/>
          <w:lang w:val="en-IN"/>
        </w:rPr>
        <w:lastRenderedPageBreak/>
        <w:t>role hurting religious sentiments of others.”</w:t>
      </w:r>
      <w:r w:rsidRPr="005B0E30">
        <w:rPr>
          <w:rFonts w:ascii="Arrus" w:hAnsi="Arrus"/>
          <w:sz w:val="22"/>
          <w:szCs w:val="28"/>
          <w:lang w:val="en-IN"/>
        </w:rPr>
        <w:br/>
      </w:r>
      <w:r w:rsidRPr="005B0E30">
        <w:rPr>
          <w:rFonts w:ascii="Arrus" w:hAnsi="Arrus"/>
          <w:sz w:val="22"/>
          <w:szCs w:val="28"/>
          <w:lang w:val="en-IN"/>
        </w:rPr>
        <w:br/>
        <w:t>The International Covenant on Civil and Political Rights, which India has ratified, encourages bail for criminal suspects. Article 9 states that, “It shall not be the general rule that persons awaiting trial shall be detained in custody, but release may be subject to guarantees to appear for trial.”  </w:t>
      </w:r>
    </w:p>
    <w:p w14:paraId="7B804DB4" w14:textId="77777777" w:rsidR="005B0E30" w:rsidRPr="005B0E30" w:rsidRDefault="005B0E30" w:rsidP="005B0E30">
      <w:pPr>
        <w:jc w:val="both"/>
        <w:rPr>
          <w:rFonts w:ascii="Arrus" w:hAnsi="Arrus"/>
          <w:b/>
          <w:bCs/>
          <w:sz w:val="22"/>
          <w:szCs w:val="28"/>
          <w:lang w:val="en-IN"/>
        </w:rPr>
      </w:pPr>
      <w:r w:rsidRPr="005B0E30">
        <w:rPr>
          <w:rFonts w:ascii="Arrus" w:hAnsi="Arrus"/>
          <w:b/>
          <w:bCs/>
          <w:sz w:val="22"/>
          <w:szCs w:val="28"/>
          <w:lang w:val="en-IN"/>
        </w:rPr>
        <w:t>Your tax deductible gift</w:t>
      </w:r>
    </w:p>
    <w:p w14:paraId="5990BA2B" w14:textId="77777777" w:rsidR="005B0E30" w:rsidRPr="00584AEA" w:rsidRDefault="005B0E30" w:rsidP="00270475">
      <w:pPr>
        <w:jc w:val="both"/>
        <w:rPr>
          <w:rFonts w:ascii="Arrus" w:hAnsi="Arrus"/>
          <w:sz w:val="22"/>
          <w:szCs w:val="28"/>
        </w:rPr>
      </w:pPr>
    </w:p>
    <w:p w14:paraId="268B2DFB" w14:textId="77777777" w:rsidR="00270475" w:rsidRPr="00584AEA" w:rsidRDefault="00270475" w:rsidP="00270475">
      <w:pPr>
        <w:jc w:val="both"/>
        <w:rPr>
          <w:rFonts w:ascii="Arrus" w:hAnsi="Arrus"/>
          <w:b/>
          <w:bCs/>
          <w:szCs w:val="32"/>
        </w:rPr>
      </w:pPr>
      <w:r w:rsidRPr="00584AEA">
        <w:rPr>
          <w:rFonts w:ascii="Arrus" w:hAnsi="Arrus"/>
          <w:b/>
          <w:bCs/>
          <w:szCs w:val="32"/>
        </w:rPr>
        <w:t>Analysis</w:t>
      </w:r>
    </w:p>
    <w:p w14:paraId="268B2DFC" w14:textId="77777777" w:rsidR="00270475" w:rsidRPr="00584AEA" w:rsidRDefault="00270475" w:rsidP="00270475">
      <w:pPr>
        <w:jc w:val="both"/>
        <w:rPr>
          <w:rFonts w:ascii="Arrus" w:hAnsi="Arrus"/>
          <w:sz w:val="22"/>
          <w:szCs w:val="28"/>
        </w:rPr>
      </w:pPr>
    </w:p>
    <w:p w14:paraId="268B2DFD" w14:textId="77777777" w:rsidR="00270475" w:rsidRPr="00584AEA" w:rsidRDefault="00270475" w:rsidP="00270475">
      <w:pPr>
        <w:ind w:firstLine="720"/>
        <w:jc w:val="both"/>
        <w:rPr>
          <w:rFonts w:ascii="Arrus" w:hAnsi="Arrus"/>
          <w:sz w:val="22"/>
          <w:szCs w:val="28"/>
        </w:rPr>
      </w:pPr>
      <w:r w:rsidRPr="00584AEA">
        <w:rPr>
          <w:rFonts w:ascii="Arrus" w:hAnsi="Arrus"/>
          <w:sz w:val="22"/>
          <w:szCs w:val="28"/>
        </w:rPr>
        <w:t>Before elections 2014, I had written the following piece based on the “Follow-up Actions” of Sachar Report as available on Ministry Of Minority Affairs’ website on 1</w:t>
      </w:r>
      <w:r w:rsidRPr="00584AEA">
        <w:rPr>
          <w:rFonts w:ascii="Arrus" w:hAnsi="Arrus"/>
          <w:sz w:val="22"/>
          <w:szCs w:val="28"/>
          <w:vertAlign w:val="superscript"/>
        </w:rPr>
        <w:t>st</w:t>
      </w:r>
      <w:r w:rsidRPr="00584AEA">
        <w:rPr>
          <w:rFonts w:ascii="Arrus" w:hAnsi="Arrus"/>
          <w:sz w:val="22"/>
          <w:szCs w:val="28"/>
        </w:rPr>
        <w:t xml:space="preserve"> January, 2013 and the Aby Saleh Sharief report. As there is no noticeable change even after the change of the government, it will not be without purpose to repeat the analysis here:</w:t>
      </w:r>
    </w:p>
    <w:p w14:paraId="268B2DFE"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“Studying the “actions” taken by the Government, in addition to the failures of various institutions listed by Mr. Abu Salh Sharief, it also becomes clear that the government is trying to make people believe that the “recommendations accepted”, “actions begun” and “task accomplished” are the same things. In the Election year, the government is under pressure to at least announce that majority of the recommendations have been accepted. Even failure to accept would put the question mark on the very intention of the government. That most (according to </w:t>
      </w:r>
      <w:proofErr w:type="spellStart"/>
      <w:r w:rsidRPr="00584AEA">
        <w:rPr>
          <w:rFonts w:ascii="Arrus" w:hAnsi="Arrus"/>
          <w:sz w:val="22"/>
          <w:szCs w:val="28"/>
        </w:rPr>
        <w:t>Mr</w:t>
      </w:r>
      <w:proofErr w:type="spellEnd"/>
      <w:r w:rsidRPr="00584AEA">
        <w:rPr>
          <w:rFonts w:ascii="Arrus" w:hAnsi="Arrus"/>
          <w:sz w:val="22"/>
          <w:szCs w:val="28"/>
        </w:rPr>
        <w:t xml:space="preserve"> Salman Khurshid) and all (according to </w:t>
      </w:r>
      <w:proofErr w:type="spellStart"/>
      <w:r w:rsidRPr="00584AEA">
        <w:rPr>
          <w:rFonts w:ascii="Arrus" w:hAnsi="Arrus"/>
          <w:sz w:val="22"/>
          <w:szCs w:val="28"/>
        </w:rPr>
        <w:t>Mr</w:t>
      </w:r>
      <w:proofErr w:type="spellEnd"/>
      <w:r w:rsidRPr="00584AEA">
        <w:rPr>
          <w:rFonts w:ascii="Arrus" w:hAnsi="Arrus"/>
          <w:sz w:val="22"/>
          <w:szCs w:val="28"/>
        </w:rPr>
        <w:t xml:space="preserve"> K Rahman Khan) recommendations have been accepted are the lines being taken by the former and the current Minority Affairs Minster. Now, the Ministry gives some details about what at best can be described as “actions begun”. The actions initiated describe the actions taken for the welfare of “Minorities”. The truth remains, as proven by various studies, that in terms of the beneficiaries, very few Muslims fall in the category of minorities. The Ministry should give a detailed account of how and where Muslims have emerged beneficiaries. </w:t>
      </w:r>
    </w:p>
    <w:p w14:paraId="268B2DFF" w14:textId="77777777" w:rsidR="00270475" w:rsidRPr="00584AEA" w:rsidRDefault="00270475" w:rsidP="00270475">
      <w:pPr>
        <w:ind w:firstLine="720"/>
        <w:jc w:val="both"/>
        <w:rPr>
          <w:rFonts w:ascii="Arrus" w:hAnsi="Arrus"/>
          <w:sz w:val="22"/>
          <w:szCs w:val="28"/>
        </w:rPr>
      </w:pPr>
      <w:r w:rsidRPr="00584AEA">
        <w:rPr>
          <w:rFonts w:ascii="Arrus" w:hAnsi="Arrus"/>
          <w:sz w:val="22"/>
          <w:szCs w:val="28"/>
        </w:rPr>
        <w:t xml:space="preserve">Moreover, from the list of actions taken, it becomes clear that all the actions are in keeping with the global trends of growth, which allow the deprived masses only those benefits that directly or indirectly help the industry and the financial institutions. So the emphasis is on expansions of Banking Sector in Muslim areas, allotment of small loans to poor Muslims and helping them in employment. There is no notable effort to help them, even guide them, to become partners in big industries, governance and establishing institutions. THE PPP schemes have hardly any share for Muslims`. There are no efforts to ensure that </w:t>
      </w:r>
      <w:r w:rsidRPr="00584AEA">
        <w:rPr>
          <w:rFonts w:ascii="Arrus" w:hAnsi="Arrus"/>
          <w:sz w:val="22"/>
          <w:szCs w:val="28"/>
        </w:rPr>
        <w:lastRenderedPageBreak/>
        <w:t>at least 15 percent of the funds allocated by different ministries for NGOs must go to Muslim NGOs working in Muslim areas. When it talks of modernizing madrasas, this of course, also is an attempt from behind the doors to influence the ideological proclivities of the products of the madrasas.”</w:t>
      </w:r>
    </w:p>
    <w:p w14:paraId="268B2E00" w14:textId="3D316868" w:rsidR="00270475" w:rsidRPr="00584AEA" w:rsidRDefault="00270475" w:rsidP="00270475">
      <w:pPr>
        <w:ind w:firstLine="720"/>
        <w:jc w:val="both"/>
        <w:rPr>
          <w:rFonts w:ascii="Arrus" w:hAnsi="Arrus"/>
          <w:sz w:val="22"/>
          <w:szCs w:val="28"/>
        </w:rPr>
      </w:pPr>
      <w:r w:rsidRPr="00584AEA">
        <w:rPr>
          <w:rFonts w:ascii="Arrus" w:hAnsi="Arrus"/>
          <w:sz w:val="22"/>
          <w:szCs w:val="28"/>
        </w:rPr>
        <w:t xml:space="preserve">The Modi government is even more insensitive to the demands of Muslims. The ruling party tries to block even small measurements for their betterment by labelling them “Minority appeasement”. It opposes Muslim reservation in education and jobs because it thinks the key to Muslim Empowerment lies in “Sab ka Saath, </w:t>
      </w:r>
      <w:r w:rsidR="00E7651E">
        <w:rPr>
          <w:rFonts w:ascii="Arrus" w:hAnsi="Arrus"/>
          <w:sz w:val="22"/>
          <w:szCs w:val="28"/>
        </w:rPr>
        <w:t>S</w:t>
      </w:r>
      <w:r w:rsidRPr="00584AEA">
        <w:rPr>
          <w:rFonts w:ascii="Arrus" w:hAnsi="Arrus"/>
          <w:sz w:val="22"/>
          <w:szCs w:val="28"/>
        </w:rPr>
        <w:t xml:space="preserve">ab ka </w:t>
      </w:r>
      <w:r w:rsidR="00E7651E">
        <w:rPr>
          <w:rFonts w:ascii="Arrus" w:hAnsi="Arrus"/>
          <w:sz w:val="22"/>
          <w:szCs w:val="28"/>
        </w:rPr>
        <w:t>V</w:t>
      </w:r>
      <w:r w:rsidRPr="00584AEA">
        <w:rPr>
          <w:rFonts w:ascii="Arrus" w:hAnsi="Arrus"/>
          <w:sz w:val="22"/>
          <w:szCs w:val="28"/>
        </w:rPr>
        <w:t xml:space="preserve">ikaas” and not in reservation. It argues that reservation on the ground of religion is not allowed by the constitution. The truth is that instead of being granted any favour on the basis of religion, Muslims are being denied genuine rights on the ground of religion. When someone points out that they gave few tickets to Muslims and their 300 plus strong squadron of MPs does </w:t>
      </w:r>
      <w:r w:rsidR="00E7651E" w:rsidRPr="00584AEA">
        <w:rPr>
          <w:rFonts w:ascii="Arrus" w:hAnsi="Arrus"/>
          <w:sz w:val="22"/>
          <w:szCs w:val="28"/>
        </w:rPr>
        <w:t>not</w:t>
      </w:r>
      <w:r w:rsidRPr="00584AEA">
        <w:rPr>
          <w:rFonts w:ascii="Arrus" w:hAnsi="Arrus"/>
          <w:sz w:val="22"/>
          <w:szCs w:val="28"/>
        </w:rPr>
        <w:t xml:space="preserve"> have any </w:t>
      </w:r>
      <w:proofErr w:type="spellStart"/>
      <w:r w:rsidRPr="00584AEA">
        <w:rPr>
          <w:rFonts w:ascii="Arrus" w:hAnsi="Arrus"/>
          <w:sz w:val="22"/>
          <w:szCs w:val="28"/>
        </w:rPr>
        <w:t>Muislim</w:t>
      </w:r>
      <w:proofErr w:type="spellEnd"/>
      <w:r w:rsidRPr="00584AEA">
        <w:rPr>
          <w:rFonts w:ascii="Arrus" w:hAnsi="Arrus"/>
          <w:sz w:val="22"/>
          <w:szCs w:val="28"/>
        </w:rPr>
        <w:t xml:space="preserve"> representation, they again argue that instead they believe in “Sab ka Saath, </w:t>
      </w:r>
      <w:r w:rsidR="00E7651E">
        <w:rPr>
          <w:rFonts w:ascii="Arrus" w:hAnsi="Arrus"/>
          <w:sz w:val="22"/>
          <w:szCs w:val="28"/>
        </w:rPr>
        <w:t>S</w:t>
      </w:r>
      <w:r w:rsidRPr="00584AEA">
        <w:rPr>
          <w:rFonts w:ascii="Arrus" w:hAnsi="Arrus"/>
          <w:sz w:val="22"/>
          <w:szCs w:val="28"/>
        </w:rPr>
        <w:t xml:space="preserve">ab ka </w:t>
      </w:r>
      <w:r w:rsidR="00E7651E" w:rsidRPr="00584AEA">
        <w:rPr>
          <w:rFonts w:ascii="Arrus" w:hAnsi="Arrus"/>
          <w:sz w:val="22"/>
          <w:szCs w:val="28"/>
        </w:rPr>
        <w:t>Vikas</w:t>
      </w:r>
      <w:r w:rsidRPr="00584AEA">
        <w:rPr>
          <w:rFonts w:ascii="Arrus" w:hAnsi="Arrus"/>
          <w:sz w:val="22"/>
          <w:szCs w:val="28"/>
        </w:rPr>
        <w:t xml:space="preserve">” For them representation of Muslims in Parliament, Assemblies, Bureaucracy, Police, Army, Universities and public and private departments and companies are not essential requirement for empowerment. </w:t>
      </w:r>
    </w:p>
    <w:p w14:paraId="268B2E01" w14:textId="77777777" w:rsidR="00270475" w:rsidRPr="00E7651E" w:rsidRDefault="00270475" w:rsidP="00270475">
      <w:pPr>
        <w:ind w:firstLine="720"/>
        <w:jc w:val="both"/>
        <w:rPr>
          <w:rFonts w:ascii="Arrus" w:hAnsi="Arrus"/>
          <w:b/>
          <w:sz w:val="22"/>
          <w:szCs w:val="28"/>
        </w:rPr>
      </w:pPr>
      <w:r w:rsidRPr="00E7651E">
        <w:rPr>
          <w:rFonts w:ascii="Arrus" w:hAnsi="Arrus"/>
          <w:b/>
          <w:sz w:val="22"/>
          <w:szCs w:val="28"/>
        </w:rPr>
        <w:t xml:space="preserve">There is hardly any surprise therefore if even after several months of receiving the Amitabh Kundu Committee report on the status of Muslims in the country, the Ministry of Minority Affairs is not sure what to do with it. According to Indian Express news, </w:t>
      </w:r>
    </w:p>
    <w:p w14:paraId="268B2E02" w14:textId="77777777" w:rsidR="00270475" w:rsidRPr="00E7651E" w:rsidRDefault="00270475" w:rsidP="00270475">
      <w:pPr>
        <w:jc w:val="both"/>
        <w:rPr>
          <w:rFonts w:ascii="Arrus" w:hAnsi="Arrus"/>
          <w:b/>
          <w:i/>
          <w:sz w:val="22"/>
          <w:szCs w:val="28"/>
        </w:rPr>
      </w:pPr>
      <w:r w:rsidRPr="00E7651E">
        <w:rPr>
          <w:rFonts w:ascii="Arrus" w:hAnsi="Arrus"/>
          <w:b/>
          <w:i/>
          <w:sz w:val="22"/>
          <w:szCs w:val="28"/>
        </w:rPr>
        <w:t xml:space="preserve">“The report has now been sent to the Prime Minister’s Office for further action. In fact, Minority Affairs Minister Najma Heptulla remains under the impression that the report evaluates only the implementation of the PM’s 15-point programme. However, the committee’s mandate went beyond that to look at other flagship schemes of the ministry, such as the multi-sectoral development programme, pre-matric and post-matric scholarships, as well as schemes such as MGNREGA and Aadhaar. According to the Kundu Committee report, Muslims continue to be left out of both government jobs and the </w:t>
      </w:r>
      <w:proofErr w:type="spellStart"/>
      <w:r w:rsidRPr="00E7651E">
        <w:rPr>
          <w:rFonts w:ascii="Arrus" w:hAnsi="Arrus"/>
          <w:b/>
          <w:i/>
          <w:sz w:val="22"/>
          <w:szCs w:val="28"/>
        </w:rPr>
        <w:t>urbanisation</w:t>
      </w:r>
      <w:proofErr w:type="spellEnd"/>
      <w:r w:rsidRPr="00E7651E">
        <w:rPr>
          <w:rFonts w:ascii="Arrus" w:hAnsi="Arrus"/>
          <w:b/>
          <w:i/>
          <w:sz w:val="22"/>
          <w:szCs w:val="28"/>
        </w:rPr>
        <w:t xml:space="preserve"> wave. Moreover, the basic advantages of a better sex ratio and higher birth weight have been wasted due to a lack of health facilities in areas dominated by Muslims and a high school drop-out rate. …</w:t>
      </w:r>
    </w:p>
    <w:p w14:paraId="268B2E03" w14:textId="77777777" w:rsidR="00270475" w:rsidRPr="00E7651E" w:rsidRDefault="00270475" w:rsidP="00270475">
      <w:pPr>
        <w:jc w:val="both"/>
        <w:rPr>
          <w:rFonts w:ascii="Arrus" w:hAnsi="Arrus"/>
          <w:b/>
          <w:i/>
          <w:sz w:val="22"/>
          <w:szCs w:val="28"/>
        </w:rPr>
      </w:pPr>
      <w:r w:rsidRPr="00E7651E">
        <w:rPr>
          <w:rFonts w:ascii="Arrus" w:hAnsi="Arrus"/>
          <w:b/>
          <w:i/>
          <w:sz w:val="22"/>
          <w:szCs w:val="28"/>
        </w:rPr>
        <w:t xml:space="preserve">“When asked about the status of the Kundu report, </w:t>
      </w:r>
      <w:proofErr w:type="spellStart"/>
      <w:r w:rsidRPr="00E7651E">
        <w:rPr>
          <w:rFonts w:ascii="Arrus" w:hAnsi="Arrus"/>
          <w:b/>
          <w:i/>
          <w:sz w:val="22"/>
          <w:szCs w:val="28"/>
        </w:rPr>
        <w:t>Heptulla</w:t>
      </w:r>
      <w:proofErr w:type="spellEnd"/>
      <w:r w:rsidRPr="00E7651E">
        <w:rPr>
          <w:rFonts w:ascii="Arrus" w:hAnsi="Arrus"/>
          <w:b/>
          <w:i/>
          <w:sz w:val="22"/>
          <w:szCs w:val="28"/>
        </w:rPr>
        <w:t xml:space="preserve"> said, “That report was only on the status of the 15-point programme. I have not read all of it, it is a very big report. We are studying it. The report has been sent to the Prime Minister’s Office. Any decision that has to be taken on the future course of action cannot be done </w:t>
      </w:r>
      <w:r w:rsidRPr="00E7651E">
        <w:rPr>
          <w:rFonts w:ascii="Arrus" w:hAnsi="Arrus"/>
          <w:b/>
          <w:i/>
          <w:sz w:val="22"/>
          <w:szCs w:val="28"/>
        </w:rPr>
        <w:lastRenderedPageBreak/>
        <w:t>by any ministry individually. It has to be done on the basis of consultations with all other ministers.” The report was submitted to the ministry on September 20, 2014, 10 days ahead of the expiry of the revised term of the committee. …</w:t>
      </w:r>
    </w:p>
    <w:p w14:paraId="268B2E04" w14:textId="77777777" w:rsidR="00270475" w:rsidRPr="00E7651E" w:rsidRDefault="00270475" w:rsidP="00270475">
      <w:pPr>
        <w:jc w:val="both"/>
        <w:rPr>
          <w:rFonts w:ascii="Arrus" w:hAnsi="Arrus"/>
          <w:b/>
          <w:i/>
          <w:sz w:val="22"/>
          <w:szCs w:val="28"/>
        </w:rPr>
      </w:pPr>
      <w:r w:rsidRPr="00E7651E">
        <w:rPr>
          <w:rFonts w:ascii="Arrus" w:hAnsi="Arrus"/>
          <w:b/>
          <w:i/>
          <w:sz w:val="22"/>
          <w:szCs w:val="28"/>
        </w:rPr>
        <w:t>“The committee, as it mentioned in the covering letter to the ministry, evaluated all other flagship programmes run by the ministry and also examined trends in consumption expenditure, poverty estimates, access to food and PDS, MGNREGA and Aadhaar. The report found that schemes included under the 15-point programme are plagued by funds shortage and Muslim areas continue to miss out on health infrastructure, as had been pointed out in the Sachar report. School enrolments had risen since 2005 when that report came, but high drop-out rates wipe out any real developmental premium, it said.”</w:t>
      </w:r>
    </w:p>
    <w:p w14:paraId="268B2E05" w14:textId="77777777" w:rsidR="00270475" w:rsidRPr="00584AEA" w:rsidRDefault="00270475" w:rsidP="00270475">
      <w:pPr>
        <w:jc w:val="both"/>
        <w:rPr>
          <w:rFonts w:ascii="Arrus" w:hAnsi="Arrus"/>
          <w:sz w:val="18"/>
          <w:szCs w:val="28"/>
        </w:rPr>
      </w:pPr>
      <w:hyperlink r:id="rId519" w:anchor="sthash.W3E3uvDZ.dpuf" w:history="1">
        <w:r w:rsidRPr="00584AEA">
          <w:rPr>
            <w:rStyle w:val="Hyperlink"/>
            <w:rFonts w:ascii="Arrus" w:eastAsiaTheme="majorEastAsia" w:hAnsi="Arrus"/>
            <w:sz w:val="18"/>
            <w:szCs w:val="28"/>
          </w:rPr>
          <w:t>http://indianexpress.com/article/india/india-others/4-months-on-no-movement-on-kundu-committee-report/#sthash.W3E3uvDZ.dpuf</w:t>
        </w:r>
      </w:hyperlink>
    </w:p>
    <w:p w14:paraId="268B2E06" w14:textId="77777777" w:rsidR="00270475" w:rsidRPr="00584AEA" w:rsidRDefault="00270475" w:rsidP="00270475">
      <w:pPr>
        <w:ind w:firstLine="720"/>
        <w:jc w:val="both"/>
        <w:rPr>
          <w:rFonts w:ascii="Arrus" w:hAnsi="Arrus"/>
          <w:sz w:val="22"/>
          <w:szCs w:val="28"/>
          <w:lang w:eastAsia="en-GB"/>
        </w:rPr>
      </w:pPr>
      <w:r w:rsidRPr="00584AEA">
        <w:rPr>
          <w:rFonts w:ascii="Arrus" w:hAnsi="Arrus"/>
          <w:sz w:val="22"/>
          <w:szCs w:val="28"/>
        </w:rPr>
        <w:t>According to another news report, t</w:t>
      </w:r>
      <w:r w:rsidRPr="00584AEA">
        <w:rPr>
          <w:rFonts w:ascii="Arrus" w:hAnsi="Arrus"/>
          <w:sz w:val="22"/>
          <w:szCs w:val="28"/>
          <w:lang w:eastAsia="en-GB"/>
        </w:rPr>
        <w:t>he Ministry of Minority affairs has questioned the very basis of the Post Sachar Evaluation Committee headed by Amitabh Kundu:</w:t>
      </w:r>
    </w:p>
    <w:p w14:paraId="268B2E07" w14:textId="77777777" w:rsidR="00270475" w:rsidRPr="00584AEA" w:rsidRDefault="00270475" w:rsidP="00270475">
      <w:pPr>
        <w:jc w:val="both"/>
        <w:rPr>
          <w:rFonts w:ascii="Arrus" w:hAnsi="Arrus"/>
          <w:sz w:val="22"/>
          <w:szCs w:val="28"/>
          <w:lang w:eastAsia="en-GB"/>
        </w:rPr>
      </w:pPr>
    </w:p>
    <w:p w14:paraId="268B2E08" w14:textId="77777777" w:rsidR="00270475" w:rsidRPr="00584AEA" w:rsidRDefault="00270475" w:rsidP="00270475">
      <w:pPr>
        <w:jc w:val="both"/>
        <w:rPr>
          <w:rFonts w:ascii="Arrus" w:hAnsi="Arrus"/>
          <w:i/>
          <w:sz w:val="22"/>
          <w:szCs w:val="28"/>
          <w:lang w:eastAsia="en-GB"/>
        </w:rPr>
      </w:pPr>
      <w:r w:rsidRPr="00584AEA">
        <w:rPr>
          <w:rFonts w:ascii="Arrus" w:hAnsi="Arrus"/>
          <w:i/>
          <w:sz w:val="22"/>
          <w:szCs w:val="28"/>
          <w:lang w:eastAsia="en-GB"/>
        </w:rPr>
        <w:t xml:space="preserve">“The ministry says the committee </w:t>
      </w:r>
      <w:proofErr w:type="spellStart"/>
      <w:r w:rsidRPr="00584AEA">
        <w:rPr>
          <w:rFonts w:ascii="Arrus" w:hAnsi="Arrus"/>
          <w:i/>
          <w:sz w:val="22"/>
          <w:szCs w:val="28"/>
          <w:lang w:eastAsia="en-GB"/>
        </w:rPr>
        <w:t>analysed</w:t>
      </w:r>
      <w:proofErr w:type="spellEnd"/>
      <w:r w:rsidRPr="00584AEA">
        <w:rPr>
          <w:rFonts w:ascii="Arrus" w:hAnsi="Arrus"/>
          <w:i/>
          <w:sz w:val="22"/>
          <w:szCs w:val="28"/>
          <w:lang w:eastAsia="en-GB"/>
        </w:rPr>
        <w:t xml:space="preserve"> the condition of merely Muslims rather than minorities. Even in that, says the ministry, the Kundu committee did an “incomplete” analysis, using “outdated” data to evaluate effectiveness of the ministry’s programmes.</w:t>
      </w:r>
    </w:p>
    <w:p w14:paraId="268B2E09" w14:textId="77777777" w:rsidR="00270475" w:rsidRPr="00584AEA" w:rsidRDefault="00270475" w:rsidP="00270475">
      <w:pPr>
        <w:jc w:val="both"/>
        <w:rPr>
          <w:rFonts w:ascii="Arrus" w:hAnsi="Arrus"/>
          <w:i/>
          <w:sz w:val="22"/>
          <w:szCs w:val="28"/>
          <w:lang w:eastAsia="en-GB"/>
        </w:rPr>
      </w:pPr>
      <w:r w:rsidRPr="00584AEA">
        <w:rPr>
          <w:rFonts w:ascii="Arrus" w:hAnsi="Arrus"/>
          <w:i/>
          <w:sz w:val="22"/>
          <w:szCs w:val="28"/>
          <w:lang w:eastAsia="en-GB"/>
        </w:rPr>
        <w:t>“In an internal document, the Ministry of Minority Affairs has said that most of the data used by the committee was from the formative stages of the ministry and some even predated it, and hence the evaluation could hardly be reflective of its functioning. It has also raised questions about the sample size, the lack of state inputs and the methodology adopted for the compilation of the report.</w:t>
      </w:r>
    </w:p>
    <w:p w14:paraId="268B2E0A" w14:textId="77777777" w:rsidR="00270475" w:rsidRPr="00584AEA" w:rsidRDefault="00270475" w:rsidP="00270475">
      <w:pPr>
        <w:jc w:val="both"/>
        <w:rPr>
          <w:rFonts w:ascii="Arrus" w:hAnsi="Arrus"/>
          <w:i/>
          <w:sz w:val="22"/>
          <w:szCs w:val="28"/>
          <w:lang w:eastAsia="en-GB"/>
        </w:rPr>
      </w:pPr>
      <w:r w:rsidRPr="00584AEA">
        <w:rPr>
          <w:rFonts w:ascii="Arrus" w:hAnsi="Arrus"/>
          <w:i/>
          <w:sz w:val="22"/>
          <w:szCs w:val="28"/>
          <w:lang w:eastAsia="en-GB"/>
        </w:rPr>
        <w:t>“In its comments, the ministry has said, “The report is based on secondary data of pre-2011-12 which was the formative stage for the ministry. Many programmes of ministry have been launched in 2012 and thereafter. Even some data has been used from pre 2007-08 period when ministry was not in existence, neither implementation of the Sachar Committee recommendations started. The report is confined to the analysis of various socio economic indicators for Muslims only and not to the minorities as a whole.”</w:t>
      </w:r>
    </w:p>
    <w:p w14:paraId="268B2E0B" w14:textId="77777777" w:rsidR="00270475" w:rsidRPr="00584AEA" w:rsidRDefault="00270475" w:rsidP="00270475">
      <w:pPr>
        <w:jc w:val="both"/>
        <w:rPr>
          <w:rFonts w:ascii="Arrus" w:hAnsi="Arrus"/>
          <w:b/>
          <w:i/>
          <w:sz w:val="22"/>
          <w:szCs w:val="28"/>
          <w:lang w:eastAsia="en-GB"/>
        </w:rPr>
      </w:pPr>
      <w:r w:rsidRPr="00584AEA">
        <w:rPr>
          <w:rFonts w:ascii="Arrus" w:hAnsi="Arrus"/>
          <w:i/>
          <w:sz w:val="22"/>
          <w:szCs w:val="28"/>
          <w:lang w:eastAsia="en-GB"/>
        </w:rPr>
        <w:t xml:space="preserve">“A senior official of the ministry added that since the committee’s mandate was to look into the ministry’s programmes, which are not confined only to Muslims, </w:t>
      </w:r>
      <w:r w:rsidRPr="00584AEA">
        <w:rPr>
          <w:rFonts w:ascii="Arrus" w:hAnsi="Arrus"/>
          <w:b/>
          <w:i/>
          <w:sz w:val="22"/>
          <w:szCs w:val="28"/>
          <w:lang w:eastAsia="en-GB"/>
        </w:rPr>
        <w:t>there was no justification for it to look at only Muslims since they were not the sole target beneficiary group of the ministry.</w:t>
      </w:r>
    </w:p>
    <w:p w14:paraId="268B2E0C" w14:textId="77777777" w:rsidR="00270475" w:rsidRPr="00584AEA" w:rsidRDefault="00270475" w:rsidP="00270475">
      <w:pPr>
        <w:jc w:val="both"/>
        <w:rPr>
          <w:rFonts w:ascii="Arrus" w:hAnsi="Arrus"/>
          <w:i/>
          <w:sz w:val="22"/>
          <w:szCs w:val="28"/>
          <w:lang w:eastAsia="en-GB"/>
        </w:rPr>
      </w:pPr>
      <w:r w:rsidRPr="00584AEA">
        <w:rPr>
          <w:rFonts w:ascii="Arrus" w:hAnsi="Arrus"/>
          <w:i/>
          <w:sz w:val="22"/>
          <w:szCs w:val="28"/>
          <w:lang w:eastAsia="en-GB"/>
        </w:rPr>
        <w:lastRenderedPageBreak/>
        <w:t>“Speaking to </w:t>
      </w:r>
      <w:hyperlink r:id="rId520" w:history="1">
        <w:r w:rsidRPr="00584AEA">
          <w:rPr>
            <w:rFonts w:ascii="Arrus" w:hAnsi="Arrus"/>
            <w:i/>
            <w:sz w:val="22"/>
            <w:szCs w:val="28"/>
            <w:lang w:eastAsia="en-GB"/>
          </w:rPr>
          <w:t>The Indian Express</w:t>
        </w:r>
      </w:hyperlink>
      <w:r w:rsidRPr="00584AEA">
        <w:rPr>
          <w:rFonts w:ascii="Arrus" w:hAnsi="Arrus"/>
          <w:i/>
          <w:sz w:val="22"/>
          <w:szCs w:val="28"/>
          <w:lang w:eastAsia="en-GB"/>
        </w:rPr>
        <w:t xml:space="preserve">, Professor Kundu said that while it was true that the thrust of the report was on the condition of Muslims, it did </w:t>
      </w:r>
      <w:proofErr w:type="spellStart"/>
      <w:r w:rsidRPr="00584AEA">
        <w:rPr>
          <w:rFonts w:ascii="Arrus" w:hAnsi="Arrus"/>
          <w:i/>
          <w:sz w:val="22"/>
          <w:szCs w:val="28"/>
          <w:lang w:eastAsia="en-GB"/>
        </w:rPr>
        <w:t>analyse</w:t>
      </w:r>
      <w:proofErr w:type="spellEnd"/>
      <w:r w:rsidRPr="00584AEA">
        <w:rPr>
          <w:rFonts w:ascii="Arrus" w:hAnsi="Arrus"/>
          <w:i/>
          <w:sz w:val="22"/>
          <w:szCs w:val="28"/>
          <w:lang w:eastAsia="en-GB"/>
        </w:rPr>
        <w:t xml:space="preserve"> outcome indicators for other minority communities too.</w:t>
      </w:r>
    </w:p>
    <w:p w14:paraId="268B2E0D" w14:textId="77777777" w:rsidR="00270475" w:rsidRPr="00584AEA" w:rsidRDefault="00270475" w:rsidP="00270475">
      <w:pPr>
        <w:jc w:val="both"/>
        <w:rPr>
          <w:rFonts w:ascii="Arrus" w:hAnsi="Arrus"/>
          <w:i/>
          <w:sz w:val="22"/>
          <w:szCs w:val="28"/>
          <w:lang w:eastAsia="en-GB"/>
        </w:rPr>
      </w:pPr>
      <w:r w:rsidRPr="00584AEA">
        <w:rPr>
          <w:rFonts w:ascii="Arrus" w:hAnsi="Arrus"/>
          <w:i/>
          <w:sz w:val="22"/>
          <w:szCs w:val="28"/>
          <w:lang w:eastAsia="en-GB"/>
        </w:rPr>
        <w:t xml:space="preserve">“It was the Post Sachar Evaluation Committee. Since our mandate was to see whether Sachar recommendations had been implemented or not, and since that report had dealt with Muslims as the most deprived socio economically vulnerable population, our thrust was on Muslims. But we did </w:t>
      </w:r>
      <w:proofErr w:type="spellStart"/>
      <w:r w:rsidRPr="00584AEA">
        <w:rPr>
          <w:rFonts w:ascii="Arrus" w:hAnsi="Arrus"/>
          <w:i/>
          <w:sz w:val="22"/>
          <w:szCs w:val="28"/>
          <w:lang w:eastAsia="en-GB"/>
        </w:rPr>
        <w:t>analyse</w:t>
      </w:r>
      <w:proofErr w:type="spellEnd"/>
      <w:r w:rsidRPr="00584AEA">
        <w:rPr>
          <w:rFonts w:ascii="Arrus" w:hAnsi="Arrus"/>
          <w:i/>
          <w:sz w:val="22"/>
          <w:szCs w:val="28"/>
          <w:lang w:eastAsia="en-GB"/>
        </w:rPr>
        <w:t xml:space="preserve"> outcome indicators for other minority groups.”</w:t>
      </w:r>
    </w:p>
    <w:p w14:paraId="268B2E0E" w14:textId="77777777" w:rsidR="00270475" w:rsidRPr="00584AEA" w:rsidRDefault="00270475" w:rsidP="00270475">
      <w:pPr>
        <w:jc w:val="both"/>
        <w:rPr>
          <w:rFonts w:ascii="Arrus" w:hAnsi="Arrus"/>
          <w:sz w:val="18"/>
          <w:szCs w:val="28"/>
        </w:rPr>
      </w:pPr>
      <w:r w:rsidRPr="00584AEA">
        <w:rPr>
          <w:rFonts w:ascii="Arrus" w:hAnsi="Arrus"/>
          <w:sz w:val="18"/>
          <w:szCs w:val="28"/>
        </w:rPr>
        <w:t>http://indianexpress.com/article/india/india-others/ministry-questions-basis-of-post-sachar-report/</w:t>
      </w:r>
    </w:p>
    <w:p w14:paraId="268B2E0F" w14:textId="77777777" w:rsidR="00270475" w:rsidRPr="00584AEA" w:rsidRDefault="00270475" w:rsidP="00270475">
      <w:pPr>
        <w:jc w:val="both"/>
        <w:rPr>
          <w:rFonts w:ascii="Arrus" w:hAnsi="Arrus"/>
          <w:sz w:val="22"/>
          <w:szCs w:val="28"/>
        </w:rPr>
      </w:pPr>
    </w:p>
    <w:p w14:paraId="268B2E10"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t>Muslim Poverty</w:t>
      </w:r>
    </w:p>
    <w:p w14:paraId="268B2E11" w14:textId="77777777" w:rsidR="00270475" w:rsidRPr="00584AEA" w:rsidRDefault="00270475" w:rsidP="00270475">
      <w:pPr>
        <w:jc w:val="both"/>
        <w:rPr>
          <w:rFonts w:ascii="Arrus" w:hAnsi="Arrus"/>
          <w:b/>
          <w:bCs/>
          <w:sz w:val="42"/>
          <w:szCs w:val="52"/>
          <w:lang w:val="en-GB"/>
        </w:rPr>
      </w:pPr>
    </w:p>
    <w:p w14:paraId="268B2E12" w14:textId="77777777" w:rsidR="00270475" w:rsidRPr="00584AEA" w:rsidRDefault="00270475" w:rsidP="00270475">
      <w:pPr>
        <w:spacing w:after="90"/>
        <w:ind w:firstLine="720"/>
        <w:jc w:val="both"/>
        <w:rPr>
          <w:rFonts w:ascii="Arrus" w:hAnsi="Arrus"/>
          <w:sz w:val="22"/>
          <w:szCs w:val="22"/>
        </w:rPr>
      </w:pPr>
      <w:r w:rsidRPr="00584AEA">
        <w:rPr>
          <w:rFonts w:ascii="Arrus" w:hAnsi="Arrus"/>
          <w:sz w:val="22"/>
          <w:szCs w:val="22"/>
        </w:rPr>
        <w:t xml:space="preserve">In an article, </w:t>
      </w:r>
      <w:proofErr w:type="spellStart"/>
      <w:r w:rsidRPr="00584AEA">
        <w:rPr>
          <w:rFonts w:ascii="Arrus" w:hAnsi="Arrus"/>
          <w:sz w:val="22"/>
          <w:szCs w:val="22"/>
        </w:rPr>
        <w:t>entiled</w:t>
      </w:r>
      <w:proofErr w:type="spellEnd"/>
      <w:r w:rsidRPr="00584AEA">
        <w:rPr>
          <w:rFonts w:ascii="Arrus" w:hAnsi="Arrus"/>
          <w:sz w:val="22"/>
          <w:szCs w:val="22"/>
        </w:rPr>
        <w:t xml:space="preserve">, ““Minorities at the Margins” Abdul Shaban, </w:t>
      </w:r>
      <w:r w:rsidRPr="00584AEA">
        <w:rPr>
          <w:rStyle w:val="Emphasis"/>
          <w:rFonts w:ascii="Arrus" w:eastAsiaTheme="majorEastAsia" w:hAnsi="Arrus"/>
          <w:sz w:val="22"/>
          <w:szCs w:val="22"/>
        </w:rPr>
        <w:t>Professor and Deputy Director of Tata Institute of Social Sciences (</w:t>
      </w:r>
      <w:proofErr w:type="spellStart"/>
      <w:r w:rsidRPr="00584AEA">
        <w:rPr>
          <w:rStyle w:val="Emphasis"/>
          <w:rFonts w:ascii="Arrus" w:eastAsiaTheme="majorEastAsia" w:hAnsi="Arrus"/>
          <w:sz w:val="22"/>
          <w:szCs w:val="22"/>
        </w:rPr>
        <w:t>Tuljapur</w:t>
      </w:r>
      <w:proofErr w:type="spellEnd"/>
      <w:r w:rsidRPr="00584AEA">
        <w:rPr>
          <w:rStyle w:val="Emphasis"/>
          <w:rFonts w:ascii="Arrus" w:eastAsiaTheme="majorEastAsia" w:hAnsi="Arrus"/>
          <w:sz w:val="22"/>
          <w:szCs w:val="22"/>
        </w:rPr>
        <w:t xml:space="preserve"> Campus), </w:t>
      </w:r>
      <w:r w:rsidRPr="00584AEA">
        <w:rPr>
          <w:rFonts w:ascii="Arrus" w:hAnsi="Arrus"/>
          <w:sz w:val="22"/>
          <w:szCs w:val="22"/>
        </w:rPr>
        <w:t xml:space="preserve">gives deep insight into the economic conditions of Muslims concluding that </w:t>
      </w:r>
      <w:r w:rsidRPr="00584AEA">
        <w:rPr>
          <w:rFonts w:ascii="Arrus" w:hAnsi="Arrus"/>
          <w:b/>
          <w:sz w:val="22"/>
          <w:szCs w:val="22"/>
        </w:rPr>
        <w:t>p</w:t>
      </w:r>
      <w:r w:rsidRPr="00584AEA">
        <w:rPr>
          <w:rStyle w:val="Strong"/>
          <w:rFonts w:ascii="Arrus" w:eastAsiaTheme="majorEastAsia" w:hAnsi="Arrus"/>
          <w:sz w:val="22"/>
          <w:szCs w:val="22"/>
        </w:rPr>
        <w:t>overty among urban Muslims is 13% higher than India's national average. Here are excerpts from the paper:</w:t>
      </w:r>
    </w:p>
    <w:p w14:paraId="268B2E13" w14:textId="2B7F3A3F" w:rsidR="00270475" w:rsidRPr="00584AEA" w:rsidRDefault="00270475" w:rsidP="00270475">
      <w:pPr>
        <w:spacing w:after="90"/>
        <w:jc w:val="both"/>
        <w:rPr>
          <w:rFonts w:ascii="Arrus" w:hAnsi="Arrus"/>
          <w:i/>
          <w:sz w:val="22"/>
          <w:szCs w:val="22"/>
        </w:rPr>
      </w:pPr>
      <w:r w:rsidRPr="00584AEA">
        <w:rPr>
          <w:rFonts w:ascii="Arrus" w:hAnsi="Arrus"/>
          <w:sz w:val="22"/>
          <w:szCs w:val="22"/>
        </w:rPr>
        <w:t> </w:t>
      </w:r>
      <w:r w:rsidRPr="00584AEA">
        <w:rPr>
          <w:rFonts w:ascii="Arrus" w:hAnsi="Arrus"/>
          <w:i/>
          <w:sz w:val="22"/>
          <w:szCs w:val="22"/>
        </w:rPr>
        <w:t xml:space="preserve">“While increased social exclusion and religious </w:t>
      </w:r>
      <w:proofErr w:type="spellStart"/>
      <w:r w:rsidRPr="00584AEA">
        <w:rPr>
          <w:rFonts w:ascii="Arrus" w:hAnsi="Arrus"/>
          <w:i/>
          <w:sz w:val="22"/>
          <w:szCs w:val="22"/>
        </w:rPr>
        <w:t>polarisation</w:t>
      </w:r>
      <w:proofErr w:type="spellEnd"/>
      <w:r w:rsidRPr="00584AEA">
        <w:rPr>
          <w:rFonts w:ascii="Arrus" w:hAnsi="Arrus"/>
          <w:i/>
          <w:sz w:val="22"/>
          <w:szCs w:val="22"/>
        </w:rPr>
        <w:t xml:space="preserve"> are pushing Muslims to urban areas, poverty amongst urban Muslims is 13-16% higher than the national average. In the western and northern states in particular, </w:t>
      </w:r>
      <w:proofErr w:type="spellStart"/>
      <w:r w:rsidRPr="00584AEA">
        <w:rPr>
          <w:rFonts w:ascii="Arrus" w:hAnsi="Arrus"/>
          <w:i/>
          <w:sz w:val="22"/>
          <w:szCs w:val="22"/>
        </w:rPr>
        <w:t>communalised</w:t>
      </w:r>
      <w:proofErr w:type="spellEnd"/>
      <w:r w:rsidRPr="00584AEA">
        <w:rPr>
          <w:rFonts w:ascii="Arrus" w:hAnsi="Arrus"/>
          <w:i/>
          <w:sz w:val="22"/>
          <w:szCs w:val="22"/>
        </w:rPr>
        <w:t xml:space="preserve"> state machineries and politics act as barriers to the economic and social mobility of Muslims. Malegaon, </w:t>
      </w:r>
      <w:proofErr w:type="spellStart"/>
      <w:r w:rsidRPr="00584AEA">
        <w:rPr>
          <w:rFonts w:ascii="Arrus" w:hAnsi="Arrus"/>
          <w:i/>
          <w:sz w:val="22"/>
          <w:szCs w:val="22"/>
        </w:rPr>
        <w:t>Mumbra</w:t>
      </w:r>
      <w:proofErr w:type="spellEnd"/>
      <w:r w:rsidRPr="00584AEA">
        <w:rPr>
          <w:rFonts w:ascii="Arrus" w:hAnsi="Arrus"/>
          <w:i/>
          <w:sz w:val="22"/>
          <w:szCs w:val="22"/>
        </w:rPr>
        <w:t xml:space="preserve"> and Bhiwandi in Maharashtra illustrate how poverty is concentrated and perpetuated amongst urban Muslims</w:t>
      </w:r>
      <w:r w:rsidR="00E7651E">
        <w:rPr>
          <w:rFonts w:ascii="Arrus" w:hAnsi="Arrus"/>
          <w:i/>
          <w:sz w:val="22"/>
          <w:szCs w:val="22"/>
        </w:rPr>
        <w:t>.</w:t>
      </w:r>
    </w:p>
    <w:p w14:paraId="268B2E14" w14:textId="77777777" w:rsidR="00270475" w:rsidRPr="00584AEA" w:rsidRDefault="00270475" w:rsidP="00270475">
      <w:pPr>
        <w:pStyle w:val="NormalWeb"/>
        <w:spacing w:before="0"/>
        <w:jc w:val="both"/>
        <w:rPr>
          <w:rFonts w:ascii="Arrus" w:hAnsi="Arrus"/>
          <w:i/>
          <w:sz w:val="22"/>
          <w:szCs w:val="22"/>
        </w:rPr>
      </w:pPr>
    </w:p>
    <w:p w14:paraId="268B2E15" w14:textId="77777777" w:rsidR="00270475" w:rsidRPr="00584AEA" w:rsidRDefault="00270475" w:rsidP="00270475">
      <w:pPr>
        <w:pStyle w:val="NormalWeb"/>
        <w:spacing w:before="0"/>
        <w:jc w:val="both"/>
        <w:rPr>
          <w:rFonts w:ascii="Arrus" w:hAnsi="Arrus"/>
          <w:i/>
          <w:sz w:val="22"/>
          <w:szCs w:val="22"/>
        </w:rPr>
      </w:pPr>
      <w:r w:rsidRPr="00584AEA">
        <w:rPr>
          <w:rFonts w:ascii="Arrus" w:hAnsi="Arrus"/>
          <w:i/>
          <w:sz w:val="22"/>
          <w:szCs w:val="22"/>
        </w:rPr>
        <w:t xml:space="preserve">“Muslims in India suffer acute poverty and </w:t>
      </w:r>
      <w:proofErr w:type="spellStart"/>
      <w:r w:rsidRPr="00584AEA">
        <w:rPr>
          <w:rFonts w:ascii="Arrus" w:hAnsi="Arrus"/>
          <w:i/>
          <w:sz w:val="22"/>
          <w:szCs w:val="22"/>
        </w:rPr>
        <w:t>marginalisation</w:t>
      </w:r>
      <w:proofErr w:type="spellEnd"/>
      <w:r w:rsidRPr="00584AEA">
        <w:rPr>
          <w:rFonts w:ascii="Arrus" w:hAnsi="Arrus"/>
          <w:i/>
          <w:sz w:val="22"/>
          <w:szCs w:val="22"/>
        </w:rPr>
        <w:t xml:space="preserve">. Relative poverty in the community in urban areas since 1993-94 has increased mainly in the western and northern states of the country, while in the southern states it has declined. Western states also manifest higher socio-spatial exclusion of the community, with the community largely concentrated in poverty-ridden small and medium towns such as Malegaon, </w:t>
      </w:r>
      <w:proofErr w:type="spellStart"/>
      <w:r w:rsidRPr="00584AEA">
        <w:rPr>
          <w:rFonts w:ascii="Arrus" w:hAnsi="Arrus"/>
          <w:i/>
          <w:sz w:val="22"/>
          <w:szCs w:val="22"/>
        </w:rPr>
        <w:t>Mumbra</w:t>
      </w:r>
      <w:proofErr w:type="spellEnd"/>
      <w:r w:rsidRPr="00584AEA">
        <w:rPr>
          <w:rFonts w:ascii="Arrus" w:hAnsi="Arrus"/>
          <w:i/>
          <w:sz w:val="22"/>
          <w:szCs w:val="22"/>
        </w:rPr>
        <w:t xml:space="preserve"> and Bhiwandi in Maharashtra, or </w:t>
      </w:r>
      <w:proofErr w:type="spellStart"/>
      <w:r w:rsidRPr="00584AEA">
        <w:rPr>
          <w:rFonts w:ascii="Arrus" w:hAnsi="Arrus"/>
          <w:i/>
          <w:sz w:val="22"/>
          <w:szCs w:val="22"/>
        </w:rPr>
        <w:t>marginalised</w:t>
      </w:r>
      <w:proofErr w:type="spellEnd"/>
      <w:r w:rsidRPr="00584AEA">
        <w:rPr>
          <w:rFonts w:ascii="Arrus" w:hAnsi="Arrus"/>
          <w:i/>
          <w:sz w:val="22"/>
          <w:szCs w:val="22"/>
        </w:rPr>
        <w:t xml:space="preserve"> areas of the large cities.</w:t>
      </w:r>
    </w:p>
    <w:p w14:paraId="268B2E16" w14:textId="77777777" w:rsidR="00270475" w:rsidRPr="00584AEA" w:rsidRDefault="00270475" w:rsidP="00270475">
      <w:pPr>
        <w:pStyle w:val="NormalWeb"/>
        <w:spacing w:before="0"/>
        <w:jc w:val="both"/>
        <w:rPr>
          <w:rFonts w:ascii="Arrus" w:hAnsi="Arrus"/>
          <w:i/>
          <w:sz w:val="22"/>
          <w:szCs w:val="22"/>
        </w:rPr>
      </w:pPr>
      <w:r w:rsidRPr="00584AEA">
        <w:rPr>
          <w:rFonts w:ascii="Arrus" w:hAnsi="Arrus"/>
          <w:i/>
          <w:sz w:val="22"/>
          <w:szCs w:val="22"/>
        </w:rPr>
        <w:br/>
        <w:t xml:space="preserve">“Though bridging the gaps in development of different social groups has been one of the primary objectives of national planning and policy-making, differences between the two major religious communities of the country -- Hindus and Muslims -- have been reinforced over the years to </w:t>
      </w:r>
      <w:r w:rsidRPr="00584AEA">
        <w:rPr>
          <w:rFonts w:ascii="Arrus" w:hAnsi="Arrus"/>
          <w:i/>
          <w:sz w:val="22"/>
          <w:szCs w:val="22"/>
        </w:rPr>
        <w:lastRenderedPageBreak/>
        <w:t xml:space="preserve">such an extent that even the state is unable to effectively </w:t>
      </w:r>
      <w:proofErr w:type="spellStart"/>
      <w:r w:rsidRPr="00584AEA">
        <w:rPr>
          <w:rFonts w:ascii="Arrus" w:hAnsi="Arrus"/>
          <w:i/>
          <w:sz w:val="22"/>
          <w:szCs w:val="22"/>
        </w:rPr>
        <w:t>mobilise</w:t>
      </w:r>
      <w:proofErr w:type="spellEnd"/>
      <w:r w:rsidRPr="00584AEA">
        <w:rPr>
          <w:rFonts w:ascii="Arrus" w:hAnsi="Arrus"/>
          <w:i/>
          <w:sz w:val="22"/>
          <w:szCs w:val="22"/>
        </w:rPr>
        <w:t xml:space="preserve"> its bureaucracy and police to deliver development and protection to Muslims on an equal basis. This is well reflected in the fact that while the country has been able to initiate and sustain development policies along caste and regional lines, it has largely failed to safeguard the interests of Muslims, a deprived religious community that has been ignored or received less attention in the dominant and complex matrix of class, caste and region.</w:t>
      </w:r>
    </w:p>
    <w:p w14:paraId="268B2E17" w14:textId="77777777" w:rsidR="00270475" w:rsidRPr="00584AEA" w:rsidRDefault="00270475" w:rsidP="00270475">
      <w:pPr>
        <w:pStyle w:val="NormalWeb"/>
        <w:spacing w:before="0"/>
        <w:jc w:val="both"/>
        <w:rPr>
          <w:rFonts w:ascii="Arrus" w:hAnsi="Arrus"/>
          <w:i/>
          <w:sz w:val="22"/>
          <w:szCs w:val="22"/>
        </w:rPr>
      </w:pPr>
      <w:r w:rsidRPr="00584AEA">
        <w:rPr>
          <w:rFonts w:ascii="Arrus" w:hAnsi="Arrus"/>
          <w:i/>
          <w:sz w:val="22"/>
          <w:szCs w:val="22"/>
        </w:rPr>
        <w:br/>
        <w:t xml:space="preserve">“A distinctive feature of the Muslim community has been the level of </w:t>
      </w:r>
      <w:proofErr w:type="spellStart"/>
      <w:r w:rsidRPr="00584AEA">
        <w:rPr>
          <w:rFonts w:ascii="Arrus" w:hAnsi="Arrus"/>
          <w:i/>
          <w:sz w:val="22"/>
          <w:szCs w:val="22"/>
        </w:rPr>
        <w:t>urbanisation</w:t>
      </w:r>
      <w:proofErr w:type="spellEnd"/>
      <w:r w:rsidRPr="00584AEA">
        <w:rPr>
          <w:rFonts w:ascii="Arrus" w:hAnsi="Arrus"/>
          <w:i/>
          <w:sz w:val="22"/>
          <w:szCs w:val="22"/>
        </w:rPr>
        <w:t xml:space="preserve"> of the community, which is higher than for the total population. In 2001, 35.7% of the Muslim population was urban compared to 27.8% of the overall population. In states like Tamil Nadu, Maharashtra, Karnataka, Andhra Pradesh, Madhya Pradesh, Gujarat and Chhattisgarh, a majority of Muslims live in urban areas. However, as shown below, this </w:t>
      </w:r>
      <w:proofErr w:type="spellStart"/>
      <w:r w:rsidRPr="00584AEA">
        <w:rPr>
          <w:rFonts w:ascii="Arrus" w:hAnsi="Arrus"/>
          <w:i/>
          <w:sz w:val="22"/>
          <w:szCs w:val="22"/>
        </w:rPr>
        <w:t>urbanisation</w:t>
      </w:r>
      <w:proofErr w:type="spellEnd"/>
      <w:r w:rsidRPr="00584AEA">
        <w:rPr>
          <w:rFonts w:ascii="Arrus" w:hAnsi="Arrus"/>
          <w:i/>
          <w:sz w:val="22"/>
          <w:szCs w:val="22"/>
        </w:rPr>
        <w:t xml:space="preserve"> of Muslims is largely of a subsistence nature, and is hardly related to any significant improvement in the quality of their lives.</w:t>
      </w:r>
    </w:p>
    <w:p w14:paraId="268B2E18" w14:textId="77777777" w:rsidR="00270475" w:rsidRPr="00584AEA" w:rsidRDefault="00270475" w:rsidP="00270475">
      <w:pPr>
        <w:pStyle w:val="NormalWeb"/>
        <w:spacing w:before="0"/>
        <w:jc w:val="both"/>
        <w:rPr>
          <w:rFonts w:ascii="Arrus" w:hAnsi="Arrus"/>
          <w:i/>
          <w:sz w:val="22"/>
          <w:szCs w:val="22"/>
        </w:rPr>
      </w:pPr>
      <w:r w:rsidRPr="00584AEA">
        <w:rPr>
          <w:rFonts w:ascii="Arrus" w:hAnsi="Arrus"/>
          <w:i/>
          <w:sz w:val="22"/>
          <w:szCs w:val="22"/>
        </w:rPr>
        <w:br/>
        <w:t xml:space="preserve">“A large share of the Muslim population in India lives in adverse economic situations. In rural areas they have higher landlessness and a majority of those owning land have lower size of landholding (NSSO 2007; Shaban 2011). The lower educational attainments in comparison to other socio-religious groups (Government of India 2006: 64) and prejudices against the community mar the aspirations of even the highly educated in the community. Among others, the aspiration for better wages and employment forces them to migrate to urban centres in relatively greater proportion to their number. The increased religious </w:t>
      </w:r>
      <w:proofErr w:type="spellStart"/>
      <w:r w:rsidRPr="00584AEA">
        <w:rPr>
          <w:rFonts w:ascii="Arrus" w:hAnsi="Arrus"/>
          <w:i/>
          <w:sz w:val="22"/>
          <w:szCs w:val="22"/>
        </w:rPr>
        <w:t>polarisation</w:t>
      </w:r>
      <w:proofErr w:type="spellEnd"/>
      <w:r w:rsidRPr="00584AEA">
        <w:rPr>
          <w:rFonts w:ascii="Arrus" w:hAnsi="Arrus"/>
          <w:i/>
          <w:sz w:val="22"/>
          <w:szCs w:val="22"/>
        </w:rPr>
        <w:t xml:space="preserve"> of communities in the rural areas of many states and fear of riots also act as push factors for Muslims to migrate to urban areas. In urban areas, Muslims are further confronted with strong and intensified forms of socially exclusionary practices and violence, leading to their concentration in a few towns or in marginal and peripheral areas within a large town (Shaban 2010; Robinson 2005; </w:t>
      </w:r>
      <w:proofErr w:type="spellStart"/>
      <w:r w:rsidRPr="00584AEA">
        <w:rPr>
          <w:rFonts w:ascii="Arrus" w:hAnsi="Arrus"/>
          <w:i/>
          <w:sz w:val="22"/>
          <w:szCs w:val="22"/>
        </w:rPr>
        <w:t>Masselos</w:t>
      </w:r>
      <w:proofErr w:type="spellEnd"/>
      <w:r w:rsidRPr="00584AEA">
        <w:rPr>
          <w:rFonts w:ascii="Arrus" w:hAnsi="Arrus"/>
          <w:i/>
          <w:sz w:val="22"/>
          <w:szCs w:val="22"/>
        </w:rPr>
        <w:t xml:space="preserve"> 1994; Phadke 2007). The section of Muslims living in older parts of towns/cities also finds it difficult to move to newly developed areas due to the fear of riots, lack of affordability due to rising house prices, and availability of housing finance (Shaban 2010). The consequence is that in urban areas a large section of the Muslim population lives in slums and shanties, or dilapidated older parts of towns/cities.</w:t>
      </w:r>
    </w:p>
    <w:p w14:paraId="268B2E19" w14:textId="77777777" w:rsidR="00270475" w:rsidRPr="00584AEA" w:rsidRDefault="00270475" w:rsidP="00270475">
      <w:pPr>
        <w:pStyle w:val="NormalWeb"/>
        <w:spacing w:before="0"/>
        <w:jc w:val="both"/>
        <w:rPr>
          <w:rFonts w:ascii="Arrus" w:hAnsi="Arrus"/>
          <w:i/>
          <w:sz w:val="22"/>
          <w:szCs w:val="22"/>
        </w:rPr>
      </w:pPr>
      <w:r w:rsidRPr="00584AEA">
        <w:rPr>
          <w:rFonts w:ascii="Arrus" w:hAnsi="Arrus"/>
          <w:i/>
          <w:sz w:val="22"/>
          <w:szCs w:val="22"/>
        </w:rPr>
        <w:br/>
        <w:t xml:space="preserve">“ Maharashtra is a typical example of this kind of distribution of Muslim </w:t>
      </w:r>
      <w:r w:rsidRPr="00584AEA">
        <w:rPr>
          <w:rFonts w:ascii="Arrus" w:hAnsi="Arrus"/>
          <w:i/>
          <w:sz w:val="22"/>
          <w:szCs w:val="22"/>
        </w:rPr>
        <w:lastRenderedPageBreak/>
        <w:t xml:space="preserve">population. More than 70% of the Muslim population in the state lives in urban areas but is concentrated either in specific marginal parts of bigger towns or in Muslim-concentrated small and medium towns such as Malegaon, Bhiwandi, </w:t>
      </w:r>
      <w:proofErr w:type="spellStart"/>
      <w:r w:rsidRPr="00584AEA">
        <w:rPr>
          <w:rFonts w:ascii="Arrus" w:hAnsi="Arrus"/>
          <w:i/>
          <w:sz w:val="22"/>
          <w:szCs w:val="22"/>
        </w:rPr>
        <w:t>Mumbra</w:t>
      </w:r>
      <w:proofErr w:type="spellEnd"/>
      <w:r w:rsidRPr="00584AEA">
        <w:rPr>
          <w:rFonts w:ascii="Arrus" w:hAnsi="Arrus"/>
          <w:i/>
          <w:sz w:val="22"/>
          <w:szCs w:val="22"/>
        </w:rPr>
        <w:t>, etc.</w:t>
      </w:r>
    </w:p>
    <w:p w14:paraId="268B2E1A" w14:textId="77777777" w:rsidR="00270475" w:rsidRPr="00584AEA" w:rsidRDefault="00270475" w:rsidP="00270475">
      <w:pPr>
        <w:pStyle w:val="NormalWeb"/>
        <w:spacing w:before="0"/>
        <w:jc w:val="both"/>
        <w:rPr>
          <w:rFonts w:ascii="Arrus" w:hAnsi="Arrus"/>
          <w:i/>
          <w:sz w:val="22"/>
          <w:szCs w:val="22"/>
        </w:rPr>
      </w:pPr>
    </w:p>
    <w:p w14:paraId="268B2E1B" w14:textId="77777777" w:rsidR="00270475" w:rsidRPr="00584AEA" w:rsidRDefault="00270475" w:rsidP="00270475">
      <w:pPr>
        <w:pStyle w:val="NormalWeb"/>
        <w:spacing w:before="0"/>
        <w:jc w:val="both"/>
        <w:rPr>
          <w:rFonts w:ascii="Arrus" w:hAnsi="Arrus"/>
          <w:i/>
          <w:sz w:val="22"/>
          <w:szCs w:val="22"/>
        </w:rPr>
      </w:pPr>
      <w:r w:rsidRPr="00584AEA">
        <w:rPr>
          <w:rFonts w:ascii="Arrus" w:hAnsi="Arrus"/>
          <w:i/>
          <w:sz w:val="22"/>
          <w:szCs w:val="22"/>
        </w:rPr>
        <w:t xml:space="preserve">“Available data since 1993-94 shows that Muslims have been plagued by poverty and penury; at the national level poverty is highest among Muslims after the Buddhists who include a large share of </w:t>
      </w:r>
      <w:proofErr w:type="spellStart"/>
      <w:r w:rsidRPr="00584AEA">
        <w:rPr>
          <w:rFonts w:ascii="Arrus" w:hAnsi="Arrus"/>
          <w:i/>
          <w:sz w:val="22"/>
          <w:szCs w:val="22"/>
        </w:rPr>
        <w:t>dalit</w:t>
      </w:r>
      <w:proofErr w:type="spellEnd"/>
      <w:r w:rsidRPr="00584AEA">
        <w:rPr>
          <w:rFonts w:ascii="Arrus" w:hAnsi="Arrus"/>
          <w:i/>
          <w:sz w:val="22"/>
          <w:szCs w:val="22"/>
        </w:rPr>
        <w:t xml:space="preserve"> (scheduled caste) populations. At the aggregate level (rural + urban), poverty among Muslims has been higher by about 6 percentage points over the years (Table 1). But it is in urban areas that poverty pervades the lives of Muslims in a significant way. Whereas, on an average, poverty among Muslims in rural areas has been around 3% higher than the national average, it has been higher than 13-16% over the years 1993-94 to 2009-10 in urban areas. In fact, in 2004-05 and 2009-10, Muslims had the highest level of poverty among all religious communities living in urban areas. Compared to the Muslim minorities, Jains and Sikhs have significantly higher standards of living and less poverty.</w:t>
      </w:r>
    </w:p>
    <w:p w14:paraId="268B2E1C" w14:textId="77777777" w:rsidR="00270475" w:rsidRPr="00584AEA" w:rsidRDefault="00270475" w:rsidP="00270475">
      <w:pPr>
        <w:pStyle w:val="NormalWeb"/>
        <w:spacing w:before="0"/>
        <w:jc w:val="both"/>
        <w:rPr>
          <w:rFonts w:ascii="Arrus" w:hAnsi="Arrus"/>
          <w:sz w:val="22"/>
          <w:szCs w:val="22"/>
        </w:rPr>
      </w:pPr>
      <w:r w:rsidRPr="00584AEA">
        <w:rPr>
          <w:rFonts w:ascii="Arrus" w:hAnsi="Arrus"/>
          <w:sz w:val="22"/>
          <w:szCs w:val="22"/>
        </w:rPr>
        <w:br/>
      </w:r>
      <w:r w:rsidRPr="00584AEA">
        <w:rPr>
          <w:rStyle w:val="Strong"/>
          <w:rFonts w:ascii="Arrus" w:eastAsiaTheme="majorEastAsia" w:hAnsi="Arrus"/>
          <w:sz w:val="22"/>
          <w:szCs w:val="22"/>
        </w:rPr>
        <w:t>Table 1: National rural and urban poverty rates by religious groups</w:t>
      </w:r>
    </w:p>
    <w:tbl>
      <w:tblPr>
        <w:tblW w:w="5063"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2237"/>
        <w:gridCol w:w="990"/>
        <w:gridCol w:w="990"/>
        <w:gridCol w:w="846"/>
      </w:tblGrid>
      <w:tr w:rsidR="00270475" w:rsidRPr="00584AEA" w14:paraId="268B2E21"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1D"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Religious groups</w:t>
            </w:r>
          </w:p>
        </w:tc>
        <w:tc>
          <w:tcPr>
            <w:tcW w:w="990" w:type="dxa"/>
            <w:tcBorders>
              <w:top w:val="outset" w:sz="6" w:space="0" w:color="auto"/>
              <w:left w:val="outset" w:sz="6" w:space="0" w:color="auto"/>
              <w:bottom w:val="outset" w:sz="6" w:space="0" w:color="auto"/>
              <w:right w:val="outset" w:sz="6" w:space="0" w:color="auto"/>
            </w:tcBorders>
          </w:tcPr>
          <w:p w14:paraId="268B2E1E"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1993-94</w:t>
            </w:r>
          </w:p>
        </w:tc>
        <w:tc>
          <w:tcPr>
            <w:tcW w:w="990" w:type="dxa"/>
            <w:tcBorders>
              <w:top w:val="outset" w:sz="6" w:space="0" w:color="auto"/>
              <w:left w:val="outset" w:sz="6" w:space="0" w:color="auto"/>
              <w:bottom w:val="outset" w:sz="6" w:space="0" w:color="auto"/>
              <w:right w:val="outset" w:sz="6" w:space="0" w:color="auto"/>
            </w:tcBorders>
          </w:tcPr>
          <w:p w14:paraId="268B2E1F"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2004-05</w:t>
            </w:r>
          </w:p>
        </w:tc>
        <w:tc>
          <w:tcPr>
            <w:tcW w:w="846" w:type="dxa"/>
            <w:tcBorders>
              <w:top w:val="outset" w:sz="6" w:space="0" w:color="auto"/>
              <w:left w:val="outset" w:sz="6" w:space="0" w:color="auto"/>
              <w:bottom w:val="outset" w:sz="6" w:space="0" w:color="auto"/>
              <w:right w:val="outset" w:sz="6" w:space="0" w:color="auto"/>
            </w:tcBorders>
          </w:tcPr>
          <w:p w14:paraId="268B2E20"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2009-10</w:t>
            </w:r>
          </w:p>
        </w:tc>
      </w:tr>
      <w:tr w:rsidR="00270475" w:rsidRPr="00584AEA" w14:paraId="268B2E23" w14:textId="77777777" w:rsidTr="00096A24">
        <w:trPr>
          <w:tblCellSpacing w:w="0" w:type="dxa"/>
          <w:jc w:val="center"/>
        </w:trPr>
        <w:tc>
          <w:tcPr>
            <w:tcW w:w="5063" w:type="dxa"/>
            <w:gridSpan w:val="4"/>
            <w:tcBorders>
              <w:top w:val="outset" w:sz="6" w:space="0" w:color="auto"/>
              <w:left w:val="outset" w:sz="6" w:space="0" w:color="auto"/>
              <w:bottom w:val="outset" w:sz="6" w:space="0" w:color="auto"/>
              <w:right w:val="outset" w:sz="6" w:space="0" w:color="auto"/>
            </w:tcBorders>
          </w:tcPr>
          <w:p w14:paraId="268B2E22"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Rural</w:t>
            </w:r>
          </w:p>
        </w:tc>
      </w:tr>
      <w:tr w:rsidR="00270475" w:rsidRPr="00584AEA" w14:paraId="268B2E28"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24" w14:textId="77777777" w:rsidR="00270475" w:rsidRPr="00584AEA" w:rsidRDefault="00270475" w:rsidP="00096A24">
            <w:pPr>
              <w:jc w:val="both"/>
              <w:rPr>
                <w:rFonts w:ascii="Arrus" w:hAnsi="Arrus"/>
              </w:rPr>
            </w:pPr>
            <w:r w:rsidRPr="00584AEA">
              <w:rPr>
                <w:rFonts w:ascii="Arrus" w:hAnsi="Arrus"/>
                <w:sz w:val="22"/>
                <w:szCs w:val="22"/>
              </w:rPr>
              <w:t>Buddhists</w:t>
            </w:r>
          </w:p>
        </w:tc>
        <w:tc>
          <w:tcPr>
            <w:tcW w:w="990" w:type="dxa"/>
            <w:tcBorders>
              <w:top w:val="outset" w:sz="6" w:space="0" w:color="auto"/>
              <w:left w:val="outset" w:sz="6" w:space="0" w:color="auto"/>
              <w:bottom w:val="outset" w:sz="6" w:space="0" w:color="auto"/>
              <w:right w:val="outset" w:sz="6" w:space="0" w:color="auto"/>
            </w:tcBorders>
          </w:tcPr>
          <w:p w14:paraId="268B2E25" w14:textId="77777777" w:rsidR="00270475" w:rsidRPr="00584AEA" w:rsidRDefault="00270475" w:rsidP="00096A24">
            <w:pPr>
              <w:jc w:val="both"/>
              <w:rPr>
                <w:rFonts w:ascii="Arrus" w:hAnsi="Arrus"/>
              </w:rPr>
            </w:pPr>
            <w:r w:rsidRPr="00584AEA">
              <w:rPr>
                <w:rFonts w:ascii="Arrus" w:hAnsi="Arrus"/>
                <w:sz w:val="22"/>
                <w:szCs w:val="22"/>
              </w:rPr>
              <w:t>73.2</w:t>
            </w:r>
          </w:p>
        </w:tc>
        <w:tc>
          <w:tcPr>
            <w:tcW w:w="990" w:type="dxa"/>
            <w:tcBorders>
              <w:top w:val="outset" w:sz="6" w:space="0" w:color="auto"/>
              <w:left w:val="outset" w:sz="6" w:space="0" w:color="auto"/>
              <w:bottom w:val="outset" w:sz="6" w:space="0" w:color="auto"/>
              <w:right w:val="outset" w:sz="6" w:space="0" w:color="auto"/>
            </w:tcBorders>
          </w:tcPr>
          <w:p w14:paraId="268B2E26" w14:textId="77777777" w:rsidR="00270475" w:rsidRPr="00584AEA" w:rsidRDefault="00270475" w:rsidP="00096A24">
            <w:pPr>
              <w:jc w:val="both"/>
              <w:rPr>
                <w:rFonts w:ascii="Arrus" w:hAnsi="Arrus"/>
              </w:rPr>
            </w:pPr>
            <w:r w:rsidRPr="00584AEA">
              <w:rPr>
                <w:rFonts w:ascii="Arrus" w:hAnsi="Arrus"/>
                <w:sz w:val="22"/>
                <w:szCs w:val="22"/>
              </w:rPr>
              <w:t>65.8</w:t>
            </w:r>
          </w:p>
        </w:tc>
        <w:tc>
          <w:tcPr>
            <w:tcW w:w="846" w:type="dxa"/>
            <w:tcBorders>
              <w:top w:val="outset" w:sz="6" w:space="0" w:color="auto"/>
              <w:left w:val="outset" w:sz="6" w:space="0" w:color="auto"/>
              <w:bottom w:val="outset" w:sz="6" w:space="0" w:color="auto"/>
              <w:right w:val="outset" w:sz="6" w:space="0" w:color="auto"/>
            </w:tcBorders>
          </w:tcPr>
          <w:p w14:paraId="268B2E27" w14:textId="77777777" w:rsidR="00270475" w:rsidRPr="00584AEA" w:rsidRDefault="00270475" w:rsidP="00096A24">
            <w:pPr>
              <w:jc w:val="both"/>
              <w:rPr>
                <w:rFonts w:ascii="Arrus" w:hAnsi="Arrus"/>
              </w:rPr>
            </w:pPr>
            <w:r w:rsidRPr="00584AEA">
              <w:rPr>
                <w:rFonts w:ascii="Arrus" w:hAnsi="Arrus"/>
                <w:sz w:val="22"/>
                <w:szCs w:val="22"/>
              </w:rPr>
              <w:t>44.1</w:t>
            </w:r>
          </w:p>
        </w:tc>
      </w:tr>
      <w:tr w:rsidR="00270475" w:rsidRPr="00584AEA" w14:paraId="268B2E2D"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29" w14:textId="77777777" w:rsidR="00270475" w:rsidRPr="00584AEA" w:rsidRDefault="00270475" w:rsidP="00096A24">
            <w:pPr>
              <w:jc w:val="both"/>
              <w:rPr>
                <w:rFonts w:ascii="Arrus" w:hAnsi="Arrus"/>
              </w:rPr>
            </w:pPr>
            <w:r w:rsidRPr="00584AEA">
              <w:rPr>
                <w:rFonts w:ascii="Arrus" w:hAnsi="Arrus"/>
                <w:sz w:val="22"/>
                <w:szCs w:val="22"/>
              </w:rPr>
              <w:t>Christians</w:t>
            </w:r>
          </w:p>
        </w:tc>
        <w:tc>
          <w:tcPr>
            <w:tcW w:w="990" w:type="dxa"/>
            <w:tcBorders>
              <w:top w:val="outset" w:sz="6" w:space="0" w:color="auto"/>
              <w:left w:val="outset" w:sz="6" w:space="0" w:color="auto"/>
              <w:bottom w:val="outset" w:sz="6" w:space="0" w:color="auto"/>
              <w:right w:val="outset" w:sz="6" w:space="0" w:color="auto"/>
            </w:tcBorders>
          </w:tcPr>
          <w:p w14:paraId="268B2E2A" w14:textId="77777777" w:rsidR="00270475" w:rsidRPr="00584AEA" w:rsidRDefault="00270475" w:rsidP="00096A24">
            <w:pPr>
              <w:jc w:val="both"/>
              <w:rPr>
                <w:rFonts w:ascii="Arrus" w:hAnsi="Arrus"/>
              </w:rPr>
            </w:pPr>
            <w:r w:rsidRPr="00584AEA">
              <w:rPr>
                <w:rFonts w:ascii="Arrus" w:hAnsi="Arrus"/>
                <w:sz w:val="22"/>
                <w:szCs w:val="22"/>
              </w:rPr>
              <w:t>44.9</w:t>
            </w:r>
          </w:p>
        </w:tc>
        <w:tc>
          <w:tcPr>
            <w:tcW w:w="990" w:type="dxa"/>
            <w:tcBorders>
              <w:top w:val="outset" w:sz="6" w:space="0" w:color="auto"/>
              <w:left w:val="outset" w:sz="6" w:space="0" w:color="auto"/>
              <w:bottom w:val="outset" w:sz="6" w:space="0" w:color="auto"/>
              <w:right w:val="outset" w:sz="6" w:space="0" w:color="auto"/>
            </w:tcBorders>
          </w:tcPr>
          <w:p w14:paraId="268B2E2B" w14:textId="77777777" w:rsidR="00270475" w:rsidRPr="00584AEA" w:rsidRDefault="00270475" w:rsidP="00096A24">
            <w:pPr>
              <w:jc w:val="both"/>
              <w:rPr>
                <w:rFonts w:ascii="Arrus" w:hAnsi="Arrus"/>
              </w:rPr>
            </w:pPr>
            <w:r w:rsidRPr="00584AEA">
              <w:rPr>
                <w:rFonts w:ascii="Arrus" w:hAnsi="Arrus"/>
                <w:sz w:val="22"/>
                <w:szCs w:val="22"/>
              </w:rPr>
              <w:t>29.8</w:t>
            </w:r>
          </w:p>
        </w:tc>
        <w:tc>
          <w:tcPr>
            <w:tcW w:w="846" w:type="dxa"/>
            <w:tcBorders>
              <w:top w:val="outset" w:sz="6" w:space="0" w:color="auto"/>
              <w:left w:val="outset" w:sz="6" w:space="0" w:color="auto"/>
              <w:bottom w:val="outset" w:sz="6" w:space="0" w:color="auto"/>
              <w:right w:val="outset" w:sz="6" w:space="0" w:color="auto"/>
            </w:tcBorders>
          </w:tcPr>
          <w:p w14:paraId="268B2E2C" w14:textId="77777777" w:rsidR="00270475" w:rsidRPr="00584AEA" w:rsidRDefault="00270475" w:rsidP="00096A24">
            <w:pPr>
              <w:jc w:val="both"/>
              <w:rPr>
                <w:rFonts w:ascii="Arrus" w:hAnsi="Arrus"/>
              </w:rPr>
            </w:pPr>
            <w:r w:rsidRPr="00584AEA">
              <w:rPr>
                <w:rFonts w:ascii="Arrus" w:hAnsi="Arrus"/>
                <w:sz w:val="22"/>
                <w:szCs w:val="22"/>
              </w:rPr>
              <w:t>23.8</w:t>
            </w:r>
          </w:p>
        </w:tc>
      </w:tr>
      <w:tr w:rsidR="00270475" w:rsidRPr="00584AEA" w14:paraId="268B2E32"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2E" w14:textId="77777777" w:rsidR="00270475" w:rsidRPr="00584AEA" w:rsidRDefault="00270475" w:rsidP="00096A24">
            <w:pPr>
              <w:jc w:val="both"/>
              <w:rPr>
                <w:rFonts w:ascii="Arrus" w:hAnsi="Arrus"/>
              </w:rPr>
            </w:pPr>
            <w:r w:rsidRPr="00584AEA">
              <w:rPr>
                <w:rFonts w:ascii="Arrus" w:hAnsi="Arrus"/>
                <w:sz w:val="22"/>
                <w:szCs w:val="22"/>
              </w:rPr>
              <w:t>Hindus</w:t>
            </w:r>
          </w:p>
        </w:tc>
        <w:tc>
          <w:tcPr>
            <w:tcW w:w="990" w:type="dxa"/>
            <w:tcBorders>
              <w:top w:val="outset" w:sz="6" w:space="0" w:color="auto"/>
              <w:left w:val="outset" w:sz="6" w:space="0" w:color="auto"/>
              <w:bottom w:val="outset" w:sz="6" w:space="0" w:color="auto"/>
              <w:right w:val="outset" w:sz="6" w:space="0" w:color="auto"/>
            </w:tcBorders>
          </w:tcPr>
          <w:p w14:paraId="268B2E2F" w14:textId="77777777" w:rsidR="00270475" w:rsidRPr="00584AEA" w:rsidRDefault="00270475" w:rsidP="00096A24">
            <w:pPr>
              <w:jc w:val="both"/>
              <w:rPr>
                <w:rFonts w:ascii="Arrus" w:hAnsi="Arrus"/>
              </w:rPr>
            </w:pPr>
            <w:r w:rsidRPr="00584AEA">
              <w:rPr>
                <w:rFonts w:ascii="Arrus" w:hAnsi="Arrus"/>
                <w:sz w:val="22"/>
                <w:szCs w:val="22"/>
              </w:rPr>
              <w:t>50.3</w:t>
            </w:r>
          </w:p>
        </w:tc>
        <w:tc>
          <w:tcPr>
            <w:tcW w:w="990" w:type="dxa"/>
            <w:tcBorders>
              <w:top w:val="outset" w:sz="6" w:space="0" w:color="auto"/>
              <w:left w:val="outset" w:sz="6" w:space="0" w:color="auto"/>
              <w:bottom w:val="outset" w:sz="6" w:space="0" w:color="auto"/>
              <w:right w:val="outset" w:sz="6" w:space="0" w:color="auto"/>
            </w:tcBorders>
          </w:tcPr>
          <w:p w14:paraId="268B2E30" w14:textId="77777777" w:rsidR="00270475" w:rsidRPr="00584AEA" w:rsidRDefault="00270475" w:rsidP="00096A24">
            <w:pPr>
              <w:jc w:val="both"/>
              <w:rPr>
                <w:rFonts w:ascii="Arrus" w:hAnsi="Arrus"/>
              </w:rPr>
            </w:pPr>
            <w:r w:rsidRPr="00584AEA">
              <w:rPr>
                <w:rFonts w:ascii="Arrus" w:hAnsi="Arrus"/>
                <w:sz w:val="22"/>
                <w:szCs w:val="22"/>
              </w:rPr>
              <w:t>42.0</w:t>
            </w:r>
          </w:p>
        </w:tc>
        <w:tc>
          <w:tcPr>
            <w:tcW w:w="846" w:type="dxa"/>
            <w:tcBorders>
              <w:top w:val="outset" w:sz="6" w:space="0" w:color="auto"/>
              <w:left w:val="outset" w:sz="6" w:space="0" w:color="auto"/>
              <w:bottom w:val="outset" w:sz="6" w:space="0" w:color="auto"/>
              <w:right w:val="outset" w:sz="6" w:space="0" w:color="auto"/>
            </w:tcBorders>
          </w:tcPr>
          <w:p w14:paraId="268B2E31" w14:textId="77777777" w:rsidR="00270475" w:rsidRPr="00584AEA" w:rsidRDefault="00270475" w:rsidP="00096A24">
            <w:pPr>
              <w:jc w:val="both"/>
              <w:rPr>
                <w:rFonts w:ascii="Arrus" w:hAnsi="Arrus"/>
              </w:rPr>
            </w:pPr>
            <w:r w:rsidRPr="00584AEA">
              <w:rPr>
                <w:rFonts w:ascii="Arrus" w:hAnsi="Arrus"/>
                <w:sz w:val="22"/>
                <w:szCs w:val="22"/>
              </w:rPr>
              <w:t>33.5</w:t>
            </w:r>
          </w:p>
        </w:tc>
      </w:tr>
      <w:tr w:rsidR="00270475" w:rsidRPr="00584AEA" w14:paraId="268B2E37"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33" w14:textId="77777777" w:rsidR="00270475" w:rsidRPr="00584AEA" w:rsidRDefault="00270475" w:rsidP="00096A24">
            <w:pPr>
              <w:jc w:val="both"/>
              <w:rPr>
                <w:rFonts w:ascii="Arrus" w:hAnsi="Arrus"/>
              </w:rPr>
            </w:pPr>
            <w:r w:rsidRPr="00584AEA">
              <w:rPr>
                <w:rStyle w:val="Emphasis"/>
                <w:rFonts w:ascii="Arrus" w:eastAsiaTheme="majorEastAsia" w:hAnsi="Arrus"/>
                <w:sz w:val="22"/>
                <w:szCs w:val="22"/>
              </w:rPr>
              <w:t>Muslims</w:t>
            </w:r>
          </w:p>
        </w:tc>
        <w:tc>
          <w:tcPr>
            <w:tcW w:w="990" w:type="dxa"/>
            <w:tcBorders>
              <w:top w:val="outset" w:sz="6" w:space="0" w:color="auto"/>
              <w:left w:val="outset" w:sz="6" w:space="0" w:color="auto"/>
              <w:bottom w:val="outset" w:sz="6" w:space="0" w:color="auto"/>
              <w:right w:val="outset" w:sz="6" w:space="0" w:color="auto"/>
            </w:tcBorders>
          </w:tcPr>
          <w:p w14:paraId="268B2E34" w14:textId="77777777" w:rsidR="00270475" w:rsidRPr="00584AEA" w:rsidRDefault="00270475" w:rsidP="00096A24">
            <w:pPr>
              <w:jc w:val="both"/>
              <w:rPr>
                <w:rFonts w:ascii="Arrus" w:hAnsi="Arrus"/>
              </w:rPr>
            </w:pPr>
            <w:r w:rsidRPr="00584AEA">
              <w:rPr>
                <w:rStyle w:val="Emphasis"/>
                <w:rFonts w:ascii="Arrus" w:eastAsiaTheme="majorEastAsia" w:hAnsi="Arrus"/>
                <w:sz w:val="22"/>
                <w:szCs w:val="22"/>
              </w:rPr>
              <w:t>53.5</w:t>
            </w:r>
          </w:p>
        </w:tc>
        <w:tc>
          <w:tcPr>
            <w:tcW w:w="990" w:type="dxa"/>
            <w:tcBorders>
              <w:top w:val="outset" w:sz="6" w:space="0" w:color="auto"/>
              <w:left w:val="outset" w:sz="6" w:space="0" w:color="auto"/>
              <w:bottom w:val="outset" w:sz="6" w:space="0" w:color="auto"/>
              <w:right w:val="outset" w:sz="6" w:space="0" w:color="auto"/>
            </w:tcBorders>
          </w:tcPr>
          <w:p w14:paraId="268B2E35" w14:textId="77777777" w:rsidR="00270475" w:rsidRPr="00584AEA" w:rsidRDefault="00270475" w:rsidP="00096A24">
            <w:pPr>
              <w:jc w:val="both"/>
              <w:rPr>
                <w:rFonts w:ascii="Arrus" w:hAnsi="Arrus"/>
              </w:rPr>
            </w:pPr>
            <w:r w:rsidRPr="00584AEA">
              <w:rPr>
                <w:rStyle w:val="Emphasis"/>
                <w:rFonts w:ascii="Arrus" w:eastAsiaTheme="majorEastAsia" w:hAnsi="Arrus"/>
                <w:sz w:val="22"/>
                <w:szCs w:val="22"/>
              </w:rPr>
              <w:t>44.6</w:t>
            </w:r>
          </w:p>
        </w:tc>
        <w:tc>
          <w:tcPr>
            <w:tcW w:w="846" w:type="dxa"/>
            <w:tcBorders>
              <w:top w:val="outset" w:sz="6" w:space="0" w:color="auto"/>
              <w:left w:val="outset" w:sz="6" w:space="0" w:color="auto"/>
              <w:bottom w:val="outset" w:sz="6" w:space="0" w:color="auto"/>
              <w:right w:val="outset" w:sz="6" w:space="0" w:color="auto"/>
            </w:tcBorders>
          </w:tcPr>
          <w:p w14:paraId="268B2E36" w14:textId="77777777" w:rsidR="00270475" w:rsidRPr="00584AEA" w:rsidRDefault="00270475" w:rsidP="00096A24">
            <w:pPr>
              <w:jc w:val="both"/>
              <w:rPr>
                <w:rFonts w:ascii="Arrus" w:hAnsi="Arrus"/>
              </w:rPr>
            </w:pPr>
            <w:r w:rsidRPr="00584AEA">
              <w:rPr>
                <w:rStyle w:val="Emphasis"/>
                <w:rFonts w:ascii="Arrus" w:eastAsiaTheme="majorEastAsia" w:hAnsi="Arrus"/>
                <w:sz w:val="22"/>
                <w:szCs w:val="22"/>
              </w:rPr>
              <w:t>36.2</w:t>
            </w:r>
          </w:p>
        </w:tc>
      </w:tr>
      <w:tr w:rsidR="00270475" w:rsidRPr="00584AEA" w14:paraId="268B2E3C"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38" w14:textId="77777777" w:rsidR="00270475" w:rsidRPr="00584AEA" w:rsidRDefault="00270475" w:rsidP="00096A24">
            <w:pPr>
              <w:jc w:val="both"/>
              <w:rPr>
                <w:rFonts w:ascii="Arrus" w:hAnsi="Arrus"/>
              </w:rPr>
            </w:pPr>
            <w:r w:rsidRPr="00584AEA">
              <w:rPr>
                <w:rFonts w:ascii="Arrus" w:hAnsi="Arrus"/>
                <w:sz w:val="22"/>
                <w:szCs w:val="22"/>
              </w:rPr>
              <w:t>Jains</w:t>
            </w:r>
          </w:p>
        </w:tc>
        <w:tc>
          <w:tcPr>
            <w:tcW w:w="990" w:type="dxa"/>
            <w:tcBorders>
              <w:top w:val="outset" w:sz="6" w:space="0" w:color="auto"/>
              <w:left w:val="outset" w:sz="6" w:space="0" w:color="auto"/>
              <w:bottom w:val="outset" w:sz="6" w:space="0" w:color="auto"/>
              <w:right w:val="outset" w:sz="6" w:space="0" w:color="auto"/>
            </w:tcBorders>
          </w:tcPr>
          <w:p w14:paraId="268B2E39" w14:textId="77777777" w:rsidR="00270475" w:rsidRPr="00584AEA" w:rsidRDefault="00270475" w:rsidP="00096A24">
            <w:pPr>
              <w:jc w:val="both"/>
              <w:rPr>
                <w:rFonts w:ascii="Arrus" w:hAnsi="Arrus"/>
              </w:rPr>
            </w:pPr>
            <w:r w:rsidRPr="00584AEA">
              <w:rPr>
                <w:rFonts w:ascii="Arrus" w:hAnsi="Arrus"/>
                <w:sz w:val="22"/>
                <w:szCs w:val="22"/>
              </w:rPr>
              <w:t>24.3</w:t>
            </w:r>
          </w:p>
        </w:tc>
        <w:tc>
          <w:tcPr>
            <w:tcW w:w="990" w:type="dxa"/>
            <w:tcBorders>
              <w:top w:val="outset" w:sz="6" w:space="0" w:color="auto"/>
              <w:left w:val="outset" w:sz="6" w:space="0" w:color="auto"/>
              <w:bottom w:val="outset" w:sz="6" w:space="0" w:color="auto"/>
              <w:right w:val="outset" w:sz="6" w:space="0" w:color="auto"/>
            </w:tcBorders>
          </w:tcPr>
          <w:p w14:paraId="268B2E3A" w14:textId="77777777" w:rsidR="00270475" w:rsidRPr="00584AEA" w:rsidRDefault="00270475" w:rsidP="00096A24">
            <w:pPr>
              <w:jc w:val="both"/>
              <w:rPr>
                <w:rFonts w:ascii="Arrus" w:hAnsi="Arrus"/>
              </w:rPr>
            </w:pPr>
            <w:r w:rsidRPr="00584AEA">
              <w:rPr>
                <w:rFonts w:ascii="Arrus" w:hAnsi="Arrus"/>
                <w:sz w:val="22"/>
                <w:szCs w:val="22"/>
              </w:rPr>
              <w:t>10.6</w:t>
            </w:r>
          </w:p>
        </w:tc>
        <w:tc>
          <w:tcPr>
            <w:tcW w:w="846" w:type="dxa"/>
            <w:tcBorders>
              <w:top w:val="outset" w:sz="6" w:space="0" w:color="auto"/>
              <w:left w:val="outset" w:sz="6" w:space="0" w:color="auto"/>
              <w:bottom w:val="outset" w:sz="6" w:space="0" w:color="auto"/>
              <w:right w:val="outset" w:sz="6" w:space="0" w:color="auto"/>
            </w:tcBorders>
          </w:tcPr>
          <w:p w14:paraId="268B2E3B" w14:textId="77777777" w:rsidR="00270475" w:rsidRPr="00584AEA" w:rsidRDefault="00270475" w:rsidP="00096A24">
            <w:pPr>
              <w:jc w:val="both"/>
              <w:rPr>
                <w:rFonts w:ascii="Arrus" w:hAnsi="Arrus"/>
              </w:rPr>
            </w:pPr>
            <w:r w:rsidRPr="00584AEA">
              <w:rPr>
                <w:rFonts w:ascii="Arrus" w:hAnsi="Arrus"/>
                <w:sz w:val="22"/>
                <w:szCs w:val="22"/>
              </w:rPr>
              <w:t>0.0</w:t>
            </w:r>
          </w:p>
        </w:tc>
      </w:tr>
      <w:tr w:rsidR="00270475" w:rsidRPr="00584AEA" w14:paraId="268B2E41"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3D" w14:textId="77777777" w:rsidR="00270475" w:rsidRPr="00584AEA" w:rsidRDefault="00270475" w:rsidP="00096A24">
            <w:pPr>
              <w:jc w:val="both"/>
              <w:rPr>
                <w:rFonts w:ascii="Arrus" w:hAnsi="Arrus"/>
              </w:rPr>
            </w:pPr>
            <w:r w:rsidRPr="00584AEA">
              <w:rPr>
                <w:rFonts w:ascii="Arrus" w:hAnsi="Arrus"/>
                <w:sz w:val="22"/>
                <w:szCs w:val="22"/>
              </w:rPr>
              <w:t>Sikhs</w:t>
            </w:r>
          </w:p>
        </w:tc>
        <w:tc>
          <w:tcPr>
            <w:tcW w:w="990" w:type="dxa"/>
            <w:tcBorders>
              <w:top w:val="outset" w:sz="6" w:space="0" w:color="auto"/>
              <w:left w:val="outset" w:sz="6" w:space="0" w:color="auto"/>
              <w:bottom w:val="outset" w:sz="6" w:space="0" w:color="auto"/>
              <w:right w:val="outset" w:sz="6" w:space="0" w:color="auto"/>
            </w:tcBorders>
          </w:tcPr>
          <w:p w14:paraId="268B2E3E" w14:textId="77777777" w:rsidR="00270475" w:rsidRPr="00584AEA" w:rsidRDefault="00270475" w:rsidP="00096A24">
            <w:pPr>
              <w:jc w:val="both"/>
              <w:rPr>
                <w:rFonts w:ascii="Arrus" w:hAnsi="Arrus"/>
              </w:rPr>
            </w:pPr>
            <w:r w:rsidRPr="00584AEA">
              <w:rPr>
                <w:rFonts w:ascii="Arrus" w:hAnsi="Arrus"/>
                <w:sz w:val="22"/>
                <w:szCs w:val="22"/>
              </w:rPr>
              <w:t>19.6</w:t>
            </w:r>
          </w:p>
        </w:tc>
        <w:tc>
          <w:tcPr>
            <w:tcW w:w="990" w:type="dxa"/>
            <w:tcBorders>
              <w:top w:val="outset" w:sz="6" w:space="0" w:color="auto"/>
              <w:left w:val="outset" w:sz="6" w:space="0" w:color="auto"/>
              <w:bottom w:val="outset" w:sz="6" w:space="0" w:color="auto"/>
              <w:right w:val="outset" w:sz="6" w:space="0" w:color="auto"/>
            </w:tcBorders>
          </w:tcPr>
          <w:p w14:paraId="268B2E3F" w14:textId="77777777" w:rsidR="00270475" w:rsidRPr="00584AEA" w:rsidRDefault="00270475" w:rsidP="00096A24">
            <w:pPr>
              <w:jc w:val="both"/>
              <w:rPr>
                <w:rFonts w:ascii="Arrus" w:hAnsi="Arrus"/>
              </w:rPr>
            </w:pPr>
            <w:r w:rsidRPr="00584AEA">
              <w:rPr>
                <w:rFonts w:ascii="Arrus" w:hAnsi="Arrus"/>
                <w:sz w:val="22"/>
                <w:szCs w:val="22"/>
              </w:rPr>
              <w:t>21.8</w:t>
            </w:r>
          </w:p>
        </w:tc>
        <w:tc>
          <w:tcPr>
            <w:tcW w:w="846" w:type="dxa"/>
            <w:tcBorders>
              <w:top w:val="outset" w:sz="6" w:space="0" w:color="auto"/>
              <w:left w:val="outset" w:sz="6" w:space="0" w:color="auto"/>
              <w:bottom w:val="outset" w:sz="6" w:space="0" w:color="auto"/>
              <w:right w:val="outset" w:sz="6" w:space="0" w:color="auto"/>
            </w:tcBorders>
          </w:tcPr>
          <w:p w14:paraId="268B2E40" w14:textId="77777777" w:rsidR="00270475" w:rsidRPr="00584AEA" w:rsidRDefault="00270475" w:rsidP="00096A24">
            <w:pPr>
              <w:jc w:val="both"/>
              <w:rPr>
                <w:rFonts w:ascii="Arrus" w:hAnsi="Arrus"/>
              </w:rPr>
            </w:pPr>
            <w:r w:rsidRPr="00584AEA">
              <w:rPr>
                <w:rFonts w:ascii="Arrus" w:hAnsi="Arrus"/>
                <w:sz w:val="22"/>
                <w:szCs w:val="22"/>
              </w:rPr>
              <w:t>11.8</w:t>
            </w:r>
          </w:p>
        </w:tc>
      </w:tr>
      <w:tr w:rsidR="00270475" w:rsidRPr="00584AEA" w14:paraId="268B2E46"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42" w14:textId="77777777" w:rsidR="00270475" w:rsidRPr="00584AEA" w:rsidRDefault="00270475" w:rsidP="00096A24">
            <w:pPr>
              <w:jc w:val="both"/>
              <w:rPr>
                <w:rFonts w:ascii="Arrus" w:hAnsi="Arrus"/>
              </w:rPr>
            </w:pPr>
            <w:r w:rsidRPr="00584AEA">
              <w:rPr>
                <w:rFonts w:ascii="Arrus" w:hAnsi="Arrus"/>
                <w:sz w:val="22"/>
                <w:szCs w:val="22"/>
              </w:rPr>
              <w:t>Others</w:t>
            </w:r>
          </w:p>
        </w:tc>
        <w:tc>
          <w:tcPr>
            <w:tcW w:w="990" w:type="dxa"/>
            <w:tcBorders>
              <w:top w:val="outset" w:sz="6" w:space="0" w:color="auto"/>
              <w:left w:val="outset" w:sz="6" w:space="0" w:color="auto"/>
              <w:bottom w:val="outset" w:sz="6" w:space="0" w:color="auto"/>
              <w:right w:val="outset" w:sz="6" w:space="0" w:color="auto"/>
            </w:tcBorders>
          </w:tcPr>
          <w:p w14:paraId="268B2E43" w14:textId="77777777" w:rsidR="00270475" w:rsidRPr="00584AEA" w:rsidRDefault="00270475" w:rsidP="00096A24">
            <w:pPr>
              <w:jc w:val="both"/>
              <w:rPr>
                <w:rFonts w:ascii="Arrus" w:hAnsi="Arrus"/>
              </w:rPr>
            </w:pPr>
            <w:r w:rsidRPr="00584AEA">
              <w:rPr>
                <w:rFonts w:ascii="Arrus" w:hAnsi="Arrus"/>
                <w:sz w:val="22"/>
                <w:szCs w:val="22"/>
              </w:rPr>
              <w:t>57.3</w:t>
            </w:r>
          </w:p>
        </w:tc>
        <w:tc>
          <w:tcPr>
            <w:tcW w:w="990" w:type="dxa"/>
            <w:tcBorders>
              <w:top w:val="outset" w:sz="6" w:space="0" w:color="auto"/>
              <w:left w:val="outset" w:sz="6" w:space="0" w:color="auto"/>
              <w:bottom w:val="outset" w:sz="6" w:space="0" w:color="auto"/>
              <w:right w:val="outset" w:sz="6" w:space="0" w:color="auto"/>
            </w:tcBorders>
          </w:tcPr>
          <w:p w14:paraId="268B2E44" w14:textId="77777777" w:rsidR="00270475" w:rsidRPr="00584AEA" w:rsidRDefault="00270475" w:rsidP="00096A24">
            <w:pPr>
              <w:jc w:val="both"/>
              <w:rPr>
                <w:rFonts w:ascii="Arrus" w:hAnsi="Arrus"/>
              </w:rPr>
            </w:pPr>
            <w:r w:rsidRPr="00584AEA">
              <w:rPr>
                <w:rFonts w:ascii="Arrus" w:hAnsi="Arrus"/>
                <w:sz w:val="22"/>
                <w:szCs w:val="22"/>
              </w:rPr>
              <w:t>57.8</w:t>
            </w:r>
          </w:p>
        </w:tc>
        <w:tc>
          <w:tcPr>
            <w:tcW w:w="846" w:type="dxa"/>
            <w:tcBorders>
              <w:top w:val="outset" w:sz="6" w:space="0" w:color="auto"/>
              <w:left w:val="outset" w:sz="6" w:space="0" w:color="auto"/>
              <w:bottom w:val="outset" w:sz="6" w:space="0" w:color="auto"/>
              <w:right w:val="outset" w:sz="6" w:space="0" w:color="auto"/>
            </w:tcBorders>
          </w:tcPr>
          <w:p w14:paraId="268B2E45" w14:textId="77777777" w:rsidR="00270475" w:rsidRPr="00584AEA" w:rsidRDefault="00270475" w:rsidP="00096A24">
            <w:pPr>
              <w:jc w:val="both"/>
              <w:rPr>
                <w:rFonts w:ascii="Arrus" w:hAnsi="Arrus"/>
              </w:rPr>
            </w:pPr>
            <w:r w:rsidRPr="00584AEA">
              <w:rPr>
                <w:rFonts w:ascii="Arrus" w:hAnsi="Arrus"/>
                <w:sz w:val="22"/>
                <w:szCs w:val="22"/>
              </w:rPr>
              <w:t>35.3</w:t>
            </w:r>
          </w:p>
        </w:tc>
      </w:tr>
      <w:tr w:rsidR="00270475" w:rsidRPr="00584AEA" w14:paraId="268B2E4B"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47"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Total</w:t>
            </w:r>
          </w:p>
        </w:tc>
        <w:tc>
          <w:tcPr>
            <w:tcW w:w="990" w:type="dxa"/>
            <w:tcBorders>
              <w:top w:val="outset" w:sz="6" w:space="0" w:color="auto"/>
              <w:left w:val="outset" w:sz="6" w:space="0" w:color="auto"/>
              <w:bottom w:val="outset" w:sz="6" w:space="0" w:color="auto"/>
              <w:right w:val="outset" w:sz="6" w:space="0" w:color="auto"/>
            </w:tcBorders>
          </w:tcPr>
          <w:p w14:paraId="268B2E48"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50.1</w:t>
            </w:r>
          </w:p>
        </w:tc>
        <w:tc>
          <w:tcPr>
            <w:tcW w:w="990" w:type="dxa"/>
            <w:tcBorders>
              <w:top w:val="outset" w:sz="6" w:space="0" w:color="auto"/>
              <w:left w:val="outset" w:sz="6" w:space="0" w:color="auto"/>
              <w:bottom w:val="outset" w:sz="6" w:space="0" w:color="auto"/>
              <w:right w:val="outset" w:sz="6" w:space="0" w:color="auto"/>
            </w:tcBorders>
          </w:tcPr>
          <w:p w14:paraId="268B2E49"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41.9</w:t>
            </w:r>
          </w:p>
        </w:tc>
        <w:tc>
          <w:tcPr>
            <w:tcW w:w="846" w:type="dxa"/>
            <w:tcBorders>
              <w:top w:val="outset" w:sz="6" w:space="0" w:color="auto"/>
              <w:left w:val="outset" w:sz="6" w:space="0" w:color="auto"/>
              <w:bottom w:val="outset" w:sz="6" w:space="0" w:color="auto"/>
              <w:right w:val="outset" w:sz="6" w:space="0" w:color="auto"/>
            </w:tcBorders>
          </w:tcPr>
          <w:p w14:paraId="268B2E4A"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33.3</w:t>
            </w:r>
          </w:p>
        </w:tc>
      </w:tr>
      <w:tr w:rsidR="00270475" w:rsidRPr="00584AEA" w14:paraId="268B2E4D" w14:textId="77777777" w:rsidTr="00096A24">
        <w:trPr>
          <w:tblCellSpacing w:w="0" w:type="dxa"/>
          <w:jc w:val="center"/>
        </w:trPr>
        <w:tc>
          <w:tcPr>
            <w:tcW w:w="5063" w:type="dxa"/>
            <w:gridSpan w:val="4"/>
            <w:tcBorders>
              <w:top w:val="outset" w:sz="6" w:space="0" w:color="auto"/>
              <w:left w:val="outset" w:sz="6" w:space="0" w:color="auto"/>
              <w:bottom w:val="outset" w:sz="6" w:space="0" w:color="auto"/>
              <w:right w:val="outset" w:sz="6" w:space="0" w:color="auto"/>
            </w:tcBorders>
          </w:tcPr>
          <w:p w14:paraId="268B2E4C"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Urban</w:t>
            </w:r>
          </w:p>
        </w:tc>
      </w:tr>
      <w:tr w:rsidR="00270475" w:rsidRPr="00584AEA" w14:paraId="268B2E52"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4E" w14:textId="77777777" w:rsidR="00270475" w:rsidRPr="00584AEA" w:rsidRDefault="00270475" w:rsidP="00096A24">
            <w:pPr>
              <w:jc w:val="both"/>
              <w:rPr>
                <w:rFonts w:ascii="Arrus" w:hAnsi="Arrus"/>
              </w:rPr>
            </w:pPr>
            <w:r w:rsidRPr="00584AEA">
              <w:rPr>
                <w:rFonts w:ascii="Arrus" w:hAnsi="Arrus"/>
                <w:sz w:val="22"/>
                <w:szCs w:val="22"/>
              </w:rPr>
              <w:t>Buddhists</w:t>
            </w:r>
          </w:p>
        </w:tc>
        <w:tc>
          <w:tcPr>
            <w:tcW w:w="990" w:type="dxa"/>
            <w:tcBorders>
              <w:top w:val="outset" w:sz="6" w:space="0" w:color="auto"/>
              <w:left w:val="outset" w:sz="6" w:space="0" w:color="auto"/>
              <w:bottom w:val="outset" w:sz="6" w:space="0" w:color="auto"/>
              <w:right w:val="outset" w:sz="6" w:space="0" w:color="auto"/>
            </w:tcBorders>
          </w:tcPr>
          <w:p w14:paraId="268B2E4F" w14:textId="77777777" w:rsidR="00270475" w:rsidRPr="00584AEA" w:rsidRDefault="00270475" w:rsidP="00096A24">
            <w:pPr>
              <w:jc w:val="both"/>
              <w:rPr>
                <w:rFonts w:ascii="Arrus" w:hAnsi="Arrus"/>
              </w:rPr>
            </w:pPr>
            <w:r w:rsidRPr="00584AEA">
              <w:rPr>
                <w:rFonts w:ascii="Arrus" w:hAnsi="Arrus"/>
                <w:sz w:val="22"/>
                <w:szCs w:val="22"/>
              </w:rPr>
              <w:t>47.2</w:t>
            </w:r>
          </w:p>
        </w:tc>
        <w:tc>
          <w:tcPr>
            <w:tcW w:w="990" w:type="dxa"/>
            <w:tcBorders>
              <w:top w:val="outset" w:sz="6" w:space="0" w:color="auto"/>
              <w:left w:val="outset" w:sz="6" w:space="0" w:color="auto"/>
              <w:bottom w:val="outset" w:sz="6" w:space="0" w:color="auto"/>
              <w:right w:val="outset" w:sz="6" w:space="0" w:color="auto"/>
            </w:tcBorders>
          </w:tcPr>
          <w:p w14:paraId="268B2E50" w14:textId="77777777" w:rsidR="00270475" w:rsidRPr="00584AEA" w:rsidRDefault="00270475" w:rsidP="00096A24">
            <w:pPr>
              <w:jc w:val="both"/>
              <w:rPr>
                <w:rFonts w:ascii="Arrus" w:hAnsi="Arrus"/>
              </w:rPr>
            </w:pPr>
            <w:r w:rsidRPr="00584AEA">
              <w:rPr>
                <w:rFonts w:ascii="Arrus" w:hAnsi="Arrus"/>
                <w:sz w:val="22"/>
                <w:szCs w:val="22"/>
              </w:rPr>
              <w:t>40.4</w:t>
            </w:r>
          </w:p>
        </w:tc>
        <w:tc>
          <w:tcPr>
            <w:tcW w:w="846" w:type="dxa"/>
            <w:tcBorders>
              <w:top w:val="outset" w:sz="6" w:space="0" w:color="auto"/>
              <w:left w:val="outset" w:sz="6" w:space="0" w:color="auto"/>
              <w:bottom w:val="outset" w:sz="6" w:space="0" w:color="auto"/>
              <w:right w:val="outset" w:sz="6" w:space="0" w:color="auto"/>
            </w:tcBorders>
          </w:tcPr>
          <w:p w14:paraId="268B2E51" w14:textId="77777777" w:rsidR="00270475" w:rsidRPr="00584AEA" w:rsidRDefault="00270475" w:rsidP="00096A24">
            <w:pPr>
              <w:jc w:val="both"/>
              <w:rPr>
                <w:rFonts w:ascii="Arrus" w:hAnsi="Arrus"/>
              </w:rPr>
            </w:pPr>
            <w:r w:rsidRPr="00584AEA">
              <w:rPr>
                <w:rFonts w:ascii="Arrus" w:hAnsi="Arrus"/>
                <w:sz w:val="22"/>
                <w:szCs w:val="22"/>
              </w:rPr>
              <w:t>31.2</w:t>
            </w:r>
          </w:p>
        </w:tc>
      </w:tr>
      <w:tr w:rsidR="00270475" w:rsidRPr="00584AEA" w14:paraId="268B2E57"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53" w14:textId="77777777" w:rsidR="00270475" w:rsidRPr="00584AEA" w:rsidRDefault="00270475" w:rsidP="00096A24">
            <w:pPr>
              <w:jc w:val="both"/>
              <w:rPr>
                <w:rFonts w:ascii="Arrus" w:hAnsi="Arrus"/>
              </w:rPr>
            </w:pPr>
            <w:r w:rsidRPr="00584AEA">
              <w:rPr>
                <w:rFonts w:ascii="Arrus" w:hAnsi="Arrus"/>
                <w:sz w:val="22"/>
                <w:szCs w:val="22"/>
              </w:rPr>
              <w:t>Christians</w:t>
            </w:r>
          </w:p>
        </w:tc>
        <w:tc>
          <w:tcPr>
            <w:tcW w:w="990" w:type="dxa"/>
            <w:tcBorders>
              <w:top w:val="outset" w:sz="6" w:space="0" w:color="auto"/>
              <w:left w:val="outset" w:sz="6" w:space="0" w:color="auto"/>
              <w:bottom w:val="outset" w:sz="6" w:space="0" w:color="auto"/>
              <w:right w:val="outset" w:sz="6" w:space="0" w:color="auto"/>
            </w:tcBorders>
          </w:tcPr>
          <w:p w14:paraId="268B2E54" w14:textId="77777777" w:rsidR="00270475" w:rsidRPr="00584AEA" w:rsidRDefault="00270475" w:rsidP="00096A24">
            <w:pPr>
              <w:jc w:val="both"/>
              <w:rPr>
                <w:rFonts w:ascii="Arrus" w:hAnsi="Arrus"/>
              </w:rPr>
            </w:pPr>
            <w:r w:rsidRPr="00584AEA">
              <w:rPr>
                <w:rFonts w:ascii="Arrus" w:hAnsi="Arrus"/>
                <w:sz w:val="22"/>
                <w:szCs w:val="22"/>
              </w:rPr>
              <w:t>22.6</w:t>
            </w:r>
          </w:p>
        </w:tc>
        <w:tc>
          <w:tcPr>
            <w:tcW w:w="990" w:type="dxa"/>
            <w:tcBorders>
              <w:top w:val="outset" w:sz="6" w:space="0" w:color="auto"/>
              <w:left w:val="outset" w:sz="6" w:space="0" w:color="auto"/>
              <w:bottom w:val="outset" w:sz="6" w:space="0" w:color="auto"/>
              <w:right w:val="outset" w:sz="6" w:space="0" w:color="auto"/>
            </w:tcBorders>
          </w:tcPr>
          <w:p w14:paraId="268B2E55" w14:textId="77777777" w:rsidR="00270475" w:rsidRPr="00584AEA" w:rsidRDefault="00270475" w:rsidP="00096A24">
            <w:pPr>
              <w:jc w:val="both"/>
              <w:rPr>
                <w:rFonts w:ascii="Arrus" w:hAnsi="Arrus"/>
              </w:rPr>
            </w:pPr>
            <w:r w:rsidRPr="00584AEA">
              <w:rPr>
                <w:rFonts w:ascii="Arrus" w:hAnsi="Arrus"/>
                <w:sz w:val="22"/>
                <w:szCs w:val="22"/>
              </w:rPr>
              <w:t>14.4</w:t>
            </w:r>
          </w:p>
        </w:tc>
        <w:tc>
          <w:tcPr>
            <w:tcW w:w="846" w:type="dxa"/>
            <w:tcBorders>
              <w:top w:val="outset" w:sz="6" w:space="0" w:color="auto"/>
              <w:left w:val="outset" w:sz="6" w:space="0" w:color="auto"/>
              <w:bottom w:val="outset" w:sz="6" w:space="0" w:color="auto"/>
              <w:right w:val="outset" w:sz="6" w:space="0" w:color="auto"/>
            </w:tcBorders>
          </w:tcPr>
          <w:p w14:paraId="268B2E56" w14:textId="77777777" w:rsidR="00270475" w:rsidRPr="00584AEA" w:rsidRDefault="00270475" w:rsidP="00096A24">
            <w:pPr>
              <w:jc w:val="both"/>
              <w:rPr>
                <w:rFonts w:ascii="Arrus" w:hAnsi="Arrus"/>
              </w:rPr>
            </w:pPr>
            <w:r w:rsidRPr="00584AEA">
              <w:rPr>
                <w:rFonts w:ascii="Arrus" w:hAnsi="Arrus"/>
                <w:sz w:val="22"/>
                <w:szCs w:val="22"/>
              </w:rPr>
              <w:t>12.9</w:t>
            </w:r>
          </w:p>
        </w:tc>
      </w:tr>
      <w:tr w:rsidR="00270475" w:rsidRPr="00584AEA" w14:paraId="268B2E5C"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58" w14:textId="77777777" w:rsidR="00270475" w:rsidRPr="00584AEA" w:rsidRDefault="00270475" w:rsidP="00096A24">
            <w:pPr>
              <w:jc w:val="both"/>
              <w:rPr>
                <w:rFonts w:ascii="Arrus" w:hAnsi="Arrus"/>
              </w:rPr>
            </w:pPr>
            <w:r w:rsidRPr="00584AEA">
              <w:rPr>
                <w:rFonts w:ascii="Arrus" w:hAnsi="Arrus"/>
                <w:sz w:val="22"/>
                <w:szCs w:val="22"/>
              </w:rPr>
              <w:t>Hindus</w:t>
            </w:r>
          </w:p>
        </w:tc>
        <w:tc>
          <w:tcPr>
            <w:tcW w:w="990" w:type="dxa"/>
            <w:tcBorders>
              <w:top w:val="outset" w:sz="6" w:space="0" w:color="auto"/>
              <w:left w:val="outset" w:sz="6" w:space="0" w:color="auto"/>
              <w:bottom w:val="outset" w:sz="6" w:space="0" w:color="auto"/>
              <w:right w:val="outset" w:sz="6" w:space="0" w:color="auto"/>
            </w:tcBorders>
          </w:tcPr>
          <w:p w14:paraId="268B2E59" w14:textId="77777777" w:rsidR="00270475" w:rsidRPr="00584AEA" w:rsidRDefault="00270475" w:rsidP="00096A24">
            <w:pPr>
              <w:jc w:val="both"/>
              <w:rPr>
                <w:rFonts w:ascii="Arrus" w:hAnsi="Arrus"/>
              </w:rPr>
            </w:pPr>
            <w:r w:rsidRPr="00584AEA">
              <w:rPr>
                <w:rFonts w:ascii="Arrus" w:hAnsi="Arrus"/>
                <w:sz w:val="22"/>
                <w:szCs w:val="22"/>
              </w:rPr>
              <w:t>29.5</w:t>
            </w:r>
          </w:p>
        </w:tc>
        <w:tc>
          <w:tcPr>
            <w:tcW w:w="990" w:type="dxa"/>
            <w:tcBorders>
              <w:top w:val="outset" w:sz="6" w:space="0" w:color="auto"/>
              <w:left w:val="outset" w:sz="6" w:space="0" w:color="auto"/>
              <w:bottom w:val="outset" w:sz="6" w:space="0" w:color="auto"/>
              <w:right w:val="outset" w:sz="6" w:space="0" w:color="auto"/>
            </w:tcBorders>
          </w:tcPr>
          <w:p w14:paraId="268B2E5A" w14:textId="77777777" w:rsidR="00270475" w:rsidRPr="00584AEA" w:rsidRDefault="00270475" w:rsidP="00096A24">
            <w:pPr>
              <w:jc w:val="both"/>
              <w:rPr>
                <w:rFonts w:ascii="Arrus" w:hAnsi="Arrus"/>
              </w:rPr>
            </w:pPr>
            <w:r w:rsidRPr="00584AEA">
              <w:rPr>
                <w:rFonts w:ascii="Arrus" w:hAnsi="Arrus"/>
                <w:sz w:val="22"/>
                <w:szCs w:val="22"/>
              </w:rPr>
              <w:t>23.1</w:t>
            </w:r>
          </w:p>
        </w:tc>
        <w:tc>
          <w:tcPr>
            <w:tcW w:w="846" w:type="dxa"/>
            <w:tcBorders>
              <w:top w:val="outset" w:sz="6" w:space="0" w:color="auto"/>
              <w:left w:val="outset" w:sz="6" w:space="0" w:color="auto"/>
              <w:bottom w:val="outset" w:sz="6" w:space="0" w:color="auto"/>
              <w:right w:val="outset" w:sz="6" w:space="0" w:color="auto"/>
            </w:tcBorders>
          </w:tcPr>
          <w:p w14:paraId="268B2E5B" w14:textId="77777777" w:rsidR="00270475" w:rsidRPr="00584AEA" w:rsidRDefault="00270475" w:rsidP="00096A24">
            <w:pPr>
              <w:jc w:val="both"/>
              <w:rPr>
                <w:rFonts w:ascii="Arrus" w:hAnsi="Arrus"/>
              </w:rPr>
            </w:pPr>
            <w:r w:rsidRPr="00584AEA">
              <w:rPr>
                <w:rFonts w:ascii="Arrus" w:hAnsi="Arrus"/>
                <w:sz w:val="22"/>
                <w:szCs w:val="22"/>
              </w:rPr>
              <w:t>18.7</w:t>
            </w:r>
          </w:p>
        </w:tc>
      </w:tr>
      <w:tr w:rsidR="00270475" w:rsidRPr="00584AEA" w14:paraId="268B2E61"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5D" w14:textId="77777777" w:rsidR="00270475" w:rsidRPr="00584AEA" w:rsidRDefault="00270475" w:rsidP="00096A24">
            <w:pPr>
              <w:jc w:val="both"/>
              <w:rPr>
                <w:rFonts w:ascii="Arrus" w:hAnsi="Arrus"/>
              </w:rPr>
            </w:pPr>
            <w:r w:rsidRPr="00584AEA">
              <w:rPr>
                <w:rStyle w:val="Emphasis"/>
                <w:rFonts w:ascii="Arrus" w:eastAsiaTheme="majorEastAsia" w:hAnsi="Arrus"/>
                <w:sz w:val="22"/>
                <w:szCs w:val="22"/>
              </w:rPr>
              <w:t>Muslims</w:t>
            </w:r>
          </w:p>
        </w:tc>
        <w:tc>
          <w:tcPr>
            <w:tcW w:w="990" w:type="dxa"/>
            <w:tcBorders>
              <w:top w:val="outset" w:sz="6" w:space="0" w:color="auto"/>
              <w:left w:val="outset" w:sz="6" w:space="0" w:color="auto"/>
              <w:bottom w:val="outset" w:sz="6" w:space="0" w:color="auto"/>
              <w:right w:val="outset" w:sz="6" w:space="0" w:color="auto"/>
            </w:tcBorders>
          </w:tcPr>
          <w:p w14:paraId="268B2E5E" w14:textId="77777777" w:rsidR="00270475" w:rsidRPr="00584AEA" w:rsidRDefault="00270475" w:rsidP="00096A24">
            <w:pPr>
              <w:jc w:val="both"/>
              <w:rPr>
                <w:rFonts w:ascii="Arrus" w:hAnsi="Arrus"/>
              </w:rPr>
            </w:pPr>
            <w:r w:rsidRPr="00584AEA">
              <w:rPr>
                <w:rStyle w:val="Emphasis"/>
                <w:rFonts w:ascii="Arrus" w:eastAsiaTheme="majorEastAsia" w:hAnsi="Arrus"/>
                <w:sz w:val="22"/>
                <w:szCs w:val="22"/>
              </w:rPr>
              <w:t>46.4</w:t>
            </w:r>
          </w:p>
        </w:tc>
        <w:tc>
          <w:tcPr>
            <w:tcW w:w="990" w:type="dxa"/>
            <w:tcBorders>
              <w:top w:val="outset" w:sz="6" w:space="0" w:color="auto"/>
              <w:left w:val="outset" w:sz="6" w:space="0" w:color="auto"/>
              <w:bottom w:val="outset" w:sz="6" w:space="0" w:color="auto"/>
              <w:right w:val="outset" w:sz="6" w:space="0" w:color="auto"/>
            </w:tcBorders>
          </w:tcPr>
          <w:p w14:paraId="268B2E5F" w14:textId="77777777" w:rsidR="00270475" w:rsidRPr="00584AEA" w:rsidRDefault="00270475" w:rsidP="00096A24">
            <w:pPr>
              <w:jc w:val="both"/>
              <w:rPr>
                <w:rFonts w:ascii="Arrus" w:hAnsi="Arrus"/>
              </w:rPr>
            </w:pPr>
            <w:r w:rsidRPr="00584AEA">
              <w:rPr>
                <w:rStyle w:val="Emphasis"/>
                <w:rFonts w:ascii="Arrus" w:eastAsiaTheme="majorEastAsia" w:hAnsi="Arrus"/>
                <w:sz w:val="22"/>
                <w:szCs w:val="22"/>
              </w:rPr>
              <w:t>41.9</w:t>
            </w:r>
          </w:p>
        </w:tc>
        <w:tc>
          <w:tcPr>
            <w:tcW w:w="846" w:type="dxa"/>
            <w:tcBorders>
              <w:top w:val="outset" w:sz="6" w:space="0" w:color="auto"/>
              <w:left w:val="outset" w:sz="6" w:space="0" w:color="auto"/>
              <w:bottom w:val="outset" w:sz="6" w:space="0" w:color="auto"/>
              <w:right w:val="outset" w:sz="6" w:space="0" w:color="auto"/>
            </w:tcBorders>
          </w:tcPr>
          <w:p w14:paraId="268B2E60" w14:textId="77777777" w:rsidR="00270475" w:rsidRPr="00584AEA" w:rsidRDefault="00270475" w:rsidP="00096A24">
            <w:pPr>
              <w:jc w:val="both"/>
              <w:rPr>
                <w:rFonts w:ascii="Arrus" w:hAnsi="Arrus"/>
              </w:rPr>
            </w:pPr>
            <w:r w:rsidRPr="00584AEA">
              <w:rPr>
                <w:rStyle w:val="Emphasis"/>
                <w:rFonts w:ascii="Arrus" w:eastAsiaTheme="majorEastAsia" w:hAnsi="Arrus"/>
                <w:sz w:val="22"/>
                <w:szCs w:val="22"/>
              </w:rPr>
              <w:t>34.0</w:t>
            </w:r>
          </w:p>
        </w:tc>
      </w:tr>
      <w:tr w:rsidR="00270475" w:rsidRPr="00584AEA" w14:paraId="268B2E66"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62" w14:textId="77777777" w:rsidR="00270475" w:rsidRPr="00584AEA" w:rsidRDefault="00270475" w:rsidP="00096A24">
            <w:pPr>
              <w:jc w:val="both"/>
              <w:rPr>
                <w:rFonts w:ascii="Arrus" w:hAnsi="Arrus"/>
              </w:rPr>
            </w:pPr>
            <w:r w:rsidRPr="00584AEA">
              <w:rPr>
                <w:rFonts w:ascii="Arrus" w:hAnsi="Arrus"/>
                <w:sz w:val="22"/>
                <w:szCs w:val="22"/>
              </w:rPr>
              <w:t>Jains</w:t>
            </w:r>
          </w:p>
        </w:tc>
        <w:tc>
          <w:tcPr>
            <w:tcW w:w="990" w:type="dxa"/>
            <w:tcBorders>
              <w:top w:val="outset" w:sz="6" w:space="0" w:color="auto"/>
              <w:left w:val="outset" w:sz="6" w:space="0" w:color="auto"/>
              <w:bottom w:val="outset" w:sz="6" w:space="0" w:color="auto"/>
              <w:right w:val="outset" w:sz="6" w:space="0" w:color="auto"/>
            </w:tcBorders>
          </w:tcPr>
          <w:p w14:paraId="268B2E63" w14:textId="77777777" w:rsidR="00270475" w:rsidRPr="00584AEA" w:rsidRDefault="00270475" w:rsidP="00096A24">
            <w:pPr>
              <w:jc w:val="both"/>
              <w:rPr>
                <w:rFonts w:ascii="Arrus" w:hAnsi="Arrus"/>
              </w:rPr>
            </w:pPr>
            <w:r w:rsidRPr="00584AEA">
              <w:rPr>
                <w:rFonts w:ascii="Arrus" w:hAnsi="Arrus"/>
                <w:sz w:val="22"/>
                <w:szCs w:val="22"/>
              </w:rPr>
              <w:t>5.5</w:t>
            </w:r>
          </w:p>
        </w:tc>
        <w:tc>
          <w:tcPr>
            <w:tcW w:w="990" w:type="dxa"/>
            <w:tcBorders>
              <w:top w:val="outset" w:sz="6" w:space="0" w:color="auto"/>
              <w:left w:val="outset" w:sz="6" w:space="0" w:color="auto"/>
              <w:bottom w:val="outset" w:sz="6" w:space="0" w:color="auto"/>
              <w:right w:val="outset" w:sz="6" w:space="0" w:color="auto"/>
            </w:tcBorders>
          </w:tcPr>
          <w:p w14:paraId="268B2E64" w14:textId="77777777" w:rsidR="00270475" w:rsidRPr="00584AEA" w:rsidRDefault="00270475" w:rsidP="00096A24">
            <w:pPr>
              <w:jc w:val="both"/>
              <w:rPr>
                <w:rFonts w:ascii="Arrus" w:hAnsi="Arrus"/>
              </w:rPr>
            </w:pPr>
            <w:r w:rsidRPr="00584AEA">
              <w:rPr>
                <w:rFonts w:ascii="Arrus" w:hAnsi="Arrus"/>
                <w:sz w:val="22"/>
                <w:szCs w:val="22"/>
              </w:rPr>
              <w:t>2.7</w:t>
            </w:r>
          </w:p>
        </w:tc>
        <w:tc>
          <w:tcPr>
            <w:tcW w:w="846" w:type="dxa"/>
            <w:tcBorders>
              <w:top w:val="outset" w:sz="6" w:space="0" w:color="auto"/>
              <w:left w:val="outset" w:sz="6" w:space="0" w:color="auto"/>
              <w:bottom w:val="outset" w:sz="6" w:space="0" w:color="auto"/>
              <w:right w:val="outset" w:sz="6" w:space="0" w:color="auto"/>
            </w:tcBorders>
          </w:tcPr>
          <w:p w14:paraId="268B2E65" w14:textId="77777777" w:rsidR="00270475" w:rsidRPr="00584AEA" w:rsidRDefault="00270475" w:rsidP="00096A24">
            <w:pPr>
              <w:jc w:val="both"/>
              <w:rPr>
                <w:rFonts w:ascii="Arrus" w:hAnsi="Arrus"/>
              </w:rPr>
            </w:pPr>
            <w:r w:rsidRPr="00584AEA">
              <w:rPr>
                <w:rFonts w:ascii="Arrus" w:hAnsi="Arrus"/>
                <w:sz w:val="22"/>
                <w:szCs w:val="22"/>
              </w:rPr>
              <w:t>1.7</w:t>
            </w:r>
          </w:p>
        </w:tc>
      </w:tr>
      <w:tr w:rsidR="00270475" w:rsidRPr="00584AEA" w14:paraId="268B2E6B"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67" w14:textId="77777777" w:rsidR="00270475" w:rsidRPr="00584AEA" w:rsidRDefault="00270475" w:rsidP="00096A24">
            <w:pPr>
              <w:jc w:val="both"/>
              <w:rPr>
                <w:rFonts w:ascii="Arrus" w:hAnsi="Arrus"/>
              </w:rPr>
            </w:pPr>
            <w:r w:rsidRPr="00584AEA">
              <w:rPr>
                <w:rFonts w:ascii="Arrus" w:hAnsi="Arrus"/>
                <w:sz w:val="22"/>
                <w:szCs w:val="22"/>
              </w:rPr>
              <w:t>Sikhs</w:t>
            </w:r>
          </w:p>
        </w:tc>
        <w:tc>
          <w:tcPr>
            <w:tcW w:w="990" w:type="dxa"/>
            <w:tcBorders>
              <w:top w:val="outset" w:sz="6" w:space="0" w:color="auto"/>
              <w:left w:val="outset" w:sz="6" w:space="0" w:color="auto"/>
              <w:bottom w:val="outset" w:sz="6" w:space="0" w:color="auto"/>
              <w:right w:val="outset" w:sz="6" w:space="0" w:color="auto"/>
            </w:tcBorders>
          </w:tcPr>
          <w:p w14:paraId="268B2E68" w14:textId="77777777" w:rsidR="00270475" w:rsidRPr="00584AEA" w:rsidRDefault="00270475" w:rsidP="00096A24">
            <w:pPr>
              <w:jc w:val="both"/>
              <w:rPr>
                <w:rFonts w:ascii="Arrus" w:hAnsi="Arrus"/>
              </w:rPr>
            </w:pPr>
            <w:r w:rsidRPr="00584AEA">
              <w:rPr>
                <w:rFonts w:ascii="Arrus" w:hAnsi="Arrus"/>
                <w:sz w:val="22"/>
                <w:szCs w:val="22"/>
              </w:rPr>
              <w:t>18.8</w:t>
            </w:r>
          </w:p>
        </w:tc>
        <w:tc>
          <w:tcPr>
            <w:tcW w:w="990" w:type="dxa"/>
            <w:tcBorders>
              <w:top w:val="outset" w:sz="6" w:space="0" w:color="auto"/>
              <w:left w:val="outset" w:sz="6" w:space="0" w:color="auto"/>
              <w:bottom w:val="outset" w:sz="6" w:space="0" w:color="auto"/>
              <w:right w:val="outset" w:sz="6" w:space="0" w:color="auto"/>
            </w:tcBorders>
          </w:tcPr>
          <w:p w14:paraId="268B2E69" w14:textId="77777777" w:rsidR="00270475" w:rsidRPr="00584AEA" w:rsidRDefault="00270475" w:rsidP="00096A24">
            <w:pPr>
              <w:jc w:val="both"/>
              <w:rPr>
                <w:rFonts w:ascii="Arrus" w:hAnsi="Arrus"/>
              </w:rPr>
            </w:pPr>
            <w:r w:rsidRPr="00584AEA">
              <w:rPr>
                <w:rFonts w:ascii="Arrus" w:hAnsi="Arrus"/>
                <w:sz w:val="22"/>
                <w:szCs w:val="22"/>
              </w:rPr>
              <w:t>9.5</w:t>
            </w:r>
          </w:p>
        </w:tc>
        <w:tc>
          <w:tcPr>
            <w:tcW w:w="846" w:type="dxa"/>
            <w:tcBorders>
              <w:top w:val="outset" w:sz="6" w:space="0" w:color="auto"/>
              <w:left w:val="outset" w:sz="6" w:space="0" w:color="auto"/>
              <w:bottom w:val="outset" w:sz="6" w:space="0" w:color="auto"/>
              <w:right w:val="outset" w:sz="6" w:space="0" w:color="auto"/>
            </w:tcBorders>
          </w:tcPr>
          <w:p w14:paraId="268B2E6A" w14:textId="77777777" w:rsidR="00270475" w:rsidRPr="00584AEA" w:rsidRDefault="00270475" w:rsidP="00096A24">
            <w:pPr>
              <w:jc w:val="both"/>
              <w:rPr>
                <w:rFonts w:ascii="Arrus" w:hAnsi="Arrus"/>
              </w:rPr>
            </w:pPr>
            <w:r w:rsidRPr="00584AEA">
              <w:rPr>
                <w:rFonts w:ascii="Arrus" w:hAnsi="Arrus"/>
                <w:sz w:val="22"/>
                <w:szCs w:val="22"/>
              </w:rPr>
              <w:t>14.5</w:t>
            </w:r>
          </w:p>
        </w:tc>
      </w:tr>
      <w:tr w:rsidR="00270475" w:rsidRPr="00584AEA" w14:paraId="268B2E70"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6C" w14:textId="77777777" w:rsidR="00270475" w:rsidRPr="00584AEA" w:rsidRDefault="00270475" w:rsidP="00096A24">
            <w:pPr>
              <w:jc w:val="both"/>
              <w:rPr>
                <w:rFonts w:ascii="Arrus" w:hAnsi="Arrus"/>
              </w:rPr>
            </w:pPr>
            <w:r w:rsidRPr="00584AEA">
              <w:rPr>
                <w:rFonts w:ascii="Arrus" w:hAnsi="Arrus"/>
                <w:sz w:val="22"/>
                <w:szCs w:val="22"/>
              </w:rPr>
              <w:t>Others</w:t>
            </w:r>
          </w:p>
        </w:tc>
        <w:tc>
          <w:tcPr>
            <w:tcW w:w="990" w:type="dxa"/>
            <w:tcBorders>
              <w:top w:val="outset" w:sz="6" w:space="0" w:color="auto"/>
              <w:left w:val="outset" w:sz="6" w:space="0" w:color="auto"/>
              <w:bottom w:val="outset" w:sz="6" w:space="0" w:color="auto"/>
              <w:right w:val="outset" w:sz="6" w:space="0" w:color="auto"/>
            </w:tcBorders>
          </w:tcPr>
          <w:p w14:paraId="268B2E6D" w14:textId="77777777" w:rsidR="00270475" w:rsidRPr="00584AEA" w:rsidRDefault="00270475" w:rsidP="00096A24">
            <w:pPr>
              <w:jc w:val="both"/>
              <w:rPr>
                <w:rFonts w:ascii="Arrus" w:hAnsi="Arrus"/>
              </w:rPr>
            </w:pPr>
            <w:r w:rsidRPr="00584AEA">
              <w:rPr>
                <w:rFonts w:ascii="Arrus" w:hAnsi="Arrus"/>
                <w:sz w:val="22"/>
                <w:szCs w:val="22"/>
              </w:rPr>
              <w:t>31.5</w:t>
            </w:r>
          </w:p>
        </w:tc>
        <w:tc>
          <w:tcPr>
            <w:tcW w:w="990" w:type="dxa"/>
            <w:tcBorders>
              <w:top w:val="outset" w:sz="6" w:space="0" w:color="auto"/>
              <w:left w:val="outset" w:sz="6" w:space="0" w:color="auto"/>
              <w:bottom w:val="outset" w:sz="6" w:space="0" w:color="auto"/>
              <w:right w:val="outset" w:sz="6" w:space="0" w:color="auto"/>
            </w:tcBorders>
          </w:tcPr>
          <w:p w14:paraId="268B2E6E" w14:textId="77777777" w:rsidR="00270475" w:rsidRPr="00584AEA" w:rsidRDefault="00270475" w:rsidP="00096A24">
            <w:pPr>
              <w:jc w:val="both"/>
              <w:rPr>
                <w:rFonts w:ascii="Arrus" w:hAnsi="Arrus"/>
              </w:rPr>
            </w:pPr>
            <w:r w:rsidRPr="00584AEA">
              <w:rPr>
                <w:rFonts w:ascii="Arrus" w:hAnsi="Arrus"/>
                <w:sz w:val="22"/>
                <w:szCs w:val="22"/>
              </w:rPr>
              <w:t>18.8</w:t>
            </w:r>
          </w:p>
        </w:tc>
        <w:tc>
          <w:tcPr>
            <w:tcW w:w="846" w:type="dxa"/>
            <w:tcBorders>
              <w:top w:val="outset" w:sz="6" w:space="0" w:color="auto"/>
              <w:left w:val="outset" w:sz="6" w:space="0" w:color="auto"/>
              <w:bottom w:val="outset" w:sz="6" w:space="0" w:color="auto"/>
              <w:right w:val="outset" w:sz="6" w:space="0" w:color="auto"/>
            </w:tcBorders>
          </w:tcPr>
          <w:p w14:paraId="268B2E6F" w14:textId="77777777" w:rsidR="00270475" w:rsidRPr="00584AEA" w:rsidRDefault="00270475" w:rsidP="00096A24">
            <w:pPr>
              <w:jc w:val="both"/>
              <w:rPr>
                <w:rFonts w:ascii="Arrus" w:hAnsi="Arrus"/>
              </w:rPr>
            </w:pPr>
            <w:r w:rsidRPr="00584AEA">
              <w:rPr>
                <w:rFonts w:ascii="Arrus" w:hAnsi="Arrus"/>
                <w:sz w:val="22"/>
                <w:szCs w:val="22"/>
              </w:rPr>
              <w:t>13.6</w:t>
            </w:r>
          </w:p>
        </w:tc>
      </w:tr>
      <w:tr w:rsidR="00270475" w:rsidRPr="00584AEA" w14:paraId="268B2E75"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71"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Total</w:t>
            </w:r>
          </w:p>
        </w:tc>
        <w:tc>
          <w:tcPr>
            <w:tcW w:w="990" w:type="dxa"/>
            <w:tcBorders>
              <w:top w:val="outset" w:sz="6" w:space="0" w:color="auto"/>
              <w:left w:val="outset" w:sz="6" w:space="0" w:color="auto"/>
              <w:bottom w:val="outset" w:sz="6" w:space="0" w:color="auto"/>
              <w:right w:val="outset" w:sz="6" w:space="0" w:color="auto"/>
            </w:tcBorders>
          </w:tcPr>
          <w:p w14:paraId="268B2E72"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31.7</w:t>
            </w:r>
          </w:p>
        </w:tc>
        <w:tc>
          <w:tcPr>
            <w:tcW w:w="990" w:type="dxa"/>
            <w:tcBorders>
              <w:top w:val="outset" w:sz="6" w:space="0" w:color="auto"/>
              <w:left w:val="outset" w:sz="6" w:space="0" w:color="auto"/>
              <w:bottom w:val="outset" w:sz="6" w:space="0" w:color="auto"/>
              <w:right w:val="outset" w:sz="6" w:space="0" w:color="auto"/>
            </w:tcBorders>
          </w:tcPr>
          <w:p w14:paraId="268B2E73"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25.8</w:t>
            </w:r>
          </w:p>
        </w:tc>
        <w:tc>
          <w:tcPr>
            <w:tcW w:w="846" w:type="dxa"/>
            <w:tcBorders>
              <w:top w:val="outset" w:sz="6" w:space="0" w:color="auto"/>
              <w:left w:val="outset" w:sz="6" w:space="0" w:color="auto"/>
              <w:bottom w:val="outset" w:sz="6" w:space="0" w:color="auto"/>
              <w:right w:val="outset" w:sz="6" w:space="0" w:color="auto"/>
            </w:tcBorders>
          </w:tcPr>
          <w:p w14:paraId="268B2E74"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20.9</w:t>
            </w:r>
          </w:p>
        </w:tc>
      </w:tr>
      <w:tr w:rsidR="00270475" w:rsidRPr="00584AEA" w14:paraId="268B2E77" w14:textId="77777777" w:rsidTr="00096A24">
        <w:trPr>
          <w:tblCellSpacing w:w="0" w:type="dxa"/>
          <w:jc w:val="center"/>
        </w:trPr>
        <w:tc>
          <w:tcPr>
            <w:tcW w:w="5063" w:type="dxa"/>
            <w:gridSpan w:val="4"/>
            <w:tcBorders>
              <w:top w:val="outset" w:sz="6" w:space="0" w:color="auto"/>
              <w:left w:val="outset" w:sz="6" w:space="0" w:color="auto"/>
              <w:bottom w:val="outset" w:sz="6" w:space="0" w:color="auto"/>
              <w:right w:val="outset" w:sz="6" w:space="0" w:color="auto"/>
            </w:tcBorders>
          </w:tcPr>
          <w:p w14:paraId="268B2E76"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lastRenderedPageBreak/>
              <w:t>Rural + Urban</w:t>
            </w:r>
          </w:p>
        </w:tc>
      </w:tr>
      <w:tr w:rsidR="00270475" w:rsidRPr="00584AEA" w14:paraId="268B2E7C"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78" w14:textId="77777777" w:rsidR="00270475" w:rsidRPr="00584AEA" w:rsidRDefault="00270475" w:rsidP="00096A24">
            <w:pPr>
              <w:jc w:val="both"/>
              <w:rPr>
                <w:rFonts w:ascii="Arrus" w:hAnsi="Arrus"/>
              </w:rPr>
            </w:pPr>
            <w:r w:rsidRPr="00584AEA">
              <w:rPr>
                <w:rFonts w:ascii="Arrus" w:hAnsi="Arrus"/>
                <w:sz w:val="22"/>
                <w:szCs w:val="22"/>
              </w:rPr>
              <w:t>Buddhists</w:t>
            </w:r>
          </w:p>
        </w:tc>
        <w:tc>
          <w:tcPr>
            <w:tcW w:w="990" w:type="dxa"/>
            <w:tcBorders>
              <w:top w:val="outset" w:sz="6" w:space="0" w:color="auto"/>
              <w:left w:val="outset" w:sz="6" w:space="0" w:color="auto"/>
              <w:bottom w:val="outset" w:sz="6" w:space="0" w:color="auto"/>
              <w:right w:val="outset" w:sz="6" w:space="0" w:color="auto"/>
            </w:tcBorders>
          </w:tcPr>
          <w:p w14:paraId="268B2E79" w14:textId="77777777" w:rsidR="00270475" w:rsidRPr="00584AEA" w:rsidRDefault="00270475" w:rsidP="00096A24">
            <w:pPr>
              <w:jc w:val="both"/>
              <w:rPr>
                <w:rFonts w:ascii="Arrus" w:hAnsi="Arrus"/>
              </w:rPr>
            </w:pPr>
            <w:r w:rsidRPr="00584AEA">
              <w:rPr>
                <w:rFonts w:ascii="Arrus" w:hAnsi="Arrus"/>
                <w:sz w:val="22"/>
                <w:szCs w:val="22"/>
              </w:rPr>
              <w:t>64.9</w:t>
            </w:r>
          </w:p>
        </w:tc>
        <w:tc>
          <w:tcPr>
            <w:tcW w:w="990" w:type="dxa"/>
            <w:tcBorders>
              <w:top w:val="outset" w:sz="6" w:space="0" w:color="auto"/>
              <w:left w:val="outset" w:sz="6" w:space="0" w:color="auto"/>
              <w:bottom w:val="outset" w:sz="6" w:space="0" w:color="auto"/>
              <w:right w:val="outset" w:sz="6" w:space="0" w:color="auto"/>
            </w:tcBorders>
          </w:tcPr>
          <w:p w14:paraId="268B2E7A" w14:textId="77777777" w:rsidR="00270475" w:rsidRPr="00584AEA" w:rsidRDefault="00270475" w:rsidP="00096A24">
            <w:pPr>
              <w:jc w:val="both"/>
              <w:rPr>
                <w:rFonts w:ascii="Arrus" w:hAnsi="Arrus"/>
              </w:rPr>
            </w:pPr>
            <w:r w:rsidRPr="00584AEA">
              <w:rPr>
                <w:rFonts w:ascii="Arrus" w:hAnsi="Arrus"/>
                <w:sz w:val="22"/>
                <w:szCs w:val="22"/>
              </w:rPr>
              <w:t>56.0</w:t>
            </w:r>
          </w:p>
        </w:tc>
        <w:tc>
          <w:tcPr>
            <w:tcW w:w="846" w:type="dxa"/>
            <w:tcBorders>
              <w:top w:val="outset" w:sz="6" w:space="0" w:color="auto"/>
              <w:left w:val="outset" w:sz="6" w:space="0" w:color="auto"/>
              <w:bottom w:val="outset" w:sz="6" w:space="0" w:color="auto"/>
              <w:right w:val="outset" w:sz="6" w:space="0" w:color="auto"/>
            </w:tcBorders>
          </w:tcPr>
          <w:p w14:paraId="268B2E7B" w14:textId="77777777" w:rsidR="00270475" w:rsidRPr="00584AEA" w:rsidRDefault="00270475" w:rsidP="00096A24">
            <w:pPr>
              <w:jc w:val="both"/>
              <w:rPr>
                <w:rFonts w:ascii="Arrus" w:hAnsi="Arrus"/>
              </w:rPr>
            </w:pPr>
            <w:r w:rsidRPr="00584AEA">
              <w:rPr>
                <w:rFonts w:ascii="Arrus" w:hAnsi="Arrus"/>
                <w:sz w:val="22"/>
                <w:szCs w:val="22"/>
              </w:rPr>
              <w:t>39.0</w:t>
            </w:r>
          </w:p>
        </w:tc>
      </w:tr>
      <w:tr w:rsidR="00270475" w:rsidRPr="00584AEA" w14:paraId="268B2E81"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7D" w14:textId="77777777" w:rsidR="00270475" w:rsidRPr="00584AEA" w:rsidRDefault="00270475" w:rsidP="00096A24">
            <w:pPr>
              <w:jc w:val="both"/>
              <w:rPr>
                <w:rFonts w:ascii="Arrus" w:hAnsi="Arrus"/>
              </w:rPr>
            </w:pPr>
            <w:r w:rsidRPr="00584AEA">
              <w:rPr>
                <w:rFonts w:ascii="Arrus" w:hAnsi="Arrus"/>
                <w:sz w:val="22"/>
                <w:szCs w:val="22"/>
              </w:rPr>
              <w:t>Christians</w:t>
            </w:r>
          </w:p>
        </w:tc>
        <w:tc>
          <w:tcPr>
            <w:tcW w:w="990" w:type="dxa"/>
            <w:tcBorders>
              <w:top w:val="outset" w:sz="6" w:space="0" w:color="auto"/>
              <w:left w:val="outset" w:sz="6" w:space="0" w:color="auto"/>
              <w:bottom w:val="outset" w:sz="6" w:space="0" w:color="auto"/>
              <w:right w:val="outset" w:sz="6" w:space="0" w:color="auto"/>
            </w:tcBorders>
          </w:tcPr>
          <w:p w14:paraId="268B2E7E" w14:textId="77777777" w:rsidR="00270475" w:rsidRPr="00584AEA" w:rsidRDefault="00270475" w:rsidP="00096A24">
            <w:pPr>
              <w:jc w:val="both"/>
              <w:rPr>
                <w:rFonts w:ascii="Arrus" w:hAnsi="Arrus"/>
              </w:rPr>
            </w:pPr>
            <w:r w:rsidRPr="00584AEA">
              <w:rPr>
                <w:rFonts w:ascii="Arrus" w:hAnsi="Arrus"/>
                <w:sz w:val="22"/>
                <w:szCs w:val="22"/>
              </w:rPr>
              <w:t>38.4</w:t>
            </w:r>
          </w:p>
        </w:tc>
        <w:tc>
          <w:tcPr>
            <w:tcW w:w="990" w:type="dxa"/>
            <w:tcBorders>
              <w:top w:val="outset" w:sz="6" w:space="0" w:color="auto"/>
              <w:left w:val="outset" w:sz="6" w:space="0" w:color="auto"/>
              <w:bottom w:val="outset" w:sz="6" w:space="0" w:color="auto"/>
              <w:right w:val="outset" w:sz="6" w:space="0" w:color="auto"/>
            </w:tcBorders>
          </w:tcPr>
          <w:p w14:paraId="268B2E7F" w14:textId="77777777" w:rsidR="00270475" w:rsidRPr="00584AEA" w:rsidRDefault="00270475" w:rsidP="00096A24">
            <w:pPr>
              <w:jc w:val="both"/>
              <w:rPr>
                <w:rFonts w:ascii="Arrus" w:hAnsi="Arrus"/>
              </w:rPr>
            </w:pPr>
            <w:r w:rsidRPr="00584AEA">
              <w:rPr>
                <w:rFonts w:ascii="Arrus" w:hAnsi="Arrus"/>
                <w:sz w:val="22"/>
                <w:szCs w:val="22"/>
              </w:rPr>
              <w:t>25.0</w:t>
            </w:r>
          </w:p>
        </w:tc>
        <w:tc>
          <w:tcPr>
            <w:tcW w:w="846" w:type="dxa"/>
            <w:tcBorders>
              <w:top w:val="outset" w:sz="6" w:space="0" w:color="auto"/>
              <w:left w:val="outset" w:sz="6" w:space="0" w:color="auto"/>
              <w:bottom w:val="outset" w:sz="6" w:space="0" w:color="auto"/>
              <w:right w:val="outset" w:sz="6" w:space="0" w:color="auto"/>
            </w:tcBorders>
          </w:tcPr>
          <w:p w14:paraId="268B2E80" w14:textId="77777777" w:rsidR="00270475" w:rsidRPr="00584AEA" w:rsidRDefault="00270475" w:rsidP="00096A24">
            <w:pPr>
              <w:jc w:val="both"/>
              <w:rPr>
                <w:rFonts w:ascii="Arrus" w:hAnsi="Arrus"/>
              </w:rPr>
            </w:pPr>
            <w:r w:rsidRPr="00584AEA">
              <w:rPr>
                <w:rFonts w:ascii="Arrus" w:hAnsi="Arrus"/>
                <w:sz w:val="22"/>
                <w:szCs w:val="22"/>
              </w:rPr>
              <w:t>20.5</w:t>
            </w:r>
          </w:p>
        </w:tc>
      </w:tr>
      <w:tr w:rsidR="00270475" w:rsidRPr="00584AEA" w14:paraId="268B2E86"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82" w14:textId="77777777" w:rsidR="00270475" w:rsidRPr="00584AEA" w:rsidRDefault="00270475" w:rsidP="00096A24">
            <w:pPr>
              <w:jc w:val="both"/>
              <w:rPr>
                <w:rFonts w:ascii="Arrus" w:hAnsi="Arrus"/>
              </w:rPr>
            </w:pPr>
            <w:r w:rsidRPr="00584AEA">
              <w:rPr>
                <w:rFonts w:ascii="Arrus" w:hAnsi="Arrus"/>
                <w:sz w:val="22"/>
                <w:szCs w:val="22"/>
              </w:rPr>
              <w:t>Hindus</w:t>
            </w:r>
          </w:p>
        </w:tc>
        <w:tc>
          <w:tcPr>
            <w:tcW w:w="990" w:type="dxa"/>
            <w:tcBorders>
              <w:top w:val="outset" w:sz="6" w:space="0" w:color="auto"/>
              <w:left w:val="outset" w:sz="6" w:space="0" w:color="auto"/>
              <w:bottom w:val="outset" w:sz="6" w:space="0" w:color="auto"/>
              <w:right w:val="outset" w:sz="6" w:space="0" w:color="auto"/>
            </w:tcBorders>
          </w:tcPr>
          <w:p w14:paraId="268B2E83" w14:textId="77777777" w:rsidR="00270475" w:rsidRPr="00584AEA" w:rsidRDefault="00270475" w:rsidP="00096A24">
            <w:pPr>
              <w:jc w:val="both"/>
              <w:rPr>
                <w:rFonts w:ascii="Arrus" w:hAnsi="Arrus"/>
              </w:rPr>
            </w:pPr>
            <w:r w:rsidRPr="00584AEA">
              <w:rPr>
                <w:rFonts w:ascii="Arrus" w:hAnsi="Arrus"/>
                <w:sz w:val="22"/>
                <w:szCs w:val="22"/>
              </w:rPr>
              <w:t>45.4</w:t>
            </w:r>
          </w:p>
        </w:tc>
        <w:tc>
          <w:tcPr>
            <w:tcW w:w="990" w:type="dxa"/>
            <w:tcBorders>
              <w:top w:val="outset" w:sz="6" w:space="0" w:color="auto"/>
              <w:left w:val="outset" w:sz="6" w:space="0" w:color="auto"/>
              <w:bottom w:val="outset" w:sz="6" w:space="0" w:color="auto"/>
              <w:right w:val="outset" w:sz="6" w:space="0" w:color="auto"/>
            </w:tcBorders>
          </w:tcPr>
          <w:p w14:paraId="268B2E84" w14:textId="77777777" w:rsidR="00270475" w:rsidRPr="00584AEA" w:rsidRDefault="00270475" w:rsidP="00096A24">
            <w:pPr>
              <w:jc w:val="both"/>
              <w:rPr>
                <w:rFonts w:ascii="Arrus" w:hAnsi="Arrus"/>
              </w:rPr>
            </w:pPr>
            <w:r w:rsidRPr="00584AEA">
              <w:rPr>
                <w:rFonts w:ascii="Arrus" w:hAnsi="Arrus"/>
                <w:sz w:val="22"/>
                <w:szCs w:val="22"/>
              </w:rPr>
              <w:t>37.5</w:t>
            </w:r>
          </w:p>
        </w:tc>
        <w:tc>
          <w:tcPr>
            <w:tcW w:w="846" w:type="dxa"/>
            <w:tcBorders>
              <w:top w:val="outset" w:sz="6" w:space="0" w:color="auto"/>
              <w:left w:val="outset" w:sz="6" w:space="0" w:color="auto"/>
              <w:bottom w:val="outset" w:sz="6" w:space="0" w:color="auto"/>
              <w:right w:val="outset" w:sz="6" w:space="0" w:color="auto"/>
            </w:tcBorders>
          </w:tcPr>
          <w:p w14:paraId="268B2E85" w14:textId="77777777" w:rsidR="00270475" w:rsidRPr="00584AEA" w:rsidRDefault="00270475" w:rsidP="00096A24">
            <w:pPr>
              <w:jc w:val="both"/>
              <w:rPr>
                <w:rFonts w:ascii="Arrus" w:hAnsi="Arrus"/>
              </w:rPr>
            </w:pPr>
            <w:r w:rsidRPr="00584AEA">
              <w:rPr>
                <w:rFonts w:ascii="Arrus" w:hAnsi="Arrus"/>
                <w:sz w:val="22"/>
                <w:szCs w:val="22"/>
              </w:rPr>
              <w:t>29.7</w:t>
            </w:r>
          </w:p>
        </w:tc>
      </w:tr>
      <w:tr w:rsidR="00270475" w:rsidRPr="00584AEA" w14:paraId="268B2E8B"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87" w14:textId="77777777" w:rsidR="00270475" w:rsidRPr="00584AEA" w:rsidRDefault="00270475" w:rsidP="00096A24">
            <w:pPr>
              <w:jc w:val="both"/>
              <w:rPr>
                <w:rFonts w:ascii="Arrus" w:hAnsi="Arrus"/>
              </w:rPr>
            </w:pPr>
            <w:r w:rsidRPr="00584AEA">
              <w:rPr>
                <w:rStyle w:val="Emphasis"/>
                <w:rFonts w:ascii="Arrus" w:eastAsiaTheme="majorEastAsia" w:hAnsi="Arrus"/>
                <w:sz w:val="22"/>
                <w:szCs w:val="22"/>
              </w:rPr>
              <w:t>Muslims</w:t>
            </w:r>
          </w:p>
        </w:tc>
        <w:tc>
          <w:tcPr>
            <w:tcW w:w="990" w:type="dxa"/>
            <w:tcBorders>
              <w:top w:val="outset" w:sz="6" w:space="0" w:color="auto"/>
              <w:left w:val="outset" w:sz="6" w:space="0" w:color="auto"/>
              <w:bottom w:val="outset" w:sz="6" w:space="0" w:color="auto"/>
              <w:right w:val="outset" w:sz="6" w:space="0" w:color="auto"/>
            </w:tcBorders>
          </w:tcPr>
          <w:p w14:paraId="268B2E88" w14:textId="77777777" w:rsidR="00270475" w:rsidRPr="00584AEA" w:rsidRDefault="00270475" w:rsidP="00096A24">
            <w:pPr>
              <w:jc w:val="both"/>
              <w:rPr>
                <w:rFonts w:ascii="Arrus" w:hAnsi="Arrus"/>
              </w:rPr>
            </w:pPr>
            <w:r w:rsidRPr="00584AEA">
              <w:rPr>
                <w:rStyle w:val="Emphasis"/>
                <w:rFonts w:ascii="Arrus" w:eastAsiaTheme="majorEastAsia" w:hAnsi="Arrus"/>
                <w:sz w:val="22"/>
                <w:szCs w:val="22"/>
              </w:rPr>
              <w:t>51.1</w:t>
            </w:r>
          </w:p>
        </w:tc>
        <w:tc>
          <w:tcPr>
            <w:tcW w:w="990" w:type="dxa"/>
            <w:tcBorders>
              <w:top w:val="outset" w:sz="6" w:space="0" w:color="auto"/>
              <w:left w:val="outset" w:sz="6" w:space="0" w:color="auto"/>
              <w:bottom w:val="outset" w:sz="6" w:space="0" w:color="auto"/>
              <w:right w:val="outset" w:sz="6" w:space="0" w:color="auto"/>
            </w:tcBorders>
          </w:tcPr>
          <w:p w14:paraId="268B2E89" w14:textId="77777777" w:rsidR="00270475" w:rsidRPr="00584AEA" w:rsidRDefault="00270475" w:rsidP="00096A24">
            <w:pPr>
              <w:jc w:val="both"/>
              <w:rPr>
                <w:rFonts w:ascii="Arrus" w:hAnsi="Arrus"/>
              </w:rPr>
            </w:pPr>
            <w:r w:rsidRPr="00584AEA">
              <w:rPr>
                <w:rStyle w:val="Emphasis"/>
                <w:rFonts w:ascii="Arrus" w:eastAsiaTheme="majorEastAsia" w:hAnsi="Arrus"/>
                <w:sz w:val="22"/>
                <w:szCs w:val="22"/>
              </w:rPr>
              <w:t>43.7</w:t>
            </w:r>
          </w:p>
        </w:tc>
        <w:tc>
          <w:tcPr>
            <w:tcW w:w="846" w:type="dxa"/>
            <w:tcBorders>
              <w:top w:val="outset" w:sz="6" w:space="0" w:color="auto"/>
              <w:left w:val="outset" w:sz="6" w:space="0" w:color="auto"/>
              <w:bottom w:val="outset" w:sz="6" w:space="0" w:color="auto"/>
              <w:right w:val="outset" w:sz="6" w:space="0" w:color="auto"/>
            </w:tcBorders>
          </w:tcPr>
          <w:p w14:paraId="268B2E8A" w14:textId="77777777" w:rsidR="00270475" w:rsidRPr="00584AEA" w:rsidRDefault="00270475" w:rsidP="00096A24">
            <w:pPr>
              <w:jc w:val="both"/>
              <w:rPr>
                <w:rFonts w:ascii="Arrus" w:hAnsi="Arrus"/>
              </w:rPr>
            </w:pPr>
            <w:r w:rsidRPr="00584AEA">
              <w:rPr>
                <w:rStyle w:val="Emphasis"/>
                <w:rFonts w:ascii="Arrus" w:eastAsiaTheme="majorEastAsia" w:hAnsi="Arrus"/>
                <w:sz w:val="22"/>
                <w:szCs w:val="22"/>
              </w:rPr>
              <w:t>35.5</w:t>
            </w:r>
          </w:p>
        </w:tc>
      </w:tr>
      <w:tr w:rsidR="00270475" w:rsidRPr="00584AEA" w14:paraId="268B2E90"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8C" w14:textId="77777777" w:rsidR="00270475" w:rsidRPr="00584AEA" w:rsidRDefault="00270475" w:rsidP="00096A24">
            <w:pPr>
              <w:jc w:val="both"/>
              <w:rPr>
                <w:rFonts w:ascii="Arrus" w:hAnsi="Arrus"/>
              </w:rPr>
            </w:pPr>
            <w:r w:rsidRPr="00584AEA">
              <w:rPr>
                <w:rFonts w:ascii="Arrus" w:hAnsi="Arrus"/>
                <w:sz w:val="22"/>
                <w:szCs w:val="22"/>
              </w:rPr>
              <w:t>Jains</w:t>
            </w:r>
          </w:p>
        </w:tc>
        <w:tc>
          <w:tcPr>
            <w:tcW w:w="990" w:type="dxa"/>
            <w:tcBorders>
              <w:top w:val="outset" w:sz="6" w:space="0" w:color="auto"/>
              <w:left w:val="outset" w:sz="6" w:space="0" w:color="auto"/>
              <w:bottom w:val="outset" w:sz="6" w:space="0" w:color="auto"/>
              <w:right w:val="outset" w:sz="6" w:space="0" w:color="auto"/>
            </w:tcBorders>
          </w:tcPr>
          <w:p w14:paraId="268B2E8D" w14:textId="77777777" w:rsidR="00270475" w:rsidRPr="00584AEA" w:rsidRDefault="00270475" w:rsidP="00096A24">
            <w:pPr>
              <w:jc w:val="both"/>
              <w:rPr>
                <w:rFonts w:ascii="Arrus" w:hAnsi="Arrus"/>
              </w:rPr>
            </w:pPr>
            <w:r w:rsidRPr="00584AEA">
              <w:rPr>
                <w:rFonts w:ascii="Arrus" w:hAnsi="Arrus"/>
                <w:sz w:val="22"/>
                <w:szCs w:val="22"/>
              </w:rPr>
              <w:t>10.2</w:t>
            </w:r>
          </w:p>
        </w:tc>
        <w:tc>
          <w:tcPr>
            <w:tcW w:w="990" w:type="dxa"/>
            <w:tcBorders>
              <w:top w:val="outset" w:sz="6" w:space="0" w:color="auto"/>
              <w:left w:val="outset" w:sz="6" w:space="0" w:color="auto"/>
              <w:bottom w:val="outset" w:sz="6" w:space="0" w:color="auto"/>
              <w:right w:val="outset" w:sz="6" w:space="0" w:color="auto"/>
            </w:tcBorders>
          </w:tcPr>
          <w:p w14:paraId="268B2E8E" w14:textId="77777777" w:rsidR="00270475" w:rsidRPr="00584AEA" w:rsidRDefault="00270475" w:rsidP="00096A24">
            <w:pPr>
              <w:jc w:val="both"/>
              <w:rPr>
                <w:rFonts w:ascii="Arrus" w:hAnsi="Arrus"/>
              </w:rPr>
            </w:pPr>
            <w:r w:rsidRPr="00584AEA">
              <w:rPr>
                <w:rFonts w:ascii="Arrus" w:hAnsi="Arrus"/>
                <w:sz w:val="22"/>
                <w:szCs w:val="22"/>
              </w:rPr>
              <w:t>4.6</w:t>
            </w:r>
          </w:p>
        </w:tc>
        <w:tc>
          <w:tcPr>
            <w:tcW w:w="846" w:type="dxa"/>
            <w:tcBorders>
              <w:top w:val="outset" w:sz="6" w:space="0" w:color="auto"/>
              <w:left w:val="outset" w:sz="6" w:space="0" w:color="auto"/>
              <w:bottom w:val="outset" w:sz="6" w:space="0" w:color="auto"/>
              <w:right w:val="outset" w:sz="6" w:space="0" w:color="auto"/>
            </w:tcBorders>
          </w:tcPr>
          <w:p w14:paraId="268B2E8F" w14:textId="77777777" w:rsidR="00270475" w:rsidRPr="00584AEA" w:rsidRDefault="00270475" w:rsidP="00096A24">
            <w:pPr>
              <w:jc w:val="both"/>
              <w:rPr>
                <w:rFonts w:ascii="Arrus" w:hAnsi="Arrus"/>
              </w:rPr>
            </w:pPr>
            <w:r w:rsidRPr="00584AEA">
              <w:rPr>
                <w:rFonts w:ascii="Arrus" w:hAnsi="Arrus"/>
                <w:sz w:val="22"/>
                <w:szCs w:val="22"/>
              </w:rPr>
              <w:t>1.5</w:t>
            </w:r>
          </w:p>
        </w:tc>
      </w:tr>
      <w:tr w:rsidR="00270475" w:rsidRPr="00584AEA" w14:paraId="268B2E95"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91" w14:textId="77777777" w:rsidR="00270475" w:rsidRPr="00584AEA" w:rsidRDefault="00270475" w:rsidP="00096A24">
            <w:pPr>
              <w:jc w:val="both"/>
              <w:rPr>
                <w:rFonts w:ascii="Arrus" w:hAnsi="Arrus"/>
              </w:rPr>
            </w:pPr>
            <w:r w:rsidRPr="00584AEA">
              <w:rPr>
                <w:rFonts w:ascii="Arrus" w:hAnsi="Arrus"/>
                <w:sz w:val="22"/>
                <w:szCs w:val="22"/>
              </w:rPr>
              <w:t>Sikhs</w:t>
            </w:r>
          </w:p>
        </w:tc>
        <w:tc>
          <w:tcPr>
            <w:tcW w:w="990" w:type="dxa"/>
            <w:tcBorders>
              <w:top w:val="outset" w:sz="6" w:space="0" w:color="auto"/>
              <w:left w:val="outset" w:sz="6" w:space="0" w:color="auto"/>
              <w:bottom w:val="outset" w:sz="6" w:space="0" w:color="auto"/>
              <w:right w:val="outset" w:sz="6" w:space="0" w:color="auto"/>
            </w:tcBorders>
          </w:tcPr>
          <w:p w14:paraId="268B2E92" w14:textId="77777777" w:rsidR="00270475" w:rsidRPr="00584AEA" w:rsidRDefault="00270475" w:rsidP="00096A24">
            <w:pPr>
              <w:jc w:val="both"/>
              <w:rPr>
                <w:rFonts w:ascii="Arrus" w:hAnsi="Arrus"/>
              </w:rPr>
            </w:pPr>
            <w:r w:rsidRPr="00584AEA">
              <w:rPr>
                <w:rFonts w:ascii="Arrus" w:hAnsi="Arrus"/>
                <w:sz w:val="22"/>
                <w:szCs w:val="22"/>
              </w:rPr>
              <w:t>19.4</w:t>
            </w:r>
          </w:p>
        </w:tc>
        <w:tc>
          <w:tcPr>
            <w:tcW w:w="990" w:type="dxa"/>
            <w:tcBorders>
              <w:top w:val="outset" w:sz="6" w:space="0" w:color="auto"/>
              <w:left w:val="outset" w:sz="6" w:space="0" w:color="auto"/>
              <w:bottom w:val="outset" w:sz="6" w:space="0" w:color="auto"/>
              <w:right w:val="outset" w:sz="6" w:space="0" w:color="auto"/>
            </w:tcBorders>
          </w:tcPr>
          <w:p w14:paraId="268B2E93" w14:textId="77777777" w:rsidR="00270475" w:rsidRPr="00584AEA" w:rsidRDefault="00270475" w:rsidP="00096A24">
            <w:pPr>
              <w:jc w:val="both"/>
              <w:rPr>
                <w:rFonts w:ascii="Arrus" w:hAnsi="Arrus"/>
              </w:rPr>
            </w:pPr>
            <w:r w:rsidRPr="00584AEA">
              <w:rPr>
                <w:rFonts w:ascii="Arrus" w:hAnsi="Arrus"/>
                <w:sz w:val="22"/>
                <w:szCs w:val="22"/>
              </w:rPr>
              <w:t>19.0</w:t>
            </w:r>
          </w:p>
        </w:tc>
        <w:tc>
          <w:tcPr>
            <w:tcW w:w="846" w:type="dxa"/>
            <w:tcBorders>
              <w:top w:val="outset" w:sz="6" w:space="0" w:color="auto"/>
              <w:left w:val="outset" w:sz="6" w:space="0" w:color="auto"/>
              <w:bottom w:val="outset" w:sz="6" w:space="0" w:color="auto"/>
              <w:right w:val="outset" w:sz="6" w:space="0" w:color="auto"/>
            </w:tcBorders>
          </w:tcPr>
          <w:p w14:paraId="268B2E94" w14:textId="77777777" w:rsidR="00270475" w:rsidRPr="00584AEA" w:rsidRDefault="00270475" w:rsidP="00096A24">
            <w:pPr>
              <w:jc w:val="both"/>
              <w:rPr>
                <w:rFonts w:ascii="Arrus" w:hAnsi="Arrus"/>
              </w:rPr>
            </w:pPr>
            <w:r w:rsidRPr="00584AEA">
              <w:rPr>
                <w:rFonts w:ascii="Arrus" w:hAnsi="Arrus"/>
                <w:sz w:val="22"/>
                <w:szCs w:val="22"/>
              </w:rPr>
              <w:t>12.5</w:t>
            </w:r>
          </w:p>
        </w:tc>
      </w:tr>
      <w:tr w:rsidR="00270475" w:rsidRPr="00584AEA" w14:paraId="268B2E9A"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96" w14:textId="77777777" w:rsidR="00270475" w:rsidRPr="00584AEA" w:rsidRDefault="00270475" w:rsidP="00096A24">
            <w:pPr>
              <w:jc w:val="both"/>
              <w:rPr>
                <w:rFonts w:ascii="Arrus" w:hAnsi="Arrus"/>
              </w:rPr>
            </w:pPr>
            <w:r w:rsidRPr="00584AEA">
              <w:rPr>
                <w:rFonts w:ascii="Arrus" w:hAnsi="Arrus"/>
                <w:sz w:val="22"/>
                <w:szCs w:val="22"/>
              </w:rPr>
              <w:t>Others</w:t>
            </w:r>
          </w:p>
        </w:tc>
        <w:tc>
          <w:tcPr>
            <w:tcW w:w="990" w:type="dxa"/>
            <w:tcBorders>
              <w:top w:val="outset" w:sz="6" w:space="0" w:color="auto"/>
              <w:left w:val="outset" w:sz="6" w:space="0" w:color="auto"/>
              <w:bottom w:val="outset" w:sz="6" w:space="0" w:color="auto"/>
              <w:right w:val="outset" w:sz="6" w:space="0" w:color="auto"/>
            </w:tcBorders>
          </w:tcPr>
          <w:p w14:paraId="268B2E97" w14:textId="77777777" w:rsidR="00270475" w:rsidRPr="00584AEA" w:rsidRDefault="00270475" w:rsidP="00096A24">
            <w:pPr>
              <w:jc w:val="both"/>
              <w:rPr>
                <w:rFonts w:ascii="Arrus" w:hAnsi="Arrus"/>
              </w:rPr>
            </w:pPr>
            <w:r w:rsidRPr="00584AEA">
              <w:rPr>
                <w:rFonts w:ascii="Arrus" w:hAnsi="Arrus"/>
                <w:sz w:val="22"/>
                <w:szCs w:val="22"/>
              </w:rPr>
              <w:t>51.2</w:t>
            </w:r>
          </w:p>
        </w:tc>
        <w:tc>
          <w:tcPr>
            <w:tcW w:w="990" w:type="dxa"/>
            <w:tcBorders>
              <w:top w:val="outset" w:sz="6" w:space="0" w:color="auto"/>
              <w:left w:val="outset" w:sz="6" w:space="0" w:color="auto"/>
              <w:bottom w:val="outset" w:sz="6" w:space="0" w:color="auto"/>
              <w:right w:val="outset" w:sz="6" w:space="0" w:color="auto"/>
            </w:tcBorders>
          </w:tcPr>
          <w:p w14:paraId="268B2E98" w14:textId="77777777" w:rsidR="00270475" w:rsidRPr="00584AEA" w:rsidRDefault="00270475" w:rsidP="00096A24">
            <w:pPr>
              <w:jc w:val="both"/>
              <w:rPr>
                <w:rFonts w:ascii="Arrus" w:hAnsi="Arrus"/>
              </w:rPr>
            </w:pPr>
            <w:r w:rsidRPr="00584AEA">
              <w:rPr>
                <w:rFonts w:ascii="Arrus" w:hAnsi="Arrus"/>
                <w:sz w:val="22"/>
                <w:szCs w:val="22"/>
              </w:rPr>
              <w:t>52.5</w:t>
            </w:r>
          </w:p>
        </w:tc>
        <w:tc>
          <w:tcPr>
            <w:tcW w:w="846" w:type="dxa"/>
            <w:tcBorders>
              <w:top w:val="outset" w:sz="6" w:space="0" w:color="auto"/>
              <w:left w:val="outset" w:sz="6" w:space="0" w:color="auto"/>
              <w:bottom w:val="outset" w:sz="6" w:space="0" w:color="auto"/>
              <w:right w:val="outset" w:sz="6" w:space="0" w:color="auto"/>
            </w:tcBorders>
          </w:tcPr>
          <w:p w14:paraId="268B2E99" w14:textId="77777777" w:rsidR="00270475" w:rsidRPr="00584AEA" w:rsidRDefault="00270475" w:rsidP="00096A24">
            <w:pPr>
              <w:jc w:val="both"/>
              <w:rPr>
                <w:rFonts w:ascii="Arrus" w:hAnsi="Arrus"/>
              </w:rPr>
            </w:pPr>
            <w:r w:rsidRPr="00584AEA">
              <w:rPr>
                <w:rFonts w:ascii="Arrus" w:hAnsi="Arrus"/>
                <w:sz w:val="22"/>
                <w:szCs w:val="22"/>
              </w:rPr>
              <w:t>29.9</w:t>
            </w:r>
          </w:p>
        </w:tc>
      </w:tr>
      <w:tr w:rsidR="00270475" w:rsidRPr="00584AEA" w14:paraId="268B2E9F" w14:textId="77777777" w:rsidTr="00096A24">
        <w:trPr>
          <w:tblCellSpacing w:w="0" w:type="dxa"/>
          <w:jc w:val="center"/>
        </w:trPr>
        <w:tc>
          <w:tcPr>
            <w:tcW w:w="2237" w:type="dxa"/>
            <w:tcBorders>
              <w:top w:val="outset" w:sz="6" w:space="0" w:color="auto"/>
              <w:left w:val="outset" w:sz="6" w:space="0" w:color="auto"/>
              <w:bottom w:val="outset" w:sz="6" w:space="0" w:color="auto"/>
              <w:right w:val="outset" w:sz="6" w:space="0" w:color="auto"/>
            </w:tcBorders>
          </w:tcPr>
          <w:p w14:paraId="268B2E9B"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Total</w:t>
            </w:r>
          </w:p>
        </w:tc>
        <w:tc>
          <w:tcPr>
            <w:tcW w:w="990" w:type="dxa"/>
            <w:tcBorders>
              <w:top w:val="outset" w:sz="6" w:space="0" w:color="auto"/>
              <w:left w:val="outset" w:sz="6" w:space="0" w:color="auto"/>
              <w:bottom w:val="outset" w:sz="6" w:space="0" w:color="auto"/>
              <w:right w:val="outset" w:sz="6" w:space="0" w:color="auto"/>
            </w:tcBorders>
          </w:tcPr>
          <w:p w14:paraId="268B2E9C"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45.5</w:t>
            </w:r>
          </w:p>
        </w:tc>
        <w:tc>
          <w:tcPr>
            <w:tcW w:w="990" w:type="dxa"/>
            <w:tcBorders>
              <w:top w:val="outset" w:sz="6" w:space="0" w:color="auto"/>
              <w:left w:val="outset" w:sz="6" w:space="0" w:color="auto"/>
              <w:bottom w:val="outset" w:sz="6" w:space="0" w:color="auto"/>
              <w:right w:val="outset" w:sz="6" w:space="0" w:color="auto"/>
            </w:tcBorders>
          </w:tcPr>
          <w:p w14:paraId="268B2E9D"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37.8</w:t>
            </w:r>
          </w:p>
        </w:tc>
        <w:tc>
          <w:tcPr>
            <w:tcW w:w="846" w:type="dxa"/>
            <w:tcBorders>
              <w:top w:val="outset" w:sz="6" w:space="0" w:color="auto"/>
              <w:left w:val="outset" w:sz="6" w:space="0" w:color="auto"/>
              <w:bottom w:val="outset" w:sz="6" w:space="0" w:color="auto"/>
              <w:right w:val="outset" w:sz="6" w:space="0" w:color="auto"/>
            </w:tcBorders>
          </w:tcPr>
          <w:p w14:paraId="268B2E9E"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29.9</w:t>
            </w:r>
          </w:p>
        </w:tc>
      </w:tr>
    </w:tbl>
    <w:p w14:paraId="268B2EA0" w14:textId="77777777" w:rsidR="00270475" w:rsidRPr="00584AEA" w:rsidRDefault="00270475" w:rsidP="00270475">
      <w:pPr>
        <w:pStyle w:val="NormalWeb"/>
        <w:spacing w:before="0"/>
        <w:jc w:val="both"/>
        <w:rPr>
          <w:rFonts w:ascii="Arrus" w:hAnsi="Arrus"/>
          <w:sz w:val="22"/>
          <w:szCs w:val="22"/>
        </w:rPr>
      </w:pPr>
      <w:r w:rsidRPr="00584AEA">
        <w:rPr>
          <w:rStyle w:val="Emphasis"/>
          <w:rFonts w:ascii="Arrus" w:eastAsiaTheme="majorEastAsia" w:hAnsi="Arrus"/>
          <w:sz w:val="22"/>
          <w:szCs w:val="22"/>
        </w:rPr>
        <w:t>Note: Suresh Tendulkar Committee poverty line (Government of India 2009) has been used to compute the level of poverty among different religious groups </w:t>
      </w:r>
      <w:r w:rsidRPr="00584AEA">
        <w:rPr>
          <w:rStyle w:val="apple-converted-space"/>
          <w:rFonts w:ascii="Arrus" w:hAnsi="Arrus"/>
          <w:i/>
          <w:iCs/>
          <w:sz w:val="22"/>
          <w:szCs w:val="22"/>
        </w:rPr>
        <w:t> </w:t>
      </w:r>
      <w:r w:rsidRPr="00584AEA">
        <w:rPr>
          <w:rStyle w:val="Emphasis"/>
          <w:rFonts w:ascii="Arrus" w:eastAsiaTheme="majorEastAsia" w:hAnsi="Arrus"/>
          <w:sz w:val="22"/>
          <w:szCs w:val="22"/>
        </w:rPr>
        <w:t>Source: Panagariya and Mukim (2013)</w:t>
      </w:r>
    </w:p>
    <w:p w14:paraId="268B2EA1" w14:textId="77777777" w:rsidR="00270475" w:rsidRPr="00584AEA" w:rsidRDefault="00270475" w:rsidP="00270475">
      <w:pPr>
        <w:pStyle w:val="NormalWeb"/>
        <w:spacing w:before="0"/>
        <w:jc w:val="both"/>
        <w:rPr>
          <w:rFonts w:ascii="Arrus" w:hAnsi="Arrus"/>
          <w:i/>
          <w:sz w:val="22"/>
          <w:szCs w:val="22"/>
        </w:rPr>
      </w:pPr>
      <w:r w:rsidRPr="00584AEA">
        <w:rPr>
          <w:rFonts w:ascii="Arrus" w:hAnsi="Arrus"/>
          <w:sz w:val="22"/>
          <w:szCs w:val="22"/>
        </w:rPr>
        <w:br/>
      </w:r>
      <w:r w:rsidRPr="00584AEA">
        <w:rPr>
          <w:rFonts w:ascii="Arrus" w:hAnsi="Arrus"/>
          <w:i/>
          <w:sz w:val="22"/>
          <w:szCs w:val="22"/>
        </w:rPr>
        <w:t>“ Maharashtra is one of the Indian states where there has been a higher concentration of poverty among Muslims -- more than 12% above the state's average poverty rate (Table 2). In 2009-10, the highest concentration of poverty among Muslims in urban areas was in Bihar (56.5%), followed by Assam (52.7%), and Uttar Pradesh (49.5%). Poverty among Muslims in urban centres in Maharashtra was about 31% in the same year. However, there are differential levels of development among the states, and states like Assam, Bihar and Uttar Pradesh also have higher overall poverty rates. In comparison to these states, those from western and southern India are more developed and have lower overall poverty rates. It is therefore important to compare the poverty rate differences between Muslims and overall poverty in respective states of the country.</w:t>
      </w:r>
    </w:p>
    <w:p w14:paraId="268B2EA2" w14:textId="77777777" w:rsidR="00270475" w:rsidRPr="00584AEA" w:rsidRDefault="00270475" w:rsidP="00270475">
      <w:pPr>
        <w:pStyle w:val="NormalWeb"/>
        <w:spacing w:before="0"/>
        <w:jc w:val="both"/>
        <w:rPr>
          <w:rFonts w:ascii="Arrus" w:hAnsi="Arrus"/>
          <w:sz w:val="22"/>
          <w:szCs w:val="22"/>
        </w:rPr>
      </w:pPr>
      <w:r w:rsidRPr="00584AEA">
        <w:rPr>
          <w:rFonts w:ascii="Arrus" w:hAnsi="Arrus"/>
          <w:sz w:val="22"/>
          <w:szCs w:val="22"/>
        </w:rPr>
        <w:t> </w:t>
      </w:r>
    </w:p>
    <w:p w14:paraId="268B2EA3" w14:textId="77777777" w:rsidR="00270475" w:rsidRPr="00584AEA" w:rsidRDefault="00270475" w:rsidP="00270475">
      <w:pPr>
        <w:pStyle w:val="NormalWeb"/>
        <w:spacing w:before="0"/>
        <w:jc w:val="both"/>
        <w:rPr>
          <w:rFonts w:ascii="Arrus" w:hAnsi="Arrus"/>
          <w:sz w:val="22"/>
          <w:szCs w:val="22"/>
        </w:rPr>
      </w:pPr>
      <w:r w:rsidRPr="00584AEA">
        <w:rPr>
          <w:rStyle w:val="Strong"/>
          <w:rFonts w:ascii="Arrus" w:eastAsiaTheme="majorEastAsia" w:hAnsi="Arrus"/>
          <w:sz w:val="22"/>
          <w:szCs w:val="22"/>
        </w:rPr>
        <w:t>Table 2: Urban poverty rates (%) among Muslims vis-à-vis overall poverty rates (%) in major states in the country</w:t>
      </w:r>
    </w:p>
    <w:tbl>
      <w:tblPr>
        <w:tblW w:w="6686"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266"/>
        <w:gridCol w:w="889"/>
        <w:gridCol w:w="976"/>
        <w:gridCol w:w="802"/>
        <w:gridCol w:w="1236"/>
        <w:gridCol w:w="715"/>
        <w:gridCol w:w="802"/>
      </w:tblGrid>
      <w:tr w:rsidR="00270475" w:rsidRPr="00584AEA" w14:paraId="268B2EA7" w14:textId="77777777" w:rsidTr="00096A24">
        <w:trPr>
          <w:trHeight w:val="339"/>
          <w:tblCellSpacing w:w="0" w:type="dxa"/>
          <w:jc w:val="center"/>
        </w:trPr>
        <w:tc>
          <w:tcPr>
            <w:tcW w:w="1196" w:type="dxa"/>
            <w:vMerge w:val="restart"/>
            <w:tcBorders>
              <w:top w:val="outset" w:sz="6" w:space="0" w:color="auto"/>
              <w:left w:val="outset" w:sz="6" w:space="0" w:color="auto"/>
              <w:bottom w:val="outset" w:sz="6" w:space="0" w:color="auto"/>
              <w:right w:val="outset" w:sz="6" w:space="0" w:color="auto"/>
            </w:tcBorders>
          </w:tcPr>
          <w:p w14:paraId="268B2EA4"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State</w:t>
            </w:r>
          </w:p>
        </w:tc>
        <w:tc>
          <w:tcPr>
            <w:tcW w:w="2700" w:type="dxa"/>
            <w:gridSpan w:val="3"/>
            <w:tcBorders>
              <w:top w:val="outset" w:sz="6" w:space="0" w:color="auto"/>
              <w:left w:val="outset" w:sz="6" w:space="0" w:color="auto"/>
              <w:bottom w:val="outset" w:sz="6" w:space="0" w:color="auto"/>
              <w:right w:val="outset" w:sz="6" w:space="0" w:color="auto"/>
            </w:tcBorders>
          </w:tcPr>
          <w:p w14:paraId="268B2EA5"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Muslims</w:t>
            </w:r>
          </w:p>
        </w:tc>
        <w:tc>
          <w:tcPr>
            <w:tcW w:w="2790" w:type="dxa"/>
            <w:gridSpan w:val="3"/>
            <w:tcBorders>
              <w:top w:val="outset" w:sz="6" w:space="0" w:color="auto"/>
              <w:left w:val="outset" w:sz="6" w:space="0" w:color="auto"/>
              <w:bottom w:val="outset" w:sz="6" w:space="0" w:color="auto"/>
              <w:right w:val="outset" w:sz="6" w:space="0" w:color="auto"/>
            </w:tcBorders>
          </w:tcPr>
          <w:p w14:paraId="268B2EA6"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All religious groups</w:t>
            </w:r>
          </w:p>
        </w:tc>
      </w:tr>
      <w:tr w:rsidR="00270475" w:rsidRPr="00584AEA" w14:paraId="268B2EAF" w14:textId="77777777" w:rsidTr="00096A24">
        <w:trPr>
          <w:tblCellSpacing w:w="0" w:type="dxa"/>
          <w:jc w:val="center"/>
        </w:trPr>
        <w:tc>
          <w:tcPr>
            <w:tcW w:w="1196" w:type="dxa"/>
            <w:vMerge/>
            <w:tcBorders>
              <w:top w:val="outset" w:sz="6" w:space="0" w:color="auto"/>
              <w:left w:val="outset" w:sz="6" w:space="0" w:color="auto"/>
              <w:bottom w:val="outset" w:sz="6" w:space="0" w:color="auto"/>
              <w:right w:val="outset" w:sz="6" w:space="0" w:color="auto"/>
            </w:tcBorders>
            <w:vAlign w:val="center"/>
          </w:tcPr>
          <w:p w14:paraId="268B2EA8" w14:textId="77777777" w:rsidR="00270475" w:rsidRPr="00584AEA" w:rsidRDefault="00270475" w:rsidP="00096A24">
            <w:pPr>
              <w:jc w:val="both"/>
              <w:rPr>
                <w:rFonts w:ascii="Arrus" w:hAnsi="Arrus"/>
              </w:rPr>
            </w:pPr>
          </w:p>
        </w:tc>
        <w:tc>
          <w:tcPr>
            <w:tcW w:w="900" w:type="dxa"/>
            <w:tcBorders>
              <w:top w:val="outset" w:sz="6" w:space="0" w:color="auto"/>
              <w:left w:val="outset" w:sz="6" w:space="0" w:color="auto"/>
              <w:bottom w:val="outset" w:sz="6" w:space="0" w:color="auto"/>
              <w:right w:val="outset" w:sz="6" w:space="0" w:color="auto"/>
            </w:tcBorders>
          </w:tcPr>
          <w:p w14:paraId="268B2EA9"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1993-94</w:t>
            </w:r>
          </w:p>
        </w:tc>
        <w:tc>
          <w:tcPr>
            <w:tcW w:w="990" w:type="dxa"/>
            <w:tcBorders>
              <w:top w:val="outset" w:sz="6" w:space="0" w:color="auto"/>
              <w:left w:val="outset" w:sz="6" w:space="0" w:color="auto"/>
              <w:bottom w:val="outset" w:sz="6" w:space="0" w:color="auto"/>
              <w:right w:val="outset" w:sz="6" w:space="0" w:color="auto"/>
            </w:tcBorders>
          </w:tcPr>
          <w:p w14:paraId="268B2EAA"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2004-05</w:t>
            </w:r>
          </w:p>
        </w:tc>
        <w:tc>
          <w:tcPr>
            <w:tcW w:w="810" w:type="dxa"/>
            <w:tcBorders>
              <w:top w:val="outset" w:sz="6" w:space="0" w:color="auto"/>
              <w:left w:val="outset" w:sz="6" w:space="0" w:color="auto"/>
              <w:bottom w:val="outset" w:sz="6" w:space="0" w:color="auto"/>
              <w:right w:val="outset" w:sz="6" w:space="0" w:color="auto"/>
            </w:tcBorders>
          </w:tcPr>
          <w:p w14:paraId="268B2EAB"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2009-10</w:t>
            </w:r>
          </w:p>
        </w:tc>
        <w:tc>
          <w:tcPr>
            <w:tcW w:w="1260" w:type="dxa"/>
            <w:tcBorders>
              <w:top w:val="outset" w:sz="6" w:space="0" w:color="auto"/>
              <w:left w:val="outset" w:sz="6" w:space="0" w:color="auto"/>
              <w:bottom w:val="outset" w:sz="6" w:space="0" w:color="auto"/>
              <w:right w:val="outset" w:sz="6" w:space="0" w:color="auto"/>
            </w:tcBorders>
          </w:tcPr>
          <w:p w14:paraId="268B2EAC"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1993-94</w:t>
            </w:r>
          </w:p>
        </w:tc>
        <w:tc>
          <w:tcPr>
            <w:tcW w:w="720" w:type="dxa"/>
            <w:tcBorders>
              <w:top w:val="outset" w:sz="6" w:space="0" w:color="auto"/>
              <w:left w:val="outset" w:sz="6" w:space="0" w:color="auto"/>
              <w:bottom w:val="outset" w:sz="6" w:space="0" w:color="auto"/>
              <w:right w:val="outset" w:sz="6" w:space="0" w:color="auto"/>
            </w:tcBorders>
          </w:tcPr>
          <w:p w14:paraId="268B2EAD"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2004-05</w:t>
            </w:r>
          </w:p>
        </w:tc>
        <w:tc>
          <w:tcPr>
            <w:tcW w:w="810" w:type="dxa"/>
            <w:tcBorders>
              <w:top w:val="outset" w:sz="6" w:space="0" w:color="auto"/>
              <w:left w:val="outset" w:sz="6" w:space="0" w:color="auto"/>
              <w:bottom w:val="outset" w:sz="6" w:space="0" w:color="auto"/>
              <w:right w:val="outset" w:sz="6" w:space="0" w:color="auto"/>
            </w:tcBorders>
          </w:tcPr>
          <w:p w14:paraId="268B2EAE"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2009-10</w:t>
            </w:r>
          </w:p>
        </w:tc>
      </w:tr>
      <w:tr w:rsidR="00270475" w:rsidRPr="00584AEA" w14:paraId="268B2EB7"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EB0" w14:textId="77777777" w:rsidR="00270475" w:rsidRPr="00584AEA" w:rsidRDefault="00270475" w:rsidP="00096A24">
            <w:pPr>
              <w:jc w:val="both"/>
              <w:rPr>
                <w:rFonts w:ascii="Arrus" w:hAnsi="Arrus"/>
              </w:rPr>
            </w:pPr>
            <w:r w:rsidRPr="00584AEA">
              <w:rPr>
                <w:rFonts w:ascii="Arrus" w:hAnsi="Arrus"/>
                <w:sz w:val="22"/>
                <w:szCs w:val="22"/>
              </w:rPr>
              <w:t>Andhra Pradesh</w:t>
            </w:r>
          </w:p>
        </w:tc>
        <w:tc>
          <w:tcPr>
            <w:tcW w:w="900" w:type="dxa"/>
            <w:tcBorders>
              <w:top w:val="outset" w:sz="6" w:space="0" w:color="auto"/>
              <w:left w:val="outset" w:sz="6" w:space="0" w:color="auto"/>
              <w:bottom w:val="outset" w:sz="6" w:space="0" w:color="auto"/>
              <w:right w:val="outset" w:sz="6" w:space="0" w:color="auto"/>
            </w:tcBorders>
          </w:tcPr>
          <w:p w14:paraId="268B2EB1" w14:textId="77777777" w:rsidR="00270475" w:rsidRPr="00584AEA" w:rsidRDefault="00270475" w:rsidP="00096A24">
            <w:pPr>
              <w:jc w:val="both"/>
              <w:rPr>
                <w:rFonts w:ascii="Arrus" w:hAnsi="Arrus"/>
              </w:rPr>
            </w:pPr>
            <w:r w:rsidRPr="00584AEA">
              <w:rPr>
                <w:rFonts w:ascii="Arrus" w:hAnsi="Arrus"/>
                <w:sz w:val="22"/>
                <w:szCs w:val="22"/>
              </w:rPr>
              <w:t>44.5</w:t>
            </w:r>
          </w:p>
        </w:tc>
        <w:tc>
          <w:tcPr>
            <w:tcW w:w="990" w:type="dxa"/>
            <w:tcBorders>
              <w:top w:val="outset" w:sz="6" w:space="0" w:color="auto"/>
              <w:left w:val="outset" w:sz="6" w:space="0" w:color="auto"/>
              <w:bottom w:val="outset" w:sz="6" w:space="0" w:color="auto"/>
              <w:right w:val="outset" w:sz="6" w:space="0" w:color="auto"/>
            </w:tcBorders>
          </w:tcPr>
          <w:p w14:paraId="268B2EB2" w14:textId="77777777" w:rsidR="00270475" w:rsidRPr="00584AEA" w:rsidRDefault="00270475" w:rsidP="00096A24">
            <w:pPr>
              <w:jc w:val="both"/>
              <w:rPr>
                <w:rFonts w:ascii="Arrus" w:hAnsi="Arrus"/>
              </w:rPr>
            </w:pPr>
            <w:r w:rsidRPr="00584AEA">
              <w:rPr>
                <w:rFonts w:ascii="Arrus" w:hAnsi="Arrus"/>
                <w:sz w:val="22"/>
                <w:szCs w:val="22"/>
              </w:rPr>
              <w:t>32.7</w:t>
            </w:r>
          </w:p>
        </w:tc>
        <w:tc>
          <w:tcPr>
            <w:tcW w:w="810" w:type="dxa"/>
            <w:tcBorders>
              <w:top w:val="outset" w:sz="6" w:space="0" w:color="auto"/>
              <w:left w:val="outset" w:sz="6" w:space="0" w:color="auto"/>
              <w:bottom w:val="outset" w:sz="6" w:space="0" w:color="auto"/>
              <w:right w:val="outset" w:sz="6" w:space="0" w:color="auto"/>
            </w:tcBorders>
          </w:tcPr>
          <w:p w14:paraId="268B2EB3" w14:textId="77777777" w:rsidR="00270475" w:rsidRPr="00584AEA" w:rsidRDefault="00270475" w:rsidP="00096A24">
            <w:pPr>
              <w:jc w:val="both"/>
              <w:rPr>
                <w:rFonts w:ascii="Arrus" w:hAnsi="Arrus"/>
              </w:rPr>
            </w:pPr>
            <w:r w:rsidRPr="00584AEA">
              <w:rPr>
                <w:rFonts w:ascii="Arrus" w:hAnsi="Arrus"/>
                <w:sz w:val="22"/>
                <w:szCs w:val="22"/>
              </w:rPr>
              <w:t>24.7</w:t>
            </w:r>
          </w:p>
        </w:tc>
        <w:tc>
          <w:tcPr>
            <w:tcW w:w="1260" w:type="dxa"/>
            <w:tcBorders>
              <w:top w:val="outset" w:sz="6" w:space="0" w:color="auto"/>
              <w:left w:val="outset" w:sz="6" w:space="0" w:color="auto"/>
              <w:bottom w:val="outset" w:sz="6" w:space="0" w:color="auto"/>
              <w:right w:val="outset" w:sz="6" w:space="0" w:color="auto"/>
            </w:tcBorders>
          </w:tcPr>
          <w:p w14:paraId="268B2EB4" w14:textId="77777777" w:rsidR="00270475" w:rsidRPr="00584AEA" w:rsidRDefault="00270475" w:rsidP="00096A24">
            <w:pPr>
              <w:jc w:val="both"/>
              <w:rPr>
                <w:rFonts w:ascii="Arrus" w:hAnsi="Arrus"/>
              </w:rPr>
            </w:pPr>
            <w:r w:rsidRPr="00584AEA">
              <w:rPr>
                <w:rFonts w:ascii="Arrus" w:hAnsi="Arrus"/>
                <w:sz w:val="22"/>
                <w:szCs w:val="22"/>
              </w:rPr>
              <w:t>35.1</w:t>
            </w:r>
          </w:p>
        </w:tc>
        <w:tc>
          <w:tcPr>
            <w:tcW w:w="720" w:type="dxa"/>
            <w:tcBorders>
              <w:top w:val="outset" w:sz="6" w:space="0" w:color="auto"/>
              <w:left w:val="outset" w:sz="6" w:space="0" w:color="auto"/>
              <w:bottom w:val="outset" w:sz="6" w:space="0" w:color="auto"/>
              <w:right w:val="outset" w:sz="6" w:space="0" w:color="auto"/>
            </w:tcBorders>
          </w:tcPr>
          <w:p w14:paraId="268B2EB5" w14:textId="77777777" w:rsidR="00270475" w:rsidRPr="00584AEA" w:rsidRDefault="00270475" w:rsidP="00096A24">
            <w:pPr>
              <w:jc w:val="both"/>
              <w:rPr>
                <w:rFonts w:ascii="Arrus" w:hAnsi="Arrus"/>
              </w:rPr>
            </w:pPr>
            <w:r w:rsidRPr="00584AEA">
              <w:rPr>
                <w:rFonts w:ascii="Arrus" w:hAnsi="Arrus"/>
                <w:sz w:val="22"/>
                <w:szCs w:val="22"/>
              </w:rPr>
              <w:t>23.4</w:t>
            </w:r>
          </w:p>
        </w:tc>
        <w:tc>
          <w:tcPr>
            <w:tcW w:w="810" w:type="dxa"/>
            <w:tcBorders>
              <w:top w:val="outset" w:sz="6" w:space="0" w:color="auto"/>
              <w:left w:val="outset" w:sz="6" w:space="0" w:color="auto"/>
              <w:bottom w:val="outset" w:sz="6" w:space="0" w:color="auto"/>
              <w:right w:val="outset" w:sz="6" w:space="0" w:color="auto"/>
            </w:tcBorders>
          </w:tcPr>
          <w:p w14:paraId="268B2EB6" w14:textId="77777777" w:rsidR="00270475" w:rsidRPr="00584AEA" w:rsidRDefault="00270475" w:rsidP="00096A24">
            <w:pPr>
              <w:jc w:val="both"/>
              <w:rPr>
                <w:rFonts w:ascii="Arrus" w:hAnsi="Arrus"/>
              </w:rPr>
            </w:pPr>
            <w:r w:rsidRPr="00584AEA">
              <w:rPr>
                <w:rFonts w:ascii="Arrus" w:hAnsi="Arrus"/>
                <w:sz w:val="22"/>
                <w:szCs w:val="22"/>
              </w:rPr>
              <w:t>17.7</w:t>
            </w:r>
          </w:p>
        </w:tc>
      </w:tr>
      <w:tr w:rsidR="00270475" w:rsidRPr="00584AEA" w14:paraId="268B2EBF"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EB8" w14:textId="77777777" w:rsidR="00270475" w:rsidRPr="00584AEA" w:rsidRDefault="00270475" w:rsidP="00096A24">
            <w:pPr>
              <w:jc w:val="both"/>
              <w:rPr>
                <w:rFonts w:ascii="Arrus" w:hAnsi="Arrus"/>
              </w:rPr>
            </w:pPr>
            <w:r w:rsidRPr="00584AEA">
              <w:rPr>
                <w:rFonts w:ascii="Arrus" w:hAnsi="Arrus"/>
                <w:sz w:val="22"/>
                <w:szCs w:val="22"/>
              </w:rPr>
              <w:t>Assam</w:t>
            </w:r>
          </w:p>
        </w:tc>
        <w:tc>
          <w:tcPr>
            <w:tcW w:w="900" w:type="dxa"/>
            <w:tcBorders>
              <w:top w:val="outset" w:sz="6" w:space="0" w:color="auto"/>
              <w:left w:val="outset" w:sz="6" w:space="0" w:color="auto"/>
              <w:bottom w:val="outset" w:sz="6" w:space="0" w:color="auto"/>
              <w:right w:val="outset" w:sz="6" w:space="0" w:color="auto"/>
            </w:tcBorders>
          </w:tcPr>
          <w:p w14:paraId="268B2EB9" w14:textId="77777777" w:rsidR="00270475" w:rsidRPr="00584AEA" w:rsidRDefault="00270475" w:rsidP="00096A24">
            <w:pPr>
              <w:jc w:val="both"/>
              <w:rPr>
                <w:rFonts w:ascii="Arrus" w:hAnsi="Arrus"/>
              </w:rPr>
            </w:pPr>
            <w:r w:rsidRPr="00584AEA">
              <w:rPr>
                <w:rFonts w:ascii="Arrus" w:hAnsi="Arrus"/>
                <w:sz w:val="22"/>
                <w:szCs w:val="22"/>
              </w:rPr>
              <w:t>50.4</w:t>
            </w:r>
          </w:p>
        </w:tc>
        <w:tc>
          <w:tcPr>
            <w:tcW w:w="990" w:type="dxa"/>
            <w:tcBorders>
              <w:top w:val="outset" w:sz="6" w:space="0" w:color="auto"/>
              <w:left w:val="outset" w:sz="6" w:space="0" w:color="auto"/>
              <w:bottom w:val="outset" w:sz="6" w:space="0" w:color="auto"/>
              <w:right w:val="outset" w:sz="6" w:space="0" w:color="auto"/>
            </w:tcBorders>
          </w:tcPr>
          <w:p w14:paraId="268B2EBA" w14:textId="77777777" w:rsidR="00270475" w:rsidRPr="00584AEA" w:rsidRDefault="00270475" w:rsidP="00096A24">
            <w:pPr>
              <w:jc w:val="both"/>
              <w:rPr>
                <w:rFonts w:ascii="Arrus" w:hAnsi="Arrus"/>
              </w:rPr>
            </w:pPr>
            <w:r w:rsidRPr="00584AEA">
              <w:rPr>
                <w:rFonts w:ascii="Arrus" w:hAnsi="Arrus"/>
                <w:sz w:val="22"/>
                <w:szCs w:val="22"/>
              </w:rPr>
              <w:t>24.2</w:t>
            </w:r>
          </w:p>
        </w:tc>
        <w:tc>
          <w:tcPr>
            <w:tcW w:w="810" w:type="dxa"/>
            <w:tcBorders>
              <w:top w:val="outset" w:sz="6" w:space="0" w:color="auto"/>
              <w:left w:val="outset" w:sz="6" w:space="0" w:color="auto"/>
              <w:bottom w:val="outset" w:sz="6" w:space="0" w:color="auto"/>
              <w:right w:val="outset" w:sz="6" w:space="0" w:color="auto"/>
            </w:tcBorders>
          </w:tcPr>
          <w:p w14:paraId="268B2EBB" w14:textId="77777777" w:rsidR="00270475" w:rsidRPr="00584AEA" w:rsidRDefault="00270475" w:rsidP="00096A24">
            <w:pPr>
              <w:jc w:val="both"/>
              <w:rPr>
                <w:rFonts w:ascii="Arrus" w:hAnsi="Arrus"/>
              </w:rPr>
            </w:pPr>
            <w:r w:rsidRPr="00584AEA">
              <w:rPr>
                <w:rFonts w:ascii="Arrus" w:hAnsi="Arrus"/>
                <w:sz w:val="22"/>
                <w:szCs w:val="22"/>
              </w:rPr>
              <w:t>52.7</w:t>
            </w:r>
          </w:p>
        </w:tc>
        <w:tc>
          <w:tcPr>
            <w:tcW w:w="1260" w:type="dxa"/>
            <w:tcBorders>
              <w:top w:val="outset" w:sz="6" w:space="0" w:color="auto"/>
              <w:left w:val="outset" w:sz="6" w:space="0" w:color="auto"/>
              <w:bottom w:val="outset" w:sz="6" w:space="0" w:color="auto"/>
              <w:right w:val="outset" w:sz="6" w:space="0" w:color="auto"/>
            </w:tcBorders>
          </w:tcPr>
          <w:p w14:paraId="268B2EBC" w14:textId="77777777" w:rsidR="00270475" w:rsidRPr="00584AEA" w:rsidRDefault="00270475" w:rsidP="00096A24">
            <w:pPr>
              <w:jc w:val="both"/>
              <w:rPr>
                <w:rFonts w:ascii="Arrus" w:hAnsi="Arrus"/>
              </w:rPr>
            </w:pPr>
            <w:r w:rsidRPr="00584AEA">
              <w:rPr>
                <w:rFonts w:ascii="Arrus" w:hAnsi="Arrus"/>
                <w:sz w:val="22"/>
                <w:szCs w:val="22"/>
              </w:rPr>
              <w:t>27.7</w:t>
            </w:r>
          </w:p>
        </w:tc>
        <w:tc>
          <w:tcPr>
            <w:tcW w:w="720" w:type="dxa"/>
            <w:tcBorders>
              <w:top w:val="outset" w:sz="6" w:space="0" w:color="auto"/>
              <w:left w:val="outset" w:sz="6" w:space="0" w:color="auto"/>
              <w:bottom w:val="outset" w:sz="6" w:space="0" w:color="auto"/>
              <w:right w:val="outset" w:sz="6" w:space="0" w:color="auto"/>
            </w:tcBorders>
          </w:tcPr>
          <w:p w14:paraId="268B2EBD" w14:textId="77777777" w:rsidR="00270475" w:rsidRPr="00584AEA" w:rsidRDefault="00270475" w:rsidP="00096A24">
            <w:pPr>
              <w:jc w:val="both"/>
              <w:rPr>
                <w:rFonts w:ascii="Arrus" w:hAnsi="Arrus"/>
              </w:rPr>
            </w:pPr>
            <w:r w:rsidRPr="00584AEA">
              <w:rPr>
                <w:rFonts w:ascii="Arrus" w:hAnsi="Arrus"/>
                <w:sz w:val="22"/>
                <w:szCs w:val="22"/>
              </w:rPr>
              <w:t>21.8</w:t>
            </w:r>
          </w:p>
        </w:tc>
        <w:tc>
          <w:tcPr>
            <w:tcW w:w="810" w:type="dxa"/>
            <w:tcBorders>
              <w:top w:val="outset" w:sz="6" w:space="0" w:color="auto"/>
              <w:left w:val="outset" w:sz="6" w:space="0" w:color="auto"/>
              <w:bottom w:val="outset" w:sz="6" w:space="0" w:color="auto"/>
              <w:right w:val="outset" w:sz="6" w:space="0" w:color="auto"/>
            </w:tcBorders>
          </w:tcPr>
          <w:p w14:paraId="268B2EBE" w14:textId="77777777" w:rsidR="00270475" w:rsidRPr="00584AEA" w:rsidRDefault="00270475" w:rsidP="00096A24">
            <w:pPr>
              <w:jc w:val="both"/>
              <w:rPr>
                <w:rFonts w:ascii="Arrus" w:hAnsi="Arrus"/>
              </w:rPr>
            </w:pPr>
            <w:r w:rsidRPr="00584AEA">
              <w:rPr>
                <w:rFonts w:ascii="Arrus" w:hAnsi="Arrus"/>
                <w:sz w:val="22"/>
                <w:szCs w:val="22"/>
              </w:rPr>
              <w:t>25.9</w:t>
            </w:r>
          </w:p>
        </w:tc>
      </w:tr>
      <w:tr w:rsidR="00270475" w:rsidRPr="00584AEA" w14:paraId="268B2EC7"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EC0" w14:textId="77777777" w:rsidR="00270475" w:rsidRPr="00584AEA" w:rsidRDefault="00270475" w:rsidP="00096A24">
            <w:pPr>
              <w:jc w:val="both"/>
              <w:rPr>
                <w:rFonts w:ascii="Arrus" w:hAnsi="Arrus"/>
              </w:rPr>
            </w:pPr>
            <w:r w:rsidRPr="00584AEA">
              <w:rPr>
                <w:rFonts w:ascii="Arrus" w:hAnsi="Arrus"/>
                <w:sz w:val="22"/>
                <w:szCs w:val="22"/>
              </w:rPr>
              <w:t>Bihar</w:t>
            </w:r>
          </w:p>
        </w:tc>
        <w:tc>
          <w:tcPr>
            <w:tcW w:w="900" w:type="dxa"/>
            <w:tcBorders>
              <w:top w:val="outset" w:sz="6" w:space="0" w:color="auto"/>
              <w:left w:val="outset" w:sz="6" w:space="0" w:color="auto"/>
              <w:bottom w:val="outset" w:sz="6" w:space="0" w:color="auto"/>
              <w:right w:val="outset" w:sz="6" w:space="0" w:color="auto"/>
            </w:tcBorders>
          </w:tcPr>
          <w:p w14:paraId="268B2EC1" w14:textId="77777777" w:rsidR="00270475" w:rsidRPr="00584AEA" w:rsidRDefault="00270475" w:rsidP="00096A24">
            <w:pPr>
              <w:jc w:val="both"/>
              <w:rPr>
                <w:rFonts w:ascii="Arrus" w:hAnsi="Arrus"/>
              </w:rPr>
            </w:pPr>
            <w:r w:rsidRPr="00584AEA">
              <w:rPr>
                <w:rFonts w:ascii="Arrus" w:hAnsi="Arrus"/>
                <w:sz w:val="22"/>
                <w:szCs w:val="22"/>
              </w:rPr>
              <w:t>59.2</w:t>
            </w:r>
          </w:p>
        </w:tc>
        <w:tc>
          <w:tcPr>
            <w:tcW w:w="990" w:type="dxa"/>
            <w:tcBorders>
              <w:top w:val="outset" w:sz="6" w:space="0" w:color="auto"/>
              <w:left w:val="outset" w:sz="6" w:space="0" w:color="auto"/>
              <w:bottom w:val="outset" w:sz="6" w:space="0" w:color="auto"/>
              <w:right w:val="outset" w:sz="6" w:space="0" w:color="auto"/>
            </w:tcBorders>
          </w:tcPr>
          <w:p w14:paraId="268B2EC2" w14:textId="77777777" w:rsidR="00270475" w:rsidRPr="00584AEA" w:rsidRDefault="00270475" w:rsidP="00096A24">
            <w:pPr>
              <w:jc w:val="both"/>
              <w:rPr>
                <w:rFonts w:ascii="Arrus" w:hAnsi="Arrus"/>
              </w:rPr>
            </w:pPr>
            <w:r w:rsidRPr="00584AEA">
              <w:rPr>
                <w:rFonts w:ascii="Arrus" w:hAnsi="Arrus"/>
                <w:sz w:val="22"/>
                <w:szCs w:val="22"/>
              </w:rPr>
              <w:t>60.8</w:t>
            </w:r>
          </w:p>
        </w:tc>
        <w:tc>
          <w:tcPr>
            <w:tcW w:w="810" w:type="dxa"/>
            <w:tcBorders>
              <w:top w:val="outset" w:sz="6" w:space="0" w:color="auto"/>
              <w:left w:val="outset" w:sz="6" w:space="0" w:color="auto"/>
              <w:bottom w:val="outset" w:sz="6" w:space="0" w:color="auto"/>
              <w:right w:val="outset" w:sz="6" w:space="0" w:color="auto"/>
            </w:tcBorders>
          </w:tcPr>
          <w:p w14:paraId="268B2EC3" w14:textId="77777777" w:rsidR="00270475" w:rsidRPr="00584AEA" w:rsidRDefault="00270475" w:rsidP="00096A24">
            <w:pPr>
              <w:jc w:val="both"/>
              <w:rPr>
                <w:rFonts w:ascii="Arrus" w:hAnsi="Arrus"/>
              </w:rPr>
            </w:pPr>
            <w:r w:rsidRPr="00584AEA">
              <w:rPr>
                <w:rFonts w:ascii="Arrus" w:hAnsi="Arrus"/>
                <w:sz w:val="22"/>
                <w:szCs w:val="22"/>
              </w:rPr>
              <w:t>56.5</w:t>
            </w:r>
          </w:p>
        </w:tc>
        <w:tc>
          <w:tcPr>
            <w:tcW w:w="1260" w:type="dxa"/>
            <w:tcBorders>
              <w:top w:val="outset" w:sz="6" w:space="0" w:color="auto"/>
              <w:left w:val="outset" w:sz="6" w:space="0" w:color="auto"/>
              <w:bottom w:val="outset" w:sz="6" w:space="0" w:color="auto"/>
              <w:right w:val="outset" w:sz="6" w:space="0" w:color="auto"/>
            </w:tcBorders>
          </w:tcPr>
          <w:p w14:paraId="268B2EC4" w14:textId="77777777" w:rsidR="00270475" w:rsidRPr="00584AEA" w:rsidRDefault="00270475" w:rsidP="00096A24">
            <w:pPr>
              <w:jc w:val="both"/>
              <w:rPr>
                <w:rFonts w:ascii="Arrus" w:hAnsi="Arrus"/>
              </w:rPr>
            </w:pPr>
            <w:r w:rsidRPr="00584AEA">
              <w:rPr>
                <w:rFonts w:ascii="Arrus" w:hAnsi="Arrus"/>
                <w:sz w:val="22"/>
                <w:szCs w:val="22"/>
              </w:rPr>
              <w:t>44.6</w:t>
            </w:r>
          </w:p>
        </w:tc>
        <w:tc>
          <w:tcPr>
            <w:tcW w:w="720" w:type="dxa"/>
            <w:tcBorders>
              <w:top w:val="outset" w:sz="6" w:space="0" w:color="auto"/>
              <w:left w:val="outset" w:sz="6" w:space="0" w:color="auto"/>
              <w:bottom w:val="outset" w:sz="6" w:space="0" w:color="auto"/>
              <w:right w:val="outset" w:sz="6" w:space="0" w:color="auto"/>
            </w:tcBorders>
          </w:tcPr>
          <w:p w14:paraId="268B2EC5" w14:textId="77777777" w:rsidR="00270475" w:rsidRPr="00584AEA" w:rsidRDefault="00270475" w:rsidP="00096A24">
            <w:pPr>
              <w:jc w:val="both"/>
              <w:rPr>
                <w:rFonts w:ascii="Arrus" w:hAnsi="Arrus"/>
              </w:rPr>
            </w:pPr>
            <w:r w:rsidRPr="00584AEA">
              <w:rPr>
                <w:rFonts w:ascii="Arrus" w:hAnsi="Arrus"/>
                <w:sz w:val="22"/>
                <w:szCs w:val="22"/>
              </w:rPr>
              <w:t>43.7</w:t>
            </w:r>
          </w:p>
        </w:tc>
        <w:tc>
          <w:tcPr>
            <w:tcW w:w="810" w:type="dxa"/>
            <w:tcBorders>
              <w:top w:val="outset" w:sz="6" w:space="0" w:color="auto"/>
              <w:left w:val="outset" w:sz="6" w:space="0" w:color="auto"/>
              <w:bottom w:val="outset" w:sz="6" w:space="0" w:color="auto"/>
              <w:right w:val="outset" w:sz="6" w:space="0" w:color="auto"/>
            </w:tcBorders>
          </w:tcPr>
          <w:p w14:paraId="268B2EC6" w14:textId="77777777" w:rsidR="00270475" w:rsidRPr="00584AEA" w:rsidRDefault="00270475" w:rsidP="00096A24">
            <w:pPr>
              <w:jc w:val="both"/>
              <w:rPr>
                <w:rFonts w:ascii="Arrus" w:hAnsi="Arrus"/>
              </w:rPr>
            </w:pPr>
            <w:r w:rsidRPr="00584AEA">
              <w:rPr>
                <w:rFonts w:ascii="Arrus" w:hAnsi="Arrus"/>
                <w:sz w:val="22"/>
                <w:szCs w:val="22"/>
              </w:rPr>
              <w:t>39.4</w:t>
            </w:r>
          </w:p>
        </w:tc>
      </w:tr>
      <w:tr w:rsidR="00270475" w:rsidRPr="00584AEA" w14:paraId="268B2ECF"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EC8" w14:textId="77777777" w:rsidR="00270475" w:rsidRPr="00584AEA" w:rsidRDefault="00270475" w:rsidP="00096A24">
            <w:pPr>
              <w:jc w:val="both"/>
              <w:rPr>
                <w:rFonts w:ascii="Arrus" w:hAnsi="Arrus"/>
              </w:rPr>
            </w:pPr>
            <w:r w:rsidRPr="00584AEA">
              <w:rPr>
                <w:rFonts w:ascii="Arrus" w:hAnsi="Arrus"/>
                <w:sz w:val="22"/>
                <w:szCs w:val="22"/>
              </w:rPr>
              <w:t>Gujarat</w:t>
            </w:r>
          </w:p>
        </w:tc>
        <w:tc>
          <w:tcPr>
            <w:tcW w:w="900" w:type="dxa"/>
            <w:tcBorders>
              <w:top w:val="outset" w:sz="6" w:space="0" w:color="auto"/>
              <w:left w:val="outset" w:sz="6" w:space="0" w:color="auto"/>
              <w:bottom w:val="outset" w:sz="6" w:space="0" w:color="auto"/>
              <w:right w:val="outset" w:sz="6" w:space="0" w:color="auto"/>
            </w:tcBorders>
          </w:tcPr>
          <w:p w14:paraId="268B2EC9" w14:textId="77777777" w:rsidR="00270475" w:rsidRPr="00584AEA" w:rsidRDefault="00270475" w:rsidP="00096A24">
            <w:pPr>
              <w:jc w:val="both"/>
              <w:rPr>
                <w:rFonts w:ascii="Arrus" w:hAnsi="Arrus"/>
              </w:rPr>
            </w:pPr>
            <w:r w:rsidRPr="00584AEA">
              <w:rPr>
                <w:rFonts w:ascii="Arrus" w:hAnsi="Arrus"/>
                <w:sz w:val="22"/>
                <w:szCs w:val="22"/>
              </w:rPr>
              <w:t>45.6</w:t>
            </w:r>
          </w:p>
        </w:tc>
        <w:tc>
          <w:tcPr>
            <w:tcW w:w="990" w:type="dxa"/>
            <w:tcBorders>
              <w:top w:val="outset" w:sz="6" w:space="0" w:color="auto"/>
              <w:left w:val="outset" w:sz="6" w:space="0" w:color="auto"/>
              <w:bottom w:val="outset" w:sz="6" w:space="0" w:color="auto"/>
              <w:right w:val="outset" w:sz="6" w:space="0" w:color="auto"/>
            </w:tcBorders>
          </w:tcPr>
          <w:p w14:paraId="268B2ECA" w14:textId="77777777" w:rsidR="00270475" w:rsidRPr="00584AEA" w:rsidRDefault="00270475" w:rsidP="00096A24">
            <w:pPr>
              <w:jc w:val="both"/>
              <w:rPr>
                <w:rFonts w:ascii="Arrus" w:hAnsi="Arrus"/>
              </w:rPr>
            </w:pPr>
            <w:r w:rsidRPr="00584AEA">
              <w:rPr>
                <w:rFonts w:ascii="Arrus" w:hAnsi="Arrus"/>
                <w:sz w:val="22"/>
                <w:szCs w:val="22"/>
              </w:rPr>
              <w:t>42.3</w:t>
            </w:r>
          </w:p>
        </w:tc>
        <w:tc>
          <w:tcPr>
            <w:tcW w:w="810" w:type="dxa"/>
            <w:tcBorders>
              <w:top w:val="outset" w:sz="6" w:space="0" w:color="auto"/>
              <w:left w:val="outset" w:sz="6" w:space="0" w:color="auto"/>
              <w:bottom w:val="outset" w:sz="6" w:space="0" w:color="auto"/>
              <w:right w:val="outset" w:sz="6" w:space="0" w:color="auto"/>
            </w:tcBorders>
          </w:tcPr>
          <w:p w14:paraId="268B2ECB" w14:textId="77777777" w:rsidR="00270475" w:rsidRPr="00584AEA" w:rsidRDefault="00270475" w:rsidP="00096A24">
            <w:pPr>
              <w:jc w:val="both"/>
              <w:rPr>
                <w:rFonts w:ascii="Arrus" w:hAnsi="Arrus"/>
              </w:rPr>
            </w:pPr>
            <w:r w:rsidRPr="00584AEA">
              <w:rPr>
                <w:rFonts w:ascii="Arrus" w:hAnsi="Arrus"/>
                <w:sz w:val="22"/>
                <w:szCs w:val="22"/>
              </w:rPr>
              <w:t>42.4</w:t>
            </w:r>
          </w:p>
        </w:tc>
        <w:tc>
          <w:tcPr>
            <w:tcW w:w="1260" w:type="dxa"/>
            <w:tcBorders>
              <w:top w:val="outset" w:sz="6" w:space="0" w:color="auto"/>
              <w:left w:val="outset" w:sz="6" w:space="0" w:color="auto"/>
              <w:bottom w:val="outset" w:sz="6" w:space="0" w:color="auto"/>
              <w:right w:val="outset" w:sz="6" w:space="0" w:color="auto"/>
            </w:tcBorders>
          </w:tcPr>
          <w:p w14:paraId="268B2ECC" w14:textId="77777777" w:rsidR="00270475" w:rsidRPr="00584AEA" w:rsidRDefault="00270475" w:rsidP="00096A24">
            <w:pPr>
              <w:jc w:val="both"/>
              <w:rPr>
                <w:rFonts w:ascii="Arrus" w:hAnsi="Arrus"/>
              </w:rPr>
            </w:pPr>
            <w:r w:rsidRPr="00584AEA">
              <w:rPr>
                <w:rFonts w:ascii="Arrus" w:hAnsi="Arrus"/>
                <w:sz w:val="22"/>
                <w:szCs w:val="22"/>
              </w:rPr>
              <w:t>28.0</w:t>
            </w:r>
          </w:p>
        </w:tc>
        <w:tc>
          <w:tcPr>
            <w:tcW w:w="720" w:type="dxa"/>
            <w:tcBorders>
              <w:top w:val="outset" w:sz="6" w:space="0" w:color="auto"/>
              <w:left w:val="outset" w:sz="6" w:space="0" w:color="auto"/>
              <w:bottom w:val="outset" w:sz="6" w:space="0" w:color="auto"/>
              <w:right w:val="outset" w:sz="6" w:space="0" w:color="auto"/>
            </w:tcBorders>
          </w:tcPr>
          <w:p w14:paraId="268B2ECD" w14:textId="77777777" w:rsidR="00270475" w:rsidRPr="00584AEA" w:rsidRDefault="00270475" w:rsidP="00096A24">
            <w:pPr>
              <w:jc w:val="both"/>
              <w:rPr>
                <w:rFonts w:ascii="Arrus" w:hAnsi="Arrus"/>
              </w:rPr>
            </w:pPr>
            <w:r w:rsidRPr="00584AEA">
              <w:rPr>
                <w:rFonts w:ascii="Arrus" w:hAnsi="Arrus"/>
                <w:sz w:val="22"/>
                <w:szCs w:val="22"/>
              </w:rPr>
              <w:t>20.1</w:t>
            </w:r>
          </w:p>
        </w:tc>
        <w:tc>
          <w:tcPr>
            <w:tcW w:w="810" w:type="dxa"/>
            <w:tcBorders>
              <w:top w:val="outset" w:sz="6" w:space="0" w:color="auto"/>
              <w:left w:val="outset" w:sz="6" w:space="0" w:color="auto"/>
              <w:bottom w:val="outset" w:sz="6" w:space="0" w:color="auto"/>
              <w:right w:val="outset" w:sz="6" w:space="0" w:color="auto"/>
            </w:tcBorders>
          </w:tcPr>
          <w:p w14:paraId="268B2ECE" w14:textId="77777777" w:rsidR="00270475" w:rsidRPr="00584AEA" w:rsidRDefault="00270475" w:rsidP="00096A24">
            <w:pPr>
              <w:jc w:val="both"/>
              <w:rPr>
                <w:rFonts w:ascii="Arrus" w:hAnsi="Arrus"/>
              </w:rPr>
            </w:pPr>
            <w:r w:rsidRPr="00584AEA">
              <w:rPr>
                <w:rFonts w:ascii="Arrus" w:hAnsi="Arrus"/>
                <w:sz w:val="22"/>
                <w:szCs w:val="22"/>
              </w:rPr>
              <w:t>17.6</w:t>
            </w:r>
          </w:p>
        </w:tc>
      </w:tr>
      <w:tr w:rsidR="00270475" w:rsidRPr="00584AEA" w14:paraId="268B2ED7"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ED0" w14:textId="77777777" w:rsidR="00270475" w:rsidRPr="00584AEA" w:rsidRDefault="00270475" w:rsidP="00096A24">
            <w:pPr>
              <w:jc w:val="both"/>
              <w:rPr>
                <w:rFonts w:ascii="Arrus" w:hAnsi="Arrus"/>
              </w:rPr>
            </w:pPr>
            <w:r w:rsidRPr="00584AEA">
              <w:rPr>
                <w:rFonts w:ascii="Arrus" w:hAnsi="Arrus"/>
                <w:sz w:val="22"/>
                <w:szCs w:val="22"/>
              </w:rPr>
              <w:t>Haryana</w:t>
            </w:r>
          </w:p>
        </w:tc>
        <w:tc>
          <w:tcPr>
            <w:tcW w:w="900" w:type="dxa"/>
            <w:tcBorders>
              <w:top w:val="outset" w:sz="6" w:space="0" w:color="auto"/>
              <w:left w:val="outset" w:sz="6" w:space="0" w:color="auto"/>
              <w:bottom w:val="outset" w:sz="6" w:space="0" w:color="auto"/>
              <w:right w:val="outset" w:sz="6" w:space="0" w:color="auto"/>
            </w:tcBorders>
          </w:tcPr>
          <w:p w14:paraId="268B2ED1" w14:textId="77777777" w:rsidR="00270475" w:rsidRPr="00584AEA" w:rsidRDefault="00270475" w:rsidP="00096A24">
            <w:pPr>
              <w:jc w:val="both"/>
              <w:rPr>
                <w:rFonts w:ascii="Arrus" w:hAnsi="Arrus"/>
              </w:rPr>
            </w:pPr>
            <w:r w:rsidRPr="00584AEA">
              <w:rPr>
                <w:rFonts w:ascii="Arrus" w:hAnsi="Arrus"/>
                <w:sz w:val="22"/>
                <w:szCs w:val="22"/>
              </w:rPr>
              <w:t>51.7</w:t>
            </w:r>
          </w:p>
        </w:tc>
        <w:tc>
          <w:tcPr>
            <w:tcW w:w="990" w:type="dxa"/>
            <w:tcBorders>
              <w:top w:val="outset" w:sz="6" w:space="0" w:color="auto"/>
              <w:left w:val="outset" w:sz="6" w:space="0" w:color="auto"/>
              <w:bottom w:val="outset" w:sz="6" w:space="0" w:color="auto"/>
              <w:right w:val="outset" w:sz="6" w:space="0" w:color="auto"/>
            </w:tcBorders>
          </w:tcPr>
          <w:p w14:paraId="268B2ED2" w14:textId="77777777" w:rsidR="00270475" w:rsidRPr="00584AEA" w:rsidRDefault="00270475" w:rsidP="00096A24">
            <w:pPr>
              <w:jc w:val="both"/>
              <w:rPr>
                <w:rFonts w:ascii="Arrus" w:hAnsi="Arrus"/>
              </w:rPr>
            </w:pPr>
            <w:r w:rsidRPr="00584AEA">
              <w:rPr>
                <w:rFonts w:ascii="Arrus" w:hAnsi="Arrus"/>
                <w:sz w:val="22"/>
                <w:szCs w:val="22"/>
              </w:rPr>
              <w:t>46.5</w:t>
            </w:r>
          </w:p>
        </w:tc>
        <w:tc>
          <w:tcPr>
            <w:tcW w:w="810" w:type="dxa"/>
            <w:tcBorders>
              <w:top w:val="outset" w:sz="6" w:space="0" w:color="auto"/>
              <w:left w:val="outset" w:sz="6" w:space="0" w:color="auto"/>
              <w:bottom w:val="outset" w:sz="6" w:space="0" w:color="auto"/>
              <w:right w:val="outset" w:sz="6" w:space="0" w:color="auto"/>
            </w:tcBorders>
          </w:tcPr>
          <w:p w14:paraId="268B2ED3" w14:textId="77777777" w:rsidR="00270475" w:rsidRPr="00584AEA" w:rsidRDefault="00270475" w:rsidP="00096A24">
            <w:pPr>
              <w:jc w:val="both"/>
              <w:rPr>
                <w:rFonts w:ascii="Arrus" w:hAnsi="Arrus"/>
              </w:rPr>
            </w:pPr>
            <w:r w:rsidRPr="00584AEA">
              <w:rPr>
                <w:rFonts w:ascii="Arrus" w:hAnsi="Arrus"/>
                <w:sz w:val="22"/>
                <w:szCs w:val="22"/>
              </w:rPr>
              <w:t>42.4</w:t>
            </w:r>
          </w:p>
        </w:tc>
        <w:tc>
          <w:tcPr>
            <w:tcW w:w="1260" w:type="dxa"/>
            <w:tcBorders>
              <w:top w:val="outset" w:sz="6" w:space="0" w:color="auto"/>
              <w:left w:val="outset" w:sz="6" w:space="0" w:color="auto"/>
              <w:bottom w:val="outset" w:sz="6" w:space="0" w:color="auto"/>
              <w:right w:val="outset" w:sz="6" w:space="0" w:color="auto"/>
            </w:tcBorders>
          </w:tcPr>
          <w:p w14:paraId="268B2ED4" w14:textId="77777777" w:rsidR="00270475" w:rsidRPr="00584AEA" w:rsidRDefault="00270475" w:rsidP="00096A24">
            <w:pPr>
              <w:jc w:val="both"/>
              <w:rPr>
                <w:rFonts w:ascii="Arrus" w:hAnsi="Arrus"/>
              </w:rPr>
            </w:pPr>
            <w:r w:rsidRPr="00584AEA">
              <w:rPr>
                <w:rFonts w:ascii="Arrus" w:hAnsi="Arrus"/>
                <w:sz w:val="22"/>
                <w:szCs w:val="22"/>
              </w:rPr>
              <w:t>24.2</w:t>
            </w:r>
          </w:p>
        </w:tc>
        <w:tc>
          <w:tcPr>
            <w:tcW w:w="720" w:type="dxa"/>
            <w:tcBorders>
              <w:top w:val="outset" w:sz="6" w:space="0" w:color="auto"/>
              <w:left w:val="outset" w:sz="6" w:space="0" w:color="auto"/>
              <w:bottom w:val="outset" w:sz="6" w:space="0" w:color="auto"/>
              <w:right w:val="outset" w:sz="6" w:space="0" w:color="auto"/>
            </w:tcBorders>
          </w:tcPr>
          <w:p w14:paraId="268B2ED5" w14:textId="77777777" w:rsidR="00270475" w:rsidRPr="00584AEA" w:rsidRDefault="00270475" w:rsidP="00096A24">
            <w:pPr>
              <w:jc w:val="both"/>
              <w:rPr>
                <w:rFonts w:ascii="Arrus" w:hAnsi="Arrus"/>
              </w:rPr>
            </w:pPr>
            <w:r w:rsidRPr="00584AEA">
              <w:rPr>
                <w:rFonts w:ascii="Arrus" w:hAnsi="Arrus"/>
                <w:sz w:val="22"/>
                <w:szCs w:val="22"/>
              </w:rPr>
              <w:t>22.4</w:t>
            </w:r>
          </w:p>
        </w:tc>
        <w:tc>
          <w:tcPr>
            <w:tcW w:w="810" w:type="dxa"/>
            <w:tcBorders>
              <w:top w:val="outset" w:sz="6" w:space="0" w:color="auto"/>
              <w:left w:val="outset" w:sz="6" w:space="0" w:color="auto"/>
              <w:bottom w:val="outset" w:sz="6" w:space="0" w:color="auto"/>
              <w:right w:val="outset" w:sz="6" w:space="0" w:color="auto"/>
            </w:tcBorders>
          </w:tcPr>
          <w:p w14:paraId="268B2ED6" w14:textId="77777777" w:rsidR="00270475" w:rsidRPr="00584AEA" w:rsidRDefault="00270475" w:rsidP="00096A24">
            <w:pPr>
              <w:jc w:val="both"/>
              <w:rPr>
                <w:rFonts w:ascii="Arrus" w:hAnsi="Arrus"/>
              </w:rPr>
            </w:pPr>
            <w:r w:rsidRPr="00584AEA">
              <w:rPr>
                <w:rFonts w:ascii="Arrus" w:hAnsi="Arrus"/>
                <w:sz w:val="22"/>
                <w:szCs w:val="22"/>
              </w:rPr>
              <w:t>23.0</w:t>
            </w:r>
          </w:p>
        </w:tc>
      </w:tr>
      <w:tr w:rsidR="00270475" w:rsidRPr="00584AEA" w14:paraId="268B2EDF"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ED8" w14:textId="77777777" w:rsidR="00270475" w:rsidRPr="00584AEA" w:rsidRDefault="00270475" w:rsidP="00096A24">
            <w:pPr>
              <w:jc w:val="both"/>
              <w:rPr>
                <w:rFonts w:ascii="Arrus" w:hAnsi="Arrus"/>
              </w:rPr>
            </w:pPr>
            <w:r w:rsidRPr="00584AEA">
              <w:rPr>
                <w:rFonts w:ascii="Arrus" w:hAnsi="Arrus"/>
                <w:sz w:val="22"/>
                <w:szCs w:val="22"/>
              </w:rPr>
              <w:t>Jharkhand</w:t>
            </w:r>
          </w:p>
        </w:tc>
        <w:tc>
          <w:tcPr>
            <w:tcW w:w="900" w:type="dxa"/>
            <w:tcBorders>
              <w:top w:val="outset" w:sz="6" w:space="0" w:color="auto"/>
              <w:left w:val="outset" w:sz="6" w:space="0" w:color="auto"/>
              <w:bottom w:val="outset" w:sz="6" w:space="0" w:color="auto"/>
              <w:right w:val="outset" w:sz="6" w:space="0" w:color="auto"/>
            </w:tcBorders>
          </w:tcPr>
          <w:p w14:paraId="268B2ED9" w14:textId="77777777" w:rsidR="00270475" w:rsidRPr="00584AEA" w:rsidRDefault="00270475" w:rsidP="00096A24">
            <w:pPr>
              <w:jc w:val="both"/>
              <w:rPr>
                <w:rFonts w:ascii="Arrus" w:hAnsi="Arrus"/>
              </w:rPr>
            </w:pPr>
            <w:r w:rsidRPr="00584AEA">
              <w:rPr>
                <w:rFonts w:ascii="Arrus" w:hAnsi="Arrus"/>
                <w:sz w:val="22"/>
                <w:szCs w:val="22"/>
              </w:rPr>
              <w:t>55.0</w:t>
            </w:r>
          </w:p>
        </w:tc>
        <w:tc>
          <w:tcPr>
            <w:tcW w:w="990" w:type="dxa"/>
            <w:tcBorders>
              <w:top w:val="outset" w:sz="6" w:space="0" w:color="auto"/>
              <w:left w:val="outset" w:sz="6" w:space="0" w:color="auto"/>
              <w:bottom w:val="outset" w:sz="6" w:space="0" w:color="auto"/>
              <w:right w:val="outset" w:sz="6" w:space="0" w:color="auto"/>
            </w:tcBorders>
          </w:tcPr>
          <w:p w14:paraId="268B2EDA" w14:textId="77777777" w:rsidR="00270475" w:rsidRPr="00584AEA" w:rsidRDefault="00270475" w:rsidP="00096A24">
            <w:pPr>
              <w:jc w:val="both"/>
              <w:rPr>
                <w:rFonts w:ascii="Arrus" w:hAnsi="Arrus"/>
              </w:rPr>
            </w:pPr>
            <w:r w:rsidRPr="00584AEA">
              <w:rPr>
                <w:rFonts w:ascii="Arrus" w:hAnsi="Arrus"/>
                <w:sz w:val="22"/>
                <w:szCs w:val="22"/>
              </w:rPr>
              <w:t>49.8</w:t>
            </w:r>
          </w:p>
        </w:tc>
        <w:tc>
          <w:tcPr>
            <w:tcW w:w="810" w:type="dxa"/>
            <w:tcBorders>
              <w:top w:val="outset" w:sz="6" w:space="0" w:color="auto"/>
              <w:left w:val="outset" w:sz="6" w:space="0" w:color="auto"/>
              <w:bottom w:val="outset" w:sz="6" w:space="0" w:color="auto"/>
              <w:right w:val="outset" w:sz="6" w:space="0" w:color="auto"/>
            </w:tcBorders>
          </w:tcPr>
          <w:p w14:paraId="268B2EDB" w14:textId="77777777" w:rsidR="00270475" w:rsidRPr="00584AEA" w:rsidRDefault="00270475" w:rsidP="00096A24">
            <w:pPr>
              <w:jc w:val="both"/>
              <w:rPr>
                <w:rFonts w:ascii="Arrus" w:hAnsi="Arrus"/>
              </w:rPr>
            </w:pPr>
            <w:r w:rsidRPr="00584AEA">
              <w:rPr>
                <w:rFonts w:ascii="Arrus" w:hAnsi="Arrus"/>
                <w:sz w:val="22"/>
                <w:szCs w:val="22"/>
              </w:rPr>
              <w:t>44.3</w:t>
            </w:r>
          </w:p>
        </w:tc>
        <w:tc>
          <w:tcPr>
            <w:tcW w:w="1260" w:type="dxa"/>
            <w:tcBorders>
              <w:top w:val="outset" w:sz="6" w:space="0" w:color="auto"/>
              <w:left w:val="outset" w:sz="6" w:space="0" w:color="auto"/>
              <w:bottom w:val="outset" w:sz="6" w:space="0" w:color="auto"/>
              <w:right w:val="outset" w:sz="6" w:space="0" w:color="auto"/>
            </w:tcBorders>
          </w:tcPr>
          <w:p w14:paraId="268B2EDC" w14:textId="77777777" w:rsidR="00270475" w:rsidRPr="00584AEA" w:rsidRDefault="00270475" w:rsidP="00096A24">
            <w:pPr>
              <w:jc w:val="both"/>
              <w:rPr>
                <w:rFonts w:ascii="Arrus" w:hAnsi="Arrus"/>
              </w:rPr>
            </w:pPr>
            <w:r w:rsidRPr="00584AEA">
              <w:rPr>
                <w:rFonts w:ascii="Arrus" w:hAnsi="Arrus"/>
                <w:sz w:val="22"/>
                <w:szCs w:val="22"/>
              </w:rPr>
              <w:t>41.8</w:t>
            </w:r>
          </w:p>
        </w:tc>
        <w:tc>
          <w:tcPr>
            <w:tcW w:w="720" w:type="dxa"/>
            <w:tcBorders>
              <w:top w:val="outset" w:sz="6" w:space="0" w:color="auto"/>
              <w:left w:val="outset" w:sz="6" w:space="0" w:color="auto"/>
              <w:bottom w:val="outset" w:sz="6" w:space="0" w:color="auto"/>
              <w:right w:val="outset" w:sz="6" w:space="0" w:color="auto"/>
            </w:tcBorders>
          </w:tcPr>
          <w:p w14:paraId="268B2EDD" w14:textId="77777777" w:rsidR="00270475" w:rsidRPr="00584AEA" w:rsidRDefault="00270475" w:rsidP="00096A24">
            <w:pPr>
              <w:jc w:val="both"/>
              <w:rPr>
                <w:rFonts w:ascii="Arrus" w:hAnsi="Arrus"/>
              </w:rPr>
            </w:pPr>
            <w:r w:rsidRPr="00584AEA">
              <w:rPr>
                <w:rFonts w:ascii="Arrus" w:hAnsi="Arrus"/>
                <w:sz w:val="22"/>
                <w:szCs w:val="22"/>
              </w:rPr>
              <w:t>23.8</w:t>
            </w:r>
          </w:p>
        </w:tc>
        <w:tc>
          <w:tcPr>
            <w:tcW w:w="810" w:type="dxa"/>
            <w:tcBorders>
              <w:top w:val="outset" w:sz="6" w:space="0" w:color="auto"/>
              <w:left w:val="outset" w:sz="6" w:space="0" w:color="auto"/>
              <w:bottom w:val="outset" w:sz="6" w:space="0" w:color="auto"/>
              <w:right w:val="outset" w:sz="6" w:space="0" w:color="auto"/>
            </w:tcBorders>
          </w:tcPr>
          <w:p w14:paraId="268B2EDE" w14:textId="77777777" w:rsidR="00270475" w:rsidRPr="00584AEA" w:rsidRDefault="00270475" w:rsidP="00096A24">
            <w:pPr>
              <w:jc w:val="both"/>
              <w:rPr>
                <w:rFonts w:ascii="Arrus" w:hAnsi="Arrus"/>
              </w:rPr>
            </w:pPr>
            <w:r w:rsidRPr="00584AEA">
              <w:rPr>
                <w:rFonts w:ascii="Arrus" w:hAnsi="Arrus"/>
                <w:sz w:val="22"/>
                <w:szCs w:val="22"/>
              </w:rPr>
              <w:t>31.0</w:t>
            </w:r>
          </w:p>
        </w:tc>
      </w:tr>
      <w:tr w:rsidR="00270475" w:rsidRPr="00584AEA" w14:paraId="268B2EE7"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EE0" w14:textId="77777777" w:rsidR="00270475" w:rsidRPr="00584AEA" w:rsidRDefault="00270475" w:rsidP="00096A24">
            <w:pPr>
              <w:jc w:val="both"/>
              <w:rPr>
                <w:rFonts w:ascii="Arrus" w:hAnsi="Arrus"/>
              </w:rPr>
            </w:pPr>
            <w:r w:rsidRPr="00584AEA">
              <w:rPr>
                <w:rFonts w:ascii="Arrus" w:hAnsi="Arrus"/>
                <w:sz w:val="22"/>
                <w:szCs w:val="22"/>
              </w:rPr>
              <w:t>Karnataka</w:t>
            </w:r>
          </w:p>
        </w:tc>
        <w:tc>
          <w:tcPr>
            <w:tcW w:w="900" w:type="dxa"/>
            <w:tcBorders>
              <w:top w:val="outset" w:sz="6" w:space="0" w:color="auto"/>
              <w:left w:val="outset" w:sz="6" w:space="0" w:color="auto"/>
              <w:bottom w:val="outset" w:sz="6" w:space="0" w:color="auto"/>
              <w:right w:val="outset" w:sz="6" w:space="0" w:color="auto"/>
            </w:tcBorders>
          </w:tcPr>
          <w:p w14:paraId="268B2EE1" w14:textId="77777777" w:rsidR="00270475" w:rsidRPr="00584AEA" w:rsidRDefault="00270475" w:rsidP="00096A24">
            <w:pPr>
              <w:jc w:val="both"/>
              <w:rPr>
                <w:rFonts w:ascii="Arrus" w:hAnsi="Arrus"/>
              </w:rPr>
            </w:pPr>
            <w:r w:rsidRPr="00584AEA">
              <w:rPr>
                <w:rFonts w:ascii="Arrus" w:hAnsi="Arrus"/>
                <w:sz w:val="22"/>
                <w:szCs w:val="22"/>
              </w:rPr>
              <w:t>50.6</w:t>
            </w:r>
          </w:p>
        </w:tc>
        <w:tc>
          <w:tcPr>
            <w:tcW w:w="990" w:type="dxa"/>
            <w:tcBorders>
              <w:top w:val="outset" w:sz="6" w:space="0" w:color="auto"/>
              <w:left w:val="outset" w:sz="6" w:space="0" w:color="auto"/>
              <w:bottom w:val="outset" w:sz="6" w:space="0" w:color="auto"/>
              <w:right w:val="outset" w:sz="6" w:space="0" w:color="auto"/>
            </w:tcBorders>
          </w:tcPr>
          <w:p w14:paraId="268B2EE2" w14:textId="77777777" w:rsidR="00270475" w:rsidRPr="00584AEA" w:rsidRDefault="00270475" w:rsidP="00096A24">
            <w:pPr>
              <w:jc w:val="both"/>
              <w:rPr>
                <w:rFonts w:ascii="Arrus" w:hAnsi="Arrus"/>
              </w:rPr>
            </w:pPr>
            <w:r w:rsidRPr="00584AEA">
              <w:rPr>
                <w:rFonts w:ascii="Arrus" w:hAnsi="Arrus"/>
                <w:sz w:val="22"/>
                <w:szCs w:val="22"/>
              </w:rPr>
              <w:t>40.3</w:t>
            </w:r>
          </w:p>
        </w:tc>
        <w:tc>
          <w:tcPr>
            <w:tcW w:w="810" w:type="dxa"/>
            <w:tcBorders>
              <w:top w:val="outset" w:sz="6" w:space="0" w:color="auto"/>
              <w:left w:val="outset" w:sz="6" w:space="0" w:color="auto"/>
              <w:bottom w:val="outset" w:sz="6" w:space="0" w:color="auto"/>
              <w:right w:val="outset" w:sz="6" w:space="0" w:color="auto"/>
            </w:tcBorders>
          </w:tcPr>
          <w:p w14:paraId="268B2EE3" w14:textId="77777777" w:rsidR="00270475" w:rsidRPr="00584AEA" w:rsidRDefault="00270475" w:rsidP="00096A24">
            <w:pPr>
              <w:jc w:val="both"/>
              <w:rPr>
                <w:rFonts w:ascii="Arrus" w:hAnsi="Arrus"/>
              </w:rPr>
            </w:pPr>
            <w:r w:rsidRPr="00584AEA">
              <w:rPr>
                <w:rFonts w:ascii="Arrus" w:hAnsi="Arrus"/>
                <w:sz w:val="22"/>
                <w:szCs w:val="22"/>
              </w:rPr>
              <w:t>20.4</w:t>
            </w:r>
          </w:p>
        </w:tc>
        <w:tc>
          <w:tcPr>
            <w:tcW w:w="1260" w:type="dxa"/>
            <w:tcBorders>
              <w:top w:val="outset" w:sz="6" w:space="0" w:color="auto"/>
              <w:left w:val="outset" w:sz="6" w:space="0" w:color="auto"/>
              <w:bottom w:val="outset" w:sz="6" w:space="0" w:color="auto"/>
              <w:right w:val="outset" w:sz="6" w:space="0" w:color="auto"/>
            </w:tcBorders>
          </w:tcPr>
          <w:p w14:paraId="268B2EE4" w14:textId="77777777" w:rsidR="00270475" w:rsidRPr="00584AEA" w:rsidRDefault="00270475" w:rsidP="00096A24">
            <w:pPr>
              <w:jc w:val="both"/>
              <w:rPr>
                <w:rFonts w:ascii="Arrus" w:hAnsi="Arrus"/>
              </w:rPr>
            </w:pPr>
            <w:r w:rsidRPr="00584AEA">
              <w:rPr>
                <w:rFonts w:ascii="Arrus" w:hAnsi="Arrus"/>
                <w:sz w:val="22"/>
                <w:szCs w:val="22"/>
              </w:rPr>
              <w:t>34.2</w:t>
            </w:r>
          </w:p>
        </w:tc>
        <w:tc>
          <w:tcPr>
            <w:tcW w:w="720" w:type="dxa"/>
            <w:tcBorders>
              <w:top w:val="outset" w:sz="6" w:space="0" w:color="auto"/>
              <w:left w:val="outset" w:sz="6" w:space="0" w:color="auto"/>
              <w:bottom w:val="outset" w:sz="6" w:space="0" w:color="auto"/>
              <w:right w:val="outset" w:sz="6" w:space="0" w:color="auto"/>
            </w:tcBorders>
          </w:tcPr>
          <w:p w14:paraId="268B2EE5" w14:textId="77777777" w:rsidR="00270475" w:rsidRPr="00584AEA" w:rsidRDefault="00270475" w:rsidP="00096A24">
            <w:pPr>
              <w:jc w:val="both"/>
              <w:rPr>
                <w:rFonts w:ascii="Arrus" w:hAnsi="Arrus"/>
              </w:rPr>
            </w:pPr>
            <w:r w:rsidRPr="00584AEA">
              <w:rPr>
                <w:rFonts w:ascii="Arrus" w:hAnsi="Arrus"/>
                <w:sz w:val="22"/>
                <w:szCs w:val="22"/>
              </w:rPr>
              <w:t>25.9</w:t>
            </w:r>
          </w:p>
        </w:tc>
        <w:tc>
          <w:tcPr>
            <w:tcW w:w="810" w:type="dxa"/>
            <w:tcBorders>
              <w:top w:val="outset" w:sz="6" w:space="0" w:color="auto"/>
              <w:left w:val="outset" w:sz="6" w:space="0" w:color="auto"/>
              <w:bottom w:val="outset" w:sz="6" w:space="0" w:color="auto"/>
              <w:right w:val="outset" w:sz="6" w:space="0" w:color="auto"/>
            </w:tcBorders>
          </w:tcPr>
          <w:p w14:paraId="268B2EE6" w14:textId="77777777" w:rsidR="00270475" w:rsidRPr="00584AEA" w:rsidRDefault="00270475" w:rsidP="00096A24">
            <w:pPr>
              <w:jc w:val="both"/>
              <w:rPr>
                <w:rFonts w:ascii="Arrus" w:hAnsi="Arrus"/>
              </w:rPr>
            </w:pPr>
            <w:r w:rsidRPr="00584AEA">
              <w:rPr>
                <w:rFonts w:ascii="Arrus" w:hAnsi="Arrus"/>
                <w:sz w:val="22"/>
                <w:szCs w:val="22"/>
              </w:rPr>
              <w:t>19.5</w:t>
            </w:r>
          </w:p>
        </w:tc>
      </w:tr>
      <w:tr w:rsidR="00270475" w:rsidRPr="00584AEA" w14:paraId="268B2EEF"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EE8" w14:textId="77777777" w:rsidR="00270475" w:rsidRPr="00584AEA" w:rsidRDefault="00270475" w:rsidP="00096A24">
            <w:pPr>
              <w:jc w:val="both"/>
              <w:rPr>
                <w:rFonts w:ascii="Arrus" w:hAnsi="Arrus"/>
              </w:rPr>
            </w:pPr>
            <w:r w:rsidRPr="00584AEA">
              <w:rPr>
                <w:rFonts w:ascii="Arrus" w:hAnsi="Arrus"/>
                <w:sz w:val="22"/>
                <w:szCs w:val="22"/>
              </w:rPr>
              <w:lastRenderedPageBreak/>
              <w:t>Kerala</w:t>
            </w:r>
          </w:p>
        </w:tc>
        <w:tc>
          <w:tcPr>
            <w:tcW w:w="900" w:type="dxa"/>
            <w:tcBorders>
              <w:top w:val="outset" w:sz="6" w:space="0" w:color="auto"/>
              <w:left w:val="outset" w:sz="6" w:space="0" w:color="auto"/>
              <w:bottom w:val="outset" w:sz="6" w:space="0" w:color="auto"/>
              <w:right w:val="outset" w:sz="6" w:space="0" w:color="auto"/>
            </w:tcBorders>
          </w:tcPr>
          <w:p w14:paraId="268B2EE9" w14:textId="77777777" w:rsidR="00270475" w:rsidRPr="00584AEA" w:rsidRDefault="00270475" w:rsidP="00096A24">
            <w:pPr>
              <w:jc w:val="both"/>
              <w:rPr>
                <w:rFonts w:ascii="Arrus" w:hAnsi="Arrus"/>
              </w:rPr>
            </w:pPr>
            <w:r w:rsidRPr="00584AEA">
              <w:rPr>
                <w:rFonts w:ascii="Arrus" w:hAnsi="Arrus"/>
                <w:sz w:val="22"/>
                <w:szCs w:val="22"/>
              </w:rPr>
              <w:t>27.6</w:t>
            </w:r>
          </w:p>
        </w:tc>
        <w:tc>
          <w:tcPr>
            <w:tcW w:w="990" w:type="dxa"/>
            <w:tcBorders>
              <w:top w:val="outset" w:sz="6" w:space="0" w:color="auto"/>
              <w:left w:val="outset" w:sz="6" w:space="0" w:color="auto"/>
              <w:bottom w:val="outset" w:sz="6" w:space="0" w:color="auto"/>
              <w:right w:val="outset" w:sz="6" w:space="0" w:color="auto"/>
            </w:tcBorders>
          </w:tcPr>
          <w:p w14:paraId="268B2EEA" w14:textId="77777777" w:rsidR="00270475" w:rsidRPr="00584AEA" w:rsidRDefault="00270475" w:rsidP="00096A24">
            <w:pPr>
              <w:jc w:val="both"/>
              <w:rPr>
                <w:rFonts w:ascii="Arrus" w:hAnsi="Arrus"/>
              </w:rPr>
            </w:pPr>
            <w:r w:rsidRPr="00584AEA">
              <w:rPr>
                <w:rFonts w:ascii="Arrus" w:hAnsi="Arrus"/>
                <w:sz w:val="22"/>
                <w:szCs w:val="22"/>
              </w:rPr>
              <w:t>23.7</w:t>
            </w:r>
          </w:p>
        </w:tc>
        <w:tc>
          <w:tcPr>
            <w:tcW w:w="810" w:type="dxa"/>
            <w:tcBorders>
              <w:top w:val="outset" w:sz="6" w:space="0" w:color="auto"/>
              <w:left w:val="outset" w:sz="6" w:space="0" w:color="auto"/>
              <w:bottom w:val="outset" w:sz="6" w:space="0" w:color="auto"/>
              <w:right w:val="outset" w:sz="6" w:space="0" w:color="auto"/>
            </w:tcBorders>
          </w:tcPr>
          <w:p w14:paraId="268B2EEB" w14:textId="77777777" w:rsidR="00270475" w:rsidRPr="00584AEA" w:rsidRDefault="00270475" w:rsidP="00096A24">
            <w:pPr>
              <w:jc w:val="both"/>
              <w:rPr>
                <w:rFonts w:ascii="Arrus" w:hAnsi="Arrus"/>
              </w:rPr>
            </w:pPr>
            <w:r w:rsidRPr="00584AEA">
              <w:rPr>
                <w:rFonts w:ascii="Arrus" w:hAnsi="Arrus"/>
                <w:sz w:val="22"/>
                <w:szCs w:val="22"/>
              </w:rPr>
              <w:t>17.1</w:t>
            </w:r>
          </w:p>
        </w:tc>
        <w:tc>
          <w:tcPr>
            <w:tcW w:w="1260" w:type="dxa"/>
            <w:tcBorders>
              <w:top w:val="outset" w:sz="6" w:space="0" w:color="auto"/>
              <w:left w:val="outset" w:sz="6" w:space="0" w:color="auto"/>
              <w:bottom w:val="outset" w:sz="6" w:space="0" w:color="auto"/>
              <w:right w:val="outset" w:sz="6" w:space="0" w:color="auto"/>
            </w:tcBorders>
          </w:tcPr>
          <w:p w14:paraId="268B2EEC" w14:textId="77777777" w:rsidR="00270475" w:rsidRPr="00584AEA" w:rsidRDefault="00270475" w:rsidP="00096A24">
            <w:pPr>
              <w:jc w:val="both"/>
              <w:rPr>
                <w:rFonts w:ascii="Arrus" w:hAnsi="Arrus"/>
              </w:rPr>
            </w:pPr>
            <w:r w:rsidRPr="00584AEA">
              <w:rPr>
                <w:rFonts w:ascii="Arrus" w:hAnsi="Arrus"/>
                <w:sz w:val="22"/>
                <w:szCs w:val="22"/>
              </w:rPr>
              <w:t>23.7</w:t>
            </w:r>
          </w:p>
        </w:tc>
        <w:tc>
          <w:tcPr>
            <w:tcW w:w="720" w:type="dxa"/>
            <w:tcBorders>
              <w:top w:val="outset" w:sz="6" w:space="0" w:color="auto"/>
              <w:left w:val="outset" w:sz="6" w:space="0" w:color="auto"/>
              <w:bottom w:val="outset" w:sz="6" w:space="0" w:color="auto"/>
              <w:right w:val="outset" w:sz="6" w:space="0" w:color="auto"/>
            </w:tcBorders>
          </w:tcPr>
          <w:p w14:paraId="268B2EED" w14:textId="77777777" w:rsidR="00270475" w:rsidRPr="00584AEA" w:rsidRDefault="00270475" w:rsidP="00096A24">
            <w:pPr>
              <w:jc w:val="both"/>
              <w:rPr>
                <w:rFonts w:ascii="Arrus" w:hAnsi="Arrus"/>
              </w:rPr>
            </w:pPr>
            <w:r w:rsidRPr="00584AEA">
              <w:rPr>
                <w:rFonts w:ascii="Arrus" w:hAnsi="Arrus"/>
                <w:sz w:val="22"/>
                <w:szCs w:val="22"/>
              </w:rPr>
              <w:t>18.4</w:t>
            </w:r>
          </w:p>
        </w:tc>
        <w:tc>
          <w:tcPr>
            <w:tcW w:w="810" w:type="dxa"/>
            <w:tcBorders>
              <w:top w:val="outset" w:sz="6" w:space="0" w:color="auto"/>
              <w:left w:val="outset" w:sz="6" w:space="0" w:color="auto"/>
              <w:bottom w:val="outset" w:sz="6" w:space="0" w:color="auto"/>
              <w:right w:val="outset" w:sz="6" w:space="0" w:color="auto"/>
            </w:tcBorders>
          </w:tcPr>
          <w:p w14:paraId="268B2EEE" w14:textId="77777777" w:rsidR="00270475" w:rsidRPr="00584AEA" w:rsidRDefault="00270475" w:rsidP="00096A24">
            <w:pPr>
              <w:jc w:val="both"/>
              <w:rPr>
                <w:rFonts w:ascii="Arrus" w:hAnsi="Arrus"/>
              </w:rPr>
            </w:pPr>
            <w:r w:rsidRPr="00584AEA">
              <w:rPr>
                <w:rFonts w:ascii="Arrus" w:hAnsi="Arrus"/>
                <w:sz w:val="22"/>
                <w:szCs w:val="22"/>
              </w:rPr>
              <w:t>12.1</w:t>
            </w:r>
          </w:p>
        </w:tc>
      </w:tr>
      <w:tr w:rsidR="00270475" w:rsidRPr="00584AEA" w14:paraId="268B2EF7"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EF0" w14:textId="77777777" w:rsidR="00270475" w:rsidRPr="00584AEA" w:rsidRDefault="00270475" w:rsidP="00096A24">
            <w:pPr>
              <w:jc w:val="both"/>
              <w:rPr>
                <w:rFonts w:ascii="Arrus" w:hAnsi="Arrus"/>
              </w:rPr>
            </w:pPr>
            <w:r w:rsidRPr="00584AEA">
              <w:rPr>
                <w:rFonts w:ascii="Arrus" w:hAnsi="Arrus"/>
                <w:sz w:val="22"/>
                <w:szCs w:val="22"/>
              </w:rPr>
              <w:t>Madhya Pradesh</w:t>
            </w:r>
          </w:p>
        </w:tc>
        <w:tc>
          <w:tcPr>
            <w:tcW w:w="900" w:type="dxa"/>
            <w:tcBorders>
              <w:top w:val="outset" w:sz="6" w:space="0" w:color="auto"/>
              <w:left w:val="outset" w:sz="6" w:space="0" w:color="auto"/>
              <w:bottom w:val="outset" w:sz="6" w:space="0" w:color="auto"/>
              <w:right w:val="outset" w:sz="6" w:space="0" w:color="auto"/>
            </w:tcBorders>
          </w:tcPr>
          <w:p w14:paraId="268B2EF1" w14:textId="77777777" w:rsidR="00270475" w:rsidRPr="00584AEA" w:rsidRDefault="00270475" w:rsidP="00096A24">
            <w:pPr>
              <w:jc w:val="both"/>
              <w:rPr>
                <w:rFonts w:ascii="Arrus" w:hAnsi="Arrus"/>
              </w:rPr>
            </w:pPr>
            <w:r w:rsidRPr="00584AEA">
              <w:rPr>
                <w:rFonts w:ascii="Arrus" w:hAnsi="Arrus"/>
                <w:sz w:val="22"/>
                <w:szCs w:val="22"/>
              </w:rPr>
              <w:t>36.4</w:t>
            </w:r>
          </w:p>
        </w:tc>
        <w:tc>
          <w:tcPr>
            <w:tcW w:w="990" w:type="dxa"/>
            <w:tcBorders>
              <w:top w:val="outset" w:sz="6" w:space="0" w:color="auto"/>
              <w:left w:val="outset" w:sz="6" w:space="0" w:color="auto"/>
              <w:bottom w:val="outset" w:sz="6" w:space="0" w:color="auto"/>
              <w:right w:val="outset" w:sz="6" w:space="0" w:color="auto"/>
            </w:tcBorders>
          </w:tcPr>
          <w:p w14:paraId="268B2EF2" w14:textId="77777777" w:rsidR="00270475" w:rsidRPr="00584AEA" w:rsidRDefault="00270475" w:rsidP="00096A24">
            <w:pPr>
              <w:jc w:val="both"/>
              <w:rPr>
                <w:rFonts w:ascii="Arrus" w:hAnsi="Arrus"/>
              </w:rPr>
            </w:pPr>
            <w:r w:rsidRPr="00584AEA">
              <w:rPr>
                <w:rFonts w:ascii="Arrus" w:hAnsi="Arrus"/>
                <w:sz w:val="22"/>
                <w:szCs w:val="22"/>
              </w:rPr>
              <w:t>48.3</w:t>
            </w:r>
          </w:p>
        </w:tc>
        <w:tc>
          <w:tcPr>
            <w:tcW w:w="810" w:type="dxa"/>
            <w:tcBorders>
              <w:top w:val="outset" w:sz="6" w:space="0" w:color="auto"/>
              <w:left w:val="outset" w:sz="6" w:space="0" w:color="auto"/>
              <w:bottom w:val="outset" w:sz="6" w:space="0" w:color="auto"/>
              <w:right w:val="outset" w:sz="6" w:space="0" w:color="auto"/>
            </w:tcBorders>
          </w:tcPr>
          <w:p w14:paraId="268B2EF3" w14:textId="77777777" w:rsidR="00270475" w:rsidRPr="00584AEA" w:rsidRDefault="00270475" w:rsidP="00096A24">
            <w:pPr>
              <w:jc w:val="both"/>
              <w:rPr>
                <w:rFonts w:ascii="Arrus" w:hAnsi="Arrus"/>
              </w:rPr>
            </w:pPr>
            <w:r w:rsidRPr="00584AEA">
              <w:rPr>
                <w:rFonts w:ascii="Arrus" w:hAnsi="Arrus"/>
                <w:sz w:val="22"/>
                <w:szCs w:val="22"/>
              </w:rPr>
              <w:t>31.7</w:t>
            </w:r>
          </w:p>
        </w:tc>
        <w:tc>
          <w:tcPr>
            <w:tcW w:w="1260" w:type="dxa"/>
            <w:tcBorders>
              <w:top w:val="outset" w:sz="6" w:space="0" w:color="auto"/>
              <w:left w:val="outset" w:sz="6" w:space="0" w:color="auto"/>
              <w:bottom w:val="outset" w:sz="6" w:space="0" w:color="auto"/>
              <w:right w:val="outset" w:sz="6" w:space="0" w:color="auto"/>
            </w:tcBorders>
          </w:tcPr>
          <w:p w14:paraId="268B2EF4" w14:textId="77777777" w:rsidR="00270475" w:rsidRPr="00584AEA" w:rsidRDefault="00270475" w:rsidP="00096A24">
            <w:pPr>
              <w:jc w:val="both"/>
              <w:rPr>
                <w:rFonts w:ascii="Arrus" w:hAnsi="Arrus"/>
              </w:rPr>
            </w:pPr>
            <w:r w:rsidRPr="00584AEA">
              <w:rPr>
                <w:rFonts w:ascii="Arrus" w:hAnsi="Arrus"/>
                <w:sz w:val="22"/>
                <w:szCs w:val="22"/>
              </w:rPr>
              <w:t>31.7</w:t>
            </w:r>
          </w:p>
        </w:tc>
        <w:tc>
          <w:tcPr>
            <w:tcW w:w="720" w:type="dxa"/>
            <w:tcBorders>
              <w:top w:val="outset" w:sz="6" w:space="0" w:color="auto"/>
              <w:left w:val="outset" w:sz="6" w:space="0" w:color="auto"/>
              <w:bottom w:val="outset" w:sz="6" w:space="0" w:color="auto"/>
              <w:right w:val="outset" w:sz="6" w:space="0" w:color="auto"/>
            </w:tcBorders>
          </w:tcPr>
          <w:p w14:paraId="268B2EF5" w14:textId="77777777" w:rsidR="00270475" w:rsidRPr="00584AEA" w:rsidRDefault="00270475" w:rsidP="00096A24">
            <w:pPr>
              <w:jc w:val="both"/>
              <w:rPr>
                <w:rFonts w:ascii="Arrus" w:hAnsi="Arrus"/>
              </w:rPr>
            </w:pPr>
            <w:r w:rsidRPr="00584AEA">
              <w:rPr>
                <w:rFonts w:ascii="Arrus" w:hAnsi="Arrus"/>
                <w:sz w:val="22"/>
                <w:szCs w:val="22"/>
              </w:rPr>
              <w:t>35.1</w:t>
            </w:r>
          </w:p>
        </w:tc>
        <w:tc>
          <w:tcPr>
            <w:tcW w:w="810" w:type="dxa"/>
            <w:tcBorders>
              <w:top w:val="outset" w:sz="6" w:space="0" w:color="auto"/>
              <w:left w:val="outset" w:sz="6" w:space="0" w:color="auto"/>
              <w:bottom w:val="outset" w:sz="6" w:space="0" w:color="auto"/>
              <w:right w:val="outset" w:sz="6" w:space="0" w:color="auto"/>
            </w:tcBorders>
          </w:tcPr>
          <w:p w14:paraId="268B2EF6" w14:textId="77777777" w:rsidR="00270475" w:rsidRPr="00584AEA" w:rsidRDefault="00270475" w:rsidP="00096A24">
            <w:pPr>
              <w:jc w:val="both"/>
              <w:rPr>
                <w:rFonts w:ascii="Arrus" w:hAnsi="Arrus"/>
              </w:rPr>
            </w:pPr>
            <w:r w:rsidRPr="00584AEA">
              <w:rPr>
                <w:rFonts w:ascii="Arrus" w:hAnsi="Arrus"/>
                <w:sz w:val="22"/>
                <w:szCs w:val="22"/>
              </w:rPr>
              <w:t>22.8</w:t>
            </w:r>
          </w:p>
        </w:tc>
      </w:tr>
      <w:tr w:rsidR="00270475" w:rsidRPr="00584AEA" w14:paraId="268B2EFF"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EF8" w14:textId="77777777" w:rsidR="00270475" w:rsidRPr="00584AEA" w:rsidRDefault="00270475" w:rsidP="00096A24">
            <w:pPr>
              <w:jc w:val="both"/>
              <w:rPr>
                <w:rFonts w:ascii="Arrus" w:hAnsi="Arrus"/>
              </w:rPr>
            </w:pPr>
            <w:r w:rsidRPr="00584AEA">
              <w:rPr>
                <w:rFonts w:ascii="Arrus" w:hAnsi="Arrus"/>
                <w:sz w:val="22"/>
                <w:szCs w:val="22"/>
              </w:rPr>
              <w:t>Maharashtra</w:t>
            </w:r>
          </w:p>
        </w:tc>
        <w:tc>
          <w:tcPr>
            <w:tcW w:w="900" w:type="dxa"/>
            <w:tcBorders>
              <w:top w:val="outset" w:sz="6" w:space="0" w:color="auto"/>
              <w:left w:val="outset" w:sz="6" w:space="0" w:color="auto"/>
              <w:bottom w:val="outset" w:sz="6" w:space="0" w:color="auto"/>
              <w:right w:val="outset" w:sz="6" w:space="0" w:color="auto"/>
            </w:tcBorders>
          </w:tcPr>
          <w:p w14:paraId="268B2EF9" w14:textId="77777777" w:rsidR="00270475" w:rsidRPr="00584AEA" w:rsidRDefault="00270475" w:rsidP="00096A24">
            <w:pPr>
              <w:jc w:val="both"/>
              <w:rPr>
                <w:rFonts w:ascii="Arrus" w:hAnsi="Arrus"/>
              </w:rPr>
            </w:pPr>
            <w:r w:rsidRPr="00584AEA">
              <w:rPr>
                <w:rFonts w:ascii="Arrus" w:hAnsi="Arrus"/>
                <w:sz w:val="22"/>
                <w:szCs w:val="22"/>
              </w:rPr>
              <w:t>44.0</w:t>
            </w:r>
          </w:p>
        </w:tc>
        <w:tc>
          <w:tcPr>
            <w:tcW w:w="990" w:type="dxa"/>
            <w:tcBorders>
              <w:top w:val="outset" w:sz="6" w:space="0" w:color="auto"/>
              <w:left w:val="outset" w:sz="6" w:space="0" w:color="auto"/>
              <w:bottom w:val="outset" w:sz="6" w:space="0" w:color="auto"/>
              <w:right w:val="outset" w:sz="6" w:space="0" w:color="auto"/>
            </w:tcBorders>
          </w:tcPr>
          <w:p w14:paraId="268B2EFA" w14:textId="77777777" w:rsidR="00270475" w:rsidRPr="00584AEA" w:rsidRDefault="00270475" w:rsidP="00096A24">
            <w:pPr>
              <w:jc w:val="both"/>
              <w:rPr>
                <w:rFonts w:ascii="Arrus" w:hAnsi="Arrus"/>
              </w:rPr>
            </w:pPr>
            <w:r w:rsidRPr="00584AEA">
              <w:rPr>
                <w:rFonts w:ascii="Arrus" w:hAnsi="Arrus"/>
                <w:sz w:val="22"/>
                <w:szCs w:val="22"/>
              </w:rPr>
              <w:t>47.9</w:t>
            </w:r>
          </w:p>
        </w:tc>
        <w:tc>
          <w:tcPr>
            <w:tcW w:w="810" w:type="dxa"/>
            <w:tcBorders>
              <w:top w:val="outset" w:sz="6" w:space="0" w:color="auto"/>
              <w:left w:val="outset" w:sz="6" w:space="0" w:color="auto"/>
              <w:bottom w:val="outset" w:sz="6" w:space="0" w:color="auto"/>
              <w:right w:val="outset" w:sz="6" w:space="0" w:color="auto"/>
            </w:tcBorders>
          </w:tcPr>
          <w:p w14:paraId="268B2EFB" w14:textId="77777777" w:rsidR="00270475" w:rsidRPr="00584AEA" w:rsidRDefault="00270475" w:rsidP="00096A24">
            <w:pPr>
              <w:jc w:val="both"/>
              <w:rPr>
                <w:rFonts w:ascii="Arrus" w:hAnsi="Arrus"/>
              </w:rPr>
            </w:pPr>
            <w:r w:rsidRPr="00584AEA">
              <w:rPr>
                <w:rFonts w:ascii="Arrus" w:hAnsi="Arrus"/>
                <w:sz w:val="22"/>
                <w:szCs w:val="22"/>
              </w:rPr>
              <w:t>30.9</w:t>
            </w:r>
          </w:p>
        </w:tc>
        <w:tc>
          <w:tcPr>
            <w:tcW w:w="1260" w:type="dxa"/>
            <w:tcBorders>
              <w:top w:val="outset" w:sz="6" w:space="0" w:color="auto"/>
              <w:left w:val="outset" w:sz="6" w:space="0" w:color="auto"/>
              <w:bottom w:val="outset" w:sz="6" w:space="0" w:color="auto"/>
              <w:right w:val="outset" w:sz="6" w:space="0" w:color="auto"/>
            </w:tcBorders>
          </w:tcPr>
          <w:p w14:paraId="268B2EFC" w14:textId="77777777" w:rsidR="00270475" w:rsidRPr="00584AEA" w:rsidRDefault="00270475" w:rsidP="00096A24">
            <w:pPr>
              <w:jc w:val="both"/>
              <w:rPr>
                <w:rFonts w:ascii="Arrus" w:hAnsi="Arrus"/>
              </w:rPr>
            </w:pPr>
            <w:r w:rsidRPr="00584AEA">
              <w:rPr>
                <w:rFonts w:ascii="Arrus" w:hAnsi="Arrus"/>
                <w:sz w:val="22"/>
                <w:szCs w:val="22"/>
              </w:rPr>
              <w:t>30.2</w:t>
            </w:r>
          </w:p>
        </w:tc>
        <w:tc>
          <w:tcPr>
            <w:tcW w:w="720" w:type="dxa"/>
            <w:tcBorders>
              <w:top w:val="outset" w:sz="6" w:space="0" w:color="auto"/>
              <w:left w:val="outset" w:sz="6" w:space="0" w:color="auto"/>
              <w:bottom w:val="outset" w:sz="6" w:space="0" w:color="auto"/>
              <w:right w:val="outset" w:sz="6" w:space="0" w:color="auto"/>
            </w:tcBorders>
          </w:tcPr>
          <w:p w14:paraId="268B2EFD" w14:textId="77777777" w:rsidR="00270475" w:rsidRPr="00584AEA" w:rsidRDefault="00270475" w:rsidP="00096A24">
            <w:pPr>
              <w:jc w:val="both"/>
              <w:rPr>
                <w:rFonts w:ascii="Arrus" w:hAnsi="Arrus"/>
              </w:rPr>
            </w:pPr>
            <w:r w:rsidRPr="00584AEA">
              <w:rPr>
                <w:rFonts w:ascii="Arrus" w:hAnsi="Arrus"/>
                <w:sz w:val="22"/>
                <w:szCs w:val="22"/>
              </w:rPr>
              <w:t>25.6</w:t>
            </w:r>
          </w:p>
        </w:tc>
        <w:tc>
          <w:tcPr>
            <w:tcW w:w="810" w:type="dxa"/>
            <w:tcBorders>
              <w:top w:val="outset" w:sz="6" w:space="0" w:color="auto"/>
              <w:left w:val="outset" w:sz="6" w:space="0" w:color="auto"/>
              <w:bottom w:val="outset" w:sz="6" w:space="0" w:color="auto"/>
              <w:right w:val="outset" w:sz="6" w:space="0" w:color="auto"/>
            </w:tcBorders>
          </w:tcPr>
          <w:p w14:paraId="268B2EFE" w14:textId="77777777" w:rsidR="00270475" w:rsidRPr="00584AEA" w:rsidRDefault="00270475" w:rsidP="00096A24">
            <w:pPr>
              <w:jc w:val="both"/>
              <w:rPr>
                <w:rFonts w:ascii="Arrus" w:hAnsi="Arrus"/>
              </w:rPr>
            </w:pPr>
            <w:r w:rsidRPr="00584AEA">
              <w:rPr>
                <w:rFonts w:ascii="Arrus" w:hAnsi="Arrus"/>
                <w:sz w:val="22"/>
                <w:szCs w:val="22"/>
              </w:rPr>
              <w:t>18.3</w:t>
            </w:r>
          </w:p>
        </w:tc>
      </w:tr>
      <w:tr w:rsidR="00270475" w:rsidRPr="00584AEA" w14:paraId="268B2F07"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F00" w14:textId="77777777" w:rsidR="00270475" w:rsidRPr="00584AEA" w:rsidRDefault="00270475" w:rsidP="00096A24">
            <w:pPr>
              <w:jc w:val="both"/>
              <w:rPr>
                <w:rFonts w:ascii="Arrus" w:hAnsi="Arrus"/>
              </w:rPr>
            </w:pPr>
            <w:r w:rsidRPr="00584AEA">
              <w:rPr>
                <w:rFonts w:ascii="Arrus" w:hAnsi="Arrus"/>
                <w:sz w:val="22"/>
                <w:szCs w:val="22"/>
              </w:rPr>
              <w:t>Punjab</w:t>
            </w:r>
          </w:p>
        </w:tc>
        <w:tc>
          <w:tcPr>
            <w:tcW w:w="900" w:type="dxa"/>
            <w:tcBorders>
              <w:top w:val="outset" w:sz="6" w:space="0" w:color="auto"/>
              <w:left w:val="outset" w:sz="6" w:space="0" w:color="auto"/>
              <w:bottom w:val="outset" w:sz="6" w:space="0" w:color="auto"/>
              <w:right w:val="outset" w:sz="6" w:space="0" w:color="auto"/>
            </w:tcBorders>
          </w:tcPr>
          <w:p w14:paraId="268B2F01" w14:textId="77777777" w:rsidR="00270475" w:rsidRPr="00584AEA" w:rsidRDefault="00270475" w:rsidP="00096A24">
            <w:pPr>
              <w:jc w:val="both"/>
              <w:rPr>
                <w:rFonts w:ascii="Arrus" w:hAnsi="Arrus"/>
              </w:rPr>
            </w:pPr>
            <w:r w:rsidRPr="00584AEA">
              <w:rPr>
                <w:rFonts w:ascii="Arrus" w:hAnsi="Arrus"/>
                <w:sz w:val="22"/>
                <w:szCs w:val="22"/>
              </w:rPr>
              <w:t>50.8</w:t>
            </w:r>
          </w:p>
        </w:tc>
        <w:tc>
          <w:tcPr>
            <w:tcW w:w="990" w:type="dxa"/>
            <w:tcBorders>
              <w:top w:val="outset" w:sz="6" w:space="0" w:color="auto"/>
              <w:left w:val="outset" w:sz="6" w:space="0" w:color="auto"/>
              <w:bottom w:val="outset" w:sz="6" w:space="0" w:color="auto"/>
              <w:right w:val="outset" w:sz="6" w:space="0" w:color="auto"/>
            </w:tcBorders>
          </w:tcPr>
          <w:p w14:paraId="268B2F02" w14:textId="77777777" w:rsidR="00270475" w:rsidRPr="00584AEA" w:rsidRDefault="00270475" w:rsidP="00096A24">
            <w:pPr>
              <w:jc w:val="both"/>
              <w:rPr>
                <w:rFonts w:ascii="Arrus" w:hAnsi="Arrus"/>
              </w:rPr>
            </w:pPr>
            <w:r w:rsidRPr="00584AEA">
              <w:rPr>
                <w:rFonts w:ascii="Arrus" w:hAnsi="Arrus"/>
                <w:sz w:val="22"/>
                <w:szCs w:val="22"/>
              </w:rPr>
              <w:t>40.5</w:t>
            </w:r>
          </w:p>
        </w:tc>
        <w:tc>
          <w:tcPr>
            <w:tcW w:w="810" w:type="dxa"/>
            <w:tcBorders>
              <w:top w:val="outset" w:sz="6" w:space="0" w:color="auto"/>
              <w:left w:val="outset" w:sz="6" w:space="0" w:color="auto"/>
              <w:bottom w:val="outset" w:sz="6" w:space="0" w:color="auto"/>
              <w:right w:val="outset" w:sz="6" w:space="0" w:color="auto"/>
            </w:tcBorders>
          </w:tcPr>
          <w:p w14:paraId="268B2F03" w14:textId="77777777" w:rsidR="00270475" w:rsidRPr="00584AEA" w:rsidRDefault="00270475" w:rsidP="00096A24">
            <w:pPr>
              <w:jc w:val="both"/>
              <w:rPr>
                <w:rFonts w:ascii="Arrus" w:hAnsi="Arrus"/>
              </w:rPr>
            </w:pPr>
            <w:r w:rsidRPr="00584AEA">
              <w:rPr>
                <w:rFonts w:ascii="Arrus" w:hAnsi="Arrus"/>
                <w:sz w:val="22"/>
                <w:szCs w:val="22"/>
              </w:rPr>
              <w:t>23.7</w:t>
            </w:r>
          </w:p>
        </w:tc>
        <w:tc>
          <w:tcPr>
            <w:tcW w:w="1260" w:type="dxa"/>
            <w:tcBorders>
              <w:top w:val="outset" w:sz="6" w:space="0" w:color="auto"/>
              <w:left w:val="outset" w:sz="6" w:space="0" w:color="auto"/>
              <w:bottom w:val="outset" w:sz="6" w:space="0" w:color="auto"/>
              <w:right w:val="outset" w:sz="6" w:space="0" w:color="auto"/>
            </w:tcBorders>
          </w:tcPr>
          <w:p w14:paraId="268B2F04" w14:textId="77777777" w:rsidR="00270475" w:rsidRPr="00584AEA" w:rsidRDefault="00270475" w:rsidP="00096A24">
            <w:pPr>
              <w:jc w:val="both"/>
              <w:rPr>
                <w:rFonts w:ascii="Arrus" w:hAnsi="Arrus"/>
              </w:rPr>
            </w:pPr>
            <w:r w:rsidRPr="00584AEA">
              <w:rPr>
                <w:rFonts w:ascii="Arrus" w:hAnsi="Arrus"/>
                <w:sz w:val="22"/>
                <w:szCs w:val="22"/>
              </w:rPr>
              <w:t>27.2</w:t>
            </w:r>
          </w:p>
        </w:tc>
        <w:tc>
          <w:tcPr>
            <w:tcW w:w="720" w:type="dxa"/>
            <w:tcBorders>
              <w:top w:val="outset" w:sz="6" w:space="0" w:color="auto"/>
              <w:left w:val="outset" w:sz="6" w:space="0" w:color="auto"/>
              <w:bottom w:val="outset" w:sz="6" w:space="0" w:color="auto"/>
              <w:right w:val="outset" w:sz="6" w:space="0" w:color="auto"/>
            </w:tcBorders>
          </w:tcPr>
          <w:p w14:paraId="268B2F05" w14:textId="77777777" w:rsidR="00270475" w:rsidRPr="00584AEA" w:rsidRDefault="00270475" w:rsidP="00096A24">
            <w:pPr>
              <w:jc w:val="both"/>
              <w:rPr>
                <w:rFonts w:ascii="Arrus" w:hAnsi="Arrus"/>
              </w:rPr>
            </w:pPr>
            <w:r w:rsidRPr="00584AEA">
              <w:rPr>
                <w:rFonts w:ascii="Arrus" w:hAnsi="Arrus"/>
                <w:sz w:val="22"/>
                <w:szCs w:val="22"/>
              </w:rPr>
              <w:t>18.7</w:t>
            </w:r>
          </w:p>
        </w:tc>
        <w:tc>
          <w:tcPr>
            <w:tcW w:w="810" w:type="dxa"/>
            <w:tcBorders>
              <w:top w:val="outset" w:sz="6" w:space="0" w:color="auto"/>
              <w:left w:val="outset" w:sz="6" w:space="0" w:color="auto"/>
              <w:bottom w:val="outset" w:sz="6" w:space="0" w:color="auto"/>
              <w:right w:val="outset" w:sz="6" w:space="0" w:color="auto"/>
            </w:tcBorders>
          </w:tcPr>
          <w:p w14:paraId="268B2F06" w14:textId="77777777" w:rsidR="00270475" w:rsidRPr="00584AEA" w:rsidRDefault="00270475" w:rsidP="00096A24">
            <w:pPr>
              <w:jc w:val="both"/>
              <w:rPr>
                <w:rFonts w:ascii="Arrus" w:hAnsi="Arrus"/>
              </w:rPr>
            </w:pPr>
            <w:r w:rsidRPr="00584AEA">
              <w:rPr>
                <w:rFonts w:ascii="Arrus" w:hAnsi="Arrus"/>
                <w:sz w:val="22"/>
                <w:szCs w:val="22"/>
              </w:rPr>
              <w:t>18.0</w:t>
            </w:r>
          </w:p>
        </w:tc>
      </w:tr>
      <w:tr w:rsidR="00270475" w:rsidRPr="00584AEA" w14:paraId="268B2F0F"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F08" w14:textId="77777777" w:rsidR="00270475" w:rsidRPr="00584AEA" w:rsidRDefault="00270475" w:rsidP="00096A24">
            <w:pPr>
              <w:jc w:val="both"/>
              <w:rPr>
                <w:rFonts w:ascii="Arrus" w:hAnsi="Arrus"/>
              </w:rPr>
            </w:pPr>
            <w:r w:rsidRPr="00584AEA">
              <w:rPr>
                <w:rFonts w:ascii="Arrus" w:hAnsi="Arrus"/>
                <w:sz w:val="22"/>
                <w:szCs w:val="22"/>
              </w:rPr>
              <w:t>Rajasthan</w:t>
            </w:r>
          </w:p>
        </w:tc>
        <w:tc>
          <w:tcPr>
            <w:tcW w:w="900" w:type="dxa"/>
            <w:tcBorders>
              <w:top w:val="outset" w:sz="6" w:space="0" w:color="auto"/>
              <w:left w:val="outset" w:sz="6" w:space="0" w:color="auto"/>
              <w:bottom w:val="outset" w:sz="6" w:space="0" w:color="auto"/>
              <w:right w:val="outset" w:sz="6" w:space="0" w:color="auto"/>
            </w:tcBorders>
          </w:tcPr>
          <w:p w14:paraId="268B2F09" w14:textId="77777777" w:rsidR="00270475" w:rsidRPr="00584AEA" w:rsidRDefault="00270475" w:rsidP="00096A24">
            <w:pPr>
              <w:jc w:val="both"/>
              <w:rPr>
                <w:rFonts w:ascii="Arrus" w:hAnsi="Arrus"/>
              </w:rPr>
            </w:pPr>
            <w:r w:rsidRPr="00584AEA">
              <w:rPr>
                <w:rFonts w:ascii="Arrus" w:hAnsi="Arrus"/>
                <w:sz w:val="22"/>
                <w:szCs w:val="22"/>
              </w:rPr>
              <w:t>52.5</w:t>
            </w:r>
          </w:p>
        </w:tc>
        <w:tc>
          <w:tcPr>
            <w:tcW w:w="990" w:type="dxa"/>
            <w:tcBorders>
              <w:top w:val="outset" w:sz="6" w:space="0" w:color="auto"/>
              <w:left w:val="outset" w:sz="6" w:space="0" w:color="auto"/>
              <w:bottom w:val="outset" w:sz="6" w:space="0" w:color="auto"/>
              <w:right w:val="outset" w:sz="6" w:space="0" w:color="auto"/>
            </w:tcBorders>
          </w:tcPr>
          <w:p w14:paraId="268B2F0A" w14:textId="77777777" w:rsidR="00270475" w:rsidRPr="00584AEA" w:rsidRDefault="00270475" w:rsidP="00096A24">
            <w:pPr>
              <w:jc w:val="both"/>
              <w:rPr>
                <w:rFonts w:ascii="Arrus" w:hAnsi="Arrus"/>
              </w:rPr>
            </w:pPr>
            <w:r w:rsidRPr="00584AEA">
              <w:rPr>
                <w:rFonts w:ascii="Arrus" w:hAnsi="Arrus"/>
                <w:sz w:val="22"/>
                <w:szCs w:val="22"/>
              </w:rPr>
              <w:t>42.4</w:t>
            </w:r>
          </w:p>
        </w:tc>
        <w:tc>
          <w:tcPr>
            <w:tcW w:w="810" w:type="dxa"/>
            <w:tcBorders>
              <w:top w:val="outset" w:sz="6" w:space="0" w:color="auto"/>
              <w:left w:val="outset" w:sz="6" w:space="0" w:color="auto"/>
              <w:bottom w:val="outset" w:sz="6" w:space="0" w:color="auto"/>
              <w:right w:val="outset" w:sz="6" w:space="0" w:color="auto"/>
            </w:tcBorders>
          </w:tcPr>
          <w:p w14:paraId="268B2F0B" w14:textId="77777777" w:rsidR="00270475" w:rsidRPr="00584AEA" w:rsidRDefault="00270475" w:rsidP="00096A24">
            <w:pPr>
              <w:jc w:val="both"/>
              <w:rPr>
                <w:rFonts w:ascii="Arrus" w:hAnsi="Arrus"/>
              </w:rPr>
            </w:pPr>
            <w:r w:rsidRPr="00584AEA">
              <w:rPr>
                <w:rFonts w:ascii="Arrus" w:hAnsi="Arrus"/>
                <w:sz w:val="22"/>
                <w:szCs w:val="22"/>
              </w:rPr>
              <w:t>29.5</w:t>
            </w:r>
          </w:p>
        </w:tc>
        <w:tc>
          <w:tcPr>
            <w:tcW w:w="1260" w:type="dxa"/>
            <w:tcBorders>
              <w:top w:val="outset" w:sz="6" w:space="0" w:color="auto"/>
              <w:left w:val="outset" w:sz="6" w:space="0" w:color="auto"/>
              <w:bottom w:val="outset" w:sz="6" w:space="0" w:color="auto"/>
              <w:right w:val="outset" w:sz="6" w:space="0" w:color="auto"/>
            </w:tcBorders>
          </w:tcPr>
          <w:p w14:paraId="268B2F0C" w14:textId="77777777" w:rsidR="00270475" w:rsidRPr="00584AEA" w:rsidRDefault="00270475" w:rsidP="00096A24">
            <w:pPr>
              <w:jc w:val="both"/>
              <w:rPr>
                <w:rFonts w:ascii="Arrus" w:hAnsi="Arrus"/>
              </w:rPr>
            </w:pPr>
            <w:r w:rsidRPr="00584AEA">
              <w:rPr>
                <w:rFonts w:ascii="Arrus" w:hAnsi="Arrus"/>
                <w:sz w:val="22"/>
                <w:szCs w:val="22"/>
              </w:rPr>
              <w:t>29.9</w:t>
            </w:r>
          </w:p>
        </w:tc>
        <w:tc>
          <w:tcPr>
            <w:tcW w:w="720" w:type="dxa"/>
            <w:tcBorders>
              <w:top w:val="outset" w:sz="6" w:space="0" w:color="auto"/>
              <w:left w:val="outset" w:sz="6" w:space="0" w:color="auto"/>
              <w:bottom w:val="outset" w:sz="6" w:space="0" w:color="auto"/>
              <w:right w:val="outset" w:sz="6" w:space="0" w:color="auto"/>
            </w:tcBorders>
          </w:tcPr>
          <w:p w14:paraId="268B2F0D" w14:textId="77777777" w:rsidR="00270475" w:rsidRPr="00584AEA" w:rsidRDefault="00270475" w:rsidP="00096A24">
            <w:pPr>
              <w:jc w:val="both"/>
              <w:rPr>
                <w:rFonts w:ascii="Arrus" w:hAnsi="Arrus"/>
              </w:rPr>
            </w:pPr>
            <w:r w:rsidRPr="00584AEA">
              <w:rPr>
                <w:rFonts w:ascii="Arrus" w:hAnsi="Arrus"/>
                <w:sz w:val="22"/>
                <w:szCs w:val="22"/>
              </w:rPr>
              <w:t>29.7</w:t>
            </w:r>
          </w:p>
        </w:tc>
        <w:tc>
          <w:tcPr>
            <w:tcW w:w="810" w:type="dxa"/>
            <w:tcBorders>
              <w:top w:val="outset" w:sz="6" w:space="0" w:color="auto"/>
              <w:left w:val="outset" w:sz="6" w:space="0" w:color="auto"/>
              <w:bottom w:val="outset" w:sz="6" w:space="0" w:color="auto"/>
              <w:right w:val="outset" w:sz="6" w:space="0" w:color="auto"/>
            </w:tcBorders>
          </w:tcPr>
          <w:p w14:paraId="268B2F0E" w14:textId="77777777" w:rsidR="00270475" w:rsidRPr="00584AEA" w:rsidRDefault="00270475" w:rsidP="00096A24">
            <w:pPr>
              <w:jc w:val="both"/>
              <w:rPr>
                <w:rFonts w:ascii="Arrus" w:hAnsi="Arrus"/>
              </w:rPr>
            </w:pPr>
            <w:r w:rsidRPr="00584AEA">
              <w:rPr>
                <w:rFonts w:ascii="Arrus" w:hAnsi="Arrus"/>
                <w:sz w:val="22"/>
                <w:szCs w:val="22"/>
              </w:rPr>
              <w:t>19.9</w:t>
            </w:r>
          </w:p>
        </w:tc>
      </w:tr>
      <w:tr w:rsidR="00270475" w:rsidRPr="00584AEA" w14:paraId="268B2F17"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F10" w14:textId="77777777" w:rsidR="00270475" w:rsidRPr="00584AEA" w:rsidRDefault="00270475" w:rsidP="00096A24">
            <w:pPr>
              <w:jc w:val="both"/>
              <w:rPr>
                <w:rFonts w:ascii="Arrus" w:hAnsi="Arrus"/>
              </w:rPr>
            </w:pPr>
            <w:r w:rsidRPr="00584AEA">
              <w:rPr>
                <w:rFonts w:ascii="Arrus" w:hAnsi="Arrus"/>
                <w:sz w:val="22"/>
                <w:szCs w:val="22"/>
              </w:rPr>
              <w:t>Tamil Nadu</w:t>
            </w:r>
          </w:p>
        </w:tc>
        <w:tc>
          <w:tcPr>
            <w:tcW w:w="900" w:type="dxa"/>
            <w:tcBorders>
              <w:top w:val="outset" w:sz="6" w:space="0" w:color="auto"/>
              <w:left w:val="outset" w:sz="6" w:space="0" w:color="auto"/>
              <w:bottom w:val="outset" w:sz="6" w:space="0" w:color="auto"/>
              <w:right w:val="outset" w:sz="6" w:space="0" w:color="auto"/>
            </w:tcBorders>
          </w:tcPr>
          <w:p w14:paraId="268B2F11" w14:textId="77777777" w:rsidR="00270475" w:rsidRPr="00584AEA" w:rsidRDefault="00270475" w:rsidP="00096A24">
            <w:pPr>
              <w:jc w:val="both"/>
              <w:rPr>
                <w:rFonts w:ascii="Arrus" w:hAnsi="Arrus"/>
              </w:rPr>
            </w:pPr>
            <w:r w:rsidRPr="00584AEA">
              <w:rPr>
                <w:rFonts w:ascii="Arrus" w:hAnsi="Arrus"/>
                <w:sz w:val="22"/>
                <w:szCs w:val="22"/>
              </w:rPr>
              <w:t>35.4</w:t>
            </w:r>
          </w:p>
        </w:tc>
        <w:tc>
          <w:tcPr>
            <w:tcW w:w="990" w:type="dxa"/>
            <w:tcBorders>
              <w:top w:val="outset" w:sz="6" w:space="0" w:color="auto"/>
              <w:left w:val="outset" w:sz="6" w:space="0" w:color="auto"/>
              <w:bottom w:val="outset" w:sz="6" w:space="0" w:color="auto"/>
              <w:right w:val="outset" w:sz="6" w:space="0" w:color="auto"/>
            </w:tcBorders>
          </w:tcPr>
          <w:p w14:paraId="268B2F12" w14:textId="77777777" w:rsidR="00270475" w:rsidRPr="00584AEA" w:rsidRDefault="00270475" w:rsidP="00096A24">
            <w:pPr>
              <w:jc w:val="both"/>
              <w:rPr>
                <w:rFonts w:ascii="Arrus" w:hAnsi="Arrus"/>
              </w:rPr>
            </w:pPr>
            <w:r w:rsidRPr="00584AEA">
              <w:rPr>
                <w:rFonts w:ascii="Arrus" w:hAnsi="Arrus"/>
                <w:sz w:val="22"/>
                <w:szCs w:val="22"/>
              </w:rPr>
              <w:t>19.1</w:t>
            </w:r>
          </w:p>
        </w:tc>
        <w:tc>
          <w:tcPr>
            <w:tcW w:w="810" w:type="dxa"/>
            <w:tcBorders>
              <w:top w:val="outset" w:sz="6" w:space="0" w:color="auto"/>
              <w:left w:val="outset" w:sz="6" w:space="0" w:color="auto"/>
              <w:bottom w:val="outset" w:sz="6" w:space="0" w:color="auto"/>
              <w:right w:val="outset" w:sz="6" w:space="0" w:color="auto"/>
            </w:tcBorders>
          </w:tcPr>
          <w:p w14:paraId="268B2F13" w14:textId="77777777" w:rsidR="00270475" w:rsidRPr="00584AEA" w:rsidRDefault="00270475" w:rsidP="00096A24">
            <w:pPr>
              <w:jc w:val="both"/>
              <w:rPr>
                <w:rFonts w:ascii="Arrus" w:hAnsi="Arrus"/>
              </w:rPr>
            </w:pPr>
            <w:r w:rsidRPr="00584AEA">
              <w:rPr>
                <w:rFonts w:ascii="Arrus" w:hAnsi="Arrus"/>
                <w:sz w:val="22"/>
                <w:szCs w:val="22"/>
              </w:rPr>
              <w:t>11.2</w:t>
            </w:r>
          </w:p>
        </w:tc>
        <w:tc>
          <w:tcPr>
            <w:tcW w:w="1260" w:type="dxa"/>
            <w:tcBorders>
              <w:top w:val="outset" w:sz="6" w:space="0" w:color="auto"/>
              <w:left w:val="outset" w:sz="6" w:space="0" w:color="auto"/>
              <w:bottom w:val="outset" w:sz="6" w:space="0" w:color="auto"/>
              <w:right w:val="outset" w:sz="6" w:space="0" w:color="auto"/>
            </w:tcBorders>
          </w:tcPr>
          <w:p w14:paraId="268B2F14" w14:textId="77777777" w:rsidR="00270475" w:rsidRPr="00584AEA" w:rsidRDefault="00270475" w:rsidP="00096A24">
            <w:pPr>
              <w:jc w:val="both"/>
              <w:rPr>
                <w:rFonts w:ascii="Arrus" w:hAnsi="Arrus"/>
              </w:rPr>
            </w:pPr>
            <w:r w:rsidRPr="00584AEA">
              <w:rPr>
                <w:rFonts w:ascii="Arrus" w:hAnsi="Arrus"/>
                <w:sz w:val="22"/>
                <w:szCs w:val="22"/>
              </w:rPr>
              <w:t>33.5</w:t>
            </w:r>
          </w:p>
        </w:tc>
        <w:tc>
          <w:tcPr>
            <w:tcW w:w="720" w:type="dxa"/>
            <w:tcBorders>
              <w:top w:val="outset" w:sz="6" w:space="0" w:color="auto"/>
              <w:left w:val="outset" w:sz="6" w:space="0" w:color="auto"/>
              <w:bottom w:val="outset" w:sz="6" w:space="0" w:color="auto"/>
              <w:right w:val="outset" w:sz="6" w:space="0" w:color="auto"/>
            </w:tcBorders>
          </w:tcPr>
          <w:p w14:paraId="268B2F15" w14:textId="77777777" w:rsidR="00270475" w:rsidRPr="00584AEA" w:rsidRDefault="00270475" w:rsidP="00096A24">
            <w:pPr>
              <w:jc w:val="both"/>
              <w:rPr>
                <w:rFonts w:ascii="Arrus" w:hAnsi="Arrus"/>
              </w:rPr>
            </w:pPr>
            <w:r w:rsidRPr="00584AEA">
              <w:rPr>
                <w:rFonts w:ascii="Arrus" w:hAnsi="Arrus"/>
                <w:sz w:val="22"/>
                <w:szCs w:val="22"/>
              </w:rPr>
              <w:t>19.8</w:t>
            </w:r>
          </w:p>
        </w:tc>
        <w:tc>
          <w:tcPr>
            <w:tcW w:w="810" w:type="dxa"/>
            <w:tcBorders>
              <w:top w:val="outset" w:sz="6" w:space="0" w:color="auto"/>
              <w:left w:val="outset" w:sz="6" w:space="0" w:color="auto"/>
              <w:bottom w:val="outset" w:sz="6" w:space="0" w:color="auto"/>
              <w:right w:val="outset" w:sz="6" w:space="0" w:color="auto"/>
            </w:tcBorders>
          </w:tcPr>
          <w:p w14:paraId="268B2F16" w14:textId="77777777" w:rsidR="00270475" w:rsidRPr="00584AEA" w:rsidRDefault="00270475" w:rsidP="00096A24">
            <w:pPr>
              <w:jc w:val="both"/>
              <w:rPr>
                <w:rFonts w:ascii="Arrus" w:hAnsi="Arrus"/>
              </w:rPr>
            </w:pPr>
            <w:r w:rsidRPr="00584AEA">
              <w:rPr>
                <w:rFonts w:ascii="Arrus" w:hAnsi="Arrus"/>
                <w:sz w:val="22"/>
                <w:szCs w:val="22"/>
              </w:rPr>
              <w:t>12.7</w:t>
            </w:r>
          </w:p>
        </w:tc>
      </w:tr>
      <w:tr w:rsidR="00270475" w:rsidRPr="00584AEA" w14:paraId="268B2F1F"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F18" w14:textId="77777777" w:rsidR="00270475" w:rsidRPr="00584AEA" w:rsidRDefault="00270475" w:rsidP="00096A24">
            <w:pPr>
              <w:jc w:val="both"/>
              <w:rPr>
                <w:rFonts w:ascii="Arrus" w:hAnsi="Arrus"/>
              </w:rPr>
            </w:pPr>
            <w:r w:rsidRPr="00584AEA">
              <w:rPr>
                <w:rFonts w:ascii="Arrus" w:hAnsi="Arrus"/>
                <w:sz w:val="22"/>
                <w:szCs w:val="22"/>
              </w:rPr>
              <w:t>Uttar Pradesh</w:t>
            </w:r>
          </w:p>
        </w:tc>
        <w:tc>
          <w:tcPr>
            <w:tcW w:w="900" w:type="dxa"/>
            <w:tcBorders>
              <w:top w:val="outset" w:sz="6" w:space="0" w:color="auto"/>
              <w:left w:val="outset" w:sz="6" w:space="0" w:color="auto"/>
              <w:bottom w:val="outset" w:sz="6" w:space="0" w:color="auto"/>
              <w:right w:val="outset" w:sz="6" w:space="0" w:color="auto"/>
            </w:tcBorders>
          </w:tcPr>
          <w:p w14:paraId="268B2F19" w14:textId="77777777" w:rsidR="00270475" w:rsidRPr="00584AEA" w:rsidRDefault="00270475" w:rsidP="00096A24">
            <w:pPr>
              <w:jc w:val="both"/>
              <w:rPr>
                <w:rFonts w:ascii="Arrus" w:hAnsi="Arrus"/>
              </w:rPr>
            </w:pPr>
            <w:r w:rsidRPr="00584AEA">
              <w:rPr>
                <w:rFonts w:ascii="Arrus" w:hAnsi="Arrus"/>
                <w:sz w:val="22"/>
                <w:szCs w:val="22"/>
              </w:rPr>
              <w:t>50.7</w:t>
            </w:r>
          </w:p>
        </w:tc>
        <w:tc>
          <w:tcPr>
            <w:tcW w:w="990" w:type="dxa"/>
            <w:tcBorders>
              <w:top w:val="outset" w:sz="6" w:space="0" w:color="auto"/>
              <w:left w:val="outset" w:sz="6" w:space="0" w:color="auto"/>
              <w:bottom w:val="outset" w:sz="6" w:space="0" w:color="auto"/>
              <w:right w:val="outset" w:sz="6" w:space="0" w:color="auto"/>
            </w:tcBorders>
          </w:tcPr>
          <w:p w14:paraId="268B2F1A" w14:textId="77777777" w:rsidR="00270475" w:rsidRPr="00584AEA" w:rsidRDefault="00270475" w:rsidP="00096A24">
            <w:pPr>
              <w:jc w:val="both"/>
              <w:rPr>
                <w:rFonts w:ascii="Arrus" w:hAnsi="Arrus"/>
              </w:rPr>
            </w:pPr>
            <w:r w:rsidRPr="00584AEA">
              <w:rPr>
                <w:rFonts w:ascii="Arrus" w:hAnsi="Arrus"/>
                <w:sz w:val="22"/>
                <w:szCs w:val="22"/>
              </w:rPr>
              <w:t>48.4</w:t>
            </w:r>
          </w:p>
        </w:tc>
        <w:tc>
          <w:tcPr>
            <w:tcW w:w="810" w:type="dxa"/>
            <w:tcBorders>
              <w:top w:val="outset" w:sz="6" w:space="0" w:color="auto"/>
              <w:left w:val="outset" w:sz="6" w:space="0" w:color="auto"/>
              <w:bottom w:val="outset" w:sz="6" w:space="0" w:color="auto"/>
              <w:right w:val="outset" w:sz="6" w:space="0" w:color="auto"/>
            </w:tcBorders>
          </w:tcPr>
          <w:p w14:paraId="268B2F1B" w14:textId="77777777" w:rsidR="00270475" w:rsidRPr="00584AEA" w:rsidRDefault="00270475" w:rsidP="00096A24">
            <w:pPr>
              <w:jc w:val="both"/>
              <w:rPr>
                <w:rFonts w:ascii="Arrus" w:hAnsi="Arrus"/>
              </w:rPr>
            </w:pPr>
            <w:r w:rsidRPr="00584AEA">
              <w:rPr>
                <w:rFonts w:ascii="Arrus" w:hAnsi="Arrus"/>
                <w:sz w:val="22"/>
                <w:szCs w:val="22"/>
              </w:rPr>
              <w:t>49.5</w:t>
            </w:r>
          </w:p>
        </w:tc>
        <w:tc>
          <w:tcPr>
            <w:tcW w:w="1260" w:type="dxa"/>
            <w:tcBorders>
              <w:top w:val="outset" w:sz="6" w:space="0" w:color="auto"/>
              <w:left w:val="outset" w:sz="6" w:space="0" w:color="auto"/>
              <w:bottom w:val="outset" w:sz="6" w:space="0" w:color="auto"/>
              <w:right w:val="outset" w:sz="6" w:space="0" w:color="auto"/>
            </w:tcBorders>
          </w:tcPr>
          <w:p w14:paraId="268B2F1C" w14:textId="77777777" w:rsidR="00270475" w:rsidRPr="00584AEA" w:rsidRDefault="00270475" w:rsidP="00096A24">
            <w:pPr>
              <w:jc w:val="both"/>
              <w:rPr>
                <w:rFonts w:ascii="Arrus" w:hAnsi="Arrus"/>
              </w:rPr>
            </w:pPr>
            <w:r w:rsidRPr="00584AEA">
              <w:rPr>
                <w:rFonts w:ascii="Arrus" w:hAnsi="Arrus"/>
                <w:sz w:val="22"/>
                <w:szCs w:val="22"/>
              </w:rPr>
              <w:t>38.2</w:t>
            </w:r>
          </w:p>
        </w:tc>
        <w:tc>
          <w:tcPr>
            <w:tcW w:w="720" w:type="dxa"/>
            <w:tcBorders>
              <w:top w:val="outset" w:sz="6" w:space="0" w:color="auto"/>
              <w:left w:val="outset" w:sz="6" w:space="0" w:color="auto"/>
              <w:bottom w:val="outset" w:sz="6" w:space="0" w:color="auto"/>
              <w:right w:val="outset" w:sz="6" w:space="0" w:color="auto"/>
            </w:tcBorders>
          </w:tcPr>
          <w:p w14:paraId="268B2F1D" w14:textId="77777777" w:rsidR="00270475" w:rsidRPr="00584AEA" w:rsidRDefault="00270475" w:rsidP="00096A24">
            <w:pPr>
              <w:jc w:val="both"/>
              <w:rPr>
                <w:rFonts w:ascii="Arrus" w:hAnsi="Arrus"/>
              </w:rPr>
            </w:pPr>
            <w:r w:rsidRPr="00584AEA">
              <w:rPr>
                <w:rFonts w:ascii="Arrus" w:hAnsi="Arrus"/>
                <w:sz w:val="22"/>
                <w:szCs w:val="22"/>
              </w:rPr>
              <w:t>34.1</w:t>
            </w:r>
          </w:p>
        </w:tc>
        <w:tc>
          <w:tcPr>
            <w:tcW w:w="810" w:type="dxa"/>
            <w:tcBorders>
              <w:top w:val="outset" w:sz="6" w:space="0" w:color="auto"/>
              <w:left w:val="outset" w:sz="6" w:space="0" w:color="auto"/>
              <w:bottom w:val="outset" w:sz="6" w:space="0" w:color="auto"/>
              <w:right w:val="outset" w:sz="6" w:space="0" w:color="auto"/>
            </w:tcBorders>
          </w:tcPr>
          <w:p w14:paraId="268B2F1E" w14:textId="77777777" w:rsidR="00270475" w:rsidRPr="00584AEA" w:rsidRDefault="00270475" w:rsidP="00096A24">
            <w:pPr>
              <w:jc w:val="both"/>
              <w:rPr>
                <w:rFonts w:ascii="Arrus" w:hAnsi="Arrus"/>
              </w:rPr>
            </w:pPr>
            <w:r w:rsidRPr="00584AEA">
              <w:rPr>
                <w:rFonts w:ascii="Arrus" w:hAnsi="Arrus"/>
                <w:sz w:val="22"/>
                <w:szCs w:val="22"/>
              </w:rPr>
              <w:t>31.7</w:t>
            </w:r>
          </w:p>
        </w:tc>
      </w:tr>
      <w:tr w:rsidR="00270475" w:rsidRPr="00584AEA" w14:paraId="268B2F27"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F20" w14:textId="77777777" w:rsidR="00270475" w:rsidRPr="00584AEA" w:rsidRDefault="00270475" w:rsidP="00096A24">
            <w:pPr>
              <w:jc w:val="both"/>
              <w:rPr>
                <w:rFonts w:ascii="Arrus" w:hAnsi="Arrus"/>
              </w:rPr>
            </w:pPr>
            <w:r w:rsidRPr="00584AEA">
              <w:rPr>
                <w:rFonts w:ascii="Arrus" w:hAnsi="Arrus"/>
                <w:sz w:val="22"/>
                <w:szCs w:val="22"/>
              </w:rPr>
              <w:t>Uttarakhand</w:t>
            </w:r>
          </w:p>
        </w:tc>
        <w:tc>
          <w:tcPr>
            <w:tcW w:w="900" w:type="dxa"/>
            <w:tcBorders>
              <w:top w:val="outset" w:sz="6" w:space="0" w:color="auto"/>
              <w:left w:val="outset" w:sz="6" w:space="0" w:color="auto"/>
              <w:bottom w:val="outset" w:sz="6" w:space="0" w:color="auto"/>
              <w:right w:val="outset" w:sz="6" w:space="0" w:color="auto"/>
            </w:tcBorders>
          </w:tcPr>
          <w:p w14:paraId="268B2F21" w14:textId="77777777" w:rsidR="00270475" w:rsidRPr="00584AEA" w:rsidRDefault="00270475" w:rsidP="00096A24">
            <w:pPr>
              <w:jc w:val="both"/>
              <w:rPr>
                <w:rFonts w:ascii="Arrus" w:hAnsi="Arrus"/>
              </w:rPr>
            </w:pPr>
            <w:r w:rsidRPr="00584AEA">
              <w:rPr>
                <w:rFonts w:ascii="Arrus" w:hAnsi="Arrus"/>
                <w:sz w:val="22"/>
                <w:szCs w:val="22"/>
              </w:rPr>
              <w:t>32.5</w:t>
            </w:r>
          </w:p>
        </w:tc>
        <w:tc>
          <w:tcPr>
            <w:tcW w:w="990" w:type="dxa"/>
            <w:tcBorders>
              <w:top w:val="outset" w:sz="6" w:space="0" w:color="auto"/>
              <w:left w:val="outset" w:sz="6" w:space="0" w:color="auto"/>
              <w:bottom w:val="outset" w:sz="6" w:space="0" w:color="auto"/>
              <w:right w:val="outset" w:sz="6" w:space="0" w:color="auto"/>
            </w:tcBorders>
          </w:tcPr>
          <w:p w14:paraId="268B2F22" w14:textId="77777777" w:rsidR="00270475" w:rsidRPr="00584AEA" w:rsidRDefault="00270475" w:rsidP="00096A24">
            <w:pPr>
              <w:jc w:val="both"/>
              <w:rPr>
                <w:rFonts w:ascii="Arrus" w:hAnsi="Arrus"/>
              </w:rPr>
            </w:pPr>
            <w:r w:rsidRPr="00584AEA">
              <w:rPr>
                <w:rFonts w:ascii="Arrus" w:hAnsi="Arrus"/>
                <w:sz w:val="22"/>
                <w:szCs w:val="22"/>
              </w:rPr>
              <w:t>44.3</w:t>
            </w:r>
          </w:p>
        </w:tc>
        <w:tc>
          <w:tcPr>
            <w:tcW w:w="810" w:type="dxa"/>
            <w:tcBorders>
              <w:top w:val="outset" w:sz="6" w:space="0" w:color="auto"/>
              <w:left w:val="outset" w:sz="6" w:space="0" w:color="auto"/>
              <w:bottom w:val="outset" w:sz="6" w:space="0" w:color="auto"/>
              <w:right w:val="outset" w:sz="6" w:space="0" w:color="auto"/>
            </w:tcBorders>
          </w:tcPr>
          <w:p w14:paraId="268B2F23" w14:textId="77777777" w:rsidR="00270475" w:rsidRPr="00584AEA" w:rsidRDefault="00270475" w:rsidP="00096A24">
            <w:pPr>
              <w:jc w:val="both"/>
              <w:rPr>
                <w:rFonts w:ascii="Arrus" w:hAnsi="Arrus"/>
              </w:rPr>
            </w:pPr>
            <w:r w:rsidRPr="00584AEA">
              <w:rPr>
                <w:rFonts w:ascii="Arrus" w:hAnsi="Arrus"/>
                <w:sz w:val="22"/>
                <w:szCs w:val="22"/>
              </w:rPr>
              <w:t>49.4</w:t>
            </w:r>
          </w:p>
        </w:tc>
        <w:tc>
          <w:tcPr>
            <w:tcW w:w="1260" w:type="dxa"/>
            <w:tcBorders>
              <w:top w:val="outset" w:sz="6" w:space="0" w:color="auto"/>
              <w:left w:val="outset" w:sz="6" w:space="0" w:color="auto"/>
              <w:bottom w:val="outset" w:sz="6" w:space="0" w:color="auto"/>
              <w:right w:val="outset" w:sz="6" w:space="0" w:color="auto"/>
            </w:tcBorders>
          </w:tcPr>
          <w:p w14:paraId="268B2F24" w14:textId="77777777" w:rsidR="00270475" w:rsidRPr="00584AEA" w:rsidRDefault="00270475" w:rsidP="00096A24">
            <w:pPr>
              <w:jc w:val="both"/>
              <w:rPr>
                <w:rFonts w:ascii="Arrus" w:hAnsi="Arrus"/>
              </w:rPr>
            </w:pPr>
            <w:r w:rsidRPr="00584AEA">
              <w:rPr>
                <w:rFonts w:ascii="Arrus" w:hAnsi="Arrus"/>
                <w:sz w:val="22"/>
                <w:szCs w:val="22"/>
              </w:rPr>
              <w:t>18.7</w:t>
            </w:r>
          </w:p>
        </w:tc>
        <w:tc>
          <w:tcPr>
            <w:tcW w:w="720" w:type="dxa"/>
            <w:tcBorders>
              <w:top w:val="outset" w:sz="6" w:space="0" w:color="auto"/>
              <w:left w:val="outset" w:sz="6" w:space="0" w:color="auto"/>
              <w:bottom w:val="outset" w:sz="6" w:space="0" w:color="auto"/>
              <w:right w:val="outset" w:sz="6" w:space="0" w:color="auto"/>
            </w:tcBorders>
          </w:tcPr>
          <w:p w14:paraId="268B2F25" w14:textId="77777777" w:rsidR="00270475" w:rsidRPr="00584AEA" w:rsidRDefault="00270475" w:rsidP="00096A24">
            <w:pPr>
              <w:jc w:val="both"/>
              <w:rPr>
                <w:rFonts w:ascii="Arrus" w:hAnsi="Arrus"/>
              </w:rPr>
            </w:pPr>
            <w:r w:rsidRPr="00584AEA">
              <w:rPr>
                <w:rFonts w:ascii="Arrus" w:hAnsi="Arrus"/>
                <w:sz w:val="22"/>
                <w:szCs w:val="22"/>
              </w:rPr>
              <w:t>26.2</w:t>
            </w:r>
          </w:p>
        </w:tc>
        <w:tc>
          <w:tcPr>
            <w:tcW w:w="810" w:type="dxa"/>
            <w:tcBorders>
              <w:top w:val="outset" w:sz="6" w:space="0" w:color="auto"/>
              <w:left w:val="outset" w:sz="6" w:space="0" w:color="auto"/>
              <w:bottom w:val="outset" w:sz="6" w:space="0" w:color="auto"/>
              <w:right w:val="outset" w:sz="6" w:space="0" w:color="auto"/>
            </w:tcBorders>
          </w:tcPr>
          <w:p w14:paraId="268B2F26" w14:textId="77777777" w:rsidR="00270475" w:rsidRPr="00584AEA" w:rsidRDefault="00270475" w:rsidP="00096A24">
            <w:pPr>
              <w:jc w:val="both"/>
              <w:rPr>
                <w:rFonts w:ascii="Arrus" w:hAnsi="Arrus"/>
              </w:rPr>
            </w:pPr>
            <w:r w:rsidRPr="00584AEA">
              <w:rPr>
                <w:rFonts w:ascii="Arrus" w:hAnsi="Arrus"/>
                <w:sz w:val="22"/>
                <w:szCs w:val="22"/>
              </w:rPr>
              <w:t>25.0</w:t>
            </w:r>
          </w:p>
        </w:tc>
      </w:tr>
      <w:tr w:rsidR="00270475" w:rsidRPr="00584AEA" w14:paraId="268B2F2F"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F28" w14:textId="77777777" w:rsidR="00270475" w:rsidRPr="00584AEA" w:rsidRDefault="00270475" w:rsidP="00096A24">
            <w:pPr>
              <w:jc w:val="both"/>
              <w:rPr>
                <w:rFonts w:ascii="Arrus" w:hAnsi="Arrus"/>
              </w:rPr>
            </w:pPr>
            <w:r w:rsidRPr="00584AEA">
              <w:rPr>
                <w:rFonts w:ascii="Arrus" w:hAnsi="Arrus"/>
                <w:sz w:val="22"/>
                <w:szCs w:val="22"/>
              </w:rPr>
              <w:t>West Bengal</w:t>
            </w:r>
          </w:p>
        </w:tc>
        <w:tc>
          <w:tcPr>
            <w:tcW w:w="900" w:type="dxa"/>
            <w:tcBorders>
              <w:top w:val="outset" w:sz="6" w:space="0" w:color="auto"/>
              <w:left w:val="outset" w:sz="6" w:space="0" w:color="auto"/>
              <w:bottom w:val="outset" w:sz="6" w:space="0" w:color="auto"/>
              <w:right w:val="outset" w:sz="6" w:space="0" w:color="auto"/>
            </w:tcBorders>
          </w:tcPr>
          <w:p w14:paraId="268B2F29" w14:textId="77777777" w:rsidR="00270475" w:rsidRPr="00584AEA" w:rsidRDefault="00270475" w:rsidP="00096A24">
            <w:pPr>
              <w:jc w:val="both"/>
              <w:rPr>
                <w:rFonts w:ascii="Arrus" w:hAnsi="Arrus"/>
              </w:rPr>
            </w:pPr>
            <w:r w:rsidRPr="00584AEA">
              <w:rPr>
                <w:rFonts w:ascii="Arrus" w:hAnsi="Arrus"/>
                <w:sz w:val="22"/>
                <w:szCs w:val="22"/>
              </w:rPr>
              <w:t>56.1</w:t>
            </w:r>
          </w:p>
        </w:tc>
        <w:tc>
          <w:tcPr>
            <w:tcW w:w="990" w:type="dxa"/>
            <w:tcBorders>
              <w:top w:val="outset" w:sz="6" w:space="0" w:color="auto"/>
              <w:left w:val="outset" w:sz="6" w:space="0" w:color="auto"/>
              <w:bottom w:val="outset" w:sz="6" w:space="0" w:color="auto"/>
              <w:right w:val="outset" w:sz="6" w:space="0" w:color="auto"/>
            </w:tcBorders>
          </w:tcPr>
          <w:p w14:paraId="268B2F2A" w14:textId="77777777" w:rsidR="00270475" w:rsidRPr="00584AEA" w:rsidRDefault="00270475" w:rsidP="00096A24">
            <w:pPr>
              <w:jc w:val="both"/>
              <w:rPr>
                <w:rFonts w:ascii="Arrus" w:hAnsi="Arrus"/>
              </w:rPr>
            </w:pPr>
            <w:r w:rsidRPr="00584AEA">
              <w:rPr>
                <w:rFonts w:ascii="Arrus" w:hAnsi="Arrus"/>
                <w:sz w:val="22"/>
                <w:szCs w:val="22"/>
              </w:rPr>
              <w:t>45.7</w:t>
            </w:r>
          </w:p>
        </w:tc>
        <w:tc>
          <w:tcPr>
            <w:tcW w:w="810" w:type="dxa"/>
            <w:tcBorders>
              <w:top w:val="outset" w:sz="6" w:space="0" w:color="auto"/>
              <w:left w:val="outset" w:sz="6" w:space="0" w:color="auto"/>
              <w:bottom w:val="outset" w:sz="6" w:space="0" w:color="auto"/>
              <w:right w:val="outset" w:sz="6" w:space="0" w:color="auto"/>
            </w:tcBorders>
          </w:tcPr>
          <w:p w14:paraId="268B2F2B" w14:textId="77777777" w:rsidR="00270475" w:rsidRPr="00584AEA" w:rsidRDefault="00270475" w:rsidP="00096A24">
            <w:pPr>
              <w:jc w:val="both"/>
              <w:rPr>
                <w:rFonts w:ascii="Arrus" w:hAnsi="Arrus"/>
              </w:rPr>
            </w:pPr>
            <w:r w:rsidRPr="00584AEA">
              <w:rPr>
                <w:rFonts w:ascii="Arrus" w:hAnsi="Arrus"/>
                <w:sz w:val="22"/>
                <w:szCs w:val="22"/>
              </w:rPr>
              <w:t>34.9</w:t>
            </w:r>
          </w:p>
        </w:tc>
        <w:tc>
          <w:tcPr>
            <w:tcW w:w="1260" w:type="dxa"/>
            <w:tcBorders>
              <w:top w:val="outset" w:sz="6" w:space="0" w:color="auto"/>
              <w:left w:val="outset" w:sz="6" w:space="0" w:color="auto"/>
              <w:bottom w:val="outset" w:sz="6" w:space="0" w:color="auto"/>
              <w:right w:val="outset" w:sz="6" w:space="0" w:color="auto"/>
            </w:tcBorders>
          </w:tcPr>
          <w:p w14:paraId="268B2F2C" w14:textId="77777777" w:rsidR="00270475" w:rsidRPr="00584AEA" w:rsidRDefault="00270475" w:rsidP="00096A24">
            <w:pPr>
              <w:jc w:val="both"/>
              <w:rPr>
                <w:rFonts w:ascii="Arrus" w:hAnsi="Arrus"/>
              </w:rPr>
            </w:pPr>
            <w:r w:rsidRPr="00584AEA">
              <w:rPr>
                <w:rFonts w:ascii="Arrus" w:hAnsi="Arrus"/>
                <w:sz w:val="22"/>
                <w:szCs w:val="22"/>
              </w:rPr>
              <w:t>31.2</w:t>
            </w:r>
          </w:p>
        </w:tc>
        <w:tc>
          <w:tcPr>
            <w:tcW w:w="720" w:type="dxa"/>
            <w:tcBorders>
              <w:top w:val="outset" w:sz="6" w:space="0" w:color="auto"/>
              <w:left w:val="outset" w:sz="6" w:space="0" w:color="auto"/>
              <w:bottom w:val="outset" w:sz="6" w:space="0" w:color="auto"/>
              <w:right w:val="outset" w:sz="6" w:space="0" w:color="auto"/>
            </w:tcBorders>
          </w:tcPr>
          <w:p w14:paraId="268B2F2D" w14:textId="77777777" w:rsidR="00270475" w:rsidRPr="00584AEA" w:rsidRDefault="00270475" w:rsidP="00096A24">
            <w:pPr>
              <w:jc w:val="both"/>
              <w:rPr>
                <w:rFonts w:ascii="Arrus" w:hAnsi="Arrus"/>
              </w:rPr>
            </w:pPr>
            <w:r w:rsidRPr="00584AEA">
              <w:rPr>
                <w:rFonts w:ascii="Arrus" w:hAnsi="Arrus"/>
                <w:sz w:val="22"/>
                <w:szCs w:val="22"/>
              </w:rPr>
              <w:t>24.4</w:t>
            </w:r>
          </w:p>
        </w:tc>
        <w:tc>
          <w:tcPr>
            <w:tcW w:w="810" w:type="dxa"/>
            <w:tcBorders>
              <w:top w:val="outset" w:sz="6" w:space="0" w:color="auto"/>
              <w:left w:val="outset" w:sz="6" w:space="0" w:color="auto"/>
              <w:bottom w:val="outset" w:sz="6" w:space="0" w:color="auto"/>
              <w:right w:val="outset" w:sz="6" w:space="0" w:color="auto"/>
            </w:tcBorders>
          </w:tcPr>
          <w:p w14:paraId="268B2F2E" w14:textId="77777777" w:rsidR="00270475" w:rsidRPr="00584AEA" w:rsidRDefault="00270475" w:rsidP="00096A24">
            <w:pPr>
              <w:jc w:val="both"/>
              <w:rPr>
                <w:rFonts w:ascii="Arrus" w:hAnsi="Arrus"/>
              </w:rPr>
            </w:pPr>
            <w:r w:rsidRPr="00584AEA">
              <w:rPr>
                <w:rFonts w:ascii="Arrus" w:hAnsi="Arrus"/>
                <w:sz w:val="22"/>
                <w:szCs w:val="22"/>
              </w:rPr>
              <w:t>21.9</w:t>
            </w:r>
          </w:p>
        </w:tc>
      </w:tr>
      <w:tr w:rsidR="00270475" w:rsidRPr="00584AEA" w14:paraId="268B2F37" w14:textId="77777777" w:rsidTr="00096A24">
        <w:trPr>
          <w:tblCellSpacing w:w="0" w:type="dxa"/>
          <w:jc w:val="center"/>
        </w:trPr>
        <w:tc>
          <w:tcPr>
            <w:tcW w:w="1196" w:type="dxa"/>
            <w:tcBorders>
              <w:top w:val="outset" w:sz="6" w:space="0" w:color="auto"/>
              <w:left w:val="outset" w:sz="6" w:space="0" w:color="auto"/>
              <w:bottom w:val="outset" w:sz="6" w:space="0" w:color="auto"/>
              <w:right w:val="outset" w:sz="6" w:space="0" w:color="auto"/>
            </w:tcBorders>
          </w:tcPr>
          <w:p w14:paraId="268B2F30"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Total</w:t>
            </w:r>
          </w:p>
        </w:tc>
        <w:tc>
          <w:tcPr>
            <w:tcW w:w="900" w:type="dxa"/>
            <w:tcBorders>
              <w:top w:val="outset" w:sz="6" w:space="0" w:color="auto"/>
              <w:left w:val="outset" w:sz="6" w:space="0" w:color="auto"/>
              <w:bottom w:val="outset" w:sz="6" w:space="0" w:color="auto"/>
              <w:right w:val="outset" w:sz="6" w:space="0" w:color="auto"/>
            </w:tcBorders>
          </w:tcPr>
          <w:p w14:paraId="268B2F31"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46.4</w:t>
            </w:r>
          </w:p>
        </w:tc>
        <w:tc>
          <w:tcPr>
            <w:tcW w:w="990" w:type="dxa"/>
            <w:tcBorders>
              <w:top w:val="outset" w:sz="6" w:space="0" w:color="auto"/>
              <w:left w:val="outset" w:sz="6" w:space="0" w:color="auto"/>
              <w:bottom w:val="outset" w:sz="6" w:space="0" w:color="auto"/>
              <w:right w:val="outset" w:sz="6" w:space="0" w:color="auto"/>
            </w:tcBorders>
          </w:tcPr>
          <w:p w14:paraId="268B2F32"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41.9</w:t>
            </w:r>
          </w:p>
        </w:tc>
        <w:tc>
          <w:tcPr>
            <w:tcW w:w="810" w:type="dxa"/>
            <w:tcBorders>
              <w:top w:val="outset" w:sz="6" w:space="0" w:color="auto"/>
              <w:left w:val="outset" w:sz="6" w:space="0" w:color="auto"/>
              <w:bottom w:val="outset" w:sz="6" w:space="0" w:color="auto"/>
              <w:right w:val="outset" w:sz="6" w:space="0" w:color="auto"/>
            </w:tcBorders>
          </w:tcPr>
          <w:p w14:paraId="268B2F33"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33.9</w:t>
            </w:r>
          </w:p>
        </w:tc>
        <w:tc>
          <w:tcPr>
            <w:tcW w:w="1260" w:type="dxa"/>
            <w:tcBorders>
              <w:top w:val="outset" w:sz="6" w:space="0" w:color="auto"/>
              <w:left w:val="outset" w:sz="6" w:space="0" w:color="auto"/>
              <w:bottom w:val="outset" w:sz="6" w:space="0" w:color="auto"/>
              <w:right w:val="outset" w:sz="6" w:space="0" w:color="auto"/>
            </w:tcBorders>
          </w:tcPr>
          <w:p w14:paraId="268B2F34"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31.7</w:t>
            </w:r>
          </w:p>
        </w:tc>
        <w:tc>
          <w:tcPr>
            <w:tcW w:w="720" w:type="dxa"/>
            <w:tcBorders>
              <w:top w:val="outset" w:sz="6" w:space="0" w:color="auto"/>
              <w:left w:val="outset" w:sz="6" w:space="0" w:color="auto"/>
              <w:bottom w:val="outset" w:sz="6" w:space="0" w:color="auto"/>
              <w:right w:val="outset" w:sz="6" w:space="0" w:color="auto"/>
            </w:tcBorders>
          </w:tcPr>
          <w:p w14:paraId="268B2F35"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25.8</w:t>
            </w:r>
          </w:p>
        </w:tc>
        <w:tc>
          <w:tcPr>
            <w:tcW w:w="810" w:type="dxa"/>
            <w:tcBorders>
              <w:top w:val="outset" w:sz="6" w:space="0" w:color="auto"/>
              <w:left w:val="outset" w:sz="6" w:space="0" w:color="auto"/>
              <w:bottom w:val="outset" w:sz="6" w:space="0" w:color="auto"/>
              <w:right w:val="outset" w:sz="6" w:space="0" w:color="auto"/>
            </w:tcBorders>
          </w:tcPr>
          <w:p w14:paraId="268B2F36"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20.9</w:t>
            </w:r>
          </w:p>
        </w:tc>
      </w:tr>
    </w:tbl>
    <w:p w14:paraId="268B2F38" w14:textId="77777777" w:rsidR="00270475" w:rsidRPr="00584AEA" w:rsidRDefault="00270475" w:rsidP="00270475">
      <w:pPr>
        <w:pStyle w:val="NormalWeb"/>
        <w:spacing w:before="0"/>
        <w:jc w:val="both"/>
        <w:rPr>
          <w:rFonts w:ascii="Arrus" w:hAnsi="Arrus"/>
          <w:sz w:val="22"/>
          <w:szCs w:val="22"/>
        </w:rPr>
      </w:pPr>
      <w:r w:rsidRPr="00584AEA">
        <w:rPr>
          <w:rStyle w:val="Emphasis"/>
          <w:rFonts w:ascii="Arrus" w:eastAsiaTheme="majorEastAsia" w:hAnsi="Arrus"/>
          <w:sz w:val="22"/>
          <w:szCs w:val="22"/>
        </w:rPr>
        <w:t>Note: Suresh Tendulkar Committee poverty line (Government of India 2009) has been used to compute the level of poverty among different religious groups </w:t>
      </w:r>
      <w:r w:rsidRPr="00584AEA">
        <w:rPr>
          <w:rStyle w:val="apple-converted-space"/>
          <w:rFonts w:ascii="Arrus" w:hAnsi="Arrus"/>
          <w:i/>
          <w:iCs/>
          <w:sz w:val="22"/>
          <w:szCs w:val="22"/>
        </w:rPr>
        <w:t> </w:t>
      </w:r>
      <w:r w:rsidRPr="00584AEA">
        <w:rPr>
          <w:rStyle w:val="Emphasis"/>
          <w:rFonts w:ascii="Arrus" w:eastAsiaTheme="majorEastAsia" w:hAnsi="Arrus"/>
          <w:sz w:val="22"/>
          <w:szCs w:val="22"/>
        </w:rPr>
        <w:t>Source: Panagariya and Mukim (2013)</w:t>
      </w:r>
    </w:p>
    <w:p w14:paraId="268B2F39" w14:textId="77777777" w:rsidR="00270475" w:rsidRPr="00584AEA" w:rsidRDefault="00270475" w:rsidP="00270475">
      <w:pPr>
        <w:pStyle w:val="NormalWeb"/>
        <w:spacing w:before="0"/>
        <w:jc w:val="both"/>
        <w:rPr>
          <w:rFonts w:ascii="Arrus" w:hAnsi="Arrus"/>
          <w:i/>
          <w:sz w:val="22"/>
          <w:szCs w:val="22"/>
        </w:rPr>
      </w:pPr>
      <w:r w:rsidRPr="00584AEA">
        <w:rPr>
          <w:rFonts w:ascii="Arrus" w:hAnsi="Arrus"/>
          <w:sz w:val="22"/>
          <w:szCs w:val="22"/>
        </w:rPr>
        <w:br/>
      </w:r>
      <w:r w:rsidRPr="00584AEA">
        <w:rPr>
          <w:rFonts w:ascii="Arrus" w:hAnsi="Arrus"/>
          <w:i/>
          <w:sz w:val="22"/>
          <w:szCs w:val="22"/>
        </w:rPr>
        <w:t> “From Table 3, the following major observations can be made. First, there exists an enormous gap between urban poverty rates among Muslims and overall urban poverty rates in many states. Some of the prominent states which have higher poverty among Muslims than overall poverty are Assam (excess poverty among Muslims in urban areas was +26.8% in 2009-10), Gujarat (+24.8), Uttarakhand (+24.4%), Haryana (+19.4%), Uttar Pradesh (+17.8), Bihar (+17.1%), West Bengal (+13.0), Jharkhand (+13.3%) and Maharashtra (+12.6%). Thus, states with excess urban poverty among Muslims are mainly from the northern and western states.</w:t>
      </w:r>
    </w:p>
    <w:p w14:paraId="268B2F3A" w14:textId="77777777" w:rsidR="00270475" w:rsidRPr="00584AEA" w:rsidRDefault="00270475" w:rsidP="00270475">
      <w:pPr>
        <w:pStyle w:val="NormalWeb"/>
        <w:spacing w:before="0"/>
        <w:jc w:val="both"/>
        <w:rPr>
          <w:rFonts w:ascii="Arrus" w:hAnsi="Arrus"/>
          <w:i/>
          <w:sz w:val="22"/>
          <w:szCs w:val="22"/>
        </w:rPr>
      </w:pPr>
      <w:r w:rsidRPr="00584AEA">
        <w:rPr>
          <w:rFonts w:ascii="Arrus" w:hAnsi="Arrus"/>
          <w:i/>
          <w:sz w:val="22"/>
          <w:szCs w:val="22"/>
        </w:rPr>
        <w:br/>
        <w:t xml:space="preserve">“Second, among states which have shown consistently increasing gaps between poverty rates among Muslims and overall state poverty are Gujarat (+17.6% in 1993-94, +22.2% in 2004-05, and +24.8% in 2009-10), Uttarakhand (+13.8%, +18.1% and +24.4%) and Uttar Pradesh (+12.5%, +14.3% and 17.8%), but in other states, notwithstanding the increase over 1993-94, the gap has either </w:t>
      </w:r>
      <w:proofErr w:type="spellStart"/>
      <w:r w:rsidRPr="00584AEA">
        <w:rPr>
          <w:rFonts w:ascii="Arrus" w:hAnsi="Arrus"/>
          <w:i/>
          <w:sz w:val="22"/>
          <w:szCs w:val="22"/>
        </w:rPr>
        <w:t>stabilised</w:t>
      </w:r>
      <w:proofErr w:type="spellEnd"/>
      <w:r w:rsidRPr="00584AEA">
        <w:rPr>
          <w:rFonts w:ascii="Arrus" w:hAnsi="Arrus"/>
          <w:i/>
          <w:sz w:val="22"/>
          <w:szCs w:val="22"/>
        </w:rPr>
        <w:t xml:space="preserve"> or declined during 2004-05 and 2009-10. Thus, among the relatively developed states, Gujarat stands out in terms of relative increase in poverty among Muslims in urban areas.</w:t>
      </w:r>
    </w:p>
    <w:p w14:paraId="268B2F3B" w14:textId="77777777" w:rsidR="00270475" w:rsidRPr="00584AEA" w:rsidRDefault="00270475" w:rsidP="00270475">
      <w:pPr>
        <w:pStyle w:val="NormalWeb"/>
        <w:spacing w:before="0"/>
        <w:jc w:val="both"/>
        <w:rPr>
          <w:rFonts w:ascii="Arrus" w:hAnsi="Arrus"/>
          <w:i/>
          <w:sz w:val="22"/>
          <w:szCs w:val="22"/>
        </w:rPr>
      </w:pPr>
      <w:r w:rsidRPr="00584AEA">
        <w:rPr>
          <w:rFonts w:ascii="Arrus" w:hAnsi="Arrus"/>
          <w:i/>
          <w:sz w:val="22"/>
          <w:szCs w:val="22"/>
        </w:rPr>
        <w:br/>
        <w:t xml:space="preserve">“Third, the relative situation of Muslims over the years 1993-94 to 2009-10 has worsened in Gujarat. Muslims in the state have the highest relative poverty (the ratio between poverty rate among Muslims in urban </w:t>
      </w:r>
      <w:r w:rsidRPr="00584AEA">
        <w:rPr>
          <w:rFonts w:ascii="Arrus" w:hAnsi="Arrus"/>
          <w:i/>
          <w:sz w:val="22"/>
          <w:szCs w:val="22"/>
        </w:rPr>
        <w:lastRenderedPageBreak/>
        <w:t>areas in the state and overall urban poverty in the state). Poverty among urban Muslims was 1.6, 2.1 and 2.4 times higher than overall urban poverty in the state, in the years 1993-94, 2004-05 and 2009-10. After Gujarat, the highest relative poverty among Muslims in 1999-10 was in Assam (2.0), Uttarakhand (2.0), Haryana (1.8), and Maharashtra (1.7).</w:t>
      </w:r>
    </w:p>
    <w:p w14:paraId="268B2F3C" w14:textId="77777777" w:rsidR="00270475" w:rsidRPr="00584AEA" w:rsidRDefault="00270475" w:rsidP="00270475">
      <w:pPr>
        <w:pStyle w:val="NormalWeb"/>
        <w:spacing w:before="0"/>
        <w:jc w:val="both"/>
        <w:rPr>
          <w:rFonts w:ascii="Arrus" w:hAnsi="Arrus"/>
          <w:i/>
          <w:sz w:val="22"/>
          <w:szCs w:val="22"/>
        </w:rPr>
      </w:pPr>
      <w:r w:rsidRPr="00584AEA">
        <w:rPr>
          <w:rFonts w:ascii="Arrus" w:hAnsi="Arrus"/>
          <w:i/>
          <w:sz w:val="22"/>
          <w:szCs w:val="22"/>
        </w:rPr>
        <w:br/>
        <w:t xml:space="preserve"> “Fourth, at the national level, relative poverty among Muslims is largely stable (1.5 times in 1993-94, 1.6 times each in 2004-05 and 2009-10). This stability is largely due to better performance in southern states like Andhra Pradesh, Karnataka, Tamil Nadu, and also West Bengal where urban poverty among Muslims has declined. In Kerala, relative poverty among Muslims has marginally increased over the years, but this gap in comparison to states like Assam, Gujarat, Haryana, Maharashtra and Uttarakhand is smaller. Thus, we find a major difference between the southern, and northern and western Indian states in terms of dynamics of poverty among Muslims. In fact, it has been the northern and western states of the country which have undergone a significant transformation in social relations due to communal politics, and which have also been centres of communal violence (Shaban 2011). The torn social relations and </w:t>
      </w:r>
      <w:proofErr w:type="spellStart"/>
      <w:r w:rsidRPr="00584AEA">
        <w:rPr>
          <w:rFonts w:ascii="Arrus" w:hAnsi="Arrus"/>
          <w:i/>
          <w:sz w:val="22"/>
          <w:szCs w:val="22"/>
        </w:rPr>
        <w:t>communalised</w:t>
      </w:r>
      <w:proofErr w:type="spellEnd"/>
      <w:r w:rsidRPr="00584AEA">
        <w:rPr>
          <w:rFonts w:ascii="Arrus" w:hAnsi="Arrus"/>
          <w:i/>
          <w:sz w:val="22"/>
          <w:szCs w:val="22"/>
        </w:rPr>
        <w:t xml:space="preserve"> state machineries and politics act as barriers to developmental programmes and economic and social mobility among Muslims.</w:t>
      </w:r>
    </w:p>
    <w:p w14:paraId="268B2F3D" w14:textId="77777777" w:rsidR="00270475" w:rsidRPr="00584AEA" w:rsidRDefault="00270475" w:rsidP="00270475">
      <w:pPr>
        <w:pStyle w:val="NormalWeb"/>
        <w:spacing w:before="0"/>
        <w:jc w:val="both"/>
        <w:rPr>
          <w:rFonts w:ascii="Arrus" w:hAnsi="Arrus"/>
          <w:sz w:val="22"/>
          <w:szCs w:val="22"/>
        </w:rPr>
      </w:pPr>
      <w:r w:rsidRPr="00584AEA">
        <w:rPr>
          <w:rFonts w:ascii="Arrus" w:hAnsi="Arrus"/>
          <w:sz w:val="22"/>
          <w:szCs w:val="22"/>
        </w:rPr>
        <w:br/>
        <w:t> </w:t>
      </w:r>
    </w:p>
    <w:p w14:paraId="268B2F3E" w14:textId="77777777" w:rsidR="00270475" w:rsidRPr="00584AEA" w:rsidRDefault="00270475" w:rsidP="00270475">
      <w:pPr>
        <w:pStyle w:val="NormalWeb"/>
        <w:spacing w:before="0"/>
        <w:jc w:val="both"/>
        <w:rPr>
          <w:rFonts w:ascii="Arrus" w:hAnsi="Arrus"/>
          <w:sz w:val="22"/>
          <w:szCs w:val="22"/>
        </w:rPr>
      </w:pPr>
      <w:r w:rsidRPr="00584AEA">
        <w:rPr>
          <w:rStyle w:val="Strong"/>
          <w:rFonts w:ascii="Arrus" w:eastAsiaTheme="majorEastAsia" w:hAnsi="Arrus"/>
          <w:sz w:val="22"/>
          <w:szCs w:val="22"/>
        </w:rPr>
        <w:t>Table 3: Relative poverty and poverty rate difference between Muslims and overall poverty in urban areas in selected states of India</w:t>
      </w:r>
    </w:p>
    <w:tbl>
      <w:tblPr>
        <w:tblW w:w="6855" w:type="dxa"/>
        <w:tblCellSpacing w:w="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00" w:firstRow="0" w:lastRow="0" w:firstColumn="0" w:lastColumn="0" w:noHBand="0" w:noVBand="0"/>
      </w:tblPr>
      <w:tblGrid>
        <w:gridCol w:w="1368"/>
        <w:gridCol w:w="1446"/>
        <w:gridCol w:w="1251"/>
        <w:gridCol w:w="810"/>
        <w:gridCol w:w="360"/>
        <w:gridCol w:w="450"/>
        <w:gridCol w:w="630"/>
        <w:gridCol w:w="540"/>
      </w:tblGrid>
      <w:tr w:rsidR="00270475" w:rsidRPr="00584AEA" w14:paraId="268B2F42"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3F"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States</w:t>
            </w:r>
          </w:p>
        </w:tc>
        <w:tc>
          <w:tcPr>
            <w:tcW w:w="3507" w:type="dxa"/>
            <w:gridSpan w:val="3"/>
            <w:tcBorders>
              <w:top w:val="outset" w:sz="6" w:space="0" w:color="auto"/>
              <w:left w:val="outset" w:sz="6" w:space="0" w:color="auto"/>
              <w:bottom w:val="outset" w:sz="6" w:space="0" w:color="auto"/>
              <w:right w:val="outset" w:sz="6" w:space="0" w:color="auto"/>
            </w:tcBorders>
          </w:tcPr>
          <w:p w14:paraId="268B2F40" w14:textId="77777777" w:rsidR="00270475" w:rsidRPr="00584AEA" w:rsidRDefault="00270475" w:rsidP="00096A24">
            <w:pPr>
              <w:rPr>
                <w:rFonts w:ascii="Arrus" w:hAnsi="Arrus"/>
              </w:rPr>
            </w:pPr>
            <w:r w:rsidRPr="00584AEA">
              <w:rPr>
                <w:rStyle w:val="Strong"/>
                <w:rFonts w:ascii="Arrus" w:eastAsiaTheme="majorEastAsia" w:hAnsi="Arrus"/>
                <w:sz w:val="22"/>
                <w:szCs w:val="22"/>
              </w:rPr>
              <w:t>Differences in poverty rates in</w:t>
            </w:r>
            <w:r w:rsidRPr="00584AEA">
              <w:rPr>
                <w:rFonts w:ascii="Arrus" w:hAnsi="Arrus"/>
                <w:b/>
                <w:bCs/>
                <w:sz w:val="22"/>
                <w:szCs w:val="22"/>
              </w:rPr>
              <w:br/>
            </w:r>
            <w:r w:rsidRPr="00584AEA">
              <w:rPr>
                <w:rStyle w:val="Strong"/>
                <w:rFonts w:ascii="Arrus" w:eastAsiaTheme="majorEastAsia" w:hAnsi="Arrus"/>
                <w:sz w:val="22"/>
                <w:szCs w:val="22"/>
              </w:rPr>
              <w:t>urban areas [poverty rate (%)</w:t>
            </w:r>
            <w:r w:rsidRPr="00584AEA">
              <w:rPr>
                <w:rStyle w:val="apple-converted-space"/>
                <w:rFonts w:ascii="Arrus" w:hAnsi="Arrus"/>
                <w:b/>
                <w:bCs/>
                <w:sz w:val="22"/>
                <w:szCs w:val="22"/>
              </w:rPr>
              <w:t> </w:t>
            </w:r>
            <w:r w:rsidRPr="00584AEA">
              <w:rPr>
                <w:rFonts w:ascii="Arrus" w:hAnsi="Arrus"/>
                <w:b/>
                <w:bCs/>
                <w:sz w:val="22"/>
                <w:szCs w:val="22"/>
              </w:rPr>
              <w:br/>
            </w:r>
            <w:r w:rsidRPr="00584AEA">
              <w:rPr>
                <w:rStyle w:val="Strong"/>
                <w:rFonts w:ascii="Arrus" w:eastAsiaTheme="majorEastAsia" w:hAnsi="Arrus"/>
                <w:sz w:val="22"/>
                <w:szCs w:val="22"/>
              </w:rPr>
              <w:t>among Muslims in urban</w:t>
            </w:r>
            <w:r w:rsidRPr="00584AEA">
              <w:rPr>
                <w:rStyle w:val="apple-converted-space"/>
                <w:rFonts w:ascii="Arrus" w:hAnsi="Arrus"/>
                <w:b/>
                <w:bCs/>
                <w:sz w:val="22"/>
                <w:szCs w:val="22"/>
              </w:rPr>
              <w:t> </w:t>
            </w:r>
            <w:r w:rsidRPr="00584AEA">
              <w:rPr>
                <w:rFonts w:ascii="Arrus" w:hAnsi="Arrus"/>
                <w:b/>
                <w:bCs/>
                <w:sz w:val="22"/>
                <w:szCs w:val="22"/>
              </w:rPr>
              <w:br/>
            </w:r>
            <w:r w:rsidRPr="00584AEA">
              <w:rPr>
                <w:rStyle w:val="Strong"/>
                <w:rFonts w:ascii="Arrus" w:eastAsiaTheme="majorEastAsia" w:hAnsi="Arrus"/>
                <w:sz w:val="22"/>
                <w:szCs w:val="22"/>
              </w:rPr>
              <w:t>areas less overall poverty rates</w:t>
            </w:r>
            <w:r w:rsidRPr="00584AEA">
              <w:rPr>
                <w:rFonts w:ascii="Arrus" w:hAnsi="Arrus"/>
                <w:b/>
                <w:bCs/>
                <w:sz w:val="22"/>
                <w:szCs w:val="22"/>
              </w:rPr>
              <w:br/>
            </w:r>
            <w:r w:rsidRPr="00584AEA">
              <w:rPr>
                <w:rStyle w:val="Strong"/>
                <w:rFonts w:ascii="Arrus" w:eastAsiaTheme="majorEastAsia" w:hAnsi="Arrus"/>
                <w:sz w:val="22"/>
                <w:szCs w:val="22"/>
              </w:rPr>
              <w:t>(%) in urban areas in respective states]</w:t>
            </w:r>
          </w:p>
        </w:tc>
        <w:tc>
          <w:tcPr>
            <w:tcW w:w="1980" w:type="dxa"/>
            <w:gridSpan w:val="4"/>
            <w:tcBorders>
              <w:top w:val="outset" w:sz="6" w:space="0" w:color="auto"/>
              <w:left w:val="outset" w:sz="6" w:space="0" w:color="auto"/>
              <w:bottom w:val="outset" w:sz="6" w:space="0" w:color="auto"/>
              <w:right w:val="outset" w:sz="6" w:space="0" w:color="auto"/>
            </w:tcBorders>
          </w:tcPr>
          <w:p w14:paraId="268B2F41" w14:textId="77777777" w:rsidR="00270475" w:rsidRPr="00584AEA" w:rsidRDefault="00270475" w:rsidP="00096A24">
            <w:pPr>
              <w:jc w:val="right"/>
              <w:rPr>
                <w:rFonts w:ascii="Arrus" w:hAnsi="Arrus"/>
              </w:rPr>
            </w:pPr>
            <w:r w:rsidRPr="00584AEA">
              <w:rPr>
                <w:rStyle w:val="Strong"/>
                <w:rFonts w:ascii="Arrus" w:eastAsiaTheme="majorEastAsia" w:hAnsi="Arrus"/>
                <w:sz w:val="22"/>
                <w:szCs w:val="22"/>
              </w:rPr>
              <w:t>Ratio of poverty among Muslims in</w:t>
            </w:r>
            <w:r w:rsidRPr="00584AEA">
              <w:rPr>
                <w:rFonts w:ascii="Arrus" w:hAnsi="Arrus"/>
                <w:b/>
                <w:bCs/>
                <w:sz w:val="22"/>
                <w:szCs w:val="22"/>
              </w:rPr>
              <w:br/>
            </w:r>
            <w:r w:rsidRPr="00584AEA">
              <w:rPr>
                <w:rStyle w:val="Strong"/>
                <w:rFonts w:ascii="Arrus" w:eastAsiaTheme="majorEastAsia" w:hAnsi="Arrus"/>
                <w:sz w:val="22"/>
                <w:szCs w:val="22"/>
              </w:rPr>
              <w:t>urban areas and overall urban</w:t>
            </w:r>
            <w:r w:rsidRPr="00584AEA">
              <w:rPr>
                <w:rFonts w:ascii="Arrus" w:hAnsi="Arrus"/>
                <w:b/>
                <w:bCs/>
                <w:sz w:val="22"/>
                <w:szCs w:val="22"/>
              </w:rPr>
              <w:br/>
            </w:r>
            <w:r w:rsidRPr="00584AEA">
              <w:rPr>
                <w:rStyle w:val="Strong"/>
                <w:rFonts w:ascii="Arrus" w:eastAsiaTheme="majorEastAsia" w:hAnsi="Arrus"/>
                <w:sz w:val="22"/>
                <w:szCs w:val="22"/>
              </w:rPr>
              <w:t>poverty rate in respective states</w:t>
            </w:r>
          </w:p>
        </w:tc>
      </w:tr>
      <w:tr w:rsidR="00270475" w:rsidRPr="00584AEA" w14:paraId="268B2F4B"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43" w14:textId="77777777" w:rsidR="00270475" w:rsidRPr="00584AEA" w:rsidRDefault="00270475" w:rsidP="00096A24">
            <w:pPr>
              <w:jc w:val="both"/>
              <w:rPr>
                <w:rFonts w:ascii="Arrus" w:hAnsi="Arrus"/>
              </w:rPr>
            </w:pPr>
            <w:r w:rsidRPr="00584AEA">
              <w:rPr>
                <w:rFonts w:ascii="Arrus" w:hAnsi="Arrus"/>
                <w:sz w:val="22"/>
                <w:szCs w:val="22"/>
              </w:rPr>
              <w:t> </w:t>
            </w:r>
          </w:p>
        </w:tc>
        <w:tc>
          <w:tcPr>
            <w:tcW w:w="1446" w:type="dxa"/>
            <w:tcBorders>
              <w:top w:val="outset" w:sz="6" w:space="0" w:color="auto"/>
              <w:left w:val="outset" w:sz="6" w:space="0" w:color="auto"/>
              <w:bottom w:val="outset" w:sz="6" w:space="0" w:color="auto"/>
              <w:right w:val="outset" w:sz="6" w:space="0" w:color="auto"/>
            </w:tcBorders>
          </w:tcPr>
          <w:p w14:paraId="268B2F44"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1993-94</w:t>
            </w:r>
          </w:p>
        </w:tc>
        <w:tc>
          <w:tcPr>
            <w:tcW w:w="1251" w:type="dxa"/>
            <w:tcBorders>
              <w:top w:val="outset" w:sz="6" w:space="0" w:color="auto"/>
              <w:left w:val="outset" w:sz="6" w:space="0" w:color="auto"/>
              <w:bottom w:val="outset" w:sz="6" w:space="0" w:color="auto"/>
              <w:right w:val="outset" w:sz="6" w:space="0" w:color="auto"/>
            </w:tcBorders>
          </w:tcPr>
          <w:p w14:paraId="268B2F45"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2004-05</w:t>
            </w:r>
          </w:p>
        </w:tc>
        <w:tc>
          <w:tcPr>
            <w:tcW w:w="810" w:type="dxa"/>
            <w:tcBorders>
              <w:top w:val="outset" w:sz="6" w:space="0" w:color="auto"/>
              <w:left w:val="outset" w:sz="6" w:space="0" w:color="auto"/>
              <w:bottom w:val="outset" w:sz="6" w:space="0" w:color="auto"/>
              <w:right w:val="outset" w:sz="6" w:space="0" w:color="auto"/>
            </w:tcBorders>
          </w:tcPr>
          <w:p w14:paraId="268B2F46"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2009-10</w:t>
            </w:r>
          </w:p>
        </w:tc>
        <w:tc>
          <w:tcPr>
            <w:tcW w:w="360" w:type="dxa"/>
            <w:tcBorders>
              <w:top w:val="outset" w:sz="6" w:space="0" w:color="auto"/>
              <w:left w:val="outset" w:sz="6" w:space="0" w:color="auto"/>
              <w:bottom w:val="outset" w:sz="6" w:space="0" w:color="auto"/>
              <w:right w:val="outset" w:sz="6" w:space="0" w:color="auto"/>
            </w:tcBorders>
          </w:tcPr>
          <w:p w14:paraId="268B2F47"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1993-94</w:t>
            </w:r>
          </w:p>
        </w:tc>
        <w:tc>
          <w:tcPr>
            <w:tcW w:w="450" w:type="dxa"/>
            <w:tcBorders>
              <w:top w:val="outset" w:sz="6" w:space="0" w:color="auto"/>
              <w:left w:val="outset" w:sz="6" w:space="0" w:color="auto"/>
              <w:bottom w:val="outset" w:sz="6" w:space="0" w:color="auto"/>
              <w:right w:val="outset" w:sz="6" w:space="0" w:color="auto"/>
            </w:tcBorders>
          </w:tcPr>
          <w:p w14:paraId="268B2F48"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2004-05</w:t>
            </w:r>
          </w:p>
        </w:tc>
        <w:tc>
          <w:tcPr>
            <w:tcW w:w="630" w:type="dxa"/>
            <w:tcBorders>
              <w:top w:val="outset" w:sz="6" w:space="0" w:color="auto"/>
              <w:left w:val="outset" w:sz="6" w:space="0" w:color="auto"/>
              <w:bottom w:val="outset" w:sz="6" w:space="0" w:color="auto"/>
              <w:right w:val="outset" w:sz="6" w:space="0" w:color="auto"/>
            </w:tcBorders>
          </w:tcPr>
          <w:p w14:paraId="268B2F49"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2009-10</w:t>
            </w:r>
          </w:p>
        </w:tc>
        <w:tc>
          <w:tcPr>
            <w:tcW w:w="540" w:type="dxa"/>
            <w:tcBorders>
              <w:top w:val="outset" w:sz="6" w:space="0" w:color="auto"/>
              <w:left w:val="outset" w:sz="6" w:space="0" w:color="auto"/>
              <w:bottom w:val="outset" w:sz="6" w:space="0" w:color="auto"/>
              <w:right w:val="outset" w:sz="6" w:space="0" w:color="auto"/>
            </w:tcBorders>
            <w:vAlign w:val="center"/>
          </w:tcPr>
          <w:p w14:paraId="268B2F4A"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54"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4C" w14:textId="77777777" w:rsidR="00270475" w:rsidRPr="00584AEA" w:rsidRDefault="00270475" w:rsidP="00096A24">
            <w:pPr>
              <w:jc w:val="both"/>
              <w:rPr>
                <w:rFonts w:ascii="Arrus" w:hAnsi="Arrus"/>
              </w:rPr>
            </w:pPr>
            <w:r w:rsidRPr="00584AEA">
              <w:rPr>
                <w:rFonts w:ascii="Arrus" w:hAnsi="Arrus"/>
                <w:sz w:val="22"/>
                <w:szCs w:val="22"/>
              </w:rPr>
              <w:t>Andhra Pradesh</w:t>
            </w:r>
          </w:p>
        </w:tc>
        <w:tc>
          <w:tcPr>
            <w:tcW w:w="1446" w:type="dxa"/>
            <w:tcBorders>
              <w:top w:val="outset" w:sz="6" w:space="0" w:color="auto"/>
              <w:left w:val="outset" w:sz="6" w:space="0" w:color="auto"/>
              <w:bottom w:val="outset" w:sz="6" w:space="0" w:color="auto"/>
              <w:right w:val="outset" w:sz="6" w:space="0" w:color="auto"/>
            </w:tcBorders>
          </w:tcPr>
          <w:p w14:paraId="268B2F4D" w14:textId="77777777" w:rsidR="00270475" w:rsidRPr="00584AEA" w:rsidRDefault="00270475" w:rsidP="00096A24">
            <w:pPr>
              <w:jc w:val="both"/>
              <w:rPr>
                <w:rFonts w:ascii="Arrus" w:hAnsi="Arrus"/>
              </w:rPr>
            </w:pPr>
            <w:r w:rsidRPr="00584AEA">
              <w:rPr>
                <w:rFonts w:ascii="Arrus" w:hAnsi="Arrus"/>
                <w:sz w:val="22"/>
                <w:szCs w:val="22"/>
              </w:rPr>
              <w:t>9.4</w:t>
            </w:r>
          </w:p>
        </w:tc>
        <w:tc>
          <w:tcPr>
            <w:tcW w:w="1251" w:type="dxa"/>
            <w:tcBorders>
              <w:top w:val="outset" w:sz="6" w:space="0" w:color="auto"/>
              <w:left w:val="outset" w:sz="6" w:space="0" w:color="auto"/>
              <w:bottom w:val="outset" w:sz="6" w:space="0" w:color="auto"/>
              <w:right w:val="outset" w:sz="6" w:space="0" w:color="auto"/>
            </w:tcBorders>
          </w:tcPr>
          <w:p w14:paraId="268B2F4E" w14:textId="77777777" w:rsidR="00270475" w:rsidRPr="00584AEA" w:rsidRDefault="00270475" w:rsidP="00096A24">
            <w:pPr>
              <w:jc w:val="both"/>
              <w:rPr>
                <w:rFonts w:ascii="Arrus" w:hAnsi="Arrus"/>
              </w:rPr>
            </w:pPr>
            <w:r w:rsidRPr="00584AEA">
              <w:rPr>
                <w:rFonts w:ascii="Arrus" w:hAnsi="Arrus"/>
                <w:sz w:val="22"/>
                <w:szCs w:val="22"/>
              </w:rPr>
              <w:t>9.3</w:t>
            </w:r>
          </w:p>
        </w:tc>
        <w:tc>
          <w:tcPr>
            <w:tcW w:w="810" w:type="dxa"/>
            <w:tcBorders>
              <w:top w:val="outset" w:sz="6" w:space="0" w:color="auto"/>
              <w:left w:val="outset" w:sz="6" w:space="0" w:color="auto"/>
              <w:bottom w:val="outset" w:sz="6" w:space="0" w:color="auto"/>
              <w:right w:val="outset" w:sz="6" w:space="0" w:color="auto"/>
            </w:tcBorders>
          </w:tcPr>
          <w:p w14:paraId="268B2F4F" w14:textId="77777777" w:rsidR="00270475" w:rsidRPr="00584AEA" w:rsidRDefault="00270475" w:rsidP="00096A24">
            <w:pPr>
              <w:jc w:val="both"/>
              <w:rPr>
                <w:rFonts w:ascii="Arrus" w:hAnsi="Arrus"/>
              </w:rPr>
            </w:pPr>
            <w:r w:rsidRPr="00584AEA">
              <w:rPr>
                <w:rFonts w:ascii="Arrus" w:hAnsi="Arrus"/>
                <w:sz w:val="22"/>
                <w:szCs w:val="22"/>
              </w:rPr>
              <w:t>7.0</w:t>
            </w:r>
          </w:p>
        </w:tc>
        <w:tc>
          <w:tcPr>
            <w:tcW w:w="360" w:type="dxa"/>
            <w:tcBorders>
              <w:top w:val="outset" w:sz="6" w:space="0" w:color="auto"/>
              <w:left w:val="outset" w:sz="6" w:space="0" w:color="auto"/>
              <w:bottom w:val="outset" w:sz="6" w:space="0" w:color="auto"/>
              <w:right w:val="outset" w:sz="6" w:space="0" w:color="auto"/>
            </w:tcBorders>
          </w:tcPr>
          <w:p w14:paraId="268B2F50" w14:textId="77777777" w:rsidR="00270475" w:rsidRPr="00584AEA" w:rsidRDefault="00270475" w:rsidP="00096A24">
            <w:pPr>
              <w:jc w:val="both"/>
              <w:rPr>
                <w:rFonts w:ascii="Arrus" w:hAnsi="Arrus"/>
              </w:rPr>
            </w:pPr>
            <w:r w:rsidRPr="00584AEA">
              <w:rPr>
                <w:rFonts w:ascii="Arrus" w:hAnsi="Arrus"/>
                <w:sz w:val="22"/>
                <w:szCs w:val="22"/>
              </w:rPr>
              <w:t>1.3</w:t>
            </w:r>
          </w:p>
        </w:tc>
        <w:tc>
          <w:tcPr>
            <w:tcW w:w="450" w:type="dxa"/>
            <w:tcBorders>
              <w:top w:val="outset" w:sz="6" w:space="0" w:color="auto"/>
              <w:left w:val="outset" w:sz="6" w:space="0" w:color="auto"/>
              <w:bottom w:val="outset" w:sz="6" w:space="0" w:color="auto"/>
              <w:right w:val="outset" w:sz="6" w:space="0" w:color="auto"/>
            </w:tcBorders>
          </w:tcPr>
          <w:p w14:paraId="268B2F51" w14:textId="77777777" w:rsidR="00270475" w:rsidRPr="00584AEA" w:rsidRDefault="00270475" w:rsidP="00096A24">
            <w:pPr>
              <w:jc w:val="both"/>
              <w:rPr>
                <w:rFonts w:ascii="Arrus" w:hAnsi="Arrus"/>
              </w:rPr>
            </w:pPr>
            <w:r w:rsidRPr="00584AEA">
              <w:rPr>
                <w:rFonts w:ascii="Arrus" w:hAnsi="Arrus"/>
                <w:sz w:val="22"/>
                <w:szCs w:val="22"/>
              </w:rPr>
              <w:t>1.4</w:t>
            </w:r>
          </w:p>
        </w:tc>
        <w:tc>
          <w:tcPr>
            <w:tcW w:w="630" w:type="dxa"/>
            <w:tcBorders>
              <w:top w:val="outset" w:sz="6" w:space="0" w:color="auto"/>
              <w:left w:val="outset" w:sz="6" w:space="0" w:color="auto"/>
              <w:bottom w:val="outset" w:sz="6" w:space="0" w:color="auto"/>
              <w:right w:val="outset" w:sz="6" w:space="0" w:color="auto"/>
            </w:tcBorders>
          </w:tcPr>
          <w:p w14:paraId="268B2F52" w14:textId="77777777" w:rsidR="00270475" w:rsidRPr="00584AEA" w:rsidRDefault="00270475" w:rsidP="00096A24">
            <w:pPr>
              <w:jc w:val="both"/>
              <w:rPr>
                <w:rFonts w:ascii="Arrus" w:hAnsi="Arrus"/>
              </w:rPr>
            </w:pPr>
            <w:r w:rsidRPr="00584AEA">
              <w:rPr>
                <w:rFonts w:ascii="Arrus" w:hAnsi="Arrus"/>
                <w:sz w:val="22"/>
                <w:szCs w:val="22"/>
              </w:rPr>
              <w:t>1.4</w:t>
            </w:r>
          </w:p>
        </w:tc>
        <w:tc>
          <w:tcPr>
            <w:tcW w:w="540" w:type="dxa"/>
            <w:tcBorders>
              <w:top w:val="outset" w:sz="6" w:space="0" w:color="auto"/>
              <w:left w:val="outset" w:sz="6" w:space="0" w:color="auto"/>
              <w:bottom w:val="outset" w:sz="6" w:space="0" w:color="auto"/>
              <w:right w:val="outset" w:sz="6" w:space="0" w:color="auto"/>
            </w:tcBorders>
            <w:vAlign w:val="center"/>
          </w:tcPr>
          <w:p w14:paraId="268B2F53"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5D"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55" w14:textId="77777777" w:rsidR="00270475" w:rsidRPr="00584AEA" w:rsidRDefault="00270475" w:rsidP="00096A24">
            <w:pPr>
              <w:jc w:val="both"/>
              <w:rPr>
                <w:rFonts w:ascii="Arrus" w:hAnsi="Arrus"/>
              </w:rPr>
            </w:pPr>
            <w:r w:rsidRPr="00584AEA">
              <w:rPr>
                <w:rFonts w:ascii="Arrus" w:hAnsi="Arrus"/>
                <w:sz w:val="22"/>
                <w:szCs w:val="22"/>
              </w:rPr>
              <w:t>Assam</w:t>
            </w:r>
          </w:p>
        </w:tc>
        <w:tc>
          <w:tcPr>
            <w:tcW w:w="1446" w:type="dxa"/>
            <w:tcBorders>
              <w:top w:val="outset" w:sz="6" w:space="0" w:color="auto"/>
              <w:left w:val="outset" w:sz="6" w:space="0" w:color="auto"/>
              <w:bottom w:val="outset" w:sz="6" w:space="0" w:color="auto"/>
              <w:right w:val="outset" w:sz="6" w:space="0" w:color="auto"/>
            </w:tcBorders>
          </w:tcPr>
          <w:p w14:paraId="268B2F56" w14:textId="77777777" w:rsidR="00270475" w:rsidRPr="00584AEA" w:rsidRDefault="00270475" w:rsidP="00096A24">
            <w:pPr>
              <w:jc w:val="both"/>
              <w:rPr>
                <w:rFonts w:ascii="Arrus" w:hAnsi="Arrus"/>
              </w:rPr>
            </w:pPr>
            <w:r w:rsidRPr="00584AEA">
              <w:rPr>
                <w:rFonts w:ascii="Arrus" w:hAnsi="Arrus"/>
                <w:sz w:val="22"/>
                <w:szCs w:val="22"/>
              </w:rPr>
              <w:t>22.7</w:t>
            </w:r>
          </w:p>
        </w:tc>
        <w:tc>
          <w:tcPr>
            <w:tcW w:w="1251" w:type="dxa"/>
            <w:tcBorders>
              <w:top w:val="outset" w:sz="6" w:space="0" w:color="auto"/>
              <w:left w:val="outset" w:sz="6" w:space="0" w:color="auto"/>
              <w:bottom w:val="outset" w:sz="6" w:space="0" w:color="auto"/>
              <w:right w:val="outset" w:sz="6" w:space="0" w:color="auto"/>
            </w:tcBorders>
          </w:tcPr>
          <w:p w14:paraId="268B2F57" w14:textId="77777777" w:rsidR="00270475" w:rsidRPr="00584AEA" w:rsidRDefault="00270475" w:rsidP="00096A24">
            <w:pPr>
              <w:jc w:val="both"/>
              <w:rPr>
                <w:rFonts w:ascii="Arrus" w:hAnsi="Arrus"/>
              </w:rPr>
            </w:pPr>
            <w:r w:rsidRPr="00584AEA">
              <w:rPr>
                <w:rFonts w:ascii="Arrus" w:hAnsi="Arrus"/>
                <w:sz w:val="22"/>
                <w:szCs w:val="22"/>
              </w:rPr>
              <w:t>2.4</w:t>
            </w:r>
          </w:p>
        </w:tc>
        <w:tc>
          <w:tcPr>
            <w:tcW w:w="810" w:type="dxa"/>
            <w:tcBorders>
              <w:top w:val="outset" w:sz="6" w:space="0" w:color="auto"/>
              <w:left w:val="outset" w:sz="6" w:space="0" w:color="auto"/>
              <w:bottom w:val="outset" w:sz="6" w:space="0" w:color="auto"/>
              <w:right w:val="outset" w:sz="6" w:space="0" w:color="auto"/>
            </w:tcBorders>
          </w:tcPr>
          <w:p w14:paraId="268B2F58" w14:textId="77777777" w:rsidR="00270475" w:rsidRPr="00584AEA" w:rsidRDefault="00270475" w:rsidP="00096A24">
            <w:pPr>
              <w:jc w:val="both"/>
              <w:rPr>
                <w:rFonts w:ascii="Arrus" w:hAnsi="Arrus"/>
              </w:rPr>
            </w:pPr>
            <w:r w:rsidRPr="00584AEA">
              <w:rPr>
                <w:rFonts w:ascii="Arrus" w:hAnsi="Arrus"/>
                <w:sz w:val="22"/>
                <w:szCs w:val="22"/>
              </w:rPr>
              <w:t>26.8</w:t>
            </w:r>
          </w:p>
        </w:tc>
        <w:tc>
          <w:tcPr>
            <w:tcW w:w="360" w:type="dxa"/>
            <w:tcBorders>
              <w:top w:val="outset" w:sz="6" w:space="0" w:color="auto"/>
              <w:left w:val="outset" w:sz="6" w:space="0" w:color="auto"/>
              <w:bottom w:val="outset" w:sz="6" w:space="0" w:color="auto"/>
              <w:right w:val="outset" w:sz="6" w:space="0" w:color="auto"/>
            </w:tcBorders>
          </w:tcPr>
          <w:p w14:paraId="268B2F59" w14:textId="77777777" w:rsidR="00270475" w:rsidRPr="00584AEA" w:rsidRDefault="00270475" w:rsidP="00096A24">
            <w:pPr>
              <w:jc w:val="both"/>
              <w:rPr>
                <w:rFonts w:ascii="Arrus" w:hAnsi="Arrus"/>
              </w:rPr>
            </w:pPr>
            <w:r w:rsidRPr="00584AEA">
              <w:rPr>
                <w:rFonts w:ascii="Arrus" w:hAnsi="Arrus"/>
                <w:sz w:val="22"/>
                <w:szCs w:val="22"/>
              </w:rPr>
              <w:t>1.8</w:t>
            </w:r>
          </w:p>
        </w:tc>
        <w:tc>
          <w:tcPr>
            <w:tcW w:w="450" w:type="dxa"/>
            <w:tcBorders>
              <w:top w:val="outset" w:sz="6" w:space="0" w:color="auto"/>
              <w:left w:val="outset" w:sz="6" w:space="0" w:color="auto"/>
              <w:bottom w:val="outset" w:sz="6" w:space="0" w:color="auto"/>
              <w:right w:val="outset" w:sz="6" w:space="0" w:color="auto"/>
            </w:tcBorders>
          </w:tcPr>
          <w:p w14:paraId="268B2F5A" w14:textId="77777777" w:rsidR="00270475" w:rsidRPr="00584AEA" w:rsidRDefault="00270475" w:rsidP="00096A24">
            <w:pPr>
              <w:jc w:val="both"/>
              <w:rPr>
                <w:rFonts w:ascii="Arrus" w:hAnsi="Arrus"/>
              </w:rPr>
            </w:pPr>
            <w:r w:rsidRPr="00584AEA">
              <w:rPr>
                <w:rFonts w:ascii="Arrus" w:hAnsi="Arrus"/>
                <w:sz w:val="22"/>
                <w:szCs w:val="22"/>
              </w:rPr>
              <w:t>1.1</w:t>
            </w:r>
          </w:p>
        </w:tc>
        <w:tc>
          <w:tcPr>
            <w:tcW w:w="630" w:type="dxa"/>
            <w:tcBorders>
              <w:top w:val="outset" w:sz="6" w:space="0" w:color="auto"/>
              <w:left w:val="outset" w:sz="6" w:space="0" w:color="auto"/>
              <w:bottom w:val="outset" w:sz="6" w:space="0" w:color="auto"/>
              <w:right w:val="outset" w:sz="6" w:space="0" w:color="auto"/>
            </w:tcBorders>
          </w:tcPr>
          <w:p w14:paraId="268B2F5B" w14:textId="77777777" w:rsidR="00270475" w:rsidRPr="00584AEA" w:rsidRDefault="00270475" w:rsidP="00096A24">
            <w:pPr>
              <w:jc w:val="both"/>
              <w:rPr>
                <w:rFonts w:ascii="Arrus" w:hAnsi="Arrus"/>
              </w:rPr>
            </w:pPr>
            <w:r w:rsidRPr="00584AEA">
              <w:rPr>
                <w:rFonts w:ascii="Arrus" w:hAnsi="Arrus"/>
                <w:sz w:val="22"/>
                <w:szCs w:val="22"/>
              </w:rPr>
              <w:t>2.0</w:t>
            </w:r>
          </w:p>
        </w:tc>
        <w:tc>
          <w:tcPr>
            <w:tcW w:w="540" w:type="dxa"/>
            <w:tcBorders>
              <w:top w:val="outset" w:sz="6" w:space="0" w:color="auto"/>
              <w:left w:val="outset" w:sz="6" w:space="0" w:color="auto"/>
              <w:bottom w:val="outset" w:sz="6" w:space="0" w:color="auto"/>
              <w:right w:val="outset" w:sz="6" w:space="0" w:color="auto"/>
            </w:tcBorders>
            <w:vAlign w:val="center"/>
          </w:tcPr>
          <w:p w14:paraId="268B2F5C"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66"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5E" w14:textId="77777777" w:rsidR="00270475" w:rsidRPr="00584AEA" w:rsidRDefault="00270475" w:rsidP="00096A24">
            <w:pPr>
              <w:jc w:val="both"/>
              <w:rPr>
                <w:rFonts w:ascii="Arrus" w:hAnsi="Arrus"/>
              </w:rPr>
            </w:pPr>
            <w:r w:rsidRPr="00584AEA">
              <w:rPr>
                <w:rFonts w:ascii="Arrus" w:hAnsi="Arrus"/>
                <w:sz w:val="22"/>
                <w:szCs w:val="22"/>
              </w:rPr>
              <w:t>Bihar</w:t>
            </w:r>
          </w:p>
        </w:tc>
        <w:tc>
          <w:tcPr>
            <w:tcW w:w="1446" w:type="dxa"/>
            <w:tcBorders>
              <w:top w:val="outset" w:sz="6" w:space="0" w:color="auto"/>
              <w:left w:val="outset" w:sz="6" w:space="0" w:color="auto"/>
              <w:bottom w:val="outset" w:sz="6" w:space="0" w:color="auto"/>
              <w:right w:val="outset" w:sz="6" w:space="0" w:color="auto"/>
            </w:tcBorders>
          </w:tcPr>
          <w:p w14:paraId="268B2F5F" w14:textId="77777777" w:rsidR="00270475" w:rsidRPr="00584AEA" w:rsidRDefault="00270475" w:rsidP="00096A24">
            <w:pPr>
              <w:jc w:val="both"/>
              <w:rPr>
                <w:rFonts w:ascii="Arrus" w:hAnsi="Arrus"/>
              </w:rPr>
            </w:pPr>
            <w:r w:rsidRPr="00584AEA">
              <w:rPr>
                <w:rFonts w:ascii="Arrus" w:hAnsi="Arrus"/>
                <w:sz w:val="22"/>
                <w:szCs w:val="22"/>
              </w:rPr>
              <w:t>14.6</w:t>
            </w:r>
          </w:p>
        </w:tc>
        <w:tc>
          <w:tcPr>
            <w:tcW w:w="1251" w:type="dxa"/>
            <w:tcBorders>
              <w:top w:val="outset" w:sz="6" w:space="0" w:color="auto"/>
              <w:left w:val="outset" w:sz="6" w:space="0" w:color="auto"/>
              <w:bottom w:val="outset" w:sz="6" w:space="0" w:color="auto"/>
              <w:right w:val="outset" w:sz="6" w:space="0" w:color="auto"/>
            </w:tcBorders>
          </w:tcPr>
          <w:p w14:paraId="268B2F60" w14:textId="77777777" w:rsidR="00270475" w:rsidRPr="00584AEA" w:rsidRDefault="00270475" w:rsidP="00096A24">
            <w:pPr>
              <w:jc w:val="both"/>
              <w:rPr>
                <w:rFonts w:ascii="Arrus" w:hAnsi="Arrus"/>
              </w:rPr>
            </w:pPr>
            <w:r w:rsidRPr="00584AEA">
              <w:rPr>
                <w:rFonts w:ascii="Arrus" w:hAnsi="Arrus"/>
                <w:sz w:val="22"/>
                <w:szCs w:val="22"/>
              </w:rPr>
              <w:t>17.1</w:t>
            </w:r>
          </w:p>
        </w:tc>
        <w:tc>
          <w:tcPr>
            <w:tcW w:w="810" w:type="dxa"/>
            <w:tcBorders>
              <w:top w:val="outset" w:sz="6" w:space="0" w:color="auto"/>
              <w:left w:val="outset" w:sz="6" w:space="0" w:color="auto"/>
              <w:bottom w:val="outset" w:sz="6" w:space="0" w:color="auto"/>
              <w:right w:val="outset" w:sz="6" w:space="0" w:color="auto"/>
            </w:tcBorders>
          </w:tcPr>
          <w:p w14:paraId="268B2F61" w14:textId="77777777" w:rsidR="00270475" w:rsidRPr="00584AEA" w:rsidRDefault="00270475" w:rsidP="00096A24">
            <w:pPr>
              <w:jc w:val="both"/>
              <w:rPr>
                <w:rFonts w:ascii="Arrus" w:hAnsi="Arrus"/>
              </w:rPr>
            </w:pPr>
            <w:r w:rsidRPr="00584AEA">
              <w:rPr>
                <w:rFonts w:ascii="Arrus" w:hAnsi="Arrus"/>
                <w:sz w:val="22"/>
                <w:szCs w:val="22"/>
              </w:rPr>
              <w:t>17.1</w:t>
            </w:r>
          </w:p>
        </w:tc>
        <w:tc>
          <w:tcPr>
            <w:tcW w:w="360" w:type="dxa"/>
            <w:tcBorders>
              <w:top w:val="outset" w:sz="6" w:space="0" w:color="auto"/>
              <w:left w:val="outset" w:sz="6" w:space="0" w:color="auto"/>
              <w:bottom w:val="outset" w:sz="6" w:space="0" w:color="auto"/>
              <w:right w:val="outset" w:sz="6" w:space="0" w:color="auto"/>
            </w:tcBorders>
          </w:tcPr>
          <w:p w14:paraId="268B2F62" w14:textId="77777777" w:rsidR="00270475" w:rsidRPr="00584AEA" w:rsidRDefault="00270475" w:rsidP="00096A24">
            <w:pPr>
              <w:jc w:val="both"/>
              <w:rPr>
                <w:rFonts w:ascii="Arrus" w:hAnsi="Arrus"/>
              </w:rPr>
            </w:pPr>
            <w:r w:rsidRPr="00584AEA">
              <w:rPr>
                <w:rFonts w:ascii="Arrus" w:hAnsi="Arrus"/>
                <w:sz w:val="22"/>
                <w:szCs w:val="22"/>
              </w:rPr>
              <w:t>1.3</w:t>
            </w:r>
          </w:p>
        </w:tc>
        <w:tc>
          <w:tcPr>
            <w:tcW w:w="450" w:type="dxa"/>
            <w:tcBorders>
              <w:top w:val="outset" w:sz="6" w:space="0" w:color="auto"/>
              <w:left w:val="outset" w:sz="6" w:space="0" w:color="auto"/>
              <w:bottom w:val="outset" w:sz="6" w:space="0" w:color="auto"/>
              <w:right w:val="outset" w:sz="6" w:space="0" w:color="auto"/>
            </w:tcBorders>
          </w:tcPr>
          <w:p w14:paraId="268B2F63" w14:textId="77777777" w:rsidR="00270475" w:rsidRPr="00584AEA" w:rsidRDefault="00270475" w:rsidP="00096A24">
            <w:pPr>
              <w:jc w:val="both"/>
              <w:rPr>
                <w:rFonts w:ascii="Arrus" w:hAnsi="Arrus"/>
              </w:rPr>
            </w:pPr>
            <w:r w:rsidRPr="00584AEA">
              <w:rPr>
                <w:rFonts w:ascii="Arrus" w:hAnsi="Arrus"/>
                <w:sz w:val="22"/>
                <w:szCs w:val="22"/>
              </w:rPr>
              <w:t>1.4</w:t>
            </w:r>
          </w:p>
        </w:tc>
        <w:tc>
          <w:tcPr>
            <w:tcW w:w="630" w:type="dxa"/>
            <w:tcBorders>
              <w:top w:val="outset" w:sz="6" w:space="0" w:color="auto"/>
              <w:left w:val="outset" w:sz="6" w:space="0" w:color="auto"/>
              <w:bottom w:val="outset" w:sz="6" w:space="0" w:color="auto"/>
              <w:right w:val="outset" w:sz="6" w:space="0" w:color="auto"/>
            </w:tcBorders>
          </w:tcPr>
          <w:p w14:paraId="268B2F64" w14:textId="77777777" w:rsidR="00270475" w:rsidRPr="00584AEA" w:rsidRDefault="00270475" w:rsidP="00096A24">
            <w:pPr>
              <w:jc w:val="both"/>
              <w:rPr>
                <w:rFonts w:ascii="Arrus" w:hAnsi="Arrus"/>
              </w:rPr>
            </w:pPr>
            <w:r w:rsidRPr="00584AEA">
              <w:rPr>
                <w:rFonts w:ascii="Arrus" w:hAnsi="Arrus"/>
                <w:sz w:val="22"/>
                <w:szCs w:val="22"/>
              </w:rPr>
              <w:t>1.4</w:t>
            </w:r>
          </w:p>
        </w:tc>
        <w:tc>
          <w:tcPr>
            <w:tcW w:w="540" w:type="dxa"/>
            <w:tcBorders>
              <w:top w:val="outset" w:sz="6" w:space="0" w:color="auto"/>
              <w:left w:val="outset" w:sz="6" w:space="0" w:color="auto"/>
              <w:bottom w:val="outset" w:sz="6" w:space="0" w:color="auto"/>
              <w:right w:val="outset" w:sz="6" w:space="0" w:color="auto"/>
            </w:tcBorders>
            <w:vAlign w:val="center"/>
          </w:tcPr>
          <w:p w14:paraId="268B2F65"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6F"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67" w14:textId="77777777" w:rsidR="00270475" w:rsidRPr="00584AEA" w:rsidRDefault="00270475" w:rsidP="00096A24">
            <w:pPr>
              <w:jc w:val="both"/>
              <w:rPr>
                <w:rFonts w:ascii="Arrus" w:hAnsi="Arrus"/>
              </w:rPr>
            </w:pPr>
            <w:r w:rsidRPr="00584AEA">
              <w:rPr>
                <w:rFonts w:ascii="Arrus" w:hAnsi="Arrus"/>
                <w:sz w:val="22"/>
                <w:szCs w:val="22"/>
              </w:rPr>
              <w:lastRenderedPageBreak/>
              <w:t>Gujarat</w:t>
            </w:r>
          </w:p>
        </w:tc>
        <w:tc>
          <w:tcPr>
            <w:tcW w:w="1446" w:type="dxa"/>
            <w:tcBorders>
              <w:top w:val="outset" w:sz="6" w:space="0" w:color="auto"/>
              <w:left w:val="outset" w:sz="6" w:space="0" w:color="auto"/>
              <w:bottom w:val="outset" w:sz="6" w:space="0" w:color="auto"/>
              <w:right w:val="outset" w:sz="6" w:space="0" w:color="auto"/>
            </w:tcBorders>
          </w:tcPr>
          <w:p w14:paraId="268B2F68" w14:textId="77777777" w:rsidR="00270475" w:rsidRPr="00584AEA" w:rsidRDefault="00270475" w:rsidP="00096A24">
            <w:pPr>
              <w:jc w:val="both"/>
              <w:rPr>
                <w:rFonts w:ascii="Arrus" w:hAnsi="Arrus"/>
              </w:rPr>
            </w:pPr>
            <w:r w:rsidRPr="00584AEA">
              <w:rPr>
                <w:rFonts w:ascii="Arrus" w:hAnsi="Arrus"/>
                <w:sz w:val="22"/>
                <w:szCs w:val="22"/>
              </w:rPr>
              <w:t>17.6</w:t>
            </w:r>
          </w:p>
        </w:tc>
        <w:tc>
          <w:tcPr>
            <w:tcW w:w="1251" w:type="dxa"/>
            <w:tcBorders>
              <w:top w:val="outset" w:sz="6" w:space="0" w:color="auto"/>
              <w:left w:val="outset" w:sz="6" w:space="0" w:color="auto"/>
              <w:bottom w:val="outset" w:sz="6" w:space="0" w:color="auto"/>
              <w:right w:val="outset" w:sz="6" w:space="0" w:color="auto"/>
            </w:tcBorders>
          </w:tcPr>
          <w:p w14:paraId="268B2F69" w14:textId="77777777" w:rsidR="00270475" w:rsidRPr="00584AEA" w:rsidRDefault="00270475" w:rsidP="00096A24">
            <w:pPr>
              <w:jc w:val="both"/>
              <w:rPr>
                <w:rFonts w:ascii="Arrus" w:hAnsi="Arrus"/>
              </w:rPr>
            </w:pPr>
            <w:r w:rsidRPr="00584AEA">
              <w:rPr>
                <w:rFonts w:ascii="Arrus" w:hAnsi="Arrus"/>
                <w:sz w:val="22"/>
                <w:szCs w:val="22"/>
              </w:rPr>
              <w:t>22.2</w:t>
            </w:r>
          </w:p>
        </w:tc>
        <w:tc>
          <w:tcPr>
            <w:tcW w:w="810" w:type="dxa"/>
            <w:tcBorders>
              <w:top w:val="outset" w:sz="6" w:space="0" w:color="auto"/>
              <w:left w:val="outset" w:sz="6" w:space="0" w:color="auto"/>
              <w:bottom w:val="outset" w:sz="6" w:space="0" w:color="auto"/>
              <w:right w:val="outset" w:sz="6" w:space="0" w:color="auto"/>
            </w:tcBorders>
          </w:tcPr>
          <w:p w14:paraId="268B2F6A" w14:textId="77777777" w:rsidR="00270475" w:rsidRPr="00584AEA" w:rsidRDefault="00270475" w:rsidP="00096A24">
            <w:pPr>
              <w:jc w:val="both"/>
              <w:rPr>
                <w:rFonts w:ascii="Arrus" w:hAnsi="Arrus"/>
              </w:rPr>
            </w:pPr>
            <w:r w:rsidRPr="00584AEA">
              <w:rPr>
                <w:rFonts w:ascii="Arrus" w:hAnsi="Arrus"/>
                <w:sz w:val="22"/>
                <w:szCs w:val="22"/>
              </w:rPr>
              <w:t>24.8</w:t>
            </w:r>
          </w:p>
        </w:tc>
        <w:tc>
          <w:tcPr>
            <w:tcW w:w="360" w:type="dxa"/>
            <w:tcBorders>
              <w:top w:val="outset" w:sz="6" w:space="0" w:color="auto"/>
              <w:left w:val="outset" w:sz="6" w:space="0" w:color="auto"/>
              <w:bottom w:val="outset" w:sz="6" w:space="0" w:color="auto"/>
              <w:right w:val="outset" w:sz="6" w:space="0" w:color="auto"/>
            </w:tcBorders>
          </w:tcPr>
          <w:p w14:paraId="268B2F6B" w14:textId="77777777" w:rsidR="00270475" w:rsidRPr="00584AEA" w:rsidRDefault="00270475" w:rsidP="00096A24">
            <w:pPr>
              <w:jc w:val="both"/>
              <w:rPr>
                <w:rFonts w:ascii="Arrus" w:hAnsi="Arrus"/>
              </w:rPr>
            </w:pPr>
            <w:r w:rsidRPr="00584AEA">
              <w:rPr>
                <w:rFonts w:ascii="Arrus" w:hAnsi="Arrus"/>
                <w:sz w:val="22"/>
                <w:szCs w:val="22"/>
              </w:rPr>
              <w:t>1.6</w:t>
            </w:r>
          </w:p>
        </w:tc>
        <w:tc>
          <w:tcPr>
            <w:tcW w:w="450" w:type="dxa"/>
            <w:tcBorders>
              <w:top w:val="outset" w:sz="6" w:space="0" w:color="auto"/>
              <w:left w:val="outset" w:sz="6" w:space="0" w:color="auto"/>
              <w:bottom w:val="outset" w:sz="6" w:space="0" w:color="auto"/>
              <w:right w:val="outset" w:sz="6" w:space="0" w:color="auto"/>
            </w:tcBorders>
          </w:tcPr>
          <w:p w14:paraId="268B2F6C" w14:textId="77777777" w:rsidR="00270475" w:rsidRPr="00584AEA" w:rsidRDefault="00270475" w:rsidP="00096A24">
            <w:pPr>
              <w:jc w:val="both"/>
              <w:rPr>
                <w:rFonts w:ascii="Arrus" w:hAnsi="Arrus"/>
              </w:rPr>
            </w:pPr>
            <w:r w:rsidRPr="00584AEA">
              <w:rPr>
                <w:rFonts w:ascii="Arrus" w:hAnsi="Arrus"/>
                <w:sz w:val="22"/>
                <w:szCs w:val="22"/>
              </w:rPr>
              <w:t>2.1</w:t>
            </w:r>
          </w:p>
        </w:tc>
        <w:tc>
          <w:tcPr>
            <w:tcW w:w="630" w:type="dxa"/>
            <w:tcBorders>
              <w:top w:val="outset" w:sz="6" w:space="0" w:color="auto"/>
              <w:left w:val="outset" w:sz="6" w:space="0" w:color="auto"/>
              <w:bottom w:val="outset" w:sz="6" w:space="0" w:color="auto"/>
              <w:right w:val="outset" w:sz="6" w:space="0" w:color="auto"/>
            </w:tcBorders>
          </w:tcPr>
          <w:p w14:paraId="268B2F6D" w14:textId="77777777" w:rsidR="00270475" w:rsidRPr="00584AEA" w:rsidRDefault="00270475" w:rsidP="00096A24">
            <w:pPr>
              <w:jc w:val="both"/>
              <w:rPr>
                <w:rFonts w:ascii="Arrus" w:hAnsi="Arrus"/>
              </w:rPr>
            </w:pPr>
            <w:r w:rsidRPr="00584AEA">
              <w:rPr>
                <w:rFonts w:ascii="Arrus" w:hAnsi="Arrus"/>
                <w:sz w:val="22"/>
                <w:szCs w:val="22"/>
              </w:rPr>
              <w:t>2.4</w:t>
            </w:r>
          </w:p>
        </w:tc>
        <w:tc>
          <w:tcPr>
            <w:tcW w:w="540" w:type="dxa"/>
            <w:tcBorders>
              <w:top w:val="outset" w:sz="6" w:space="0" w:color="auto"/>
              <w:left w:val="outset" w:sz="6" w:space="0" w:color="auto"/>
              <w:bottom w:val="outset" w:sz="6" w:space="0" w:color="auto"/>
              <w:right w:val="outset" w:sz="6" w:space="0" w:color="auto"/>
            </w:tcBorders>
            <w:vAlign w:val="center"/>
          </w:tcPr>
          <w:p w14:paraId="268B2F6E"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78"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70" w14:textId="77777777" w:rsidR="00270475" w:rsidRPr="00584AEA" w:rsidRDefault="00270475" w:rsidP="00096A24">
            <w:pPr>
              <w:jc w:val="both"/>
              <w:rPr>
                <w:rFonts w:ascii="Arrus" w:hAnsi="Arrus"/>
              </w:rPr>
            </w:pPr>
            <w:r w:rsidRPr="00584AEA">
              <w:rPr>
                <w:rFonts w:ascii="Arrus" w:hAnsi="Arrus"/>
                <w:sz w:val="22"/>
                <w:szCs w:val="22"/>
              </w:rPr>
              <w:t>Haryana</w:t>
            </w:r>
          </w:p>
        </w:tc>
        <w:tc>
          <w:tcPr>
            <w:tcW w:w="1446" w:type="dxa"/>
            <w:tcBorders>
              <w:top w:val="outset" w:sz="6" w:space="0" w:color="auto"/>
              <w:left w:val="outset" w:sz="6" w:space="0" w:color="auto"/>
              <w:bottom w:val="outset" w:sz="6" w:space="0" w:color="auto"/>
              <w:right w:val="outset" w:sz="6" w:space="0" w:color="auto"/>
            </w:tcBorders>
          </w:tcPr>
          <w:p w14:paraId="268B2F71" w14:textId="77777777" w:rsidR="00270475" w:rsidRPr="00584AEA" w:rsidRDefault="00270475" w:rsidP="00096A24">
            <w:pPr>
              <w:jc w:val="both"/>
              <w:rPr>
                <w:rFonts w:ascii="Arrus" w:hAnsi="Arrus"/>
              </w:rPr>
            </w:pPr>
            <w:r w:rsidRPr="00584AEA">
              <w:rPr>
                <w:rFonts w:ascii="Arrus" w:hAnsi="Arrus"/>
                <w:sz w:val="22"/>
                <w:szCs w:val="22"/>
              </w:rPr>
              <w:t>27.5</w:t>
            </w:r>
          </w:p>
        </w:tc>
        <w:tc>
          <w:tcPr>
            <w:tcW w:w="1251" w:type="dxa"/>
            <w:tcBorders>
              <w:top w:val="outset" w:sz="6" w:space="0" w:color="auto"/>
              <w:left w:val="outset" w:sz="6" w:space="0" w:color="auto"/>
              <w:bottom w:val="outset" w:sz="6" w:space="0" w:color="auto"/>
              <w:right w:val="outset" w:sz="6" w:space="0" w:color="auto"/>
            </w:tcBorders>
          </w:tcPr>
          <w:p w14:paraId="268B2F72" w14:textId="77777777" w:rsidR="00270475" w:rsidRPr="00584AEA" w:rsidRDefault="00270475" w:rsidP="00096A24">
            <w:pPr>
              <w:jc w:val="both"/>
              <w:rPr>
                <w:rFonts w:ascii="Arrus" w:hAnsi="Arrus"/>
              </w:rPr>
            </w:pPr>
            <w:r w:rsidRPr="00584AEA">
              <w:rPr>
                <w:rFonts w:ascii="Arrus" w:hAnsi="Arrus"/>
                <w:sz w:val="22"/>
                <w:szCs w:val="22"/>
              </w:rPr>
              <w:t>24.1</w:t>
            </w:r>
          </w:p>
        </w:tc>
        <w:tc>
          <w:tcPr>
            <w:tcW w:w="810" w:type="dxa"/>
            <w:tcBorders>
              <w:top w:val="outset" w:sz="6" w:space="0" w:color="auto"/>
              <w:left w:val="outset" w:sz="6" w:space="0" w:color="auto"/>
              <w:bottom w:val="outset" w:sz="6" w:space="0" w:color="auto"/>
              <w:right w:val="outset" w:sz="6" w:space="0" w:color="auto"/>
            </w:tcBorders>
          </w:tcPr>
          <w:p w14:paraId="268B2F73" w14:textId="77777777" w:rsidR="00270475" w:rsidRPr="00584AEA" w:rsidRDefault="00270475" w:rsidP="00096A24">
            <w:pPr>
              <w:jc w:val="both"/>
              <w:rPr>
                <w:rFonts w:ascii="Arrus" w:hAnsi="Arrus"/>
              </w:rPr>
            </w:pPr>
            <w:r w:rsidRPr="00584AEA">
              <w:rPr>
                <w:rFonts w:ascii="Arrus" w:hAnsi="Arrus"/>
                <w:sz w:val="22"/>
                <w:szCs w:val="22"/>
              </w:rPr>
              <w:t>19.4</w:t>
            </w:r>
          </w:p>
        </w:tc>
        <w:tc>
          <w:tcPr>
            <w:tcW w:w="360" w:type="dxa"/>
            <w:tcBorders>
              <w:top w:val="outset" w:sz="6" w:space="0" w:color="auto"/>
              <w:left w:val="outset" w:sz="6" w:space="0" w:color="auto"/>
              <w:bottom w:val="outset" w:sz="6" w:space="0" w:color="auto"/>
              <w:right w:val="outset" w:sz="6" w:space="0" w:color="auto"/>
            </w:tcBorders>
          </w:tcPr>
          <w:p w14:paraId="268B2F74" w14:textId="77777777" w:rsidR="00270475" w:rsidRPr="00584AEA" w:rsidRDefault="00270475" w:rsidP="00096A24">
            <w:pPr>
              <w:jc w:val="both"/>
              <w:rPr>
                <w:rFonts w:ascii="Arrus" w:hAnsi="Arrus"/>
              </w:rPr>
            </w:pPr>
            <w:r w:rsidRPr="00584AEA">
              <w:rPr>
                <w:rFonts w:ascii="Arrus" w:hAnsi="Arrus"/>
                <w:sz w:val="22"/>
                <w:szCs w:val="22"/>
              </w:rPr>
              <w:t>2.1</w:t>
            </w:r>
          </w:p>
        </w:tc>
        <w:tc>
          <w:tcPr>
            <w:tcW w:w="450" w:type="dxa"/>
            <w:tcBorders>
              <w:top w:val="outset" w:sz="6" w:space="0" w:color="auto"/>
              <w:left w:val="outset" w:sz="6" w:space="0" w:color="auto"/>
              <w:bottom w:val="outset" w:sz="6" w:space="0" w:color="auto"/>
              <w:right w:val="outset" w:sz="6" w:space="0" w:color="auto"/>
            </w:tcBorders>
          </w:tcPr>
          <w:p w14:paraId="268B2F75" w14:textId="77777777" w:rsidR="00270475" w:rsidRPr="00584AEA" w:rsidRDefault="00270475" w:rsidP="00096A24">
            <w:pPr>
              <w:jc w:val="both"/>
              <w:rPr>
                <w:rFonts w:ascii="Arrus" w:hAnsi="Arrus"/>
              </w:rPr>
            </w:pPr>
            <w:r w:rsidRPr="00584AEA">
              <w:rPr>
                <w:rFonts w:ascii="Arrus" w:hAnsi="Arrus"/>
                <w:sz w:val="22"/>
                <w:szCs w:val="22"/>
              </w:rPr>
              <w:t>2.1</w:t>
            </w:r>
          </w:p>
        </w:tc>
        <w:tc>
          <w:tcPr>
            <w:tcW w:w="630" w:type="dxa"/>
            <w:tcBorders>
              <w:top w:val="outset" w:sz="6" w:space="0" w:color="auto"/>
              <w:left w:val="outset" w:sz="6" w:space="0" w:color="auto"/>
              <w:bottom w:val="outset" w:sz="6" w:space="0" w:color="auto"/>
              <w:right w:val="outset" w:sz="6" w:space="0" w:color="auto"/>
            </w:tcBorders>
          </w:tcPr>
          <w:p w14:paraId="268B2F76" w14:textId="77777777" w:rsidR="00270475" w:rsidRPr="00584AEA" w:rsidRDefault="00270475" w:rsidP="00096A24">
            <w:pPr>
              <w:jc w:val="both"/>
              <w:rPr>
                <w:rFonts w:ascii="Arrus" w:hAnsi="Arrus"/>
              </w:rPr>
            </w:pPr>
            <w:r w:rsidRPr="00584AEA">
              <w:rPr>
                <w:rFonts w:ascii="Arrus" w:hAnsi="Arrus"/>
                <w:sz w:val="22"/>
                <w:szCs w:val="22"/>
              </w:rPr>
              <w:t>1.8</w:t>
            </w:r>
          </w:p>
        </w:tc>
        <w:tc>
          <w:tcPr>
            <w:tcW w:w="540" w:type="dxa"/>
            <w:tcBorders>
              <w:top w:val="outset" w:sz="6" w:space="0" w:color="auto"/>
              <w:left w:val="outset" w:sz="6" w:space="0" w:color="auto"/>
              <w:bottom w:val="outset" w:sz="6" w:space="0" w:color="auto"/>
              <w:right w:val="outset" w:sz="6" w:space="0" w:color="auto"/>
            </w:tcBorders>
            <w:vAlign w:val="center"/>
          </w:tcPr>
          <w:p w14:paraId="268B2F77"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81"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79" w14:textId="77777777" w:rsidR="00270475" w:rsidRPr="00584AEA" w:rsidRDefault="00270475" w:rsidP="00096A24">
            <w:pPr>
              <w:jc w:val="both"/>
              <w:rPr>
                <w:rFonts w:ascii="Arrus" w:hAnsi="Arrus"/>
              </w:rPr>
            </w:pPr>
            <w:r w:rsidRPr="00584AEA">
              <w:rPr>
                <w:rFonts w:ascii="Arrus" w:hAnsi="Arrus"/>
                <w:sz w:val="22"/>
                <w:szCs w:val="22"/>
              </w:rPr>
              <w:t>Jharkhand</w:t>
            </w:r>
          </w:p>
        </w:tc>
        <w:tc>
          <w:tcPr>
            <w:tcW w:w="1446" w:type="dxa"/>
            <w:tcBorders>
              <w:top w:val="outset" w:sz="6" w:space="0" w:color="auto"/>
              <w:left w:val="outset" w:sz="6" w:space="0" w:color="auto"/>
              <w:bottom w:val="outset" w:sz="6" w:space="0" w:color="auto"/>
              <w:right w:val="outset" w:sz="6" w:space="0" w:color="auto"/>
            </w:tcBorders>
          </w:tcPr>
          <w:p w14:paraId="268B2F7A" w14:textId="77777777" w:rsidR="00270475" w:rsidRPr="00584AEA" w:rsidRDefault="00270475" w:rsidP="00096A24">
            <w:pPr>
              <w:jc w:val="both"/>
              <w:rPr>
                <w:rFonts w:ascii="Arrus" w:hAnsi="Arrus"/>
              </w:rPr>
            </w:pPr>
            <w:r w:rsidRPr="00584AEA">
              <w:rPr>
                <w:rFonts w:ascii="Arrus" w:hAnsi="Arrus"/>
                <w:sz w:val="22"/>
                <w:szCs w:val="22"/>
              </w:rPr>
              <w:t>13.2</w:t>
            </w:r>
          </w:p>
        </w:tc>
        <w:tc>
          <w:tcPr>
            <w:tcW w:w="1251" w:type="dxa"/>
            <w:tcBorders>
              <w:top w:val="outset" w:sz="6" w:space="0" w:color="auto"/>
              <w:left w:val="outset" w:sz="6" w:space="0" w:color="auto"/>
              <w:bottom w:val="outset" w:sz="6" w:space="0" w:color="auto"/>
              <w:right w:val="outset" w:sz="6" w:space="0" w:color="auto"/>
            </w:tcBorders>
          </w:tcPr>
          <w:p w14:paraId="268B2F7B" w14:textId="77777777" w:rsidR="00270475" w:rsidRPr="00584AEA" w:rsidRDefault="00270475" w:rsidP="00096A24">
            <w:pPr>
              <w:jc w:val="both"/>
              <w:rPr>
                <w:rFonts w:ascii="Arrus" w:hAnsi="Arrus"/>
              </w:rPr>
            </w:pPr>
            <w:r w:rsidRPr="00584AEA">
              <w:rPr>
                <w:rFonts w:ascii="Arrus" w:hAnsi="Arrus"/>
                <w:sz w:val="22"/>
                <w:szCs w:val="22"/>
              </w:rPr>
              <w:t>26.0</w:t>
            </w:r>
          </w:p>
        </w:tc>
        <w:tc>
          <w:tcPr>
            <w:tcW w:w="810" w:type="dxa"/>
            <w:tcBorders>
              <w:top w:val="outset" w:sz="6" w:space="0" w:color="auto"/>
              <w:left w:val="outset" w:sz="6" w:space="0" w:color="auto"/>
              <w:bottom w:val="outset" w:sz="6" w:space="0" w:color="auto"/>
              <w:right w:val="outset" w:sz="6" w:space="0" w:color="auto"/>
            </w:tcBorders>
          </w:tcPr>
          <w:p w14:paraId="268B2F7C" w14:textId="77777777" w:rsidR="00270475" w:rsidRPr="00584AEA" w:rsidRDefault="00270475" w:rsidP="00096A24">
            <w:pPr>
              <w:jc w:val="both"/>
              <w:rPr>
                <w:rFonts w:ascii="Arrus" w:hAnsi="Arrus"/>
              </w:rPr>
            </w:pPr>
            <w:r w:rsidRPr="00584AEA">
              <w:rPr>
                <w:rFonts w:ascii="Arrus" w:hAnsi="Arrus"/>
                <w:sz w:val="22"/>
                <w:szCs w:val="22"/>
              </w:rPr>
              <w:t>13.3</w:t>
            </w:r>
          </w:p>
        </w:tc>
        <w:tc>
          <w:tcPr>
            <w:tcW w:w="360" w:type="dxa"/>
            <w:tcBorders>
              <w:top w:val="outset" w:sz="6" w:space="0" w:color="auto"/>
              <w:left w:val="outset" w:sz="6" w:space="0" w:color="auto"/>
              <w:bottom w:val="outset" w:sz="6" w:space="0" w:color="auto"/>
              <w:right w:val="outset" w:sz="6" w:space="0" w:color="auto"/>
            </w:tcBorders>
          </w:tcPr>
          <w:p w14:paraId="268B2F7D" w14:textId="77777777" w:rsidR="00270475" w:rsidRPr="00584AEA" w:rsidRDefault="00270475" w:rsidP="00096A24">
            <w:pPr>
              <w:jc w:val="both"/>
              <w:rPr>
                <w:rFonts w:ascii="Arrus" w:hAnsi="Arrus"/>
              </w:rPr>
            </w:pPr>
            <w:r w:rsidRPr="00584AEA">
              <w:rPr>
                <w:rFonts w:ascii="Arrus" w:hAnsi="Arrus"/>
                <w:sz w:val="22"/>
                <w:szCs w:val="22"/>
              </w:rPr>
              <w:t>1.3</w:t>
            </w:r>
          </w:p>
        </w:tc>
        <w:tc>
          <w:tcPr>
            <w:tcW w:w="450" w:type="dxa"/>
            <w:tcBorders>
              <w:top w:val="outset" w:sz="6" w:space="0" w:color="auto"/>
              <w:left w:val="outset" w:sz="6" w:space="0" w:color="auto"/>
              <w:bottom w:val="outset" w:sz="6" w:space="0" w:color="auto"/>
              <w:right w:val="outset" w:sz="6" w:space="0" w:color="auto"/>
            </w:tcBorders>
          </w:tcPr>
          <w:p w14:paraId="268B2F7E" w14:textId="77777777" w:rsidR="00270475" w:rsidRPr="00584AEA" w:rsidRDefault="00270475" w:rsidP="00096A24">
            <w:pPr>
              <w:jc w:val="both"/>
              <w:rPr>
                <w:rFonts w:ascii="Arrus" w:hAnsi="Arrus"/>
              </w:rPr>
            </w:pPr>
            <w:r w:rsidRPr="00584AEA">
              <w:rPr>
                <w:rFonts w:ascii="Arrus" w:hAnsi="Arrus"/>
                <w:sz w:val="22"/>
                <w:szCs w:val="22"/>
              </w:rPr>
              <w:t>2.1</w:t>
            </w:r>
          </w:p>
        </w:tc>
        <w:tc>
          <w:tcPr>
            <w:tcW w:w="630" w:type="dxa"/>
            <w:tcBorders>
              <w:top w:val="outset" w:sz="6" w:space="0" w:color="auto"/>
              <w:left w:val="outset" w:sz="6" w:space="0" w:color="auto"/>
              <w:bottom w:val="outset" w:sz="6" w:space="0" w:color="auto"/>
              <w:right w:val="outset" w:sz="6" w:space="0" w:color="auto"/>
            </w:tcBorders>
          </w:tcPr>
          <w:p w14:paraId="268B2F7F" w14:textId="77777777" w:rsidR="00270475" w:rsidRPr="00584AEA" w:rsidRDefault="00270475" w:rsidP="00096A24">
            <w:pPr>
              <w:jc w:val="both"/>
              <w:rPr>
                <w:rFonts w:ascii="Arrus" w:hAnsi="Arrus"/>
              </w:rPr>
            </w:pPr>
            <w:r w:rsidRPr="00584AEA">
              <w:rPr>
                <w:rFonts w:ascii="Arrus" w:hAnsi="Arrus"/>
                <w:sz w:val="22"/>
                <w:szCs w:val="22"/>
              </w:rPr>
              <w:t>1.4</w:t>
            </w:r>
          </w:p>
        </w:tc>
        <w:tc>
          <w:tcPr>
            <w:tcW w:w="540" w:type="dxa"/>
            <w:tcBorders>
              <w:top w:val="outset" w:sz="6" w:space="0" w:color="auto"/>
              <w:left w:val="outset" w:sz="6" w:space="0" w:color="auto"/>
              <w:bottom w:val="outset" w:sz="6" w:space="0" w:color="auto"/>
              <w:right w:val="outset" w:sz="6" w:space="0" w:color="auto"/>
            </w:tcBorders>
            <w:vAlign w:val="center"/>
          </w:tcPr>
          <w:p w14:paraId="268B2F80"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8A"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82" w14:textId="77777777" w:rsidR="00270475" w:rsidRPr="00584AEA" w:rsidRDefault="00270475" w:rsidP="00096A24">
            <w:pPr>
              <w:jc w:val="both"/>
              <w:rPr>
                <w:rFonts w:ascii="Arrus" w:hAnsi="Arrus"/>
              </w:rPr>
            </w:pPr>
            <w:r w:rsidRPr="00584AEA">
              <w:rPr>
                <w:rFonts w:ascii="Arrus" w:hAnsi="Arrus"/>
                <w:sz w:val="22"/>
                <w:szCs w:val="22"/>
              </w:rPr>
              <w:t>Karnataka</w:t>
            </w:r>
          </w:p>
        </w:tc>
        <w:tc>
          <w:tcPr>
            <w:tcW w:w="1446" w:type="dxa"/>
            <w:tcBorders>
              <w:top w:val="outset" w:sz="6" w:space="0" w:color="auto"/>
              <w:left w:val="outset" w:sz="6" w:space="0" w:color="auto"/>
              <w:bottom w:val="outset" w:sz="6" w:space="0" w:color="auto"/>
              <w:right w:val="outset" w:sz="6" w:space="0" w:color="auto"/>
            </w:tcBorders>
          </w:tcPr>
          <w:p w14:paraId="268B2F83" w14:textId="77777777" w:rsidR="00270475" w:rsidRPr="00584AEA" w:rsidRDefault="00270475" w:rsidP="00096A24">
            <w:pPr>
              <w:jc w:val="both"/>
              <w:rPr>
                <w:rFonts w:ascii="Arrus" w:hAnsi="Arrus"/>
              </w:rPr>
            </w:pPr>
            <w:r w:rsidRPr="00584AEA">
              <w:rPr>
                <w:rFonts w:ascii="Arrus" w:hAnsi="Arrus"/>
                <w:sz w:val="22"/>
                <w:szCs w:val="22"/>
              </w:rPr>
              <w:t>16.4</w:t>
            </w:r>
          </w:p>
        </w:tc>
        <w:tc>
          <w:tcPr>
            <w:tcW w:w="1251" w:type="dxa"/>
            <w:tcBorders>
              <w:top w:val="outset" w:sz="6" w:space="0" w:color="auto"/>
              <w:left w:val="outset" w:sz="6" w:space="0" w:color="auto"/>
              <w:bottom w:val="outset" w:sz="6" w:space="0" w:color="auto"/>
              <w:right w:val="outset" w:sz="6" w:space="0" w:color="auto"/>
            </w:tcBorders>
          </w:tcPr>
          <w:p w14:paraId="268B2F84" w14:textId="77777777" w:rsidR="00270475" w:rsidRPr="00584AEA" w:rsidRDefault="00270475" w:rsidP="00096A24">
            <w:pPr>
              <w:jc w:val="both"/>
              <w:rPr>
                <w:rFonts w:ascii="Arrus" w:hAnsi="Arrus"/>
              </w:rPr>
            </w:pPr>
            <w:r w:rsidRPr="00584AEA">
              <w:rPr>
                <w:rFonts w:ascii="Arrus" w:hAnsi="Arrus"/>
                <w:sz w:val="22"/>
                <w:szCs w:val="22"/>
              </w:rPr>
              <w:t>14.4</w:t>
            </w:r>
          </w:p>
        </w:tc>
        <w:tc>
          <w:tcPr>
            <w:tcW w:w="810" w:type="dxa"/>
            <w:tcBorders>
              <w:top w:val="outset" w:sz="6" w:space="0" w:color="auto"/>
              <w:left w:val="outset" w:sz="6" w:space="0" w:color="auto"/>
              <w:bottom w:val="outset" w:sz="6" w:space="0" w:color="auto"/>
              <w:right w:val="outset" w:sz="6" w:space="0" w:color="auto"/>
            </w:tcBorders>
          </w:tcPr>
          <w:p w14:paraId="268B2F85" w14:textId="77777777" w:rsidR="00270475" w:rsidRPr="00584AEA" w:rsidRDefault="00270475" w:rsidP="00096A24">
            <w:pPr>
              <w:jc w:val="both"/>
              <w:rPr>
                <w:rFonts w:ascii="Arrus" w:hAnsi="Arrus"/>
              </w:rPr>
            </w:pPr>
            <w:r w:rsidRPr="00584AEA">
              <w:rPr>
                <w:rFonts w:ascii="Arrus" w:hAnsi="Arrus"/>
                <w:sz w:val="22"/>
                <w:szCs w:val="22"/>
              </w:rPr>
              <w:t>0.9</w:t>
            </w:r>
          </w:p>
        </w:tc>
        <w:tc>
          <w:tcPr>
            <w:tcW w:w="360" w:type="dxa"/>
            <w:tcBorders>
              <w:top w:val="outset" w:sz="6" w:space="0" w:color="auto"/>
              <w:left w:val="outset" w:sz="6" w:space="0" w:color="auto"/>
              <w:bottom w:val="outset" w:sz="6" w:space="0" w:color="auto"/>
              <w:right w:val="outset" w:sz="6" w:space="0" w:color="auto"/>
            </w:tcBorders>
          </w:tcPr>
          <w:p w14:paraId="268B2F86" w14:textId="77777777" w:rsidR="00270475" w:rsidRPr="00584AEA" w:rsidRDefault="00270475" w:rsidP="00096A24">
            <w:pPr>
              <w:jc w:val="both"/>
              <w:rPr>
                <w:rFonts w:ascii="Arrus" w:hAnsi="Arrus"/>
              </w:rPr>
            </w:pPr>
            <w:r w:rsidRPr="00584AEA">
              <w:rPr>
                <w:rFonts w:ascii="Arrus" w:hAnsi="Arrus"/>
                <w:sz w:val="22"/>
                <w:szCs w:val="22"/>
              </w:rPr>
              <w:t>1.5</w:t>
            </w:r>
          </w:p>
        </w:tc>
        <w:tc>
          <w:tcPr>
            <w:tcW w:w="450" w:type="dxa"/>
            <w:tcBorders>
              <w:top w:val="outset" w:sz="6" w:space="0" w:color="auto"/>
              <w:left w:val="outset" w:sz="6" w:space="0" w:color="auto"/>
              <w:bottom w:val="outset" w:sz="6" w:space="0" w:color="auto"/>
              <w:right w:val="outset" w:sz="6" w:space="0" w:color="auto"/>
            </w:tcBorders>
          </w:tcPr>
          <w:p w14:paraId="268B2F87" w14:textId="77777777" w:rsidR="00270475" w:rsidRPr="00584AEA" w:rsidRDefault="00270475" w:rsidP="00096A24">
            <w:pPr>
              <w:jc w:val="both"/>
              <w:rPr>
                <w:rFonts w:ascii="Arrus" w:hAnsi="Arrus"/>
              </w:rPr>
            </w:pPr>
            <w:r w:rsidRPr="00584AEA">
              <w:rPr>
                <w:rFonts w:ascii="Arrus" w:hAnsi="Arrus"/>
                <w:sz w:val="22"/>
                <w:szCs w:val="22"/>
              </w:rPr>
              <w:t>1.6</w:t>
            </w:r>
          </w:p>
        </w:tc>
        <w:tc>
          <w:tcPr>
            <w:tcW w:w="630" w:type="dxa"/>
            <w:tcBorders>
              <w:top w:val="outset" w:sz="6" w:space="0" w:color="auto"/>
              <w:left w:val="outset" w:sz="6" w:space="0" w:color="auto"/>
              <w:bottom w:val="outset" w:sz="6" w:space="0" w:color="auto"/>
              <w:right w:val="outset" w:sz="6" w:space="0" w:color="auto"/>
            </w:tcBorders>
          </w:tcPr>
          <w:p w14:paraId="268B2F88" w14:textId="77777777" w:rsidR="00270475" w:rsidRPr="00584AEA" w:rsidRDefault="00270475" w:rsidP="00096A24">
            <w:pPr>
              <w:jc w:val="both"/>
              <w:rPr>
                <w:rFonts w:ascii="Arrus" w:hAnsi="Arrus"/>
              </w:rPr>
            </w:pPr>
            <w:r w:rsidRPr="00584AEA">
              <w:rPr>
                <w:rFonts w:ascii="Arrus" w:hAnsi="Arrus"/>
                <w:sz w:val="22"/>
                <w:szCs w:val="22"/>
              </w:rPr>
              <w:t>1.0</w:t>
            </w:r>
          </w:p>
        </w:tc>
        <w:tc>
          <w:tcPr>
            <w:tcW w:w="540" w:type="dxa"/>
            <w:tcBorders>
              <w:top w:val="outset" w:sz="6" w:space="0" w:color="auto"/>
              <w:left w:val="outset" w:sz="6" w:space="0" w:color="auto"/>
              <w:bottom w:val="outset" w:sz="6" w:space="0" w:color="auto"/>
              <w:right w:val="outset" w:sz="6" w:space="0" w:color="auto"/>
            </w:tcBorders>
            <w:vAlign w:val="center"/>
          </w:tcPr>
          <w:p w14:paraId="268B2F89"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93"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8B" w14:textId="77777777" w:rsidR="00270475" w:rsidRPr="00584AEA" w:rsidRDefault="00270475" w:rsidP="00096A24">
            <w:pPr>
              <w:jc w:val="both"/>
              <w:rPr>
                <w:rFonts w:ascii="Arrus" w:hAnsi="Arrus"/>
              </w:rPr>
            </w:pPr>
            <w:r w:rsidRPr="00584AEA">
              <w:rPr>
                <w:rFonts w:ascii="Arrus" w:hAnsi="Arrus"/>
                <w:sz w:val="22"/>
                <w:szCs w:val="22"/>
              </w:rPr>
              <w:t>Kerala</w:t>
            </w:r>
          </w:p>
        </w:tc>
        <w:tc>
          <w:tcPr>
            <w:tcW w:w="1446" w:type="dxa"/>
            <w:tcBorders>
              <w:top w:val="outset" w:sz="6" w:space="0" w:color="auto"/>
              <w:left w:val="outset" w:sz="6" w:space="0" w:color="auto"/>
              <w:bottom w:val="outset" w:sz="6" w:space="0" w:color="auto"/>
              <w:right w:val="outset" w:sz="6" w:space="0" w:color="auto"/>
            </w:tcBorders>
          </w:tcPr>
          <w:p w14:paraId="268B2F8C" w14:textId="77777777" w:rsidR="00270475" w:rsidRPr="00584AEA" w:rsidRDefault="00270475" w:rsidP="00096A24">
            <w:pPr>
              <w:jc w:val="both"/>
              <w:rPr>
                <w:rFonts w:ascii="Arrus" w:hAnsi="Arrus"/>
              </w:rPr>
            </w:pPr>
            <w:r w:rsidRPr="00584AEA">
              <w:rPr>
                <w:rFonts w:ascii="Arrus" w:hAnsi="Arrus"/>
                <w:sz w:val="22"/>
                <w:szCs w:val="22"/>
              </w:rPr>
              <w:t>3.9</w:t>
            </w:r>
          </w:p>
        </w:tc>
        <w:tc>
          <w:tcPr>
            <w:tcW w:w="1251" w:type="dxa"/>
            <w:tcBorders>
              <w:top w:val="outset" w:sz="6" w:space="0" w:color="auto"/>
              <w:left w:val="outset" w:sz="6" w:space="0" w:color="auto"/>
              <w:bottom w:val="outset" w:sz="6" w:space="0" w:color="auto"/>
              <w:right w:val="outset" w:sz="6" w:space="0" w:color="auto"/>
            </w:tcBorders>
          </w:tcPr>
          <w:p w14:paraId="268B2F8D" w14:textId="77777777" w:rsidR="00270475" w:rsidRPr="00584AEA" w:rsidRDefault="00270475" w:rsidP="00096A24">
            <w:pPr>
              <w:jc w:val="both"/>
              <w:rPr>
                <w:rFonts w:ascii="Arrus" w:hAnsi="Arrus"/>
              </w:rPr>
            </w:pPr>
            <w:r w:rsidRPr="00584AEA">
              <w:rPr>
                <w:rFonts w:ascii="Arrus" w:hAnsi="Arrus"/>
                <w:sz w:val="22"/>
                <w:szCs w:val="22"/>
              </w:rPr>
              <w:t>5.3</w:t>
            </w:r>
          </w:p>
        </w:tc>
        <w:tc>
          <w:tcPr>
            <w:tcW w:w="810" w:type="dxa"/>
            <w:tcBorders>
              <w:top w:val="outset" w:sz="6" w:space="0" w:color="auto"/>
              <w:left w:val="outset" w:sz="6" w:space="0" w:color="auto"/>
              <w:bottom w:val="outset" w:sz="6" w:space="0" w:color="auto"/>
              <w:right w:val="outset" w:sz="6" w:space="0" w:color="auto"/>
            </w:tcBorders>
          </w:tcPr>
          <w:p w14:paraId="268B2F8E" w14:textId="77777777" w:rsidR="00270475" w:rsidRPr="00584AEA" w:rsidRDefault="00270475" w:rsidP="00096A24">
            <w:pPr>
              <w:jc w:val="both"/>
              <w:rPr>
                <w:rFonts w:ascii="Arrus" w:hAnsi="Arrus"/>
              </w:rPr>
            </w:pPr>
            <w:r w:rsidRPr="00584AEA">
              <w:rPr>
                <w:rFonts w:ascii="Arrus" w:hAnsi="Arrus"/>
                <w:sz w:val="22"/>
                <w:szCs w:val="22"/>
              </w:rPr>
              <w:t>5.0</w:t>
            </w:r>
          </w:p>
        </w:tc>
        <w:tc>
          <w:tcPr>
            <w:tcW w:w="360" w:type="dxa"/>
            <w:tcBorders>
              <w:top w:val="outset" w:sz="6" w:space="0" w:color="auto"/>
              <w:left w:val="outset" w:sz="6" w:space="0" w:color="auto"/>
              <w:bottom w:val="outset" w:sz="6" w:space="0" w:color="auto"/>
              <w:right w:val="outset" w:sz="6" w:space="0" w:color="auto"/>
            </w:tcBorders>
          </w:tcPr>
          <w:p w14:paraId="268B2F8F" w14:textId="77777777" w:rsidR="00270475" w:rsidRPr="00584AEA" w:rsidRDefault="00270475" w:rsidP="00096A24">
            <w:pPr>
              <w:jc w:val="both"/>
              <w:rPr>
                <w:rFonts w:ascii="Arrus" w:hAnsi="Arrus"/>
              </w:rPr>
            </w:pPr>
            <w:r w:rsidRPr="00584AEA">
              <w:rPr>
                <w:rFonts w:ascii="Arrus" w:hAnsi="Arrus"/>
                <w:sz w:val="22"/>
                <w:szCs w:val="22"/>
              </w:rPr>
              <w:t>1.2</w:t>
            </w:r>
          </w:p>
        </w:tc>
        <w:tc>
          <w:tcPr>
            <w:tcW w:w="450" w:type="dxa"/>
            <w:tcBorders>
              <w:top w:val="outset" w:sz="6" w:space="0" w:color="auto"/>
              <w:left w:val="outset" w:sz="6" w:space="0" w:color="auto"/>
              <w:bottom w:val="outset" w:sz="6" w:space="0" w:color="auto"/>
              <w:right w:val="outset" w:sz="6" w:space="0" w:color="auto"/>
            </w:tcBorders>
          </w:tcPr>
          <w:p w14:paraId="268B2F90" w14:textId="77777777" w:rsidR="00270475" w:rsidRPr="00584AEA" w:rsidRDefault="00270475" w:rsidP="00096A24">
            <w:pPr>
              <w:jc w:val="both"/>
              <w:rPr>
                <w:rFonts w:ascii="Arrus" w:hAnsi="Arrus"/>
              </w:rPr>
            </w:pPr>
            <w:r w:rsidRPr="00584AEA">
              <w:rPr>
                <w:rFonts w:ascii="Arrus" w:hAnsi="Arrus"/>
                <w:sz w:val="22"/>
                <w:szCs w:val="22"/>
              </w:rPr>
              <w:t>1.3</w:t>
            </w:r>
          </w:p>
        </w:tc>
        <w:tc>
          <w:tcPr>
            <w:tcW w:w="630" w:type="dxa"/>
            <w:tcBorders>
              <w:top w:val="outset" w:sz="6" w:space="0" w:color="auto"/>
              <w:left w:val="outset" w:sz="6" w:space="0" w:color="auto"/>
              <w:bottom w:val="outset" w:sz="6" w:space="0" w:color="auto"/>
              <w:right w:val="outset" w:sz="6" w:space="0" w:color="auto"/>
            </w:tcBorders>
          </w:tcPr>
          <w:p w14:paraId="268B2F91" w14:textId="77777777" w:rsidR="00270475" w:rsidRPr="00584AEA" w:rsidRDefault="00270475" w:rsidP="00096A24">
            <w:pPr>
              <w:jc w:val="both"/>
              <w:rPr>
                <w:rFonts w:ascii="Arrus" w:hAnsi="Arrus"/>
              </w:rPr>
            </w:pPr>
            <w:r w:rsidRPr="00584AEA">
              <w:rPr>
                <w:rFonts w:ascii="Arrus" w:hAnsi="Arrus"/>
                <w:sz w:val="22"/>
                <w:szCs w:val="22"/>
              </w:rPr>
              <w:t>1.4</w:t>
            </w:r>
          </w:p>
        </w:tc>
        <w:tc>
          <w:tcPr>
            <w:tcW w:w="540" w:type="dxa"/>
            <w:tcBorders>
              <w:top w:val="outset" w:sz="6" w:space="0" w:color="auto"/>
              <w:left w:val="outset" w:sz="6" w:space="0" w:color="auto"/>
              <w:bottom w:val="outset" w:sz="6" w:space="0" w:color="auto"/>
              <w:right w:val="outset" w:sz="6" w:space="0" w:color="auto"/>
            </w:tcBorders>
            <w:vAlign w:val="center"/>
          </w:tcPr>
          <w:p w14:paraId="268B2F92"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9C"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94" w14:textId="77777777" w:rsidR="00270475" w:rsidRPr="00584AEA" w:rsidRDefault="00270475" w:rsidP="00096A24">
            <w:pPr>
              <w:jc w:val="both"/>
              <w:rPr>
                <w:rFonts w:ascii="Arrus" w:hAnsi="Arrus"/>
              </w:rPr>
            </w:pPr>
            <w:r w:rsidRPr="00584AEA">
              <w:rPr>
                <w:rFonts w:ascii="Arrus" w:hAnsi="Arrus"/>
                <w:sz w:val="22"/>
                <w:szCs w:val="22"/>
              </w:rPr>
              <w:t>Madhya Pradesh</w:t>
            </w:r>
          </w:p>
        </w:tc>
        <w:tc>
          <w:tcPr>
            <w:tcW w:w="1446" w:type="dxa"/>
            <w:tcBorders>
              <w:top w:val="outset" w:sz="6" w:space="0" w:color="auto"/>
              <w:left w:val="outset" w:sz="6" w:space="0" w:color="auto"/>
              <w:bottom w:val="outset" w:sz="6" w:space="0" w:color="auto"/>
              <w:right w:val="outset" w:sz="6" w:space="0" w:color="auto"/>
            </w:tcBorders>
          </w:tcPr>
          <w:p w14:paraId="268B2F95" w14:textId="77777777" w:rsidR="00270475" w:rsidRPr="00584AEA" w:rsidRDefault="00270475" w:rsidP="00096A24">
            <w:pPr>
              <w:jc w:val="both"/>
              <w:rPr>
                <w:rFonts w:ascii="Arrus" w:hAnsi="Arrus"/>
              </w:rPr>
            </w:pPr>
            <w:r w:rsidRPr="00584AEA">
              <w:rPr>
                <w:rFonts w:ascii="Arrus" w:hAnsi="Arrus"/>
                <w:sz w:val="22"/>
                <w:szCs w:val="22"/>
              </w:rPr>
              <w:t>4.7</w:t>
            </w:r>
          </w:p>
        </w:tc>
        <w:tc>
          <w:tcPr>
            <w:tcW w:w="1251" w:type="dxa"/>
            <w:tcBorders>
              <w:top w:val="outset" w:sz="6" w:space="0" w:color="auto"/>
              <w:left w:val="outset" w:sz="6" w:space="0" w:color="auto"/>
              <w:bottom w:val="outset" w:sz="6" w:space="0" w:color="auto"/>
              <w:right w:val="outset" w:sz="6" w:space="0" w:color="auto"/>
            </w:tcBorders>
          </w:tcPr>
          <w:p w14:paraId="268B2F96" w14:textId="77777777" w:rsidR="00270475" w:rsidRPr="00584AEA" w:rsidRDefault="00270475" w:rsidP="00096A24">
            <w:pPr>
              <w:jc w:val="both"/>
              <w:rPr>
                <w:rFonts w:ascii="Arrus" w:hAnsi="Arrus"/>
              </w:rPr>
            </w:pPr>
            <w:r w:rsidRPr="00584AEA">
              <w:rPr>
                <w:rFonts w:ascii="Arrus" w:hAnsi="Arrus"/>
                <w:sz w:val="22"/>
                <w:szCs w:val="22"/>
              </w:rPr>
              <w:t>13.2</w:t>
            </w:r>
          </w:p>
        </w:tc>
        <w:tc>
          <w:tcPr>
            <w:tcW w:w="810" w:type="dxa"/>
            <w:tcBorders>
              <w:top w:val="outset" w:sz="6" w:space="0" w:color="auto"/>
              <w:left w:val="outset" w:sz="6" w:space="0" w:color="auto"/>
              <w:bottom w:val="outset" w:sz="6" w:space="0" w:color="auto"/>
              <w:right w:val="outset" w:sz="6" w:space="0" w:color="auto"/>
            </w:tcBorders>
          </w:tcPr>
          <w:p w14:paraId="268B2F97" w14:textId="77777777" w:rsidR="00270475" w:rsidRPr="00584AEA" w:rsidRDefault="00270475" w:rsidP="00096A24">
            <w:pPr>
              <w:jc w:val="both"/>
              <w:rPr>
                <w:rFonts w:ascii="Arrus" w:hAnsi="Arrus"/>
              </w:rPr>
            </w:pPr>
            <w:r w:rsidRPr="00584AEA">
              <w:rPr>
                <w:rFonts w:ascii="Arrus" w:hAnsi="Arrus"/>
                <w:sz w:val="22"/>
                <w:szCs w:val="22"/>
              </w:rPr>
              <w:t>8.9</w:t>
            </w:r>
          </w:p>
        </w:tc>
        <w:tc>
          <w:tcPr>
            <w:tcW w:w="360" w:type="dxa"/>
            <w:tcBorders>
              <w:top w:val="outset" w:sz="6" w:space="0" w:color="auto"/>
              <w:left w:val="outset" w:sz="6" w:space="0" w:color="auto"/>
              <w:bottom w:val="outset" w:sz="6" w:space="0" w:color="auto"/>
              <w:right w:val="outset" w:sz="6" w:space="0" w:color="auto"/>
            </w:tcBorders>
          </w:tcPr>
          <w:p w14:paraId="268B2F98" w14:textId="77777777" w:rsidR="00270475" w:rsidRPr="00584AEA" w:rsidRDefault="00270475" w:rsidP="00096A24">
            <w:pPr>
              <w:jc w:val="both"/>
              <w:rPr>
                <w:rFonts w:ascii="Arrus" w:hAnsi="Arrus"/>
              </w:rPr>
            </w:pPr>
            <w:r w:rsidRPr="00584AEA">
              <w:rPr>
                <w:rFonts w:ascii="Arrus" w:hAnsi="Arrus"/>
                <w:sz w:val="22"/>
                <w:szCs w:val="22"/>
              </w:rPr>
              <w:t>1.1</w:t>
            </w:r>
          </w:p>
        </w:tc>
        <w:tc>
          <w:tcPr>
            <w:tcW w:w="450" w:type="dxa"/>
            <w:tcBorders>
              <w:top w:val="outset" w:sz="6" w:space="0" w:color="auto"/>
              <w:left w:val="outset" w:sz="6" w:space="0" w:color="auto"/>
              <w:bottom w:val="outset" w:sz="6" w:space="0" w:color="auto"/>
              <w:right w:val="outset" w:sz="6" w:space="0" w:color="auto"/>
            </w:tcBorders>
          </w:tcPr>
          <w:p w14:paraId="268B2F99" w14:textId="77777777" w:rsidR="00270475" w:rsidRPr="00584AEA" w:rsidRDefault="00270475" w:rsidP="00096A24">
            <w:pPr>
              <w:jc w:val="both"/>
              <w:rPr>
                <w:rFonts w:ascii="Arrus" w:hAnsi="Arrus"/>
              </w:rPr>
            </w:pPr>
            <w:r w:rsidRPr="00584AEA">
              <w:rPr>
                <w:rFonts w:ascii="Arrus" w:hAnsi="Arrus"/>
                <w:sz w:val="22"/>
                <w:szCs w:val="22"/>
              </w:rPr>
              <w:t>1.4</w:t>
            </w:r>
          </w:p>
        </w:tc>
        <w:tc>
          <w:tcPr>
            <w:tcW w:w="630" w:type="dxa"/>
            <w:tcBorders>
              <w:top w:val="outset" w:sz="6" w:space="0" w:color="auto"/>
              <w:left w:val="outset" w:sz="6" w:space="0" w:color="auto"/>
              <w:bottom w:val="outset" w:sz="6" w:space="0" w:color="auto"/>
              <w:right w:val="outset" w:sz="6" w:space="0" w:color="auto"/>
            </w:tcBorders>
          </w:tcPr>
          <w:p w14:paraId="268B2F9A" w14:textId="77777777" w:rsidR="00270475" w:rsidRPr="00584AEA" w:rsidRDefault="00270475" w:rsidP="00096A24">
            <w:pPr>
              <w:jc w:val="both"/>
              <w:rPr>
                <w:rFonts w:ascii="Arrus" w:hAnsi="Arrus"/>
              </w:rPr>
            </w:pPr>
            <w:r w:rsidRPr="00584AEA">
              <w:rPr>
                <w:rFonts w:ascii="Arrus" w:hAnsi="Arrus"/>
                <w:sz w:val="22"/>
                <w:szCs w:val="22"/>
              </w:rPr>
              <w:t>1.4</w:t>
            </w:r>
          </w:p>
        </w:tc>
        <w:tc>
          <w:tcPr>
            <w:tcW w:w="540" w:type="dxa"/>
            <w:tcBorders>
              <w:top w:val="outset" w:sz="6" w:space="0" w:color="auto"/>
              <w:left w:val="outset" w:sz="6" w:space="0" w:color="auto"/>
              <w:bottom w:val="outset" w:sz="6" w:space="0" w:color="auto"/>
              <w:right w:val="outset" w:sz="6" w:space="0" w:color="auto"/>
            </w:tcBorders>
            <w:vAlign w:val="center"/>
          </w:tcPr>
          <w:p w14:paraId="268B2F9B"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A5"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9D" w14:textId="77777777" w:rsidR="00270475" w:rsidRPr="00584AEA" w:rsidRDefault="00270475" w:rsidP="00096A24">
            <w:pPr>
              <w:jc w:val="both"/>
              <w:rPr>
                <w:rFonts w:ascii="Arrus" w:hAnsi="Arrus"/>
              </w:rPr>
            </w:pPr>
            <w:r w:rsidRPr="00584AEA">
              <w:rPr>
                <w:rFonts w:ascii="Arrus" w:hAnsi="Arrus"/>
                <w:sz w:val="22"/>
                <w:szCs w:val="22"/>
              </w:rPr>
              <w:t>Maharashtra</w:t>
            </w:r>
          </w:p>
        </w:tc>
        <w:tc>
          <w:tcPr>
            <w:tcW w:w="1446" w:type="dxa"/>
            <w:tcBorders>
              <w:top w:val="outset" w:sz="6" w:space="0" w:color="auto"/>
              <w:left w:val="outset" w:sz="6" w:space="0" w:color="auto"/>
              <w:bottom w:val="outset" w:sz="6" w:space="0" w:color="auto"/>
              <w:right w:val="outset" w:sz="6" w:space="0" w:color="auto"/>
            </w:tcBorders>
          </w:tcPr>
          <w:p w14:paraId="268B2F9E" w14:textId="77777777" w:rsidR="00270475" w:rsidRPr="00584AEA" w:rsidRDefault="00270475" w:rsidP="00096A24">
            <w:pPr>
              <w:jc w:val="both"/>
              <w:rPr>
                <w:rFonts w:ascii="Arrus" w:hAnsi="Arrus"/>
              </w:rPr>
            </w:pPr>
            <w:r w:rsidRPr="00584AEA">
              <w:rPr>
                <w:rFonts w:ascii="Arrus" w:hAnsi="Arrus"/>
                <w:sz w:val="22"/>
                <w:szCs w:val="22"/>
              </w:rPr>
              <w:t>13.8</w:t>
            </w:r>
          </w:p>
        </w:tc>
        <w:tc>
          <w:tcPr>
            <w:tcW w:w="1251" w:type="dxa"/>
            <w:tcBorders>
              <w:top w:val="outset" w:sz="6" w:space="0" w:color="auto"/>
              <w:left w:val="outset" w:sz="6" w:space="0" w:color="auto"/>
              <w:bottom w:val="outset" w:sz="6" w:space="0" w:color="auto"/>
              <w:right w:val="outset" w:sz="6" w:space="0" w:color="auto"/>
            </w:tcBorders>
          </w:tcPr>
          <w:p w14:paraId="268B2F9F" w14:textId="77777777" w:rsidR="00270475" w:rsidRPr="00584AEA" w:rsidRDefault="00270475" w:rsidP="00096A24">
            <w:pPr>
              <w:jc w:val="both"/>
              <w:rPr>
                <w:rFonts w:ascii="Arrus" w:hAnsi="Arrus"/>
              </w:rPr>
            </w:pPr>
            <w:r w:rsidRPr="00584AEA">
              <w:rPr>
                <w:rFonts w:ascii="Arrus" w:hAnsi="Arrus"/>
                <w:sz w:val="22"/>
                <w:szCs w:val="22"/>
              </w:rPr>
              <w:t>22.3</w:t>
            </w:r>
          </w:p>
        </w:tc>
        <w:tc>
          <w:tcPr>
            <w:tcW w:w="810" w:type="dxa"/>
            <w:tcBorders>
              <w:top w:val="outset" w:sz="6" w:space="0" w:color="auto"/>
              <w:left w:val="outset" w:sz="6" w:space="0" w:color="auto"/>
              <w:bottom w:val="outset" w:sz="6" w:space="0" w:color="auto"/>
              <w:right w:val="outset" w:sz="6" w:space="0" w:color="auto"/>
            </w:tcBorders>
          </w:tcPr>
          <w:p w14:paraId="268B2FA0" w14:textId="77777777" w:rsidR="00270475" w:rsidRPr="00584AEA" w:rsidRDefault="00270475" w:rsidP="00096A24">
            <w:pPr>
              <w:jc w:val="both"/>
              <w:rPr>
                <w:rFonts w:ascii="Arrus" w:hAnsi="Arrus"/>
              </w:rPr>
            </w:pPr>
            <w:r w:rsidRPr="00584AEA">
              <w:rPr>
                <w:rFonts w:ascii="Arrus" w:hAnsi="Arrus"/>
                <w:sz w:val="22"/>
                <w:szCs w:val="22"/>
              </w:rPr>
              <w:t>12.6</w:t>
            </w:r>
          </w:p>
        </w:tc>
        <w:tc>
          <w:tcPr>
            <w:tcW w:w="360" w:type="dxa"/>
            <w:tcBorders>
              <w:top w:val="outset" w:sz="6" w:space="0" w:color="auto"/>
              <w:left w:val="outset" w:sz="6" w:space="0" w:color="auto"/>
              <w:bottom w:val="outset" w:sz="6" w:space="0" w:color="auto"/>
              <w:right w:val="outset" w:sz="6" w:space="0" w:color="auto"/>
            </w:tcBorders>
          </w:tcPr>
          <w:p w14:paraId="268B2FA1" w14:textId="77777777" w:rsidR="00270475" w:rsidRPr="00584AEA" w:rsidRDefault="00270475" w:rsidP="00096A24">
            <w:pPr>
              <w:jc w:val="both"/>
              <w:rPr>
                <w:rFonts w:ascii="Arrus" w:hAnsi="Arrus"/>
              </w:rPr>
            </w:pPr>
            <w:r w:rsidRPr="00584AEA">
              <w:rPr>
                <w:rFonts w:ascii="Arrus" w:hAnsi="Arrus"/>
                <w:sz w:val="22"/>
                <w:szCs w:val="22"/>
              </w:rPr>
              <w:t>1.5</w:t>
            </w:r>
          </w:p>
        </w:tc>
        <w:tc>
          <w:tcPr>
            <w:tcW w:w="450" w:type="dxa"/>
            <w:tcBorders>
              <w:top w:val="outset" w:sz="6" w:space="0" w:color="auto"/>
              <w:left w:val="outset" w:sz="6" w:space="0" w:color="auto"/>
              <w:bottom w:val="outset" w:sz="6" w:space="0" w:color="auto"/>
              <w:right w:val="outset" w:sz="6" w:space="0" w:color="auto"/>
            </w:tcBorders>
          </w:tcPr>
          <w:p w14:paraId="268B2FA2" w14:textId="77777777" w:rsidR="00270475" w:rsidRPr="00584AEA" w:rsidRDefault="00270475" w:rsidP="00096A24">
            <w:pPr>
              <w:jc w:val="both"/>
              <w:rPr>
                <w:rFonts w:ascii="Arrus" w:hAnsi="Arrus"/>
              </w:rPr>
            </w:pPr>
            <w:r w:rsidRPr="00584AEA">
              <w:rPr>
                <w:rFonts w:ascii="Arrus" w:hAnsi="Arrus"/>
                <w:sz w:val="22"/>
                <w:szCs w:val="22"/>
              </w:rPr>
              <w:t>1.9</w:t>
            </w:r>
          </w:p>
        </w:tc>
        <w:tc>
          <w:tcPr>
            <w:tcW w:w="630" w:type="dxa"/>
            <w:tcBorders>
              <w:top w:val="outset" w:sz="6" w:space="0" w:color="auto"/>
              <w:left w:val="outset" w:sz="6" w:space="0" w:color="auto"/>
              <w:bottom w:val="outset" w:sz="6" w:space="0" w:color="auto"/>
              <w:right w:val="outset" w:sz="6" w:space="0" w:color="auto"/>
            </w:tcBorders>
          </w:tcPr>
          <w:p w14:paraId="268B2FA3" w14:textId="77777777" w:rsidR="00270475" w:rsidRPr="00584AEA" w:rsidRDefault="00270475" w:rsidP="00096A24">
            <w:pPr>
              <w:jc w:val="both"/>
              <w:rPr>
                <w:rFonts w:ascii="Arrus" w:hAnsi="Arrus"/>
              </w:rPr>
            </w:pPr>
            <w:r w:rsidRPr="00584AEA">
              <w:rPr>
                <w:rFonts w:ascii="Arrus" w:hAnsi="Arrus"/>
                <w:sz w:val="22"/>
                <w:szCs w:val="22"/>
              </w:rPr>
              <w:t>1.7</w:t>
            </w:r>
          </w:p>
        </w:tc>
        <w:tc>
          <w:tcPr>
            <w:tcW w:w="540" w:type="dxa"/>
            <w:tcBorders>
              <w:top w:val="outset" w:sz="6" w:space="0" w:color="auto"/>
              <w:left w:val="outset" w:sz="6" w:space="0" w:color="auto"/>
              <w:bottom w:val="outset" w:sz="6" w:space="0" w:color="auto"/>
              <w:right w:val="outset" w:sz="6" w:space="0" w:color="auto"/>
            </w:tcBorders>
            <w:vAlign w:val="center"/>
          </w:tcPr>
          <w:p w14:paraId="268B2FA4"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AE"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A6" w14:textId="77777777" w:rsidR="00270475" w:rsidRPr="00584AEA" w:rsidRDefault="00270475" w:rsidP="00096A24">
            <w:pPr>
              <w:jc w:val="both"/>
              <w:rPr>
                <w:rFonts w:ascii="Arrus" w:hAnsi="Arrus"/>
              </w:rPr>
            </w:pPr>
            <w:r w:rsidRPr="00584AEA">
              <w:rPr>
                <w:rFonts w:ascii="Arrus" w:hAnsi="Arrus"/>
                <w:sz w:val="22"/>
                <w:szCs w:val="22"/>
              </w:rPr>
              <w:t>Punjab</w:t>
            </w:r>
          </w:p>
        </w:tc>
        <w:tc>
          <w:tcPr>
            <w:tcW w:w="1446" w:type="dxa"/>
            <w:tcBorders>
              <w:top w:val="outset" w:sz="6" w:space="0" w:color="auto"/>
              <w:left w:val="outset" w:sz="6" w:space="0" w:color="auto"/>
              <w:bottom w:val="outset" w:sz="6" w:space="0" w:color="auto"/>
              <w:right w:val="outset" w:sz="6" w:space="0" w:color="auto"/>
            </w:tcBorders>
          </w:tcPr>
          <w:p w14:paraId="268B2FA7" w14:textId="77777777" w:rsidR="00270475" w:rsidRPr="00584AEA" w:rsidRDefault="00270475" w:rsidP="00096A24">
            <w:pPr>
              <w:jc w:val="both"/>
              <w:rPr>
                <w:rFonts w:ascii="Arrus" w:hAnsi="Arrus"/>
              </w:rPr>
            </w:pPr>
            <w:r w:rsidRPr="00584AEA">
              <w:rPr>
                <w:rFonts w:ascii="Arrus" w:hAnsi="Arrus"/>
                <w:sz w:val="22"/>
                <w:szCs w:val="22"/>
              </w:rPr>
              <w:t>23.6</w:t>
            </w:r>
          </w:p>
        </w:tc>
        <w:tc>
          <w:tcPr>
            <w:tcW w:w="1251" w:type="dxa"/>
            <w:tcBorders>
              <w:top w:val="outset" w:sz="6" w:space="0" w:color="auto"/>
              <w:left w:val="outset" w:sz="6" w:space="0" w:color="auto"/>
              <w:bottom w:val="outset" w:sz="6" w:space="0" w:color="auto"/>
              <w:right w:val="outset" w:sz="6" w:space="0" w:color="auto"/>
            </w:tcBorders>
          </w:tcPr>
          <w:p w14:paraId="268B2FA8" w14:textId="77777777" w:rsidR="00270475" w:rsidRPr="00584AEA" w:rsidRDefault="00270475" w:rsidP="00096A24">
            <w:pPr>
              <w:jc w:val="both"/>
              <w:rPr>
                <w:rFonts w:ascii="Arrus" w:hAnsi="Arrus"/>
              </w:rPr>
            </w:pPr>
            <w:r w:rsidRPr="00584AEA">
              <w:rPr>
                <w:rFonts w:ascii="Arrus" w:hAnsi="Arrus"/>
                <w:sz w:val="22"/>
                <w:szCs w:val="22"/>
              </w:rPr>
              <w:t>21.8</w:t>
            </w:r>
          </w:p>
        </w:tc>
        <w:tc>
          <w:tcPr>
            <w:tcW w:w="810" w:type="dxa"/>
            <w:tcBorders>
              <w:top w:val="outset" w:sz="6" w:space="0" w:color="auto"/>
              <w:left w:val="outset" w:sz="6" w:space="0" w:color="auto"/>
              <w:bottom w:val="outset" w:sz="6" w:space="0" w:color="auto"/>
              <w:right w:val="outset" w:sz="6" w:space="0" w:color="auto"/>
            </w:tcBorders>
          </w:tcPr>
          <w:p w14:paraId="268B2FA9" w14:textId="77777777" w:rsidR="00270475" w:rsidRPr="00584AEA" w:rsidRDefault="00270475" w:rsidP="00096A24">
            <w:pPr>
              <w:jc w:val="both"/>
              <w:rPr>
                <w:rFonts w:ascii="Arrus" w:hAnsi="Arrus"/>
              </w:rPr>
            </w:pPr>
            <w:r w:rsidRPr="00584AEA">
              <w:rPr>
                <w:rFonts w:ascii="Arrus" w:hAnsi="Arrus"/>
                <w:sz w:val="22"/>
                <w:szCs w:val="22"/>
              </w:rPr>
              <w:t>5.7</w:t>
            </w:r>
          </w:p>
        </w:tc>
        <w:tc>
          <w:tcPr>
            <w:tcW w:w="360" w:type="dxa"/>
            <w:tcBorders>
              <w:top w:val="outset" w:sz="6" w:space="0" w:color="auto"/>
              <w:left w:val="outset" w:sz="6" w:space="0" w:color="auto"/>
              <w:bottom w:val="outset" w:sz="6" w:space="0" w:color="auto"/>
              <w:right w:val="outset" w:sz="6" w:space="0" w:color="auto"/>
            </w:tcBorders>
          </w:tcPr>
          <w:p w14:paraId="268B2FAA" w14:textId="77777777" w:rsidR="00270475" w:rsidRPr="00584AEA" w:rsidRDefault="00270475" w:rsidP="00096A24">
            <w:pPr>
              <w:jc w:val="both"/>
              <w:rPr>
                <w:rFonts w:ascii="Arrus" w:hAnsi="Arrus"/>
              </w:rPr>
            </w:pPr>
            <w:r w:rsidRPr="00584AEA">
              <w:rPr>
                <w:rFonts w:ascii="Arrus" w:hAnsi="Arrus"/>
                <w:sz w:val="22"/>
                <w:szCs w:val="22"/>
              </w:rPr>
              <w:t>1.9</w:t>
            </w:r>
          </w:p>
        </w:tc>
        <w:tc>
          <w:tcPr>
            <w:tcW w:w="450" w:type="dxa"/>
            <w:tcBorders>
              <w:top w:val="outset" w:sz="6" w:space="0" w:color="auto"/>
              <w:left w:val="outset" w:sz="6" w:space="0" w:color="auto"/>
              <w:bottom w:val="outset" w:sz="6" w:space="0" w:color="auto"/>
              <w:right w:val="outset" w:sz="6" w:space="0" w:color="auto"/>
            </w:tcBorders>
          </w:tcPr>
          <w:p w14:paraId="268B2FAB" w14:textId="77777777" w:rsidR="00270475" w:rsidRPr="00584AEA" w:rsidRDefault="00270475" w:rsidP="00096A24">
            <w:pPr>
              <w:jc w:val="both"/>
              <w:rPr>
                <w:rFonts w:ascii="Arrus" w:hAnsi="Arrus"/>
              </w:rPr>
            </w:pPr>
            <w:r w:rsidRPr="00584AEA">
              <w:rPr>
                <w:rFonts w:ascii="Arrus" w:hAnsi="Arrus"/>
                <w:sz w:val="22"/>
                <w:szCs w:val="22"/>
              </w:rPr>
              <w:t>2.2</w:t>
            </w:r>
          </w:p>
        </w:tc>
        <w:tc>
          <w:tcPr>
            <w:tcW w:w="630" w:type="dxa"/>
            <w:tcBorders>
              <w:top w:val="outset" w:sz="6" w:space="0" w:color="auto"/>
              <w:left w:val="outset" w:sz="6" w:space="0" w:color="auto"/>
              <w:bottom w:val="outset" w:sz="6" w:space="0" w:color="auto"/>
              <w:right w:val="outset" w:sz="6" w:space="0" w:color="auto"/>
            </w:tcBorders>
          </w:tcPr>
          <w:p w14:paraId="268B2FAC" w14:textId="77777777" w:rsidR="00270475" w:rsidRPr="00584AEA" w:rsidRDefault="00270475" w:rsidP="00096A24">
            <w:pPr>
              <w:jc w:val="both"/>
              <w:rPr>
                <w:rFonts w:ascii="Arrus" w:hAnsi="Arrus"/>
              </w:rPr>
            </w:pPr>
            <w:r w:rsidRPr="00584AEA">
              <w:rPr>
                <w:rFonts w:ascii="Arrus" w:hAnsi="Arrus"/>
                <w:sz w:val="22"/>
                <w:szCs w:val="22"/>
              </w:rPr>
              <w:t>1.3</w:t>
            </w:r>
          </w:p>
        </w:tc>
        <w:tc>
          <w:tcPr>
            <w:tcW w:w="540" w:type="dxa"/>
            <w:tcBorders>
              <w:top w:val="outset" w:sz="6" w:space="0" w:color="auto"/>
              <w:left w:val="outset" w:sz="6" w:space="0" w:color="auto"/>
              <w:bottom w:val="outset" w:sz="6" w:space="0" w:color="auto"/>
              <w:right w:val="outset" w:sz="6" w:space="0" w:color="auto"/>
            </w:tcBorders>
            <w:vAlign w:val="center"/>
          </w:tcPr>
          <w:p w14:paraId="268B2FAD"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B7"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AF" w14:textId="77777777" w:rsidR="00270475" w:rsidRPr="00584AEA" w:rsidRDefault="00270475" w:rsidP="00096A24">
            <w:pPr>
              <w:jc w:val="both"/>
              <w:rPr>
                <w:rFonts w:ascii="Arrus" w:hAnsi="Arrus"/>
              </w:rPr>
            </w:pPr>
            <w:r w:rsidRPr="00584AEA">
              <w:rPr>
                <w:rFonts w:ascii="Arrus" w:hAnsi="Arrus"/>
                <w:sz w:val="22"/>
                <w:szCs w:val="22"/>
              </w:rPr>
              <w:t>Rajasthan</w:t>
            </w:r>
          </w:p>
        </w:tc>
        <w:tc>
          <w:tcPr>
            <w:tcW w:w="1446" w:type="dxa"/>
            <w:tcBorders>
              <w:top w:val="outset" w:sz="6" w:space="0" w:color="auto"/>
              <w:left w:val="outset" w:sz="6" w:space="0" w:color="auto"/>
              <w:bottom w:val="outset" w:sz="6" w:space="0" w:color="auto"/>
              <w:right w:val="outset" w:sz="6" w:space="0" w:color="auto"/>
            </w:tcBorders>
          </w:tcPr>
          <w:p w14:paraId="268B2FB0" w14:textId="77777777" w:rsidR="00270475" w:rsidRPr="00584AEA" w:rsidRDefault="00270475" w:rsidP="00096A24">
            <w:pPr>
              <w:jc w:val="both"/>
              <w:rPr>
                <w:rFonts w:ascii="Arrus" w:hAnsi="Arrus"/>
              </w:rPr>
            </w:pPr>
            <w:r w:rsidRPr="00584AEA">
              <w:rPr>
                <w:rFonts w:ascii="Arrus" w:hAnsi="Arrus"/>
                <w:sz w:val="22"/>
                <w:szCs w:val="22"/>
              </w:rPr>
              <w:t>22.6</w:t>
            </w:r>
          </w:p>
        </w:tc>
        <w:tc>
          <w:tcPr>
            <w:tcW w:w="1251" w:type="dxa"/>
            <w:tcBorders>
              <w:top w:val="outset" w:sz="6" w:space="0" w:color="auto"/>
              <w:left w:val="outset" w:sz="6" w:space="0" w:color="auto"/>
              <w:bottom w:val="outset" w:sz="6" w:space="0" w:color="auto"/>
              <w:right w:val="outset" w:sz="6" w:space="0" w:color="auto"/>
            </w:tcBorders>
          </w:tcPr>
          <w:p w14:paraId="268B2FB1" w14:textId="77777777" w:rsidR="00270475" w:rsidRPr="00584AEA" w:rsidRDefault="00270475" w:rsidP="00096A24">
            <w:pPr>
              <w:jc w:val="both"/>
              <w:rPr>
                <w:rFonts w:ascii="Arrus" w:hAnsi="Arrus"/>
              </w:rPr>
            </w:pPr>
            <w:r w:rsidRPr="00584AEA">
              <w:rPr>
                <w:rFonts w:ascii="Arrus" w:hAnsi="Arrus"/>
                <w:sz w:val="22"/>
                <w:szCs w:val="22"/>
              </w:rPr>
              <w:t>12.7</w:t>
            </w:r>
          </w:p>
        </w:tc>
        <w:tc>
          <w:tcPr>
            <w:tcW w:w="810" w:type="dxa"/>
            <w:tcBorders>
              <w:top w:val="outset" w:sz="6" w:space="0" w:color="auto"/>
              <w:left w:val="outset" w:sz="6" w:space="0" w:color="auto"/>
              <w:bottom w:val="outset" w:sz="6" w:space="0" w:color="auto"/>
              <w:right w:val="outset" w:sz="6" w:space="0" w:color="auto"/>
            </w:tcBorders>
          </w:tcPr>
          <w:p w14:paraId="268B2FB2" w14:textId="77777777" w:rsidR="00270475" w:rsidRPr="00584AEA" w:rsidRDefault="00270475" w:rsidP="00096A24">
            <w:pPr>
              <w:jc w:val="both"/>
              <w:rPr>
                <w:rFonts w:ascii="Arrus" w:hAnsi="Arrus"/>
              </w:rPr>
            </w:pPr>
            <w:r w:rsidRPr="00584AEA">
              <w:rPr>
                <w:rFonts w:ascii="Arrus" w:hAnsi="Arrus"/>
                <w:sz w:val="22"/>
                <w:szCs w:val="22"/>
              </w:rPr>
              <w:t>9.6</w:t>
            </w:r>
          </w:p>
        </w:tc>
        <w:tc>
          <w:tcPr>
            <w:tcW w:w="360" w:type="dxa"/>
            <w:tcBorders>
              <w:top w:val="outset" w:sz="6" w:space="0" w:color="auto"/>
              <w:left w:val="outset" w:sz="6" w:space="0" w:color="auto"/>
              <w:bottom w:val="outset" w:sz="6" w:space="0" w:color="auto"/>
              <w:right w:val="outset" w:sz="6" w:space="0" w:color="auto"/>
            </w:tcBorders>
          </w:tcPr>
          <w:p w14:paraId="268B2FB3" w14:textId="77777777" w:rsidR="00270475" w:rsidRPr="00584AEA" w:rsidRDefault="00270475" w:rsidP="00096A24">
            <w:pPr>
              <w:jc w:val="both"/>
              <w:rPr>
                <w:rFonts w:ascii="Arrus" w:hAnsi="Arrus"/>
              </w:rPr>
            </w:pPr>
            <w:r w:rsidRPr="00584AEA">
              <w:rPr>
                <w:rFonts w:ascii="Arrus" w:hAnsi="Arrus"/>
                <w:sz w:val="22"/>
                <w:szCs w:val="22"/>
              </w:rPr>
              <w:t>1.8</w:t>
            </w:r>
          </w:p>
        </w:tc>
        <w:tc>
          <w:tcPr>
            <w:tcW w:w="450" w:type="dxa"/>
            <w:tcBorders>
              <w:top w:val="outset" w:sz="6" w:space="0" w:color="auto"/>
              <w:left w:val="outset" w:sz="6" w:space="0" w:color="auto"/>
              <w:bottom w:val="outset" w:sz="6" w:space="0" w:color="auto"/>
              <w:right w:val="outset" w:sz="6" w:space="0" w:color="auto"/>
            </w:tcBorders>
          </w:tcPr>
          <w:p w14:paraId="268B2FB4" w14:textId="77777777" w:rsidR="00270475" w:rsidRPr="00584AEA" w:rsidRDefault="00270475" w:rsidP="00096A24">
            <w:pPr>
              <w:jc w:val="both"/>
              <w:rPr>
                <w:rFonts w:ascii="Arrus" w:hAnsi="Arrus"/>
              </w:rPr>
            </w:pPr>
            <w:r w:rsidRPr="00584AEA">
              <w:rPr>
                <w:rFonts w:ascii="Arrus" w:hAnsi="Arrus"/>
                <w:sz w:val="22"/>
                <w:szCs w:val="22"/>
              </w:rPr>
              <w:t>1.4</w:t>
            </w:r>
          </w:p>
        </w:tc>
        <w:tc>
          <w:tcPr>
            <w:tcW w:w="630" w:type="dxa"/>
            <w:tcBorders>
              <w:top w:val="outset" w:sz="6" w:space="0" w:color="auto"/>
              <w:left w:val="outset" w:sz="6" w:space="0" w:color="auto"/>
              <w:bottom w:val="outset" w:sz="6" w:space="0" w:color="auto"/>
              <w:right w:val="outset" w:sz="6" w:space="0" w:color="auto"/>
            </w:tcBorders>
          </w:tcPr>
          <w:p w14:paraId="268B2FB5" w14:textId="77777777" w:rsidR="00270475" w:rsidRPr="00584AEA" w:rsidRDefault="00270475" w:rsidP="00096A24">
            <w:pPr>
              <w:jc w:val="both"/>
              <w:rPr>
                <w:rFonts w:ascii="Arrus" w:hAnsi="Arrus"/>
              </w:rPr>
            </w:pPr>
            <w:r w:rsidRPr="00584AEA">
              <w:rPr>
                <w:rFonts w:ascii="Arrus" w:hAnsi="Arrus"/>
                <w:sz w:val="22"/>
                <w:szCs w:val="22"/>
              </w:rPr>
              <w:t>1.5</w:t>
            </w:r>
          </w:p>
        </w:tc>
        <w:tc>
          <w:tcPr>
            <w:tcW w:w="540" w:type="dxa"/>
            <w:tcBorders>
              <w:top w:val="outset" w:sz="6" w:space="0" w:color="auto"/>
              <w:left w:val="outset" w:sz="6" w:space="0" w:color="auto"/>
              <w:bottom w:val="outset" w:sz="6" w:space="0" w:color="auto"/>
              <w:right w:val="outset" w:sz="6" w:space="0" w:color="auto"/>
            </w:tcBorders>
            <w:vAlign w:val="center"/>
          </w:tcPr>
          <w:p w14:paraId="268B2FB6"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C0"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B8" w14:textId="77777777" w:rsidR="00270475" w:rsidRPr="00584AEA" w:rsidRDefault="00270475" w:rsidP="00096A24">
            <w:pPr>
              <w:jc w:val="both"/>
              <w:rPr>
                <w:rFonts w:ascii="Arrus" w:hAnsi="Arrus"/>
              </w:rPr>
            </w:pPr>
            <w:r w:rsidRPr="00584AEA">
              <w:rPr>
                <w:rFonts w:ascii="Arrus" w:hAnsi="Arrus"/>
                <w:sz w:val="22"/>
                <w:szCs w:val="22"/>
              </w:rPr>
              <w:t>Tamil Nadu</w:t>
            </w:r>
          </w:p>
        </w:tc>
        <w:tc>
          <w:tcPr>
            <w:tcW w:w="1446" w:type="dxa"/>
            <w:tcBorders>
              <w:top w:val="outset" w:sz="6" w:space="0" w:color="auto"/>
              <w:left w:val="outset" w:sz="6" w:space="0" w:color="auto"/>
              <w:bottom w:val="outset" w:sz="6" w:space="0" w:color="auto"/>
              <w:right w:val="outset" w:sz="6" w:space="0" w:color="auto"/>
            </w:tcBorders>
          </w:tcPr>
          <w:p w14:paraId="268B2FB9" w14:textId="77777777" w:rsidR="00270475" w:rsidRPr="00584AEA" w:rsidRDefault="00270475" w:rsidP="00096A24">
            <w:pPr>
              <w:jc w:val="both"/>
              <w:rPr>
                <w:rFonts w:ascii="Arrus" w:hAnsi="Arrus"/>
              </w:rPr>
            </w:pPr>
            <w:r w:rsidRPr="00584AEA">
              <w:rPr>
                <w:rFonts w:ascii="Arrus" w:hAnsi="Arrus"/>
                <w:sz w:val="22"/>
                <w:szCs w:val="22"/>
              </w:rPr>
              <w:t>1.9</w:t>
            </w:r>
          </w:p>
        </w:tc>
        <w:tc>
          <w:tcPr>
            <w:tcW w:w="1251" w:type="dxa"/>
            <w:tcBorders>
              <w:top w:val="outset" w:sz="6" w:space="0" w:color="auto"/>
              <w:left w:val="outset" w:sz="6" w:space="0" w:color="auto"/>
              <w:bottom w:val="outset" w:sz="6" w:space="0" w:color="auto"/>
              <w:right w:val="outset" w:sz="6" w:space="0" w:color="auto"/>
            </w:tcBorders>
          </w:tcPr>
          <w:p w14:paraId="268B2FBA" w14:textId="77777777" w:rsidR="00270475" w:rsidRPr="00584AEA" w:rsidRDefault="00270475" w:rsidP="00096A24">
            <w:pPr>
              <w:jc w:val="both"/>
              <w:rPr>
                <w:rFonts w:ascii="Arrus" w:hAnsi="Arrus"/>
              </w:rPr>
            </w:pPr>
            <w:r w:rsidRPr="00584AEA">
              <w:rPr>
                <w:rFonts w:ascii="Arrus" w:hAnsi="Arrus"/>
                <w:sz w:val="22"/>
                <w:szCs w:val="22"/>
              </w:rPr>
              <w:t>-0.7</w:t>
            </w:r>
          </w:p>
        </w:tc>
        <w:tc>
          <w:tcPr>
            <w:tcW w:w="810" w:type="dxa"/>
            <w:tcBorders>
              <w:top w:val="outset" w:sz="6" w:space="0" w:color="auto"/>
              <w:left w:val="outset" w:sz="6" w:space="0" w:color="auto"/>
              <w:bottom w:val="outset" w:sz="6" w:space="0" w:color="auto"/>
              <w:right w:val="outset" w:sz="6" w:space="0" w:color="auto"/>
            </w:tcBorders>
          </w:tcPr>
          <w:p w14:paraId="268B2FBB" w14:textId="77777777" w:rsidR="00270475" w:rsidRPr="00584AEA" w:rsidRDefault="00270475" w:rsidP="00096A24">
            <w:pPr>
              <w:jc w:val="both"/>
              <w:rPr>
                <w:rFonts w:ascii="Arrus" w:hAnsi="Arrus"/>
              </w:rPr>
            </w:pPr>
            <w:r w:rsidRPr="00584AEA">
              <w:rPr>
                <w:rFonts w:ascii="Arrus" w:hAnsi="Arrus"/>
                <w:sz w:val="22"/>
                <w:szCs w:val="22"/>
              </w:rPr>
              <w:t>-1.5</w:t>
            </w:r>
          </w:p>
        </w:tc>
        <w:tc>
          <w:tcPr>
            <w:tcW w:w="360" w:type="dxa"/>
            <w:tcBorders>
              <w:top w:val="outset" w:sz="6" w:space="0" w:color="auto"/>
              <w:left w:val="outset" w:sz="6" w:space="0" w:color="auto"/>
              <w:bottom w:val="outset" w:sz="6" w:space="0" w:color="auto"/>
              <w:right w:val="outset" w:sz="6" w:space="0" w:color="auto"/>
            </w:tcBorders>
          </w:tcPr>
          <w:p w14:paraId="268B2FBC" w14:textId="77777777" w:rsidR="00270475" w:rsidRPr="00584AEA" w:rsidRDefault="00270475" w:rsidP="00096A24">
            <w:pPr>
              <w:jc w:val="both"/>
              <w:rPr>
                <w:rFonts w:ascii="Arrus" w:hAnsi="Arrus"/>
              </w:rPr>
            </w:pPr>
            <w:r w:rsidRPr="00584AEA">
              <w:rPr>
                <w:rFonts w:ascii="Arrus" w:hAnsi="Arrus"/>
                <w:sz w:val="22"/>
                <w:szCs w:val="22"/>
              </w:rPr>
              <w:t>1.1</w:t>
            </w:r>
          </w:p>
        </w:tc>
        <w:tc>
          <w:tcPr>
            <w:tcW w:w="450" w:type="dxa"/>
            <w:tcBorders>
              <w:top w:val="outset" w:sz="6" w:space="0" w:color="auto"/>
              <w:left w:val="outset" w:sz="6" w:space="0" w:color="auto"/>
              <w:bottom w:val="outset" w:sz="6" w:space="0" w:color="auto"/>
              <w:right w:val="outset" w:sz="6" w:space="0" w:color="auto"/>
            </w:tcBorders>
          </w:tcPr>
          <w:p w14:paraId="268B2FBD" w14:textId="77777777" w:rsidR="00270475" w:rsidRPr="00584AEA" w:rsidRDefault="00270475" w:rsidP="00096A24">
            <w:pPr>
              <w:jc w:val="both"/>
              <w:rPr>
                <w:rFonts w:ascii="Arrus" w:hAnsi="Arrus"/>
              </w:rPr>
            </w:pPr>
            <w:r w:rsidRPr="00584AEA">
              <w:rPr>
                <w:rFonts w:ascii="Arrus" w:hAnsi="Arrus"/>
                <w:sz w:val="22"/>
                <w:szCs w:val="22"/>
              </w:rPr>
              <w:t>1.0</w:t>
            </w:r>
          </w:p>
        </w:tc>
        <w:tc>
          <w:tcPr>
            <w:tcW w:w="630" w:type="dxa"/>
            <w:tcBorders>
              <w:top w:val="outset" w:sz="6" w:space="0" w:color="auto"/>
              <w:left w:val="outset" w:sz="6" w:space="0" w:color="auto"/>
              <w:bottom w:val="outset" w:sz="6" w:space="0" w:color="auto"/>
              <w:right w:val="outset" w:sz="6" w:space="0" w:color="auto"/>
            </w:tcBorders>
          </w:tcPr>
          <w:p w14:paraId="268B2FBE" w14:textId="77777777" w:rsidR="00270475" w:rsidRPr="00584AEA" w:rsidRDefault="00270475" w:rsidP="00096A24">
            <w:pPr>
              <w:jc w:val="both"/>
              <w:rPr>
                <w:rFonts w:ascii="Arrus" w:hAnsi="Arrus"/>
              </w:rPr>
            </w:pPr>
            <w:r w:rsidRPr="00584AEA">
              <w:rPr>
                <w:rFonts w:ascii="Arrus" w:hAnsi="Arrus"/>
                <w:sz w:val="22"/>
                <w:szCs w:val="22"/>
              </w:rPr>
              <w:t>0.9</w:t>
            </w:r>
          </w:p>
        </w:tc>
        <w:tc>
          <w:tcPr>
            <w:tcW w:w="540" w:type="dxa"/>
            <w:tcBorders>
              <w:top w:val="outset" w:sz="6" w:space="0" w:color="auto"/>
              <w:left w:val="outset" w:sz="6" w:space="0" w:color="auto"/>
              <w:bottom w:val="outset" w:sz="6" w:space="0" w:color="auto"/>
              <w:right w:val="outset" w:sz="6" w:space="0" w:color="auto"/>
            </w:tcBorders>
            <w:vAlign w:val="center"/>
          </w:tcPr>
          <w:p w14:paraId="268B2FBF"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C9"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C1" w14:textId="77777777" w:rsidR="00270475" w:rsidRPr="00584AEA" w:rsidRDefault="00270475" w:rsidP="00096A24">
            <w:pPr>
              <w:jc w:val="both"/>
              <w:rPr>
                <w:rFonts w:ascii="Arrus" w:hAnsi="Arrus"/>
              </w:rPr>
            </w:pPr>
            <w:r w:rsidRPr="00584AEA">
              <w:rPr>
                <w:rFonts w:ascii="Arrus" w:hAnsi="Arrus"/>
                <w:sz w:val="22"/>
                <w:szCs w:val="22"/>
              </w:rPr>
              <w:t>Uttar Pradesh</w:t>
            </w:r>
          </w:p>
        </w:tc>
        <w:tc>
          <w:tcPr>
            <w:tcW w:w="1446" w:type="dxa"/>
            <w:tcBorders>
              <w:top w:val="outset" w:sz="6" w:space="0" w:color="auto"/>
              <w:left w:val="outset" w:sz="6" w:space="0" w:color="auto"/>
              <w:bottom w:val="outset" w:sz="6" w:space="0" w:color="auto"/>
              <w:right w:val="outset" w:sz="6" w:space="0" w:color="auto"/>
            </w:tcBorders>
          </w:tcPr>
          <w:p w14:paraId="268B2FC2" w14:textId="77777777" w:rsidR="00270475" w:rsidRPr="00584AEA" w:rsidRDefault="00270475" w:rsidP="00096A24">
            <w:pPr>
              <w:jc w:val="both"/>
              <w:rPr>
                <w:rFonts w:ascii="Arrus" w:hAnsi="Arrus"/>
              </w:rPr>
            </w:pPr>
            <w:r w:rsidRPr="00584AEA">
              <w:rPr>
                <w:rFonts w:ascii="Arrus" w:hAnsi="Arrus"/>
                <w:sz w:val="22"/>
                <w:szCs w:val="22"/>
              </w:rPr>
              <w:t>12.5</w:t>
            </w:r>
          </w:p>
        </w:tc>
        <w:tc>
          <w:tcPr>
            <w:tcW w:w="1251" w:type="dxa"/>
            <w:tcBorders>
              <w:top w:val="outset" w:sz="6" w:space="0" w:color="auto"/>
              <w:left w:val="outset" w:sz="6" w:space="0" w:color="auto"/>
              <w:bottom w:val="outset" w:sz="6" w:space="0" w:color="auto"/>
              <w:right w:val="outset" w:sz="6" w:space="0" w:color="auto"/>
            </w:tcBorders>
          </w:tcPr>
          <w:p w14:paraId="268B2FC3" w14:textId="77777777" w:rsidR="00270475" w:rsidRPr="00584AEA" w:rsidRDefault="00270475" w:rsidP="00096A24">
            <w:pPr>
              <w:jc w:val="both"/>
              <w:rPr>
                <w:rFonts w:ascii="Arrus" w:hAnsi="Arrus"/>
              </w:rPr>
            </w:pPr>
            <w:r w:rsidRPr="00584AEA">
              <w:rPr>
                <w:rFonts w:ascii="Arrus" w:hAnsi="Arrus"/>
                <w:sz w:val="22"/>
                <w:szCs w:val="22"/>
              </w:rPr>
              <w:t>14.3</w:t>
            </w:r>
          </w:p>
        </w:tc>
        <w:tc>
          <w:tcPr>
            <w:tcW w:w="810" w:type="dxa"/>
            <w:tcBorders>
              <w:top w:val="outset" w:sz="6" w:space="0" w:color="auto"/>
              <w:left w:val="outset" w:sz="6" w:space="0" w:color="auto"/>
              <w:bottom w:val="outset" w:sz="6" w:space="0" w:color="auto"/>
              <w:right w:val="outset" w:sz="6" w:space="0" w:color="auto"/>
            </w:tcBorders>
          </w:tcPr>
          <w:p w14:paraId="268B2FC4" w14:textId="77777777" w:rsidR="00270475" w:rsidRPr="00584AEA" w:rsidRDefault="00270475" w:rsidP="00096A24">
            <w:pPr>
              <w:jc w:val="both"/>
              <w:rPr>
                <w:rFonts w:ascii="Arrus" w:hAnsi="Arrus"/>
              </w:rPr>
            </w:pPr>
            <w:r w:rsidRPr="00584AEA">
              <w:rPr>
                <w:rFonts w:ascii="Arrus" w:hAnsi="Arrus"/>
                <w:sz w:val="22"/>
                <w:szCs w:val="22"/>
              </w:rPr>
              <w:t>17.8</w:t>
            </w:r>
          </w:p>
        </w:tc>
        <w:tc>
          <w:tcPr>
            <w:tcW w:w="360" w:type="dxa"/>
            <w:tcBorders>
              <w:top w:val="outset" w:sz="6" w:space="0" w:color="auto"/>
              <w:left w:val="outset" w:sz="6" w:space="0" w:color="auto"/>
              <w:bottom w:val="outset" w:sz="6" w:space="0" w:color="auto"/>
              <w:right w:val="outset" w:sz="6" w:space="0" w:color="auto"/>
            </w:tcBorders>
          </w:tcPr>
          <w:p w14:paraId="268B2FC5" w14:textId="77777777" w:rsidR="00270475" w:rsidRPr="00584AEA" w:rsidRDefault="00270475" w:rsidP="00096A24">
            <w:pPr>
              <w:jc w:val="both"/>
              <w:rPr>
                <w:rFonts w:ascii="Arrus" w:hAnsi="Arrus"/>
              </w:rPr>
            </w:pPr>
            <w:r w:rsidRPr="00584AEA">
              <w:rPr>
                <w:rFonts w:ascii="Arrus" w:hAnsi="Arrus"/>
                <w:sz w:val="22"/>
                <w:szCs w:val="22"/>
              </w:rPr>
              <w:t>1.3</w:t>
            </w:r>
          </w:p>
        </w:tc>
        <w:tc>
          <w:tcPr>
            <w:tcW w:w="450" w:type="dxa"/>
            <w:tcBorders>
              <w:top w:val="outset" w:sz="6" w:space="0" w:color="auto"/>
              <w:left w:val="outset" w:sz="6" w:space="0" w:color="auto"/>
              <w:bottom w:val="outset" w:sz="6" w:space="0" w:color="auto"/>
              <w:right w:val="outset" w:sz="6" w:space="0" w:color="auto"/>
            </w:tcBorders>
          </w:tcPr>
          <w:p w14:paraId="268B2FC6" w14:textId="77777777" w:rsidR="00270475" w:rsidRPr="00584AEA" w:rsidRDefault="00270475" w:rsidP="00096A24">
            <w:pPr>
              <w:jc w:val="both"/>
              <w:rPr>
                <w:rFonts w:ascii="Arrus" w:hAnsi="Arrus"/>
              </w:rPr>
            </w:pPr>
            <w:r w:rsidRPr="00584AEA">
              <w:rPr>
                <w:rFonts w:ascii="Arrus" w:hAnsi="Arrus"/>
                <w:sz w:val="22"/>
                <w:szCs w:val="22"/>
              </w:rPr>
              <w:t>1.4</w:t>
            </w:r>
          </w:p>
        </w:tc>
        <w:tc>
          <w:tcPr>
            <w:tcW w:w="630" w:type="dxa"/>
            <w:tcBorders>
              <w:top w:val="outset" w:sz="6" w:space="0" w:color="auto"/>
              <w:left w:val="outset" w:sz="6" w:space="0" w:color="auto"/>
              <w:bottom w:val="outset" w:sz="6" w:space="0" w:color="auto"/>
              <w:right w:val="outset" w:sz="6" w:space="0" w:color="auto"/>
            </w:tcBorders>
          </w:tcPr>
          <w:p w14:paraId="268B2FC7" w14:textId="77777777" w:rsidR="00270475" w:rsidRPr="00584AEA" w:rsidRDefault="00270475" w:rsidP="00096A24">
            <w:pPr>
              <w:jc w:val="both"/>
              <w:rPr>
                <w:rFonts w:ascii="Arrus" w:hAnsi="Arrus"/>
              </w:rPr>
            </w:pPr>
            <w:r w:rsidRPr="00584AEA">
              <w:rPr>
                <w:rFonts w:ascii="Arrus" w:hAnsi="Arrus"/>
                <w:sz w:val="22"/>
                <w:szCs w:val="22"/>
              </w:rPr>
              <w:t>1.6</w:t>
            </w:r>
          </w:p>
        </w:tc>
        <w:tc>
          <w:tcPr>
            <w:tcW w:w="540" w:type="dxa"/>
            <w:tcBorders>
              <w:top w:val="outset" w:sz="6" w:space="0" w:color="auto"/>
              <w:left w:val="outset" w:sz="6" w:space="0" w:color="auto"/>
              <w:bottom w:val="outset" w:sz="6" w:space="0" w:color="auto"/>
              <w:right w:val="outset" w:sz="6" w:space="0" w:color="auto"/>
            </w:tcBorders>
            <w:vAlign w:val="center"/>
          </w:tcPr>
          <w:p w14:paraId="268B2FC8"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D2"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CA" w14:textId="77777777" w:rsidR="00270475" w:rsidRPr="00584AEA" w:rsidRDefault="00270475" w:rsidP="00096A24">
            <w:pPr>
              <w:jc w:val="both"/>
              <w:rPr>
                <w:rFonts w:ascii="Arrus" w:hAnsi="Arrus"/>
              </w:rPr>
            </w:pPr>
            <w:r w:rsidRPr="00584AEA">
              <w:rPr>
                <w:rFonts w:ascii="Arrus" w:hAnsi="Arrus"/>
                <w:sz w:val="22"/>
                <w:szCs w:val="22"/>
              </w:rPr>
              <w:t>Uttarakhand</w:t>
            </w:r>
          </w:p>
        </w:tc>
        <w:tc>
          <w:tcPr>
            <w:tcW w:w="1446" w:type="dxa"/>
            <w:tcBorders>
              <w:top w:val="outset" w:sz="6" w:space="0" w:color="auto"/>
              <w:left w:val="outset" w:sz="6" w:space="0" w:color="auto"/>
              <w:bottom w:val="outset" w:sz="6" w:space="0" w:color="auto"/>
              <w:right w:val="outset" w:sz="6" w:space="0" w:color="auto"/>
            </w:tcBorders>
          </w:tcPr>
          <w:p w14:paraId="268B2FCB" w14:textId="77777777" w:rsidR="00270475" w:rsidRPr="00584AEA" w:rsidRDefault="00270475" w:rsidP="00096A24">
            <w:pPr>
              <w:jc w:val="both"/>
              <w:rPr>
                <w:rFonts w:ascii="Arrus" w:hAnsi="Arrus"/>
              </w:rPr>
            </w:pPr>
            <w:r w:rsidRPr="00584AEA">
              <w:rPr>
                <w:rFonts w:ascii="Arrus" w:hAnsi="Arrus"/>
                <w:sz w:val="22"/>
                <w:szCs w:val="22"/>
              </w:rPr>
              <w:t>13.8</w:t>
            </w:r>
          </w:p>
        </w:tc>
        <w:tc>
          <w:tcPr>
            <w:tcW w:w="1251" w:type="dxa"/>
            <w:tcBorders>
              <w:top w:val="outset" w:sz="6" w:space="0" w:color="auto"/>
              <w:left w:val="outset" w:sz="6" w:space="0" w:color="auto"/>
              <w:bottom w:val="outset" w:sz="6" w:space="0" w:color="auto"/>
              <w:right w:val="outset" w:sz="6" w:space="0" w:color="auto"/>
            </w:tcBorders>
          </w:tcPr>
          <w:p w14:paraId="268B2FCC" w14:textId="77777777" w:rsidR="00270475" w:rsidRPr="00584AEA" w:rsidRDefault="00270475" w:rsidP="00096A24">
            <w:pPr>
              <w:jc w:val="both"/>
              <w:rPr>
                <w:rFonts w:ascii="Arrus" w:hAnsi="Arrus"/>
              </w:rPr>
            </w:pPr>
            <w:r w:rsidRPr="00584AEA">
              <w:rPr>
                <w:rFonts w:ascii="Arrus" w:hAnsi="Arrus"/>
                <w:sz w:val="22"/>
                <w:szCs w:val="22"/>
              </w:rPr>
              <w:t>18.1</w:t>
            </w:r>
          </w:p>
        </w:tc>
        <w:tc>
          <w:tcPr>
            <w:tcW w:w="810" w:type="dxa"/>
            <w:tcBorders>
              <w:top w:val="outset" w:sz="6" w:space="0" w:color="auto"/>
              <w:left w:val="outset" w:sz="6" w:space="0" w:color="auto"/>
              <w:bottom w:val="outset" w:sz="6" w:space="0" w:color="auto"/>
              <w:right w:val="outset" w:sz="6" w:space="0" w:color="auto"/>
            </w:tcBorders>
          </w:tcPr>
          <w:p w14:paraId="268B2FCD" w14:textId="77777777" w:rsidR="00270475" w:rsidRPr="00584AEA" w:rsidRDefault="00270475" w:rsidP="00096A24">
            <w:pPr>
              <w:jc w:val="both"/>
              <w:rPr>
                <w:rFonts w:ascii="Arrus" w:hAnsi="Arrus"/>
              </w:rPr>
            </w:pPr>
            <w:r w:rsidRPr="00584AEA">
              <w:rPr>
                <w:rFonts w:ascii="Arrus" w:hAnsi="Arrus"/>
                <w:sz w:val="22"/>
                <w:szCs w:val="22"/>
              </w:rPr>
              <w:t>24.4</w:t>
            </w:r>
          </w:p>
        </w:tc>
        <w:tc>
          <w:tcPr>
            <w:tcW w:w="360" w:type="dxa"/>
            <w:tcBorders>
              <w:top w:val="outset" w:sz="6" w:space="0" w:color="auto"/>
              <w:left w:val="outset" w:sz="6" w:space="0" w:color="auto"/>
              <w:bottom w:val="outset" w:sz="6" w:space="0" w:color="auto"/>
              <w:right w:val="outset" w:sz="6" w:space="0" w:color="auto"/>
            </w:tcBorders>
          </w:tcPr>
          <w:p w14:paraId="268B2FCE" w14:textId="77777777" w:rsidR="00270475" w:rsidRPr="00584AEA" w:rsidRDefault="00270475" w:rsidP="00096A24">
            <w:pPr>
              <w:jc w:val="both"/>
              <w:rPr>
                <w:rFonts w:ascii="Arrus" w:hAnsi="Arrus"/>
              </w:rPr>
            </w:pPr>
            <w:r w:rsidRPr="00584AEA">
              <w:rPr>
                <w:rFonts w:ascii="Arrus" w:hAnsi="Arrus"/>
                <w:sz w:val="22"/>
                <w:szCs w:val="22"/>
              </w:rPr>
              <w:t>1.7</w:t>
            </w:r>
          </w:p>
        </w:tc>
        <w:tc>
          <w:tcPr>
            <w:tcW w:w="450" w:type="dxa"/>
            <w:tcBorders>
              <w:top w:val="outset" w:sz="6" w:space="0" w:color="auto"/>
              <w:left w:val="outset" w:sz="6" w:space="0" w:color="auto"/>
              <w:bottom w:val="outset" w:sz="6" w:space="0" w:color="auto"/>
              <w:right w:val="outset" w:sz="6" w:space="0" w:color="auto"/>
            </w:tcBorders>
          </w:tcPr>
          <w:p w14:paraId="268B2FCF" w14:textId="77777777" w:rsidR="00270475" w:rsidRPr="00584AEA" w:rsidRDefault="00270475" w:rsidP="00096A24">
            <w:pPr>
              <w:jc w:val="both"/>
              <w:rPr>
                <w:rFonts w:ascii="Arrus" w:hAnsi="Arrus"/>
              </w:rPr>
            </w:pPr>
            <w:r w:rsidRPr="00584AEA">
              <w:rPr>
                <w:rFonts w:ascii="Arrus" w:hAnsi="Arrus"/>
                <w:sz w:val="22"/>
                <w:szCs w:val="22"/>
              </w:rPr>
              <w:t>1.7</w:t>
            </w:r>
          </w:p>
        </w:tc>
        <w:tc>
          <w:tcPr>
            <w:tcW w:w="630" w:type="dxa"/>
            <w:tcBorders>
              <w:top w:val="outset" w:sz="6" w:space="0" w:color="auto"/>
              <w:left w:val="outset" w:sz="6" w:space="0" w:color="auto"/>
              <w:bottom w:val="outset" w:sz="6" w:space="0" w:color="auto"/>
              <w:right w:val="outset" w:sz="6" w:space="0" w:color="auto"/>
            </w:tcBorders>
          </w:tcPr>
          <w:p w14:paraId="268B2FD0" w14:textId="77777777" w:rsidR="00270475" w:rsidRPr="00584AEA" w:rsidRDefault="00270475" w:rsidP="00096A24">
            <w:pPr>
              <w:jc w:val="both"/>
              <w:rPr>
                <w:rFonts w:ascii="Arrus" w:hAnsi="Arrus"/>
              </w:rPr>
            </w:pPr>
            <w:r w:rsidRPr="00584AEA">
              <w:rPr>
                <w:rFonts w:ascii="Arrus" w:hAnsi="Arrus"/>
                <w:sz w:val="22"/>
                <w:szCs w:val="22"/>
              </w:rPr>
              <w:t>2.0</w:t>
            </w:r>
          </w:p>
        </w:tc>
        <w:tc>
          <w:tcPr>
            <w:tcW w:w="540" w:type="dxa"/>
            <w:tcBorders>
              <w:top w:val="outset" w:sz="6" w:space="0" w:color="auto"/>
              <w:left w:val="outset" w:sz="6" w:space="0" w:color="auto"/>
              <w:bottom w:val="outset" w:sz="6" w:space="0" w:color="auto"/>
              <w:right w:val="outset" w:sz="6" w:space="0" w:color="auto"/>
            </w:tcBorders>
            <w:vAlign w:val="center"/>
          </w:tcPr>
          <w:p w14:paraId="268B2FD1"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DB"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D3" w14:textId="77777777" w:rsidR="00270475" w:rsidRPr="00584AEA" w:rsidRDefault="00270475" w:rsidP="00096A24">
            <w:pPr>
              <w:jc w:val="both"/>
              <w:rPr>
                <w:rFonts w:ascii="Arrus" w:hAnsi="Arrus"/>
              </w:rPr>
            </w:pPr>
            <w:r w:rsidRPr="00584AEA">
              <w:rPr>
                <w:rFonts w:ascii="Arrus" w:hAnsi="Arrus"/>
                <w:sz w:val="22"/>
                <w:szCs w:val="22"/>
              </w:rPr>
              <w:t>West Bengal</w:t>
            </w:r>
          </w:p>
        </w:tc>
        <w:tc>
          <w:tcPr>
            <w:tcW w:w="1446" w:type="dxa"/>
            <w:tcBorders>
              <w:top w:val="outset" w:sz="6" w:space="0" w:color="auto"/>
              <w:left w:val="outset" w:sz="6" w:space="0" w:color="auto"/>
              <w:bottom w:val="outset" w:sz="6" w:space="0" w:color="auto"/>
              <w:right w:val="outset" w:sz="6" w:space="0" w:color="auto"/>
            </w:tcBorders>
          </w:tcPr>
          <w:p w14:paraId="268B2FD4" w14:textId="77777777" w:rsidR="00270475" w:rsidRPr="00584AEA" w:rsidRDefault="00270475" w:rsidP="00096A24">
            <w:pPr>
              <w:jc w:val="both"/>
              <w:rPr>
                <w:rFonts w:ascii="Arrus" w:hAnsi="Arrus"/>
              </w:rPr>
            </w:pPr>
            <w:r w:rsidRPr="00584AEA">
              <w:rPr>
                <w:rFonts w:ascii="Arrus" w:hAnsi="Arrus"/>
                <w:sz w:val="22"/>
                <w:szCs w:val="22"/>
              </w:rPr>
              <w:t>24.9</w:t>
            </w:r>
          </w:p>
        </w:tc>
        <w:tc>
          <w:tcPr>
            <w:tcW w:w="1251" w:type="dxa"/>
            <w:tcBorders>
              <w:top w:val="outset" w:sz="6" w:space="0" w:color="auto"/>
              <w:left w:val="outset" w:sz="6" w:space="0" w:color="auto"/>
              <w:bottom w:val="outset" w:sz="6" w:space="0" w:color="auto"/>
              <w:right w:val="outset" w:sz="6" w:space="0" w:color="auto"/>
            </w:tcBorders>
          </w:tcPr>
          <w:p w14:paraId="268B2FD5" w14:textId="77777777" w:rsidR="00270475" w:rsidRPr="00584AEA" w:rsidRDefault="00270475" w:rsidP="00096A24">
            <w:pPr>
              <w:jc w:val="both"/>
              <w:rPr>
                <w:rFonts w:ascii="Arrus" w:hAnsi="Arrus"/>
              </w:rPr>
            </w:pPr>
            <w:r w:rsidRPr="00584AEA">
              <w:rPr>
                <w:rFonts w:ascii="Arrus" w:hAnsi="Arrus"/>
                <w:sz w:val="22"/>
                <w:szCs w:val="22"/>
              </w:rPr>
              <w:t>21.3</w:t>
            </w:r>
          </w:p>
        </w:tc>
        <w:tc>
          <w:tcPr>
            <w:tcW w:w="810" w:type="dxa"/>
            <w:tcBorders>
              <w:top w:val="outset" w:sz="6" w:space="0" w:color="auto"/>
              <w:left w:val="outset" w:sz="6" w:space="0" w:color="auto"/>
              <w:bottom w:val="outset" w:sz="6" w:space="0" w:color="auto"/>
              <w:right w:val="outset" w:sz="6" w:space="0" w:color="auto"/>
            </w:tcBorders>
          </w:tcPr>
          <w:p w14:paraId="268B2FD6" w14:textId="77777777" w:rsidR="00270475" w:rsidRPr="00584AEA" w:rsidRDefault="00270475" w:rsidP="00096A24">
            <w:pPr>
              <w:jc w:val="both"/>
              <w:rPr>
                <w:rFonts w:ascii="Arrus" w:hAnsi="Arrus"/>
              </w:rPr>
            </w:pPr>
            <w:r w:rsidRPr="00584AEA">
              <w:rPr>
                <w:rFonts w:ascii="Arrus" w:hAnsi="Arrus"/>
                <w:sz w:val="22"/>
                <w:szCs w:val="22"/>
              </w:rPr>
              <w:t>13.0</w:t>
            </w:r>
          </w:p>
        </w:tc>
        <w:tc>
          <w:tcPr>
            <w:tcW w:w="360" w:type="dxa"/>
            <w:tcBorders>
              <w:top w:val="outset" w:sz="6" w:space="0" w:color="auto"/>
              <w:left w:val="outset" w:sz="6" w:space="0" w:color="auto"/>
              <w:bottom w:val="outset" w:sz="6" w:space="0" w:color="auto"/>
              <w:right w:val="outset" w:sz="6" w:space="0" w:color="auto"/>
            </w:tcBorders>
          </w:tcPr>
          <w:p w14:paraId="268B2FD7" w14:textId="77777777" w:rsidR="00270475" w:rsidRPr="00584AEA" w:rsidRDefault="00270475" w:rsidP="00096A24">
            <w:pPr>
              <w:jc w:val="both"/>
              <w:rPr>
                <w:rFonts w:ascii="Arrus" w:hAnsi="Arrus"/>
              </w:rPr>
            </w:pPr>
            <w:r w:rsidRPr="00584AEA">
              <w:rPr>
                <w:rFonts w:ascii="Arrus" w:hAnsi="Arrus"/>
                <w:sz w:val="22"/>
                <w:szCs w:val="22"/>
              </w:rPr>
              <w:t>1.8</w:t>
            </w:r>
          </w:p>
        </w:tc>
        <w:tc>
          <w:tcPr>
            <w:tcW w:w="450" w:type="dxa"/>
            <w:tcBorders>
              <w:top w:val="outset" w:sz="6" w:space="0" w:color="auto"/>
              <w:left w:val="outset" w:sz="6" w:space="0" w:color="auto"/>
              <w:bottom w:val="outset" w:sz="6" w:space="0" w:color="auto"/>
              <w:right w:val="outset" w:sz="6" w:space="0" w:color="auto"/>
            </w:tcBorders>
          </w:tcPr>
          <w:p w14:paraId="268B2FD8" w14:textId="77777777" w:rsidR="00270475" w:rsidRPr="00584AEA" w:rsidRDefault="00270475" w:rsidP="00096A24">
            <w:pPr>
              <w:jc w:val="both"/>
              <w:rPr>
                <w:rFonts w:ascii="Arrus" w:hAnsi="Arrus"/>
              </w:rPr>
            </w:pPr>
            <w:r w:rsidRPr="00584AEA">
              <w:rPr>
                <w:rFonts w:ascii="Arrus" w:hAnsi="Arrus"/>
                <w:sz w:val="22"/>
                <w:szCs w:val="22"/>
              </w:rPr>
              <w:t>1.9</w:t>
            </w:r>
          </w:p>
        </w:tc>
        <w:tc>
          <w:tcPr>
            <w:tcW w:w="630" w:type="dxa"/>
            <w:tcBorders>
              <w:top w:val="outset" w:sz="6" w:space="0" w:color="auto"/>
              <w:left w:val="outset" w:sz="6" w:space="0" w:color="auto"/>
              <w:bottom w:val="outset" w:sz="6" w:space="0" w:color="auto"/>
              <w:right w:val="outset" w:sz="6" w:space="0" w:color="auto"/>
            </w:tcBorders>
          </w:tcPr>
          <w:p w14:paraId="268B2FD9" w14:textId="77777777" w:rsidR="00270475" w:rsidRPr="00584AEA" w:rsidRDefault="00270475" w:rsidP="00096A24">
            <w:pPr>
              <w:jc w:val="both"/>
              <w:rPr>
                <w:rFonts w:ascii="Arrus" w:hAnsi="Arrus"/>
              </w:rPr>
            </w:pPr>
            <w:r w:rsidRPr="00584AEA">
              <w:rPr>
                <w:rFonts w:ascii="Arrus" w:hAnsi="Arrus"/>
                <w:sz w:val="22"/>
                <w:szCs w:val="22"/>
              </w:rPr>
              <w:t>1.6</w:t>
            </w:r>
          </w:p>
        </w:tc>
        <w:tc>
          <w:tcPr>
            <w:tcW w:w="540" w:type="dxa"/>
            <w:tcBorders>
              <w:top w:val="outset" w:sz="6" w:space="0" w:color="auto"/>
              <w:left w:val="outset" w:sz="6" w:space="0" w:color="auto"/>
              <w:bottom w:val="outset" w:sz="6" w:space="0" w:color="auto"/>
              <w:right w:val="outset" w:sz="6" w:space="0" w:color="auto"/>
            </w:tcBorders>
            <w:vAlign w:val="center"/>
          </w:tcPr>
          <w:p w14:paraId="268B2FDA" w14:textId="77777777" w:rsidR="00270475" w:rsidRPr="00584AEA" w:rsidRDefault="00270475" w:rsidP="00096A24">
            <w:pPr>
              <w:jc w:val="both"/>
              <w:rPr>
                <w:rFonts w:ascii="Arrus" w:hAnsi="Arrus"/>
              </w:rPr>
            </w:pPr>
            <w:r w:rsidRPr="00584AEA">
              <w:rPr>
                <w:rFonts w:ascii="Arrus" w:hAnsi="Arrus"/>
                <w:sz w:val="22"/>
                <w:szCs w:val="22"/>
              </w:rPr>
              <w:t> </w:t>
            </w:r>
          </w:p>
        </w:tc>
      </w:tr>
      <w:tr w:rsidR="00270475" w:rsidRPr="00584AEA" w14:paraId="268B2FE4" w14:textId="77777777" w:rsidTr="00096A24">
        <w:trPr>
          <w:tblCellSpacing w:w="0" w:type="dxa"/>
        </w:trPr>
        <w:tc>
          <w:tcPr>
            <w:tcW w:w="1368" w:type="dxa"/>
            <w:tcBorders>
              <w:top w:val="outset" w:sz="6" w:space="0" w:color="auto"/>
              <w:left w:val="outset" w:sz="6" w:space="0" w:color="auto"/>
              <w:bottom w:val="outset" w:sz="6" w:space="0" w:color="auto"/>
              <w:right w:val="outset" w:sz="6" w:space="0" w:color="auto"/>
            </w:tcBorders>
          </w:tcPr>
          <w:p w14:paraId="268B2FDC"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Total</w:t>
            </w:r>
          </w:p>
        </w:tc>
        <w:tc>
          <w:tcPr>
            <w:tcW w:w="1446" w:type="dxa"/>
            <w:tcBorders>
              <w:top w:val="outset" w:sz="6" w:space="0" w:color="auto"/>
              <w:left w:val="outset" w:sz="6" w:space="0" w:color="auto"/>
              <w:bottom w:val="outset" w:sz="6" w:space="0" w:color="auto"/>
              <w:right w:val="outset" w:sz="6" w:space="0" w:color="auto"/>
            </w:tcBorders>
          </w:tcPr>
          <w:p w14:paraId="268B2FDD"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14.7</w:t>
            </w:r>
          </w:p>
        </w:tc>
        <w:tc>
          <w:tcPr>
            <w:tcW w:w="1251" w:type="dxa"/>
            <w:tcBorders>
              <w:top w:val="outset" w:sz="6" w:space="0" w:color="auto"/>
              <w:left w:val="outset" w:sz="6" w:space="0" w:color="auto"/>
              <w:bottom w:val="outset" w:sz="6" w:space="0" w:color="auto"/>
              <w:right w:val="outset" w:sz="6" w:space="0" w:color="auto"/>
            </w:tcBorders>
          </w:tcPr>
          <w:p w14:paraId="268B2FDE"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16.1</w:t>
            </w:r>
          </w:p>
        </w:tc>
        <w:tc>
          <w:tcPr>
            <w:tcW w:w="810" w:type="dxa"/>
            <w:tcBorders>
              <w:top w:val="outset" w:sz="6" w:space="0" w:color="auto"/>
              <w:left w:val="outset" w:sz="6" w:space="0" w:color="auto"/>
              <w:bottom w:val="outset" w:sz="6" w:space="0" w:color="auto"/>
              <w:right w:val="outset" w:sz="6" w:space="0" w:color="auto"/>
            </w:tcBorders>
          </w:tcPr>
          <w:p w14:paraId="268B2FDF"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13.0</w:t>
            </w:r>
          </w:p>
        </w:tc>
        <w:tc>
          <w:tcPr>
            <w:tcW w:w="360" w:type="dxa"/>
            <w:tcBorders>
              <w:top w:val="outset" w:sz="6" w:space="0" w:color="auto"/>
              <w:left w:val="outset" w:sz="6" w:space="0" w:color="auto"/>
              <w:bottom w:val="outset" w:sz="6" w:space="0" w:color="auto"/>
              <w:right w:val="outset" w:sz="6" w:space="0" w:color="auto"/>
            </w:tcBorders>
          </w:tcPr>
          <w:p w14:paraId="268B2FE0"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1.5</w:t>
            </w:r>
          </w:p>
        </w:tc>
        <w:tc>
          <w:tcPr>
            <w:tcW w:w="450" w:type="dxa"/>
            <w:tcBorders>
              <w:top w:val="outset" w:sz="6" w:space="0" w:color="auto"/>
              <w:left w:val="outset" w:sz="6" w:space="0" w:color="auto"/>
              <w:bottom w:val="outset" w:sz="6" w:space="0" w:color="auto"/>
              <w:right w:val="outset" w:sz="6" w:space="0" w:color="auto"/>
            </w:tcBorders>
          </w:tcPr>
          <w:p w14:paraId="268B2FE1"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1.6</w:t>
            </w:r>
          </w:p>
        </w:tc>
        <w:tc>
          <w:tcPr>
            <w:tcW w:w="630" w:type="dxa"/>
            <w:tcBorders>
              <w:top w:val="outset" w:sz="6" w:space="0" w:color="auto"/>
              <w:left w:val="outset" w:sz="6" w:space="0" w:color="auto"/>
              <w:bottom w:val="outset" w:sz="6" w:space="0" w:color="auto"/>
              <w:right w:val="outset" w:sz="6" w:space="0" w:color="auto"/>
            </w:tcBorders>
          </w:tcPr>
          <w:p w14:paraId="268B2FE2"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1.6</w:t>
            </w:r>
          </w:p>
        </w:tc>
        <w:tc>
          <w:tcPr>
            <w:tcW w:w="540" w:type="dxa"/>
            <w:tcBorders>
              <w:top w:val="outset" w:sz="6" w:space="0" w:color="auto"/>
              <w:left w:val="outset" w:sz="6" w:space="0" w:color="auto"/>
              <w:bottom w:val="outset" w:sz="6" w:space="0" w:color="auto"/>
              <w:right w:val="outset" w:sz="6" w:space="0" w:color="auto"/>
            </w:tcBorders>
            <w:vAlign w:val="center"/>
          </w:tcPr>
          <w:p w14:paraId="268B2FE3" w14:textId="77777777" w:rsidR="00270475" w:rsidRPr="00584AEA" w:rsidRDefault="00270475" w:rsidP="00096A24">
            <w:pPr>
              <w:jc w:val="both"/>
              <w:rPr>
                <w:rFonts w:ascii="Arrus" w:hAnsi="Arrus"/>
              </w:rPr>
            </w:pPr>
            <w:r w:rsidRPr="00584AEA">
              <w:rPr>
                <w:rFonts w:ascii="Arrus" w:hAnsi="Arrus"/>
                <w:sz w:val="22"/>
                <w:szCs w:val="22"/>
              </w:rPr>
              <w:t> </w:t>
            </w:r>
          </w:p>
        </w:tc>
      </w:tr>
    </w:tbl>
    <w:p w14:paraId="268B2FE5" w14:textId="77777777" w:rsidR="00270475" w:rsidRPr="00584AEA" w:rsidRDefault="00270475" w:rsidP="00270475">
      <w:pPr>
        <w:pStyle w:val="NormalWeb"/>
        <w:spacing w:before="0"/>
        <w:jc w:val="both"/>
        <w:rPr>
          <w:rFonts w:ascii="Arrus" w:hAnsi="Arrus"/>
          <w:sz w:val="22"/>
          <w:szCs w:val="22"/>
        </w:rPr>
      </w:pPr>
      <w:r w:rsidRPr="00584AEA">
        <w:rPr>
          <w:rStyle w:val="Emphasis"/>
          <w:rFonts w:ascii="Arrus" w:eastAsiaTheme="majorEastAsia" w:hAnsi="Arrus"/>
          <w:sz w:val="22"/>
          <w:szCs w:val="22"/>
        </w:rPr>
        <w:t>Source: Computed using data from Panagariya and Mukim (2013)</w:t>
      </w:r>
    </w:p>
    <w:p w14:paraId="268B2FE6" w14:textId="77777777" w:rsidR="00270475" w:rsidRPr="00584AEA" w:rsidRDefault="00270475" w:rsidP="00270475">
      <w:pPr>
        <w:pStyle w:val="NormalWeb"/>
        <w:spacing w:before="0"/>
        <w:jc w:val="both"/>
        <w:rPr>
          <w:rFonts w:ascii="Arrus" w:hAnsi="Arrus"/>
          <w:sz w:val="22"/>
          <w:szCs w:val="22"/>
        </w:rPr>
      </w:pPr>
      <w:r w:rsidRPr="00584AEA">
        <w:rPr>
          <w:rFonts w:ascii="Arrus" w:hAnsi="Arrus"/>
          <w:sz w:val="22"/>
          <w:szCs w:val="22"/>
        </w:rPr>
        <w:br/>
        <w:t> </w:t>
      </w:r>
    </w:p>
    <w:p w14:paraId="268B2FE7" w14:textId="77777777" w:rsidR="00270475" w:rsidRPr="00584AEA" w:rsidRDefault="00270475" w:rsidP="00270475">
      <w:pPr>
        <w:pStyle w:val="NormalWeb"/>
        <w:spacing w:before="0"/>
        <w:jc w:val="both"/>
        <w:rPr>
          <w:rFonts w:ascii="Arrus" w:hAnsi="Arrus"/>
          <w:i/>
          <w:sz w:val="22"/>
          <w:szCs w:val="22"/>
        </w:rPr>
      </w:pPr>
      <w:r w:rsidRPr="00584AEA">
        <w:rPr>
          <w:rStyle w:val="Strong"/>
          <w:rFonts w:ascii="Arrus" w:eastAsiaTheme="majorEastAsia" w:hAnsi="Arrus"/>
          <w:i/>
          <w:sz w:val="22"/>
          <w:szCs w:val="22"/>
        </w:rPr>
        <w:t>Poverty among Muslims in urban areas of Maharashtra</w:t>
      </w:r>
    </w:p>
    <w:p w14:paraId="268B2FE8" w14:textId="77777777" w:rsidR="00270475" w:rsidRPr="00584AEA" w:rsidRDefault="00270475" w:rsidP="00270475">
      <w:pPr>
        <w:pStyle w:val="NormalWeb"/>
        <w:spacing w:before="0"/>
        <w:jc w:val="both"/>
        <w:rPr>
          <w:rFonts w:ascii="Arrus" w:hAnsi="Arrus"/>
          <w:i/>
          <w:sz w:val="22"/>
          <w:szCs w:val="22"/>
        </w:rPr>
      </w:pPr>
      <w:r w:rsidRPr="00584AEA">
        <w:rPr>
          <w:rFonts w:ascii="Arrus" w:hAnsi="Arrus"/>
          <w:i/>
          <w:sz w:val="22"/>
          <w:szCs w:val="22"/>
        </w:rPr>
        <w:t xml:space="preserve">“Maharashtra is one of the states that have seen a relative increase in levels of poverty among Muslims in urban areas in 2004-05 and 2009-10, compared to 1993-94 (Table 3). Given that more than 70% of the 10.27 million Muslim population in the state (as per Census 2001; the Census 2011 data on religion-wise distribution of population is still not available) lives in urban areas, this is great cause for concern. </w:t>
      </w:r>
    </w:p>
    <w:p w14:paraId="268B2FE9" w14:textId="77777777" w:rsidR="00270475" w:rsidRPr="00584AEA" w:rsidRDefault="00270475" w:rsidP="00270475">
      <w:pPr>
        <w:pStyle w:val="NormalWeb"/>
        <w:spacing w:before="0"/>
        <w:jc w:val="both"/>
        <w:rPr>
          <w:rFonts w:ascii="Arrus" w:hAnsi="Arrus"/>
          <w:i/>
          <w:sz w:val="22"/>
          <w:szCs w:val="22"/>
        </w:rPr>
      </w:pPr>
      <w:r w:rsidRPr="00584AEA">
        <w:rPr>
          <w:rFonts w:ascii="Arrus" w:hAnsi="Arrus"/>
          <w:i/>
          <w:sz w:val="22"/>
          <w:szCs w:val="22"/>
        </w:rPr>
        <w:br/>
      </w:r>
      <w:proofErr w:type="spellStart"/>
      <w:r w:rsidRPr="00584AEA">
        <w:rPr>
          <w:rStyle w:val="Strong"/>
          <w:rFonts w:ascii="Arrus" w:eastAsiaTheme="majorEastAsia" w:hAnsi="Arrus"/>
          <w:i/>
          <w:sz w:val="22"/>
          <w:szCs w:val="22"/>
        </w:rPr>
        <w:t>Marginalisation</w:t>
      </w:r>
      <w:proofErr w:type="spellEnd"/>
      <w:r w:rsidRPr="00584AEA">
        <w:rPr>
          <w:rStyle w:val="Strong"/>
          <w:rFonts w:ascii="Arrus" w:eastAsiaTheme="majorEastAsia" w:hAnsi="Arrus"/>
          <w:i/>
          <w:sz w:val="22"/>
          <w:szCs w:val="22"/>
        </w:rPr>
        <w:t xml:space="preserve"> of Muslims in Malegaon and </w:t>
      </w:r>
      <w:proofErr w:type="spellStart"/>
      <w:r w:rsidRPr="00584AEA">
        <w:rPr>
          <w:rStyle w:val="Strong"/>
          <w:rFonts w:ascii="Arrus" w:eastAsiaTheme="majorEastAsia" w:hAnsi="Arrus"/>
          <w:i/>
          <w:sz w:val="22"/>
          <w:szCs w:val="22"/>
        </w:rPr>
        <w:t>Mumbra</w:t>
      </w:r>
      <w:proofErr w:type="spellEnd"/>
    </w:p>
    <w:p w14:paraId="268B2FEA" w14:textId="77777777" w:rsidR="00270475" w:rsidRPr="00584AEA" w:rsidRDefault="00270475" w:rsidP="00270475">
      <w:pPr>
        <w:pStyle w:val="NormalWeb"/>
        <w:spacing w:before="0"/>
        <w:jc w:val="both"/>
        <w:rPr>
          <w:rFonts w:ascii="Arrus" w:hAnsi="Arrus"/>
          <w:i/>
          <w:sz w:val="22"/>
          <w:szCs w:val="22"/>
        </w:rPr>
      </w:pPr>
      <w:r w:rsidRPr="00584AEA">
        <w:rPr>
          <w:rFonts w:ascii="Arrus" w:hAnsi="Arrus"/>
          <w:i/>
          <w:sz w:val="22"/>
          <w:szCs w:val="22"/>
        </w:rPr>
        <w:t xml:space="preserve">“Malegaon is a typical Muslim town which has, over the years, stagnated due to neglect by development agencies. The town has had a glorious past and for over one-and-a-half centuries has been known for its handloom- and </w:t>
      </w:r>
      <w:proofErr w:type="spellStart"/>
      <w:r w:rsidRPr="00584AEA">
        <w:rPr>
          <w:rFonts w:ascii="Arrus" w:hAnsi="Arrus"/>
          <w:i/>
          <w:sz w:val="22"/>
          <w:szCs w:val="22"/>
        </w:rPr>
        <w:t>powerloom</w:t>
      </w:r>
      <w:proofErr w:type="spellEnd"/>
      <w:r w:rsidRPr="00584AEA">
        <w:rPr>
          <w:rFonts w:ascii="Arrus" w:hAnsi="Arrus"/>
          <w:i/>
          <w:sz w:val="22"/>
          <w:szCs w:val="22"/>
        </w:rPr>
        <w:t xml:space="preserve">-based textile industries. The city has often been claimed as the Manchester of the East. However, notwithstanding its glorious history, enterprising peoples and hardworking </w:t>
      </w:r>
      <w:proofErr w:type="spellStart"/>
      <w:r w:rsidRPr="00584AEA">
        <w:rPr>
          <w:rFonts w:ascii="Arrus" w:hAnsi="Arrus"/>
          <w:i/>
          <w:sz w:val="22"/>
          <w:szCs w:val="22"/>
        </w:rPr>
        <w:t>labourers</w:t>
      </w:r>
      <w:proofErr w:type="spellEnd"/>
      <w:r w:rsidRPr="00584AEA">
        <w:rPr>
          <w:rFonts w:ascii="Arrus" w:hAnsi="Arrus"/>
          <w:i/>
          <w:sz w:val="22"/>
          <w:szCs w:val="22"/>
        </w:rPr>
        <w:t xml:space="preserve">, this city of about 4.7 lakh population (Census 2011) remains underdeveloped and suffers a number of social problems including communal strife and violence between Hindus and Muslims. …. The city is </w:t>
      </w:r>
      <w:proofErr w:type="spellStart"/>
      <w:r w:rsidRPr="00584AEA">
        <w:rPr>
          <w:rFonts w:ascii="Arrus" w:hAnsi="Arrus"/>
          <w:i/>
          <w:sz w:val="22"/>
          <w:szCs w:val="22"/>
        </w:rPr>
        <w:t>symbolised</w:t>
      </w:r>
      <w:proofErr w:type="spellEnd"/>
      <w:r w:rsidRPr="00584AEA">
        <w:rPr>
          <w:rFonts w:ascii="Arrus" w:hAnsi="Arrus"/>
          <w:i/>
          <w:sz w:val="22"/>
          <w:szCs w:val="22"/>
        </w:rPr>
        <w:t xml:space="preserve"> by extreme poverty, stark religious segregation, harsh working conditions (often spanning 12-16 hours), lack of housing, sanitation, educational and health facilities, and </w:t>
      </w:r>
      <w:r w:rsidRPr="00584AEA">
        <w:rPr>
          <w:rFonts w:ascii="Arrus" w:hAnsi="Arrus"/>
          <w:i/>
          <w:sz w:val="22"/>
          <w:szCs w:val="22"/>
        </w:rPr>
        <w:lastRenderedPageBreak/>
        <w:t xml:space="preserve">deafening sound pollution emanating from the looms. In other words, it has not only faced terror activities and communal riots, but also extremely harsh conditions, frightening underdevelopment and </w:t>
      </w:r>
      <w:proofErr w:type="spellStart"/>
      <w:r w:rsidRPr="00584AEA">
        <w:rPr>
          <w:rFonts w:ascii="Arrus" w:hAnsi="Arrus"/>
          <w:i/>
          <w:sz w:val="22"/>
          <w:szCs w:val="22"/>
        </w:rPr>
        <w:t>stigmatisation</w:t>
      </w:r>
      <w:proofErr w:type="spellEnd"/>
      <w:r w:rsidRPr="00584AEA">
        <w:rPr>
          <w:rFonts w:ascii="Arrus" w:hAnsi="Arrus"/>
          <w:i/>
          <w:sz w:val="22"/>
          <w:szCs w:val="22"/>
        </w:rPr>
        <w:t>.</w:t>
      </w:r>
    </w:p>
    <w:p w14:paraId="268B2FEB" w14:textId="77777777" w:rsidR="00270475" w:rsidRPr="00584AEA" w:rsidRDefault="00270475" w:rsidP="00270475">
      <w:pPr>
        <w:pStyle w:val="NormalWeb"/>
        <w:spacing w:before="0"/>
        <w:jc w:val="both"/>
        <w:rPr>
          <w:rFonts w:ascii="Arrus" w:hAnsi="Arrus"/>
          <w:i/>
          <w:sz w:val="22"/>
          <w:szCs w:val="22"/>
        </w:rPr>
      </w:pPr>
      <w:r w:rsidRPr="00584AEA">
        <w:rPr>
          <w:rFonts w:ascii="Arrus" w:hAnsi="Arrus"/>
          <w:i/>
          <w:sz w:val="22"/>
          <w:szCs w:val="22"/>
        </w:rPr>
        <w:br/>
        <w:t>“TISS sample survey data shows that about one-third of the town's population survives on a per capita income of less than Rs 500/month. The share of population living below the poverty line (according to the poverty line suggested by the Suresh Tendulkar Committee, updated per capita income of Rs 961.1 per month for 2010-11 is used to calculate the level of poverty) is 72.0%. Poverty among Muslims is more acute -- about 77.5% of the total Muslim population lives in poverty, while among non-Muslims the share of population living below the poverty line is 49.7%. Figure 1 shows that about 82% of the total population lives below the per capita income of Rs 1,000, and thus may be considered extremely vulnerable. The vulnerability among Muslims is significantly higher than among the city's non-Muslim population.</w:t>
      </w:r>
    </w:p>
    <w:p w14:paraId="268B2FEC" w14:textId="77777777" w:rsidR="00270475" w:rsidRPr="00584AEA" w:rsidRDefault="00270475" w:rsidP="00270475">
      <w:pPr>
        <w:pStyle w:val="NormalWeb"/>
        <w:spacing w:before="0"/>
        <w:jc w:val="both"/>
        <w:rPr>
          <w:rFonts w:ascii="Arrus" w:hAnsi="Arrus"/>
          <w:i/>
          <w:sz w:val="22"/>
          <w:szCs w:val="22"/>
        </w:rPr>
      </w:pPr>
      <w:r w:rsidRPr="00584AEA">
        <w:rPr>
          <w:rFonts w:ascii="Arrus" w:hAnsi="Arrus"/>
          <w:i/>
          <w:sz w:val="22"/>
          <w:szCs w:val="22"/>
        </w:rPr>
        <w:br/>
        <w:t> </w:t>
      </w:r>
    </w:p>
    <w:p w14:paraId="268B2FED" w14:textId="77777777" w:rsidR="00270475" w:rsidRPr="00584AEA" w:rsidRDefault="00270475" w:rsidP="00270475">
      <w:pPr>
        <w:pStyle w:val="NormalWeb"/>
        <w:spacing w:before="0"/>
        <w:jc w:val="both"/>
        <w:rPr>
          <w:rFonts w:ascii="Arrus" w:hAnsi="Arrus"/>
          <w:i/>
          <w:sz w:val="22"/>
          <w:szCs w:val="22"/>
        </w:rPr>
      </w:pPr>
      <w:r w:rsidRPr="00584AEA">
        <w:rPr>
          <w:rFonts w:ascii="Arrus" w:hAnsi="Arrus"/>
          <w:i/>
          <w:sz w:val="22"/>
          <w:szCs w:val="22"/>
        </w:rPr>
        <w:t xml:space="preserve">“ Given that </w:t>
      </w:r>
      <w:proofErr w:type="spellStart"/>
      <w:r w:rsidRPr="00584AEA">
        <w:rPr>
          <w:rFonts w:ascii="Arrus" w:hAnsi="Arrus"/>
          <w:i/>
          <w:sz w:val="22"/>
          <w:szCs w:val="22"/>
        </w:rPr>
        <w:t>Mumbra</w:t>
      </w:r>
      <w:proofErr w:type="spellEnd"/>
      <w:r w:rsidRPr="00584AEA">
        <w:rPr>
          <w:rFonts w:ascii="Arrus" w:hAnsi="Arrus"/>
          <w:i/>
          <w:sz w:val="22"/>
          <w:szCs w:val="22"/>
        </w:rPr>
        <w:t xml:space="preserve"> is located at the periphery of Mumbai, a major metropolitan centre and commercial and financial hub of India, one expects that poverty levels among the people living here will be lower as work and income opportunities are better. A study conducted by TISS in 2012 shows that though the condition of </w:t>
      </w:r>
      <w:proofErr w:type="spellStart"/>
      <w:r w:rsidRPr="00584AEA">
        <w:rPr>
          <w:rFonts w:ascii="Arrus" w:hAnsi="Arrus"/>
          <w:i/>
          <w:sz w:val="22"/>
          <w:szCs w:val="22"/>
        </w:rPr>
        <w:t>Mumbra's</w:t>
      </w:r>
      <w:proofErr w:type="spellEnd"/>
      <w:r w:rsidRPr="00584AEA">
        <w:rPr>
          <w:rFonts w:ascii="Arrus" w:hAnsi="Arrus"/>
          <w:i/>
          <w:sz w:val="22"/>
          <w:szCs w:val="22"/>
        </w:rPr>
        <w:t xml:space="preserve"> residents is relatively better than in Malegaon, even here about 27.6% of Muslims live below the poverty line while another 43.4% live on the margin or just barely above the poverty line, their per capita income ranging between Rs 1,163 and Rs 2,500 (Table 4). It is noteworthy that middle- and upper-middle-income groups among Muslims are almost missing as about 93% of the total population lives below the per capita income of Rs 5,000 per month. It may also be noted that the purchasing power of the rupee is quite low in the Mumbai region and the state average urban poverty line income of Rs 1,162 for the year 2012-13 barely enables a person to keep body and soul together.</w:t>
      </w:r>
    </w:p>
    <w:p w14:paraId="268B2FEE" w14:textId="77777777" w:rsidR="00270475" w:rsidRPr="00584AEA" w:rsidRDefault="00270475" w:rsidP="00270475">
      <w:pPr>
        <w:pStyle w:val="NormalWeb"/>
        <w:spacing w:before="0"/>
        <w:jc w:val="both"/>
        <w:rPr>
          <w:rFonts w:ascii="Arrus" w:hAnsi="Arrus"/>
          <w:sz w:val="22"/>
          <w:szCs w:val="22"/>
        </w:rPr>
      </w:pPr>
    </w:p>
    <w:p w14:paraId="268B2FEF" w14:textId="77777777" w:rsidR="00270475" w:rsidRPr="00584AEA" w:rsidRDefault="00270475" w:rsidP="00270475">
      <w:pPr>
        <w:pStyle w:val="NormalWeb"/>
        <w:spacing w:before="0"/>
        <w:jc w:val="both"/>
        <w:rPr>
          <w:rFonts w:ascii="Arrus" w:hAnsi="Arrus"/>
          <w:sz w:val="22"/>
          <w:szCs w:val="22"/>
        </w:rPr>
      </w:pPr>
      <w:r w:rsidRPr="00584AEA">
        <w:rPr>
          <w:rFonts w:ascii="Arrus" w:hAnsi="Arrus"/>
          <w:sz w:val="22"/>
          <w:szCs w:val="22"/>
        </w:rPr>
        <w:br/>
        <w:t> </w:t>
      </w:r>
    </w:p>
    <w:p w14:paraId="268B2FF0" w14:textId="77777777" w:rsidR="00270475" w:rsidRPr="00584AEA" w:rsidRDefault="00270475" w:rsidP="00270475">
      <w:pPr>
        <w:pStyle w:val="NormalWeb"/>
        <w:spacing w:before="0"/>
        <w:jc w:val="both"/>
        <w:rPr>
          <w:rFonts w:ascii="Arrus" w:hAnsi="Arrus"/>
          <w:sz w:val="22"/>
          <w:szCs w:val="22"/>
        </w:rPr>
      </w:pPr>
      <w:r w:rsidRPr="00584AEA">
        <w:rPr>
          <w:rStyle w:val="Strong"/>
          <w:rFonts w:ascii="Arrus" w:eastAsiaTheme="majorEastAsia" w:hAnsi="Arrus"/>
          <w:sz w:val="22"/>
          <w:szCs w:val="22"/>
        </w:rPr>
        <w:t xml:space="preserve">Table 4: Poverty among Muslims in </w:t>
      </w:r>
      <w:proofErr w:type="spellStart"/>
      <w:r w:rsidRPr="00584AEA">
        <w:rPr>
          <w:rStyle w:val="Strong"/>
          <w:rFonts w:ascii="Arrus" w:eastAsiaTheme="majorEastAsia" w:hAnsi="Arrus"/>
          <w:sz w:val="22"/>
          <w:szCs w:val="22"/>
        </w:rPr>
        <w:t>Mumbra</w:t>
      </w:r>
      <w:proofErr w:type="spellEnd"/>
    </w:p>
    <w:tbl>
      <w:tblPr>
        <w:tblW w:w="6130"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2170"/>
        <w:gridCol w:w="2250"/>
        <w:gridCol w:w="1710"/>
      </w:tblGrid>
      <w:tr w:rsidR="00270475" w:rsidRPr="00584AEA" w14:paraId="268B2FF4" w14:textId="77777777" w:rsidTr="00096A24">
        <w:trPr>
          <w:tblCellSpacing w:w="0" w:type="dxa"/>
          <w:jc w:val="center"/>
        </w:trPr>
        <w:tc>
          <w:tcPr>
            <w:tcW w:w="2170" w:type="dxa"/>
            <w:tcBorders>
              <w:top w:val="outset" w:sz="6" w:space="0" w:color="auto"/>
              <w:left w:val="outset" w:sz="6" w:space="0" w:color="auto"/>
              <w:bottom w:val="outset" w:sz="6" w:space="0" w:color="auto"/>
              <w:right w:val="outset" w:sz="6" w:space="0" w:color="auto"/>
            </w:tcBorders>
          </w:tcPr>
          <w:p w14:paraId="268B2FF1"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Income category (Rs)</w:t>
            </w:r>
          </w:p>
        </w:tc>
        <w:tc>
          <w:tcPr>
            <w:tcW w:w="2250" w:type="dxa"/>
            <w:tcBorders>
              <w:top w:val="outset" w:sz="6" w:space="0" w:color="auto"/>
              <w:left w:val="outset" w:sz="6" w:space="0" w:color="auto"/>
              <w:bottom w:val="outset" w:sz="6" w:space="0" w:color="auto"/>
              <w:right w:val="outset" w:sz="6" w:space="0" w:color="auto"/>
            </w:tcBorders>
          </w:tcPr>
          <w:p w14:paraId="268B2FF2" w14:textId="77777777" w:rsidR="00270475" w:rsidRPr="00584AEA" w:rsidRDefault="00270475" w:rsidP="00096A24">
            <w:pPr>
              <w:rPr>
                <w:rFonts w:ascii="Arrus" w:hAnsi="Arrus"/>
              </w:rPr>
            </w:pPr>
            <w:r w:rsidRPr="00584AEA">
              <w:rPr>
                <w:rStyle w:val="Strong"/>
                <w:rFonts w:ascii="Arrus" w:eastAsiaTheme="majorEastAsia" w:hAnsi="Arrus"/>
                <w:sz w:val="22"/>
                <w:szCs w:val="22"/>
              </w:rPr>
              <w:t>Percentage distribution of population</w:t>
            </w:r>
          </w:p>
        </w:tc>
        <w:tc>
          <w:tcPr>
            <w:tcW w:w="1710" w:type="dxa"/>
            <w:tcBorders>
              <w:top w:val="outset" w:sz="6" w:space="0" w:color="auto"/>
              <w:left w:val="outset" w:sz="6" w:space="0" w:color="auto"/>
              <w:bottom w:val="outset" w:sz="6" w:space="0" w:color="auto"/>
              <w:right w:val="outset" w:sz="6" w:space="0" w:color="auto"/>
            </w:tcBorders>
          </w:tcPr>
          <w:p w14:paraId="268B2FF3"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Cumulative per cent</w:t>
            </w:r>
          </w:p>
        </w:tc>
      </w:tr>
      <w:tr w:rsidR="00270475" w:rsidRPr="00584AEA" w14:paraId="268B2FF8" w14:textId="77777777" w:rsidTr="00096A24">
        <w:trPr>
          <w:tblCellSpacing w:w="0" w:type="dxa"/>
          <w:jc w:val="center"/>
        </w:trPr>
        <w:tc>
          <w:tcPr>
            <w:tcW w:w="2170" w:type="dxa"/>
            <w:tcBorders>
              <w:top w:val="outset" w:sz="6" w:space="0" w:color="auto"/>
              <w:left w:val="outset" w:sz="6" w:space="0" w:color="auto"/>
              <w:bottom w:val="outset" w:sz="6" w:space="0" w:color="auto"/>
              <w:right w:val="outset" w:sz="6" w:space="0" w:color="auto"/>
            </w:tcBorders>
          </w:tcPr>
          <w:p w14:paraId="268B2FF5" w14:textId="77777777" w:rsidR="00270475" w:rsidRPr="00584AEA" w:rsidRDefault="00270475" w:rsidP="00096A24">
            <w:pPr>
              <w:jc w:val="both"/>
              <w:rPr>
                <w:rFonts w:ascii="Arrus" w:hAnsi="Arrus"/>
              </w:rPr>
            </w:pPr>
            <w:r w:rsidRPr="00584AEA">
              <w:rPr>
                <w:rFonts w:ascii="Arrus" w:hAnsi="Arrus"/>
                <w:sz w:val="22"/>
                <w:szCs w:val="22"/>
              </w:rPr>
              <w:t>500 or less</w:t>
            </w:r>
          </w:p>
        </w:tc>
        <w:tc>
          <w:tcPr>
            <w:tcW w:w="2250" w:type="dxa"/>
            <w:tcBorders>
              <w:top w:val="outset" w:sz="6" w:space="0" w:color="auto"/>
              <w:left w:val="outset" w:sz="6" w:space="0" w:color="auto"/>
              <w:bottom w:val="outset" w:sz="6" w:space="0" w:color="auto"/>
              <w:right w:val="outset" w:sz="6" w:space="0" w:color="auto"/>
            </w:tcBorders>
          </w:tcPr>
          <w:p w14:paraId="268B2FF6" w14:textId="77777777" w:rsidR="00270475" w:rsidRPr="00584AEA" w:rsidRDefault="00270475" w:rsidP="00096A24">
            <w:pPr>
              <w:jc w:val="both"/>
              <w:rPr>
                <w:rFonts w:ascii="Arrus" w:hAnsi="Arrus"/>
              </w:rPr>
            </w:pPr>
            <w:r w:rsidRPr="00584AEA">
              <w:rPr>
                <w:rFonts w:ascii="Arrus" w:hAnsi="Arrus"/>
                <w:sz w:val="22"/>
                <w:szCs w:val="22"/>
              </w:rPr>
              <w:t>4.3</w:t>
            </w:r>
          </w:p>
        </w:tc>
        <w:tc>
          <w:tcPr>
            <w:tcW w:w="1710" w:type="dxa"/>
            <w:tcBorders>
              <w:top w:val="outset" w:sz="6" w:space="0" w:color="auto"/>
              <w:left w:val="outset" w:sz="6" w:space="0" w:color="auto"/>
              <w:bottom w:val="outset" w:sz="6" w:space="0" w:color="auto"/>
              <w:right w:val="outset" w:sz="6" w:space="0" w:color="auto"/>
            </w:tcBorders>
          </w:tcPr>
          <w:p w14:paraId="268B2FF7" w14:textId="77777777" w:rsidR="00270475" w:rsidRPr="00584AEA" w:rsidRDefault="00270475" w:rsidP="00096A24">
            <w:pPr>
              <w:jc w:val="both"/>
              <w:rPr>
                <w:rFonts w:ascii="Arrus" w:hAnsi="Arrus"/>
              </w:rPr>
            </w:pPr>
            <w:r w:rsidRPr="00584AEA">
              <w:rPr>
                <w:rFonts w:ascii="Arrus" w:hAnsi="Arrus"/>
                <w:sz w:val="22"/>
                <w:szCs w:val="22"/>
              </w:rPr>
              <w:t>4.3</w:t>
            </w:r>
          </w:p>
        </w:tc>
      </w:tr>
      <w:tr w:rsidR="00270475" w:rsidRPr="00584AEA" w14:paraId="268B2FFC" w14:textId="77777777" w:rsidTr="00096A24">
        <w:trPr>
          <w:tblCellSpacing w:w="0" w:type="dxa"/>
          <w:jc w:val="center"/>
        </w:trPr>
        <w:tc>
          <w:tcPr>
            <w:tcW w:w="2170" w:type="dxa"/>
            <w:tcBorders>
              <w:top w:val="outset" w:sz="6" w:space="0" w:color="auto"/>
              <w:left w:val="outset" w:sz="6" w:space="0" w:color="auto"/>
              <w:bottom w:val="outset" w:sz="6" w:space="0" w:color="auto"/>
              <w:right w:val="outset" w:sz="6" w:space="0" w:color="auto"/>
            </w:tcBorders>
          </w:tcPr>
          <w:p w14:paraId="268B2FF9" w14:textId="77777777" w:rsidR="00270475" w:rsidRPr="00584AEA" w:rsidRDefault="00270475" w:rsidP="00096A24">
            <w:pPr>
              <w:jc w:val="both"/>
              <w:rPr>
                <w:rFonts w:ascii="Arrus" w:hAnsi="Arrus"/>
              </w:rPr>
            </w:pPr>
            <w:r w:rsidRPr="00584AEA">
              <w:rPr>
                <w:rFonts w:ascii="Arrus" w:hAnsi="Arrus"/>
                <w:sz w:val="22"/>
                <w:szCs w:val="22"/>
              </w:rPr>
              <w:lastRenderedPageBreak/>
              <w:t>501 to 1,162</w:t>
            </w:r>
          </w:p>
        </w:tc>
        <w:tc>
          <w:tcPr>
            <w:tcW w:w="2250" w:type="dxa"/>
            <w:tcBorders>
              <w:top w:val="outset" w:sz="6" w:space="0" w:color="auto"/>
              <w:left w:val="outset" w:sz="6" w:space="0" w:color="auto"/>
              <w:bottom w:val="outset" w:sz="6" w:space="0" w:color="auto"/>
              <w:right w:val="outset" w:sz="6" w:space="0" w:color="auto"/>
            </w:tcBorders>
          </w:tcPr>
          <w:p w14:paraId="268B2FFA" w14:textId="77777777" w:rsidR="00270475" w:rsidRPr="00584AEA" w:rsidRDefault="00270475" w:rsidP="00096A24">
            <w:pPr>
              <w:jc w:val="both"/>
              <w:rPr>
                <w:rFonts w:ascii="Arrus" w:hAnsi="Arrus"/>
              </w:rPr>
            </w:pPr>
            <w:r w:rsidRPr="00584AEA">
              <w:rPr>
                <w:rFonts w:ascii="Arrus" w:hAnsi="Arrus"/>
                <w:sz w:val="22"/>
                <w:szCs w:val="22"/>
              </w:rPr>
              <w:t>23.3</w:t>
            </w:r>
          </w:p>
        </w:tc>
        <w:tc>
          <w:tcPr>
            <w:tcW w:w="1710" w:type="dxa"/>
            <w:tcBorders>
              <w:top w:val="outset" w:sz="6" w:space="0" w:color="auto"/>
              <w:left w:val="outset" w:sz="6" w:space="0" w:color="auto"/>
              <w:bottom w:val="outset" w:sz="6" w:space="0" w:color="auto"/>
              <w:right w:val="outset" w:sz="6" w:space="0" w:color="auto"/>
            </w:tcBorders>
          </w:tcPr>
          <w:p w14:paraId="268B2FFB" w14:textId="77777777" w:rsidR="00270475" w:rsidRPr="00584AEA" w:rsidRDefault="00270475" w:rsidP="00096A24">
            <w:pPr>
              <w:jc w:val="both"/>
              <w:rPr>
                <w:rFonts w:ascii="Arrus" w:hAnsi="Arrus"/>
              </w:rPr>
            </w:pPr>
            <w:r w:rsidRPr="00584AEA">
              <w:rPr>
                <w:rFonts w:ascii="Arrus" w:hAnsi="Arrus"/>
                <w:sz w:val="22"/>
                <w:szCs w:val="22"/>
              </w:rPr>
              <w:t>27.6</w:t>
            </w:r>
          </w:p>
        </w:tc>
      </w:tr>
      <w:tr w:rsidR="00270475" w:rsidRPr="00584AEA" w14:paraId="268B3000" w14:textId="77777777" w:rsidTr="00096A24">
        <w:trPr>
          <w:tblCellSpacing w:w="0" w:type="dxa"/>
          <w:jc w:val="center"/>
        </w:trPr>
        <w:tc>
          <w:tcPr>
            <w:tcW w:w="2170" w:type="dxa"/>
            <w:tcBorders>
              <w:top w:val="outset" w:sz="6" w:space="0" w:color="auto"/>
              <w:left w:val="outset" w:sz="6" w:space="0" w:color="auto"/>
              <w:bottom w:val="outset" w:sz="6" w:space="0" w:color="auto"/>
              <w:right w:val="outset" w:sz="6" w:space="0" w:color="auto"/>
            </w:tcBorders>
          </w:tcPr>
          <w:p w14:paraId="268B2FFD" w14:textId="77777777" w:rsidR="00270475" w:rsidRPr="00584AEA" w:rsidRDefault="00270475" w:rsidP="00096A24">
            <w:pPr>
              <w:jc w:val="both"/>
              <w:rPr>
                <w:rFonts w:ascii="Arrus" w:hAnsi="Arrus"/>
              </w:rPr>
            </w:pPr>
            <w:r w:rsidRPr="00584AEA">
              <w:rPr>
                <w:rFonts w:ascii="Arrus" w:hAnsi="Arrus"/>
                <w:sz w:val="22"/>
                <w:szCs w:val="22"/>
              </w:rPr>
              <w:t>1,163 to 2,500</w:t>
            </w:r>
          </w:p>
        </w:tc>
        <w:tc>
          <w:tcPr>
            <w:tcW w:w="2250" w:type="dxa"/>
            <w:tcBorders>
              <w:top w:val="outset" w:sz="6" w:space="0" w:color="auto"/>
              <w:left w:val="outset" w:sz="6" w:space="0" w:color="auto"/>
              <w:bottom w:val="outset" w:sz="6" w:space="0" w:color="auto"/>
              <w:right w:val="outset" w:sz="6" w:space="0" w:color="auto"/>
            </w:tcBorders>
          </w:tcPr>
          <w:p w14:paraId="268B2FFE" w14:textId="77777777" w:rsidR="00270475" w:rsidRPr="00584AEA" w:rsidRDefault="00270475" w:rsidP="00096A24">
            <w:pPr>
              <w:jc w:val="both"/>
              <w:rPr>
                <w:rFonts w:ascii="Arrus" w:hAnsi="Arrus"/>
              </w:rPr>
            </w:pPr>
            <w:r w:rsidRPr="00584AEA">
              <w:rPr>
                <w:rFonts w:ascii="Arrus" w:hAnsi="Arrus"/>
                <w:sz w:val="22"/>
                <w:szCs w:val="22"/>
              </w:rPr>
              <w:t>43.4</w:t>
            </w:r>
          </w:p>
        </w:tc>
        <w:tc>
          <w:tcPr>
            <w:tcW w:w="1710" w:type="dxa"/>
            <w:tcBorders>
              <w:top w:val="outset" w:sz="6" w:space="0" w:color="auto"/>
              <w:left w:val="outset" w:sz="6" w:space="0" w:color="auto"/>
              <w:bottom w:val="outset" w:sz="6" w:space="0" w:color="auto"/>
              <w:right w:val="outset" w:sz="6" w:space="0" w:color="auto"/>
            </w:tcBorders>
          </w:tcPr>
          <w:p w14:paraId="268B2FFF" w14:textId="77777777" w:rsidR="00270475" w:rsidRPr="00584AEA" w:rsidRDefault="00270475" w:rsidP="00096A24">
            <w:pPr>
              <w:jc w:val="both"/>
              <w:rPr>
                <w:rFonts w:ascii="Arrus" w:hAnsi="Arrus"/>
              </w:rPr>
            </w:pPr>
            <w:r w:rsidRPr="00584AEA">
              <w:rPr>
                <w:rFonts w:ascii="Arrus" w:hAnsi="Arrus"/>
                <w:sz w:val="22"/>
                <w:szCs w:val="22"/>
              </w:rPr>
              <w:t>70.9</w:t>
            </w:r>
          </w:p>
        </w:tc>
      </w:tr>
      <w:tr w:rsidR="00270475" w:rsidRPr="00584AEA" w14:paraId="268B3004" w14:textId="77777777" w:rsidTr="00096A24">
        <w:trPr>
          <w:tblCellSpacing w:w="0" w:type="dxa"/>
          <w:jc w:val="center"/>
        </w:trPr>
        <w:tc>
          <w:tcPr>
            <w:tcW w:w="2170" w:type="dxa"/>
            <w:tcBorders>
              <w:top w:val="outset" w:sz="6" w:space="0" w:color="auto"/>
              <w:left w:val="outset" w:sz="6" w:space="0" w:color="auto"/>
              <w:bottom w:val="outset" w:sz="6" w:space="0" w:color="auto"/>
              <w:right w:val="outset" w:sz="6" w:space="0" w:color="auto"/>
            </w:tcBorders>
          </w:tcPr>
          <w:p w14:paraId="268B3001" w14:textId="77777777" w:rsidR="00270475" w:rsidRPr="00584AEA" w:rsidRDefault="00270475" w:rsidP="00096A24">
            <w:pPr>
              <w:jc w:val="both"/>
              <w:rPr>
                <w:rFonts w:ascii="Arrus" w:hAnsi="Arrus"/>
              </w:rPr>
            </w:pPr>
            <w:r w:rsidRPr="00584AEA">
              <w:rPr>
                <w:rFonts w:ascii="Arrus" w:hAnsi="Arrus"/>
                <w:sz w:val="22"/>
                <w:szCs w:val="22"/>
              </w:rPr>
              <w:t>2,501 to 5,000</w:t>
            </w:r>
          </w:p>
        </w:tc>
        <w:tc>
          <w:tcPr>
            <w:tcW w:w="2250" w:type="dxa"/>
            <w:tcBorders>
              <w:top w:val="outset" w:sz="6" w:space="0" w:color="auto"/>
              <w:left w:val="outset" w:sz="6" w:space="0" w:color="auto"/>
              <w:bottom w:val="outset" w:sz="6" w:space="0" w:color="auto"/>
              <w:right w:val="outset" w:sz="6" w:space="0" w:color="auto"/>
            </w:tcBorders>
          </w:tcPr>
          <w:p w14:paraId="268B3002" w14:textId="77777777" w:rsidR="00270475" w:rsidRPr="00584AEA" w:rsidRDefault="00270475" w:rsidP="00096A24">
            <w:pPr>
              <w:jc w:val="both"/>
              <w:rPr>
                <w:rFonts w:ascii="Arrus" w:hAnsi="Arrus"/>
              </w:rPr>
            </w:pPr>
            <w:r w:rsidRPr="00584AEA">
              <w:rPr>
                <w:rFonts w:ascii="Arrus" w:hAnsi="Arrus"/>
                <w:sz w:val="22"/>
                <w:szCs w:val="22"/>
              </w:rPr>
              <w:t>22.2</w:t>
            </w:r>
          </w:p>
        </w:tc>
        <w:tc>
          <w:tcPr>
            <w:tcW w:w="1710" w:type="dxa"/>
            <w:tcBorders>
              <w:top w:val="outset" w:sz="6" w:space="0" w:color="auto"/>
              <w:left w:val="outset" w:sz="6" w:space="0" w:color="auto"/>
              <w:bottom w:val="outset" w:sz="6" w:space="0" w:color="auto"/>
              <w:right w:val="outset" w:sz="6" w:space="0" w:color="auto"/>
            </w:tcBorders>
          </w:tcPr>
          <w:p w14:paraId="268B3003" w14:textId="77777777" w:rsidR="00270475" w:rsidRPr="00584AEA" w:rsidRDefault="00270475" w:rsidP="00096A24">
            <w:pPr>
              <w:jc w:val="both"/>
              <w:rPr>
                <w:rFonts w:ascii="Arrus" w:hAnsi="Arrus"/>
              </w:rPr>
            </w:pPr>
            <w:r w:rsidRPr="00584AEA">
              <w:rPr>
                <w:rFonts w:ascii="Arrus" w:hAnsi="Arrus"/>
                <w:sz w:val="22"/>
                <w:szCs w:val="22"/>
              </w:rPr>
              <w:t>93.1</w:t>
            </w:r>
          </w:p>
        </w:tc>
      </w:tr>
      <w:tr w:rsidR="00270475" w:rsidRPr="00584AEA" w14:paraId="268B3008" w14:textId="77777777" w:rsidTr="00096A24">
        <w:trPr>
          <w:tblCellSpacing w:w="0" w:type="dxa"/>
          <w:jc w:val="center"/>
        </w:trPr>
        <w:tc>
          <w:tcPr>
            <w:tcW w:w="2170" w:type="dxa"/>
            <w:tcBorders>
              <w:top w:val="outset" w:sz="6" w:space="0" w:color="auto"/>
              <w:left w:val="outset" w:sz="6" w:space="0" w:color="auto"/>
              <w:bottom w:val="outset" w:sz="6" w:space="0" w:color="auto"/>
              <w:right w:val="outset" w:sz="6" w:space="0" w:color="auto"/>
            </w:tcBorders>
          </w:tcPr>
          <w:p w14:paraId="268B3005" w14:textId="77777777" w:rsidR="00270475" w:rsidRPr="00584AEA" w:rsidRDefault="00270475" w:rsidP="00096A24">
            <w:pPr>
              <w:jc w:val="both"/>
              <w:rPr>
                <w:rFonts w:ascii="Arrus" w:hAnsi="Arrus"/>
              </w:rPr>
            </w:pPr>
            <w:r w:rsidRPr="00584AEA">
              <w:rPr>
                <w:rFonts w:ascii="Arrus" w:hAnsi="Arrus"/>
                <w:sz w:val="22"/>
                <w:szCs w:val="22"/>
              </w:rPr>
              <w:t>5,001 to 10,000</w:t>
            </w:r>
          </w:p>
        </w:tc>
        <w:tc>
          <w:tcPr>
            <w:tcW w:w="2250" w:type="dxa"/>
            <w:tcBorders>
              <w:top w:val="outset" w:sz="6" w:space="0" w:color="auto"/>
              <w:left w:val="outset" w:sz="6" w:space="0" w:color="auto"/>
              <w:bottom w:val="outset" w:sz="6" w:space="0" w:color="auto"/>
              <w:right w:val="outset" w:sz="6" w:space="0" w:color="auto"/>
            </w:tcBorders>
          </w:tcPr>
          <w:p w14:paraId="268B3006" w14:textId="77777777" w:rsidR="00270475" w:rsidRPr="00584AEA" w:rsidRDefault="00270475" w:rsidP="00096A24">
            <w:pPr>
              <w:jc w:val="both"/>
              <w:rPr>
                <w:rFonts w:ascii="Arrus" w:hAnsi="Arrus"/>
              </w:rPr>
            </w:pPr>
            <w:r w:rsidRPr="00584AEA">
              <w:rPr>
                <w:rFonts w:ascii="Arrus" w:hAnsi="Arrus"/>
                <w:sz w:val="22"/>
                <w:szCs w:val="22"/>
              </w:rPr>
              <w:t>5.9</w:t>
            </w:r>
          </w:p>
        </w:tc>
        <w:tc>
          <w:tcPr>
            <w:tcW w:w="1710" w:type="dxa"/>
            <w:tcBorders>
              <w:top w:val="outset" w:sz="6" w:space="0" w:color="auto"/>
              <w:left w:val="outset" w:sz="6" w:space="0" w:color="auto"/>
              <w:bottom w:val="outset" w:sz="6" w:space="0" w:color="auto"/>
              <w:right w:val="outset" w:sz="6" w:space="0" w:color="auto"/>
            </w:tcBorders>
          </w:tcPr>
          <w:p w14:paraId="268B3007" w14:textId="77777777" w:rsidR="00270475" w:rsidRPr="00584AEA" w:rsidRDefault="00270475" w:rsidP="00096A24">
            <w:pPr>
              <w:jc w:val="both"/>
              <w:rPr>
                <w:rFonts w:ascii="Arrus" w:hAnsi="Arrus"/>
              </w:rPr>
            </w:pPr>
            <w:r w:rsidRPr="00584AEA">
              <w:rPr>
                <w:rFonts w:ascii="Arrus" w:hAnsi="Arrus"/>
                <w:sz w:val="22"/>
                <w:szCs w:val="22"/>
              </w:rPr>
              <w:t>99.0</w:t>
            </w:r>
          </w:p>
        </w:tc>
      </w:tr>
      <w:tr w:rsidR="00270475" w:rsidRPr="00584AEA" w14:paraId="268B300C" w14:textId="77777777" w:rsidTr="00096A24">
        <w:trPr>
          <w:tblCellSpacing w:w="0" w:type="dxa"/>
          <w:jc w:val="center"/>
        </w:trPr>
        <w:tc>
          <w:tcPr>
            <w:tcW w:w="2170" w:type="dxa"/>
            <w:tcBorders>
              <w:top w:val="outset" w:sz="6" w:space="0" w:color="auto"/>
              <w:left w:val="outset" w:sz="6" w:space="0" w:color="auto"/>
              <w:bottom w:val="outset" w:sz="6" w:space="0" w:color="auto"/>
              <w:right w:val="outset" w:sz="6" w:space="0" w:color="auto"/>
            </w:tcBorders>
          </w:tcPr>
          <w:p w14:paraId="268B3009" w14:textId="77777777" w:rsidR="00270475" w:rsidRPr="00584AEA" w:rsidRDefault="00270475" w:rsidP="00096A24">
            <w:pPr>
              <w:jc w:val="both"/>
              <w:rPr>
                <w:rFonts w:ascii="Arrus" w:hAnsi="Arrus"/>
              </w:rPr>
            </w:pPr>
            <w:r w:rsidRPr="00584AEA">
              <w:rPr>
                <w:rFonts w:ascii="Arrus" w:hAnsi="Arrus"/>
                <w:sz w:val="22"/>
                <w:szCs w:val="22"/>
              </w:rPr>
              <w:t>10,001 and above</w:t>
            </w:r>
          </w:p>
        </w:tc>
        <w:tc>
          <w:tcPr>
            <w:tcW w:w="2250" w:type="dxa"/>
            <w:tcBorders>
              <w:top w:val="outset" w:sz="6" w:space="0" w:color="auto"/>
              <w:left w:val="outset" w:sz="6" w:space="0" w:color="auto"/>
              <w:bottom w:val="outset" w:sz="6" w:space="0" w:color="auto"/>
              <w:right w:val="outset" w:sz="6" w:space="0" w:color="auto"/>
            </w:tcBorders>
          </w:tcPr>
          <w:p w14:paraId="268B300A" w14:textId="77777777" w:rsidR="00270475" w:rsidRPr="00584AEA" w:rsidRDefault="00270475" w:rsidP="00096A24">
            <w:pPr>
              <w:jc w:val="both"/>
              <w:rPr>
                <w:rFonts w:ascii="Arrus" w:hAnsi="Arrus"/>
              </w:rPr>
            </w:pPr>
            <w:r w:rsidRPr="00584AEA">
              <w:rPr>
                <w:rFonts w:ascii="Arrus" w:hAnsi="Arrus"/>
                <w:sz w:val="22"/>
                <w:szCs w:val="22"/>
              </w:rPr>
              <w:t>1.0</w:t>
            </w:r>
          </w:p>
        </w:tc>
        <w:tc>
          <w:tcPr>
            <w:tcW w:w="1710" w:type="dxa"/>
            <w:tcBorders>
              <w:top w:val="outset" w:sz="6" w:space="0" w:color="auto"/>
              <w:left w:val="outset" w:sz="6" w:space="0" w:color="auto"/>
              <w:bottom w:val="outset" w:sz="6" w:space="0" w:color="auto"/>
              <w:right w:val="outset" w:sz="6" w:space="0" w:color="auto"/>
            </w:tcBorders>
          </w:tcPr>
          <w:p w14:paraId="268B300B" w14:textId="77777777" w:rsidR="00270475" w:rsidRPr="00584AEA" w:rsidRDefault="00270475" w:rsidP="00096A24">
            <w:pPr>
              <w:jc w:val="both"/>
              <w:rPr>
                <w:rFonts w:ascii="Arrus" w:hAnsi="Arrus"/>
              </w:rPr>
            </w:pPr>
            <w:r w:rsidRPr="00584AEA">
              <w:rPr>
                <w:rFonts w:ascii="Arrus" w:hAnsi="Arrus"/>
                <w:sz w:val="22"/>
                <w:szCs w:val="22"/>
              </w:rPr>
              <w:t>100.0</w:t>
            </w:r>
          </w:p>
        </w:tc>
      </w:tr>
      <w:tr w:rsidR="00270475" w:rsidRPr="00584AEA" w14:paraId="268B3010" w14:textId="77777777" w:rsidTr="00096A24">
        <w:trPr>
          <w:tblCellSpacing w:w="0" w:type="dxa"/>
          <w:jc w:val="center"/>
        </w:trPr>
        <w:tc>
          <w:tcPr>
            <w:tcW w:w="2170" w:type="dxa"/>
            <w:tcBorders>
              <w:top w:val="outset" w:sz="6" w:space="0" w:color="auto"/>
              <w:left w:val="outset" w:sz="6" w:space="0" w:color="auto"/>
              <w:bottom w:val="outset" w:sz="6" w:space="0" w:color="auto"/>
              <w:right w:val="outset" w:sz="6" w:space="0" w:color="auto"/>
            </w:tcBorders>
          </w:tcPr>
          <w:p w14:paraId="268B300D"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Total</w:t>
            </w:r>
          </w:p>
        </w:tc>
        <w:tc>
          <w:tcPr>
            <w:tcW w:w="2250" w:type="dxa"/>
            <w:tcBorders>
              <w:top w:val="outset" w:sz="6" w:space="0" w:color="auto"/>
              <w:left w:val="outset" w:sz="6" w:space="0" w:color="auto"/>
              <w:bottom w:val="outset" w:sz="6" w:space="0" w:color="auto"/>
              <w:right w:val="outset" w:sz="6" w:space="0" w:color="auto"/>
            </w:tcBorders>
          </w:tcPr>
          <w:p w14:paraId="268B300E"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100.0</w:t>
            </w:r>
          </w:p>
        </w:tc>
        <w:tc>
          <w:tcPr>
            <w:tcW w:w="1710" w:type="dxa"/>
            <w:tcBorders>
              <w:top w:val="outset" w:sz="6" w:space="0" w:color="auto"/>
              <w:left w:val="outset" w:sz="6" w:space="0" w:color="auto"/>
              <w:bottom w:val="outset" w:sz="6" w:space="0" w:color="auto"/>
              <w:right w:val="outset" w:sz="6" w:space="0" w:color="auto"/>
            </w:tcBorders>
          </w:tcPr>
          <w:p w14:paraId="268B300F" w14:textId="77777777" w:rsidR="00270475" w:rsidRPr="00584AEA" w:rsidRDefault="00270475" w:rsidP="00096A24">
            <w:pPr>
              <w:jc w:val="both"/>
              <w:rPr>
                <w:rFonts w:ascii="Arrus" w:hAnsi="Arrus"/>
              </w:rPr>
            </w:pPr>
            <w:r w:rsidRPr="00584AEA">
              <w:rPr>
                <w:rStyle w:val="Strong"/>
                <w:rFonts w:ascii="Arrus" w:eastAsiaTheme="majorEastAsia" w:hAnsi="Arrus"/>
                <w:sz w:val="22"/>
                <w:szCs w:val="22"/>
              </w:rPr>
              <w:t>--</w:t>
            </w:r>
          </w:p>
        </w:tc>
      </w:tr>
    </w:tbl>
    <w:p w14:paraId="268B3011" w14:textId="77777777" w:rsidR="00270475" w:rsidRPr="00584AEA" w:rsidRDefault="00270475" w:rsidP="00270475">
      <w:pPr>
        <w:pStyle w:val="NormalWeb"/>
        <w:spacing w:before="0"/>
        <w:jc w:val="both"/>
        <w:rPr>
          <w:rFonts w:ascii="Arrus" w:hAnsi="Arrus"/>
          <w:sz w:val="22"/>
          <w:szCs w:val="22"/>
        </w:rPr>
      </w:pPr>
      <w:r w:rsidRPr="00584AEA">
        <w:rPr>
          <w:rStyle w:val="Emphasis"/>
          <w:rFonts w:ascii="Arrus" w:eastAsiaTheme="majorEastAsia" w:hAnsi="Arrus"/>
          <w:sz w:val="22"/>
          <w:szCs w:val="22"/>
        </w:rPr>
        <w:t xml:space="preserve">Note: Updated Suresh Tendulkar Committee poverty line income of Rs 1,126 for the year 2012-13 has been used to compute the level of poverty. Jain (2012). </w:t>
      </w:r>
      <w:proofErr w:type="spellStart"/>
      <w:r w:rsidRPr="00584AEA">
        <w:rPr>
          <w:rStyle w:val="Emphasis"/>
          <w:rFonts w:ascii="Arrus" w:eastAsiaTheme="majorEastAsia" w:hAnsi="Arrus"/>
          <w:sz w:val="22"/>
          <w:szCs w:val="22"/>
        </w:rPr>
        <w:t>Mumbra</w:t>
      </w:r>
      <w:proofErr w:type="spellEnd"/>
      <w:r w:rsidRPr="00584AEA">
        <w:rPr>
          <w:rStyle w:val="Emphasis"/>
          <w:rFonts w:ascii="Arrus" w:eastAsiaTheme="majorEastAsia" w:hAnsi="Arrus"/>
          <w:sz w:val="22"/>
          <w:szCs w:val="22"/>
        </w:rPr>
        <w:t>: A Status Report (Draft). Submitted to Maharashtra State Minorities Commission, Government of Maharashtra, Mumbai</w:t>
      </w:r>
    </w:p>
    <w:p w14:paraId="268B3012" w14:textId="77777777" w:rsidR="00270475" w:rsidRPr="00584AEA" w:rsidRDefault="00270475" w:rsidP="00270475">
      <w:pPr>
        <w:pStyle w:val="NormalWeb"/>
        <w:spacing w:before="0"/>
        <w:jc w:val="both"/>
        <w:rPr>
          <w:rFonts w:ascii="Arrus" w:hAnsi="Arrus"/>
          <w:sz w:val="22"/>
          <w:szCs w:val="22"/>
        </w:rPr>
      </w:pPr>
      <w:r w:rsidRPr="00584AEA">
        <w:rPr>
          <w:rFonts w:ascii="Arrus" w:hAnsi="Arrus"/>
          <w:sz w:val="22"/>
          <w:szCs w:val="22"/>
        </w:rPr>
        <w:br/>
        <w:t>  </w:t>
      </w:r>
    </w:p>
    <w:p w14:paraId="268B3013" w14:textId="77777777" w:rsidR="00270475" w:rsidRPr="00584AEA" w:rsidRDefault="00270475" w:rsidP="00270475">
      <w:pPr>
        <w:pStyle w:val="NormalWeb"/>
        <w:spacing w:before="0"/>
        <w:jc w:val="both"/>
        <w:rPr>
          <w:rFonts w:ascii="Arrus" w:hAnsi="Arrus"/>
          <w:i/>
          <w:sz w:val="22"/>
          <w:szCs w:val="22"/>
        </w:rPr>
      </w:pPr>
      <w:r w:rsidRPr="00584AEA">
        <w:rPr>
          <w:rStyle w:val="Strong"/>
          <w:rFonts w:ascii="Arrus" w:eastAsiaTheme="majorEastAsia" w:hAnsi="Arrus"/>
          <w:i/>
          <w:sz w:val="22"/>
          <w:szCs w:val="22"/>
        </w:rPr>
        <w:t>“Summing up, ….a</w:t>
      </w:r>
      <w:r w:rsidRPr="00584AEA">
        <w:rPr>
          <w:rFonts w:ascii="Arrus" w:hAnsi="Arrus"/>
          <w:i/>
          <w:sz w:val="22"/>
          <w:szCs w:val="22"/>
        </w:rPr>
        <w:t>vailable data reveals that Muslims in India, specifically those in urban areas, suffer acute poverty. Except for Buddhists, they have the highest poverty level among all religious groups in the country. There is a sharp regional divide with respect to the socio-economic situation of Muslims in the country. The relative situation of Muslims with respect to share of population living below the poverty line has worsened in northern and western states of India, whereas it has relatively improved or is stable in southern states like Andhra Pradesh, Karnataka, Tamil Nadu and Kerala. Among the eastern states, West Bengal has also shown stability in relative poverty among Muslims”</w:t>
      </w:r>
    </w:p>
    <w:p w14:paraId="268B3014" w14:textId="77777777" w:rsidR="00270475" w:rsidRPr="00584AEA" w:rsidRDefault="00270475" w:rsidP="00270475">
      <w:pPr>
        <w:pStyle w:val="NormalWeb"/>
        <w:spacing w:before="0"/>
        <w:jc w:val="both"/>
        <w:rPr>
          <w:rFonts w:ascii="Arrus" w:hAnsi="Arrus"/>
          <w:sz w:val="22"/>
          <w:szCs w:val="22"/>
        </w:rPr>
      </w:pPr>
      <w:r w:rsidRPr="00584AEA">
        <w:rPr>
          <w:rFonts w:ascii="Arrus" w:hAnsi="Arrus"/>
          <w:sz w:val="22"/>
          <w:szCs w:val="22"/>
        </w:rPr>
        <w:br/>
        <w:t> </w:t>
      </w:r>
      <w:r w:rsidRPr="00584AEA">
        <w:rPr>
          <w:rStyle w:val="Emphasis"/>
          <w:rFonts w:ascii="Arrus" w:eastAsiaTheme="majorEastAsia" w:hAnsi="Arrus"/>
          <w:sz w:val="22"/>
          <w:szCs w:val="22"/>
        </w:rPr>
        <w:t xml:space="preserve">(Abdul Shaban is Shaban has been teaching 'Social Justice and the City' to MPhil and PhD students at TISS (Mumbai). His areas of </w:t>
      </w:r>
      <w:proofErr w:type="spellStart"/>
      <w:r w:rsidRPr="00584AEA">
        <w:rPr>
          <w:rStyle w:val="Emphasis"/>
          <w:rFonts w:ascii="Arrus" w:eastAsiaTheme="majorEastAsia" w:hAnsi="Arrus"/>
          <w:sz w:val="22"/>
          <w:szCs w:val="22"/>
        </w:rPr>
        <w:t>specialisation</w:t>
      </w:r>
      <w:proofErr w:type="spellEnd"/>
      <w:r w:rsidRPr="00584AEA">
        <w:rPr>
          <w:rStyle w:val="Emphasis"/>
          <w:rFonts w:ascii="Arrus" w:eastAsiaTheme="majorEastAsia" w:hAnsi="Arrus"/>
          <w:sz w:val="22"/>
          <w:szCs w:val="22"/>
        </w:rPr>
        <w:t xml:space="preserve"> are social exclusion in the city, and Muslims and development. He is the author of</w:t>
      </w:r>
      <w:r w:rsidRPr="00584AEA">
        <w:rPr>
          <w:rStyle w:val="apple-converted-space"/>
          <w:rFonts w:ascii="Arrus" w:hAnsi="Arrus"/>
          <w:i/>
          <w:iCs/>
          <w:sz w:val="22"/>
          <w:szCs w:val="22"/>
        </w:rPr>
        <w:t> </w:t>
      </w:r>
      <w:r w:rsidRPr="00584AEA">
        <w:rPr>
          <w:rStyle w:val="Emphasis"/>
          <w:rFonts w:ascii="Arrus" w:eastAsiaTheme="majorEastAsia" w:hAnsi="Arrus"/>
          <w:sz w:val="22"/>
          <w:szCs w:val="22"/>
        </w:rPr>
        <w:t xml:space="preserve">Mumbai: Political Economy of Crime and Space(Orient </w:t>
      </w:r>
      <w:proofErr w:type="spellStart"/>
      <w:r w:rsidRPr="00584AEA">
        <w:rPr>
          <w:rStyle w:val="Emphasis"/>
          <w:rFonts w:ascii="Arrus" w:eastAsiaTheme="majorEastAsia" w:hAnsi="Arrus"/>
          <w:sz w:val="22"/>
          <w:szCs w:val="22"/>
        </w:rPr>
        <w:t>Blackswan</w:t>
      </w:r>
      <w:proofErr w:type="spellEnd"/>
      <w:r w:rsidRPr="00584AEA">
        <w:rPr>
          <w:rStyle w:val="Emphasis"/>
          <w:rFonts w:ascii="Arrus" w:eastAsiaTheme="majorEastAsia" w:hAnsi="Arrus"/>
          <w:sz w:val="22"/>
          <w:szCs w:val="22"/>
        </w:rPr>
        <w:t xml:space="preserve">, 2010) </w:t>
      </w:r>
      <w:proofErr w:type="spellStart"/>
      <w:r w:rsidRPr="00584AEA">
        <w:rPr>
          <w:rStyle w:val="Emphasis"/>
          <w:rFonts w:ascii="Arrus" w:eastAsiaTheme="majorEastAsia" w:hAnsi="Arrus"/>
          <w:sz w:val="22"/>
          <w:szCs w:val="22"/>
        </w:rPr>
        <w:t>andLives</w:t>
      </w:r>
      <w:proofErr w:type="spellEnd"/>
      <w:r w:rsidRPr="00584AEA">
        <w:rPr>
          <w:rStyle w:val="Emphasis"/>
          <w:rFonts w:ascii="Arrus" w:eastAsiaTheme="majorEastAsia" w:hAnsi="Arrus"/>
          <w:sz w:val="22"/>
          <w:szCs w:val="22"/>
        </w:rPr>
        <w:t xml:space="preserve"> of Muslims in India: Politics, Exclusion and Violence(Routledge, 2012)</w:t>
      </w:r>
      <w:r w:rsidRPr="00584AEA">
        <w:rPr>
          <w:rFonts w:ascii="Arrus" w:hAnsi="Arrus"/>
          <w:sz w:val="22"/>
          <w:szCs w:val="22"/>
        </w:rPr>
        <w:t>)</w:t>
      </w:r>
    </w:p>
    <w:p w14:paraId="268B3015" w14:textId="77777777" w:rsidR="00270475" w:rsidRPr="00584AEA" w:rsidRDefault="00270475" w:rsidP="00270475">
      <w:pPr>
        <w:pStyle w:val="NormalWeb"/>
        <w:spacing w:before="0"/>
        <w:jc w:val="both"/>
        <w:rPr>
          <w:rFonts w:ascii="Arrus" w:hAnsi="Arrus"/>
          <w:sz w:val="22"/>
          <w:szCs w:val="22"/>
        </w:rPr>
      </w:pPr>
      <w:r w:rsidRPr="00584AEA">
        <w:rPr>
          <w:rStyle w:val="Strong"/>
          <w:rFonts w:ascii="Arrus" w:eastAsiaTheme="majorEastAsia" w:hAnsi="Arrus"/>
          <w:sz w:val="22"/>
          <w:szCs w:val="22"/>
        </w:rPr>
        <w:t> </w:t>
      </w:r>
    </w:p>
    <w:p w14:paraId="2608A76F" w14:textId="6504310C" w:rsidR="001B664F" w:rsidRPr="001B664F" w:rsidRDefault="00270475" w:rsidP="001B664F">
      <w:pPr>
        <w:jc w:val="both"/>
        <w:rPr>
          <w:rFonts w:ascii="Arrus" w:hAnsi="Arrus"/>
          <w:b/>
          <w:bCs/>
          <w:sz w:val="30"/>
          <w:szCs w:val="36"/>
          <w:lang w:val="en-IN"/>
        </w:rPr>
      </w:pPr>
      <w:r w:rsidRPr="00584AEA">
        <w:rPr>
          <w:rFonts w:ascii="Arrus" w:hAnsi="Arrus"/>
          <w:sz w:val="22"/>
          <w:szCs w:val="22"/>
        </w:rPr>
        <w:br/>
      </w:r>
      <w:r w:rsidR="00A55D52">
        <w:rPr>
          <w:rFonts w:ascii="Arrus" w:hAnsi="Arrus"/>
          <w:b/>
          <w:bCs/>
          <w:sz w:val="30"/>
          <w:szCs w:val="36"/>
          <w:lang w:val="en-GB"/>
        </w:rPr>
        <w:t>A</w:t>
      </w:r>
      <w:r w:rsidR="001B664F">
        <w:rPr>
          <w:rFonts w:ascii="Arrus" w:hAnsi="Arrus"/>
          <w:b/>
          <w:bCs/>
          <w:sz w:val="30"/>
          <w:szCs w:val="36"/>
          <w:lang w:val="en-GB"/>
        </w:rPr>
        <w:t xml:space="preserve"> relatively</w:t>
      </w:r>
      <w:r w:rsidR="00A55D52">
        <w:rPr>
          <w:rFonts w:ascii="Arrus" w:hAnsi="Arrus"/>
          <w:b/>
          <w:bCs/>
          <w:sz w:val="30"/>
          <w:szCs w:val="36"/>
          <w:lang w:val="en-GB"/>
        </w:rPr>
        <w:t xml:space="preserve"> recent </w:t>
      </w:r>
      <w:r w:rsidR="001B664F">
        <w:rPr>
          <w:rFonts w:ascii="Arrus" w:hAnsi="Arrus"/>
          <w:b/>
          <w:bCs/>
          <w:sz w:val="30"/>
          <w:szCs w:val="36"/>
          <w:lang w:val="en-GB"/>
        </w:rPr>
        <w:t xml:space="preserve">(2023) </w:t>
      </w:r>
      <w:r w:rsidR="00A55D52">
        <w:rPr>
          <w:rFonts w:ascii="Arrus" w:hAnsi="Arrus"/>
          <w:b/>
          <w:bCs/>
          <w:sz w:val="30"/>
          <w:szCs w:val="36"/>
          <w:lang w:val="en-GB"/>
        </w:rPr>
        <w:t>report</w:t>
      </w:r>
      <w:r w:rsidR="001B664F">
        <w:rPr>
          <w:rFonts w:ascii="Arrus" w:hAnsi="Arrus"/>
          <w:b/>
          <w:bCs/>
          <w:sz w:val="30"/>
          <w:szCs w:val="36"/>
          <w:lang w:val="en-GB"/>
        </w:rPr>
        <w:t>, “</w:t>
      </w:r>
      <w:r w:rsidR="001B664F" w:rsidRPr="001B664F">
        <w:rPr>
          <w:rFonts w:ascii="Arrus" w:hAnsi="Arrus"/>
          <w:b/>
          <w:bCs/>
          <w:sz w:val="30"/>
          <w:szCs w:val="36"/>
          <w:lang w:val="en-IN"/>
        </w:rPr>
        <w:t>Muslims are the poorest religious group in India</w:t>
      </w:r>
      <w:r w:rsidR="001B664F">
        <w:rPr>
          <w:rFonts w:ascii="Arrus" w:hAnsi="Arrus"/>
          <w:b/>
          <w:bCs/>
          <w:sz w:val="30"/>
          <w:szCs w:val="36"/>
          <w:lang w:val="en-IN"/>
        </w:rPr>
        <w:t>”</w:t>
      </w:r>
    </w:p>
    <w:p w14:paraId="5A04DC63" w14:textId="77777777" w:rsidR="00682D7C" w:rsidRDefault="001B664F" w:rsidP="001B664F">
      <w:pPr>
        <w:jc w:val="both"/>
        <w:rPr>
          <w:rFonts w:ascii="Arrus" w:hAnsi="Arrus"/>
          <w:b/>
          <w:bCs/>
          <w:sz w:val="30"/>
          <w:szCs w:val="36"/>
          <w:lang w:val="en-GB"/>
        </w:rPr>
      </w:pPr>
      <w:r w:rsidRPr="001B664F">
        <w:rPr>
          <w:rFonts w:ascii="Arrus" w:hAnsi="Arrus"/>
          <w:b/>
          <w:bCs/>
          <w:sz w:val="30"/>
          <w:szCs w:val="36"/>
          <w:lang w:val="en-IN"/>
        </w:rPr>
        <w:t>By</w:t>
      </w:r>
      <w:r>
        <w:rPr>
          <w:rFonts w:ascii="Arrus" w:hAnsi="Arrus"/>
          <w:b/>
          <w:bCs/>
          <w:sz w:val="30"/>
          <w:szCs w:val="36"/>
          <w:lang w:val="en-IN"/>
        </w:rPr>
        <w:t xml:space="preserve"> </w:t>
      </w:r>
      <w:hyperlink r:id="rId521" w:history="1">
        <w:r w:rsidRPr="001B664F">
          <w:rPr>
            <w:rStyle w:val="Hyperlink"/>
            <w:rFonts w:ascii="Arrus" w:hAnsi="Arrus" w:cs="Arial"/>
            <w:b/>
            <w:bCs/>
            <w:sz w:val="30"/>
            <w:szCs w:val="36"/>
            <w:lang w:val="en-IN"/>
          </w:rPr>
          <w:t>Abhishek Jha</w:t>
        </w:r>
      </w:hyperlink>
      <w:r w:rsidRPr="001B664F">
        <w:rPr>
          <w:rFonts w:ascii="Arrus" w:hAnsi="Arrus"/>
          <w:b/>
          <w:bCs/>
          <w:sz w:val="30"/>
          <w:szCs w:val="36"/>
          <w:lang w:val="en-IN"/>
        </w:rPr>
        <w:t>, </w:t>
      </w:r>
      <w:hyperlink r:id="rId522" w:history="1">
        <w:r w:rsidRPr="001B664F">
          <w:rPr>
            <w:rStyle w:val="Hyperlink"/>
            <w:rFonts w:ascii="Arrus" w:hAnsi="Arrus" w:cs="Arial"/>
            <w:b/>
            <w:bCs/>
            <w:sz w:val="30"/>
            <w:szCs w:val="36"/>
            <w:lang w:val="en-IN"/>
          </w:rPr>
          <w:t>Roshan Kishore</w:t>
        </w:r>
      </w:hyperlink>
      <w:r>
        <w:rPr>
          <w:rFonts w:ascii="Arrus" w:hAnsi="Arrus"/>
          <w:b/>
          <w:bCs/>
          <w:sz w:val="30"/>
          <w:szCs w:val="36"/>
          <w:lang w:val="en-GB"/>
        </w:rPr>
        <w:t>, published in Hindustan times gives following information:</w:t>
      </w:r>
    </w:p>
    <w:p w14:paraId="619902A2" w14:textId="77777777" w:rsidR="00682D7C" w:rsidRPr="00682D7C" w:rsidRDefault="00682D7C" w:rsidP="00682D7C">
      <w:pPr>
        <w:jc w:val="both"/>
        <w:rPr>
          <w:rFonts w:ascii="Arrus" w:hAnsi="Arrus"/>
          <w:b/>
          <w:bCs/>
          <w:sz w:val="30"/>
          <w:szCs w:val="36"/>
          <w:lang w:val="en-IN"/>
        </w:rPr>
      </w:pPr>
      <w:r>
        <w:rPr>
          <w:rFonts w:ascii="Arrus" w:hAnsi="Arrus"/>
          <w:b/>
          <w:bCs/>
          <w:sz w:val="30"/>
          <w:szCs w:val="36"/>
          <w:lang w:val="en-GB"/>
        </w:rPr>
        <w:t>“</w:t>
      </w:r>
      <w:r w:rsidRPr="00682D7C">
        <w:rPr>
          <w:rFonts w:ascii="Arrus" w:hAnsi="Arrus"/>
          <w:b/>
          <w:bCs/>
          <w:sz w:val="30"/>
          <w:szCs w:val="36"/>
          <w:lang w:val="en-IN"/>
        </w:rPr>
        <w:t xml:space="preserve">An HT analysis of unit level data from the latest AIDIS and PLFS shows they have the lowest </w:t>
      </w:r>
      <w:r w:rsidRPr="00682D7C">
        <w:rPr>
          <w:rFonts w:ascii="Arrus" w:hAnsi="Arrus"/>
          <w:b/>
          <w:bCs/>
          <w:sz w:val="30"/>
          <w:szCs w:val="36"/>
          <w:lang w:val="en-IN"/>
        </w:rPr>
        <w:lastRenderedPageBreak/>
        <w:t>asset and consumption levels among major religious groups in India</w:t>
      </w:r>
    </w:p>
    <w:p w14:paraId="4606DE96" w14:textId="77777777" w:rsidR="00682D7C" w:rsidRPr="00682D7C" w:rsidRDefault="00682D7C" w:rsidP="00682D7C">
      <w:pPr>
        <w:jc w:val="both"/>
        <w:rPr>
          <w:rFonts w:ascii="Arrus" w:hAnsi="Arrus"/>
          <w:b/>
          <w:bCs/>
          <w:sz w:val="30"/>
          <w:szCs w:val="36"/>
          <w:lang w:val="en-IN"/>
        </w:rPr>
      </w:pPr>
      <w:r w:rsidRPr="00682D7C">
        <w:rPr>
          <w:rFonts w:ascii="Arrus" w:hAnsi="Arrus"/>
          <w:b/>
          <w:bCs/>
          <w:sz w:val="30"/>
          <w:szCs w:val="36"/>
          <w:lang w:val="en-IN"/>
        </w:rPr>
        <w:t>The first of this two-part data series looked at intra-religious inequality among Muslims and found that they are as unequal a society as Hindus in India. These measures of inequality do not tell us about the material well-being (or lack of it) of Muslims as a whole vis–a-vis other religious groups in India. An analysis of the relevant numbers shows that they are the poorest religious group in the country. Here are four charts which explain this in detail.</w:t>
      </w:r>
    </w:p>
    <w:p w14:paraId="268B3016" w14:textId="10960340" w:rsidR="00270475" w:rsidRPr="00584AEA" w:rsidRDefault="001B664F" w:rsidP="001B664F">
      <w:pPr>
        <w:jc w:val="both"/>
        <w:rPr>
          <w:rFonts w:ascii="Arrus" w:hAnsi="Arrus"/>
          <w:b/>
          <w:bCs/>
          <w:sz w:val="30"/>
          <w:szCs w:val="36"/>
          <w:lang w:val="en-GB"/>
        </w:rPr>
      </w:pPr>
      <w:r w:rsidRPr="001B664F">
        <w:rPr>
          <w:rFonts w:ascii="Arrus" w:hAnsi="Arrus"/>
          <w:b/>
          <w:bCs/>
          <w:sz w:val="30"/>
          <w:szCs w:val="36"/>
          <w:lang w:val="en-IN"/>
        </w:rPr>
        <w:br/>
      </w:r>
    </w:p>
    <w:p w14:paraId="77DC5C36" w14:textId="77777777" w:rsidR="00F67638" w:rsidRPr="00F67638" w:rsidRDefault="00F67638" w:rsidP="00F67638">
      <w:pPr>
        <w:jc w:val="both"/>
        <w:rPr>
          <w:rFonts w:ascii="Arrus" w:hAnsi="Arrus"/>
          <w:b/>
          <w:bCs/>
          <w:sz w:val="30"/>
          <w:szCs w:val="36"/>
          <w:lang w:val="en-IN"/>
        </w:rPr>
      </w:pPr>
      <w:r w:rsidRPr="00F67638">
        <w:rPr>
          <w:rFonts w:ascii="Arrus" w:hAnsi="Arrus"/>
          <w:b/>
          <w:bCs/>
          <w:sz w:val="30"/>
          <w:szCs w:val="36"/>
          <w:lang w:val="en-IN"/>
        </w:rPr>
        <w:t>An HT analysis of unit level data from the latest All India Debt and Investment Survey (AIDIS) and Periodic Labour Force Survey (PLFS) shows that they have the lowest asset and consumption levels among major religious groups in India. Average consumption and asset values for Muslims are 87.9% and 79% of the all-India average and 87.8% and 79.3% of the average values for Hindus. Religious groups which have a population share of less than 1% have been clubbed in the “others” category.</w:t>
      </w:r>
    </w:p>
    <w:p w14:paraId="5BCA7030" w14:textId="77777777" w:rsidR="00F67638" w:rsidRPr="00F67638" w:rsidRDefault="00F67638" w:rsidP="00F67638">
      <w:pPr>
        <w:jc w:val="both"/>
        <w:rPr>
          <w:rFonts w:ascii="Arrus" w:hAnsi="Arrus"/>
          <w:b/>
          <w:bCs/>
          <w:sz w:val="30"/>
          <w:szCs w:val="36"/>
          <w:lang w:val="en-IN"/>
        </w:rPr>
      </w:pPr>
      <w:r w:rsidRPr="00F67638">
        <w:rPr>
          <w:rFonts w:ascii="Arrus" w:hAnsi="Arrus"/>
          <w:b/>
          <w:bCs/>
          <w:sz w:val="30"/>
          <w:szCs w:val="36"/>
          <w:lang w:val="en-IN"/>
        </w:rPr>
        <w:t>See Chart 1: average MPCE and asset value for major religious groups in India</w:t>
      </w:r>
    </w:p>
    <w:p w14:paraId="003EC2EC" w14:textId="3D054042" w:rsidR="00F67638" w:rsidRPr="00F67638" w:rsidRDefault="00F67638" w:rsidP="00F67638">
      <w:pPr>
        <w:jc w:val="both"/>
        <w:rPr>
          <w:rFonts w:ascii="Arrus" w:hAnsi="Arrus"/>
          <w:b/>
          <w:bCs/>
          <w:sz w:val="30"/>
          <w:szCs w:val="36"/>
          <w:lang w:val="en-IN"/>
        </w:rPr>
      </w:pPr>
      <w:r w:rsidRPr="00F67638">
        <w:rPr>
          <w:rFonts w:ascii="Arrus" w:hAnsi="Arrus"/>
          <w:b/>
          <w:bCs/>
          <w:noProof/>
          <w:sz w:val="30"/>
          <w:szCs w:val="36"/>
          <w:lang w:val="en-IN"/>
        </w:rPr>
        <w:lastRenderedPageBreak/>
        <w:drawing>
          <wp:inline distT="0" distB="0" distL="0" distR="0" wp14:anchorId="2873A70D" wp14:editId="6AC95EA0">
            <wp:extent cx="4457700" cy="3003550"/>
            <wp:effectExtent l="0" t="0" r="0" b="0"/>
            <wp:docPr id="705596481" name="Picture 2" descr="A graph of the number of people in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96481" name="Picture 2" descr="A graph of the number of people in the country&#10;&#10;AI-generated content may be incorrect."/>
                    <pic:cNvPicPr>
                      <a:picLocks noChangeAspect="1" noChangeArrowheads="1"/>
                    </pic:cNvPicPr>
                  </pic:nvPicPr>
                  <pic:blipFill>
                    <a:blip r:embed="rId523">
                      <a:extLst>
                        <a:ext uri="{28A0092B-C50C-407E-A947-70E740481C1C}">
                          <a14:useLocalDpi xmlns:a14="http://schemas.microsoft.com/office/drawing/2010/main" val="0"/>
                        </a:ext>
                      </a:extLst>
                    </a:blip>
                    <a:srcRect/>
                    <a:stretch>
                      <a:fillRect/>
                    </a:stretch>
                  </pic:blipFill>
                  <pic:spPr bwMode="auto">
                    <a:xfrm>
                      <a:off x="0" y="0"/>
                      <a:ext cx="4457700" cy="3003550"/>
                    </a:xfrm>
                    <a:prstGeom prst="rect">
                      <a:avLst/>
                    </a:prstGeom>
                    <a:noFill/>
                    <a:ln>
                      <a:noFill/>
                    </a:ln>
                  </pic:spPr>
                </pic:pic>
              </a:graphicData>
            </a:graphic>
          </wp:inline>
        </w:drawing>
      </w:r>
    </w:p>
    <w:p w14:paraId="563BF697" w14:textId="77777777" w:rsidR="00E47782" w:rsidRPr="00E47782" w:rsidRDefault="00E47782" w:rsidP="00E47782">
      <w:pPr>
        <w:jc w:val="both"/>
        <w:rPr>
          <w:rFonts w:ascii="Arrus" w:hAnsi="Arrus"/>
          <w:b/>
          <w:bCs/>
          <w:sz w:val="30"/>
          <w:szCs w:val="36"/>
          <w:lang w:val="en-IN"/>
        </w:rPr>
      </w:pPr>
      <w:r w:rsidRPr="00E47782">
        <w:rPr>
          <w:rFonts w:ascii="Arrus" w:hAnsi="Arrus"/>
          <w:b/>
          <w:bCs/>
          <w:sz w:val="30"/>
          <w:szCs w:val="36"/>
          <w:lang w:val="en-IN"/>
        </w:rPr>
        <w:t>Which means that they over-populate the ranks of the poor in India</w:t>
      </w:r>
    </w:p>
    <w:p w14:paraId="556FDC71" w14:textId="77777777" w:rsidR="00E47782" w:rsidRPr="00E47782" w:rsidRDefault="00E47782" w:rsidP="00E47782">
      <w:pPr>
        <w:jc w:val="both"/>
        <w:rPr>
          <w:rFonts w:ascii="Arrus" w:hAnsi="Arrus"/>
          <w:b/>
          <w:bCs/>
          <w:sz w:val="30"/>
          <w:szCs w:val="36"/>
          <w:lang w:val="en-IN"/>
        </w:rPr>
      </w:pPr>
      <w:r w:rsidRPr="00E47782">
        <w:rPr>
          <w:rFonts w:ascii="Arrus" w:hAnsi="Arrus"/>
          <w:b/>
          <w:bCs/>
          <w:sz w:val="30"/>
          <w:szCs w:val="36"/>
          <w:lang w:val="en-IN"/>
        </w:rPr>
        <w:t xml:space="preserve">There is often a lot of dog-whistling about the population of Muslims increasing at a higher pace than other religious groups in India. While most such commentary is ill-informed – this was discussed in detail in these pages (https://tinyurl.com/2mhjxnn2) — Muslims do have an overrepresentation problem when it comes to their relative share in population among the poor. A comparison of relative share – among every decile class by assets ; it basically measures the share in a given decile class divided by overall share in population – shows that Muslims are concentrated in the bottom half of India’s population and outnumber the Hindus in relative terms in each of the </w:t>
      </w:r>
      <w:r w:rsidRPr="00E47782">
        <w:rPr>
          <w:rFonts w:ascii="Arrus" w:hAnsi="Arrus"/>
          <w:b/>
          <w:bCs/>
          <w:sz w:val="30"/>
          <w:szCs w:val="36"/>
          <w:lang w:val="en-IN"/>
        </w:rPr>
        <w:lastRenderedPageBreak/>
        <w:t>bottom six deciles.</w:t>
      </w:r>
    </w:p>
    <w:p w14:paraId="275B4DCF" w14:textId="77777777" w:rsidR="00E47782" w:rsidRPr="00E47782" w:rsidRDefault="00E47782" w:rsidP="00E47782">
      <w:pPr>
        <w:jc w:val="both"/>
        <w:rPr>
          <w:rFonts w:ascii="Arrus" w:hAnsi="Arrus"/>
          <w:b/>
          <w:bCs/>
          <w:sz w:val="30"/>
          <w:szCs w:val="36"/>
          <w:lang w:val="en-IN"/>
        </w:rPr>
      </w:pPr>
      <w:r w:rsidRPr="00E47782">
        <w:rPr>
          <w:rFonts w:ascii="Arrus" w:hAnsi="Arrus"/>
          <w:b/>
          <w:bCs/>
          <w:sz w:val="30"/>
          <w:szCs w:val="36"/>
          <w:lang w:val="en-IN"/>
        </w:rPr>
        <w:t>See Chart 2: Relative share in asset class for major religions</w:t>
      </w:r>
    </w:p>
    <w:p w14:paraId="74C4D736" w14:textId="7C28B34D" w:rsidR="00E47782" w:rsidRPr="00E47782" w:rsidRDefault="00E47782" w:rsidP="00E47782">
      <w:pPr>
        <w:jc w:val="both"/>
        <w:rPr>
          <w:rFonts w:ascii="Arrus" w:hAnsi="Arrus"/>
          <w:b/>
          <w:bCs/>
          <w:sz w:val="30"/>
          <w:szCs w:val="36"/>
          <w:lang w:val="en-IN"/>
        </w:rPr>
      </w:pPr>
      <w:r w:rsidRPr="00E47782">
        <w:rPr>
          <w:rFonts w:ascii="Arrus" w:hAnsi="Arrus"/>
          <w:b/>
          <w:bCs/>
          <w:noProof/>
          <w:sz w:val="30"/>
          <w:szCs w:val="36"/>
          <w:lang w:val="en-IN"/>
        </w:rPr>
        <w:drawing>
          <wp:inline distT="0" distB="0" distL="0" distR="0" wp14:anchorId="4C384FD4" wp14:editId="3B78FABC">
            <wp:extent cx="4457700" cy="3007995"/>
            <wp:effectExtent l="0" t="0" r="0" b="0"/>
            <wp:docPr id="1682702171"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02171" name="Picture 4" descr="A graph of a number of people&#10;&#10;AI-generated content may be incorrect."/>
                    <pic:cNvPicPr>
                      <a:picLocks noChangeAspect="1" noChangeArrowheads="1"/>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4457700" cy="3007995"/>
                    </a:xfrm>
                    <a:prstGeom prst="rect">
                      <a:avLst/>
                    </a:prstGeom>
                    <a:noFill/>
                    <a:ln>
                      <a:noFill/>
                    </a:ln>
                  </pic:spPr>
                </pic:pic>
              </a:graphicData>
            </a:graphic>
          </wp:inline>
        </w:drawing>
      </w:r>
    </w:p>
    <w:p w14:paraId="3E812ABA" w14:textId="77777777" w:rsidR="00E47782" w:rsidRPr="00E47782" w:rsidRDefault="00E47782" w:rsidP="00E47782">
      <w:pPr>
        <w:jc w:val="both"/>
        <w:rPr>
          <w:rFonts w:ascii="Arrus" w:hAnsi="Arrus"/>
          <w:b/>
          <w:bCs/>
          <w:sz w:val="30"/>
          <w:szCs w:val="36"/>
          <w:lang w:val="en-IN"/>
        </w:rPr>
      </w:pPr>
      <w:r w:rsidRPr="00E47782">
        <w:rPr>
          <w:rFonts w:ascii="Arrus" w:hAnsi="Arrus"/>
          <w:b/>
          <w:bCs/>
          <w:sz w:val="30"/>
          <w:szCs w:val="36"/>
          <w:lang w:val="en-IN"/>
        </w:rPr>
        <w:t>Even Muslim upper castes are poorer than Hindu OBCs</w:t>
      </w:r>
    </w:p>
    <w:p w14:paraId="7C510200" w14:textId="77777777" w:rsidR="00E47782" w:rsidRPr="00E47782" w:rsidRDefault="00E47782" w:rsidP="00E47782">
      <w:pPr>
        <w:jc w:val="both"/>
        <w:rPr>
          <w:rFonts w:ascii="Arrus" w:hAnsi="Arrus"/>
          <w:b/>
          <w:bCs/>
          <w:sz w:val="30"/>
          <w:szCs w:val="36"/>
          <w:lang w:val="en-IN"/>
        </w:rPr>
      </w:pPr>
      <w:r w:rsidRPr="00E47782">
        <w:rPr>
          <w:rFonts w:ascii="Arrus" w:hAnsi="Arrus"/>
          <w:b/>
          <w:bCs/>
          <w:sz w:val="30"/>
          <w:szCs w:val="36"/>
          <w:lang w:val="en-IN"/>
        </w:rPr>
        <w:t>A comparison of average asset/MPCE values across social groups among Hindus and Muslims shows this clearly. The average asset value for non-SC/ST/OBC Muslims – they are the non-</w:t>
      </w:r>
      <w:proofErr w:type="spellStart"/>
      <w:r w:rsidRPr="00E47782">
        <w:rPr>
          <w:rFonts w:ascii="Arrus" w:hAnsi="Arrus"/>
          <w:b/>
          <w:bCs/>
          <w:sz w:val="30"/>
          <w:szCs w:val="36"/>
          <w:lang w:val="en-IN"/>
        </w:rPr>
        <w:t>Pasmanda</w:t>
      </w:r>
      <w:proofErr w:type="spellEnd"/>
      <w:r w:rsidRPr="00E47782">
        <w:rPr>
          <w:rFonts w:ascii="Arrus" w:hAnsi="Arrus"/>
          <w:b/>
          <w:bCs/>
          <w:sz w:val="30"/>
          <w:szCs w:val="36"/>
          <w:lang w:val="en-IN"/>
        </w:rPr>
        <w:t xml:space="preserve"> Muslims – is not just lower than the average value for non-SC/ST/OBC Hindus but also lower than that of Hindu OBCs, which shows that the claims of Muslim upper castes enjoying disproportionate economic power are just not true.</w:t>
      </w:r>
    </w:p>
    <w:p w14:paraId="1E4D8C22" w14:textId="77777777" w:rsidR="00B672E3" w:rsidRPr="00B672E3" w:rsidRDefault="00B672E3" w:rsidP="00B672E3">
      <w:pPr>
        <w:jc w:val="both"/>
        <w:rPr>
          <w:rFonts w:ascii="Arrus" w:hAnsi="Arrus"/>
          <w:b/>
          <w:bCs/>
          <w:sz w:val="30"/>
          <w:szCs w:val="36"/>
          <w:lang w:val="en-IN"/>
        </w:rPr>
      </w:pPr>
      <w:r w:rsidRPr="00B672E3">
        <w:rPr>
          <w:rFonts w:ascii="Arrus" w:hAnsi="Arrus"/>
          <w:b/>
          <w:bCs/>
          <w:sz w:val="30"/>
          <w:szCs w:val="36"/>
          <w:lang w:val="en-IN"/>
        </w:rPr>
        <w:t>See Chart 3: Average asset/MPCE by social group among Hindus and Muslims</w:t>
      </w:r>
    </w:p>
    <w:p w14:paraId="2005B7B7" w14:textId="7D6C09DA" w:rsidR="00B672E3" w:rsidRPr="00B672E3" w:rsidRDefault="00B672E3" w:rsidP="00B672E3">
      <w:pPr>
        <w:jc w:val="both"/>
        <w:rPr>
          <w:rFonts w:ascii="Arrus" w:hAnsi="Arrus"/>
          <w:b/>
          <w:bCs/>
          <w:sz w:val="30"/>
          <w:szCs w:val="36"/>
          <w:lang w:val="en-IN"/>
        </w:rPr>
      </w:pPr>
      <w:r w:rsidRPr="00B672E3">
        <w:rPr>
          <w:rFonts w:ascii="Arrus" w:hAnsi="Arrus"/>
          <w:b/>
          <w:bCs/>
          <w:noProof/>
          <w:sz w:val="30"/>
          <w:szCs w:val="36"/>
          <w:lang w:val="en-IN"/>
        </w:rPr>
        <w:lastRenderedPageBreak/>
        <w:drawing>
          <wp:inline distT="0" distB="0" distL="0" distR="0" wp14:anchorId="7921BC9B" wp14:editId="79F1D654">
            <wp:extent cx="4457700" cy="1576070"/>
            <wp:effectExtent l="0" t="0" r="0" b="0"/>
            <wp:docPr id="54860228" name="Picture 6"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0228" name="Picture 6" descr="A graph of a number of people&#10;&#10;AI-generated content may be incorrect."/>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4457700" cy="1576070"/>
                    </a:xfrm>
                    <a:prstGeom prst="rect">
                      <a:avLst/>
                    </a:prstGeom>
                    <a:noFill/>
                    <a:ln>
                      <a:noFill/>
                    </a:ln>
                  </pic:spPr>
                </pic:pic>
              </a:graphicData>
            </a:graphic>
          </wp:inline>
        </w:drawing>
      </w:r>
    </w:p>
    <w:p w14:paraId="1665A646" w14:textId="77777777" w:rsidR="00B672E3" w:rsidRPr="00B672E3" w:rsidRDefault="00B672E3" w:rsidP="00B672E3">
      <w:pPr>
        <w:jc w:val="both"/>
        <w:rPr>
          <w:rFonts w:ascii="Arrus" w:hAnsi="Arrus"/>
          <w:b/>
          <w:bCs/>
          <w:sz w:val="30"/>
          <w:szCs w:val="36"/>
          <w:lang w:val="en-IN"/>
        </w:rPr>
      </w:pPr>
      <w:r w:rsidRPr="00B672E3">
        <w:rPr>
          <w:rFonts w:ascii="Arrus" w:hAnsi="Arrus"/>
          <w:b/>
          <w:bCs/>
          <w:sz w:val="30"/>
          <w:szCs w:val="36"/>
          <w:lang w:val="en-IN"/>
        </w:rPr>
        <w:t>Poor employment and educational opportunities seem to be the primary cause of economic backwardness for Muslims</w:t>
      </w:r>
    </w:p>
    <w:p w14:paraId="54A88726" w14:textId="77777777" w:rsidR="00B672E3" w:rsidRPr="00B672E3" w:rsidRDefault="00B672E3" w:rsidP="00B672E3">
      <w:pPr>
        <w:jc w:val="both"/>
        <w:rPr>
          <w:rFonts w:ascii="Arrus" w:hAnsi="Arrus"/>
          <w:b/>
          <w:bCs/>
          <w:sz w:val="30"/>
          <w:szCs w:val="36"/>
          <w:lang w:val="en-IN"/>
        </w:rPr>
      </w:pPr>
      <w:r w:rsidRPr="00B672E3">
        <w:rPr>
          <w:rFonts w:ascii="Arrus" w:hAnsi="Arrus"/>
          <w:b/>
          <w:bCs/>
          <w:sz w:val="30"/>
          <w:szCs w:val="36"/>
          <w:lang w:val="en-IN"/>
        </w:rPr>
        <w:t xml:space="preserve">The PLFS gives data on both the status of workers (whether regular wage, self-employed, or casual) and the type of enterprise (such as government, public and private limited companies) at which a worker is employed. This shows that even non-SC/ST/OBC Muslims have a low share in regular jobs (the average wage in such jobs is the highest) compared to other religions. A comparison with caste groups among Hindus shows that non-SC/ST/OBC Muslims only do better than ST and SC Hindus. The disadvantage for Muslims becomes even bigger if one looks at their share in government jobs, a fact which has been pointed out by the Sachar Committee among others. To be sure, the low share of Muslims among the better jobs in India need not necessarily be a result of discrimination in the hiring process. Rather, it could be the result of Muslim job-seekers lagging in terms of educational qualifications, which is bound to have a big role in </w:t>
      </w:r>
      <w:r w:rsidRPr="00B672E3">
        <w:rPr>
          <w:rFonts w:ascii="Arrus" w:hAnsi="Arrus"/>
          <w:b/>
          <w:bCs/>
          <w:sz w:val="30"/>
          <w:szCs w:val="36"/>
          <w:lang w:val="en-IN"/>
        </w:rPr>
        <w:lastRenderedPageBreak/>
        <w:t>employability. And sure enough, an HT analysis of PLFS data shows that the share of people with a graduate or higher degree among India’s Muslim labour force is the lowest among all major religions.</w:t>
      </w:r>
    </w:p>
    <w:p w14:paraId="6FAF2E49" w14:textId="77777777" w:rsidR="00B672E3" w:rsidRPr="00B672E3" w:rsidRDefault="00B672E3" w:rsidP="00B672E3">
      <w:pPr>
        <w:jc w:val="both"/>
        <w:rPr>
          <w:rFonts w:ascii="Arrus" w:hAnsi="Arrus"/>
          <w:b/>
          <w:bCs/>
          <w:sz w:val="30"/>
          <w:szCs w:val="36"/>
          <w:lang w:val="en-IN"/>
        </w:rPr>
      </w:pPr>
      <w:r w:rsidRPr="00B672E3">
        <w:rPr>
          <w:rFonts w:ascii="Arrus" w:hAnsi="Arrus"/>
          <w:b/>
          <w:bCs/>
          <w:sz w:val="30"/>
          <w:szCs w:val="36"/>
          <w:lang w:val="en-IN"/>
        </w:rPr>
        <w:t>See Charts 4, 5, 6: Relative share of major religious groups in regular jobs/ regular govt jobs and graduates or above in the labour force</w:t>
      </w:r>
    </w:p>
    <w:p w14:paraId="2E8F8708" w14:textId="1C767C70" w:rsidR="00B672E3" w:rsidRPr="00B672E3" w:rsidRDefault="00B672E3" w:rsidP="00B672E3">
      <w:pPr>
        <w:jc w:val="both"/>
        <w:rPr>
          <w:rFonts w:ascii="Arrus" w:hAnsi="Arrus"/>
          <w:b/>
          <w:bCs/>
          <w:sz w:val="30"/>
          <w:szCs w:val="36"/>
          <w:lang w:val="en-IN"/>
        </w:rPr>
      </w:pPr>
      <w:r w:rsidRPr="00B672E3">
        <w:rPr>
          <w:rFonts w:ascii="Arrus" w:hAnsi="Arrus"/>
          <w:b/>
          <w:bCs/>
          <w:noProof/>
          <w:sz w:val="30"/>
          <w:szCs w:val="36"/>
          <w:lang w:val="en-IN"/>
        </w:rPr>
        <w:drawing>
          <wp:inline distT="0" distB="0" distL="0" distR="0" wp14:anchorId="07AFEB53" wp14:editId="443915B7">
            <wp:extent cx="4457700" cy="2877185"/>
            <wp:effectExtent l="0" t="0" r="0" b="0"/>
            <wp:docPr id="2070295860" name="Picture 10" descr="A graph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95860" name="Picture 10" descr="A graph of numbers and text&#10;&#10;AI-generated content may be incorrect."/>
                    <pic:cNvPicPr>
                      <a:picLocks noChangeAspect="1" noChangeArrowheads="1"/>
                    </pic:cNvPicPr>
                  </pic:nvPicPr>
                  <pic:blipFill>
                    <a:blip r:embed="rId526">
                      <a:extLst>
                        <a:ext uri="{28A0092B-C50C-407E-A947-70E740481C1C}">
                          <a14:useLocalDpi xmlns:a14="http://schemas.microsoft.com/office/drawing/2010/main" val="0"/>
                        </a:ext>
                      </a:extLst>
                    </a:blip>
                    <a:srcRect/>
                    <a:stretch>
                      <a:fillRect/>
                    </a:stretch>
                  </pic:blipFill>
                  <pic:spPr bwMode="auto">
                    <a:xfrm>
                      <a:off x="0" y="0"/>
                      <a:ext cx="4457700" cy="2877185"/>
                    </a:xfrm>
                    <a:prstGeom prst="rect">
                      <a:avLst/>
                    </a:prstGeom>
                    <a:noFill/>
                    <a:ln>
                      <a:noFill/>
                    </a:ln>
                  </pic:spPr>
                </pic:pic>
              </a:graphicData>
            </a:graphic>
          </wp:inline>
        </w:drawing>
      </w:r>
    </w:p>
    <w:p w14:paraId="533C06A9" w14:textId="534E8A2F" w:rsidR="00B672E3" w:rsidRPr="00B672E3" w:rsidRDefault="00B672E3" w:rsidP="00B672E3">
      <w:pPr>
        <w:jc w:val="both"/>
        <w:rPr>
          <w:rFonts w:ascii="Arrus" w:hAnsi="Arrus"/>
          <w:b/>
          <w:bCs/>
          <w:sz w:val="30"/>
          <w:szCs w:val="36"/>
          <w:lang w:val="en-IN"/>
        </w:rPr>
      </w:pPr>
      <w:r w:rsidRPr="00B672E3">
        <w:rPr>
          <w:rFonts w:ascii="Arrus" w:hAnsi="Arrus"/>
          <w:b/>
          <w:bCs/>
          <w:noProof/>
          <w:sz w:val="30"/>
          <w:szCs w:val="36"/>
          <w:lang w:val="en-IN"/>
        </w:rPr>
        <w:lastRenderedPageBreak/>
        <w:drawing>
          <wp:inline distT="0" distB="0" distL="0" distR="0" wp14:anchorId="02E393F1" wp14:editId="5D02F4E1">
            <wp:extent cx="4457700" cy="2773045"/>
            <wp:effectExtent l="0" t="0" r="0" b="0"/>
            <wp:docPr id="483174193" name="Picture 9"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74193" name="Picture 9" descr="A graph of a number of people&#10;&#10;AI-generated content may be incorrect."/>
                    <pic:cNvPicPr>
                      <a:picLocks noChangeAspect="1" noChangeArrowheads="1"/>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4457700" cy="2773045"/>
                    </a:xfrm>
                    <a:prstGeom prst="rect">
                      <a:avLst/>
                    </a:prstGeom>
                    <a:noFill/>
                    <a:ln>
                      <a:noFill/>
                    </a:ln>
                  </pic:spPr>
                </pic:pic>
              </a:graphicData>
            </a:graphic>
          </wp:inline>
        </w:drawing>
      </w:r>
    </w:p>
    <w:p w14:paraId="513656F9" w14:textId="0066247D" w:rsidR="001319D0" w:rsidRPr="001319D0" w:rsidRDefault="001319D0" w:rsidP="001319D0">
      <w:pPr>
        <w:jc w:val="both"/>
        <w:rPr>
          <w:rFonts w:ascii="Arrus" w:hAnsi="Arrus"/>
          <w:b/>
          <w:bCs/>
          <w:sz w:val="30"/>
          <w:szCs w:val="36"/>
          <w:lang w:val="en-IN"/>
        </w:rPr>
      </w:pPr>
      <w:r w:rsidRPr="001319D0">
        <w:rPr>
          <w:rFonts w:ascii="Arrus" w:hAnsi="Arrus"/>
          <w:b/>
          <w:bCs/>
          <w:noProof/>
          <w:sz w:val="30"/>
          <w:szCs w:val="36"/>
          <w:lang w:val="en-IN"/>
        </w:rPr>
        <w:drawing>
          <wp:inline distT="0" distB="0" distL="0" distR="0" wp14:anchorId="245AFA05" wp14:editId="10C43800">
            <wp:extent cx="4457700" cy="1440815"/>
            <wp:effectExtent l="0" t="0" r="0" b="0"/>
            <wp:docPr id="1686744308" name="Picture 1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44308" name="Picture 12" descr="A graph of different colored bars&#10;&#10;AI-generated content may be incorrect."/>
                    <pic:cNvPicPr>
                      <a:picLocks noChangeAspect="1" noChangeArrowheads="1"/>
                    </pic:cNvPicPr>
                  </pic:nvPicPr>
                  <pic:blipFill>
                    <a:blip r:embed="rId528">
                      <a:extLst>
                        <a:ext uri="{28A0092B-C50C-407E-A947-70E740481C1C}">
                          <a14:useLocalDpi xmlns:a14="http://schemas.microsoft.com/office/drawing/2010/main" val="0"/>
                        </a:ext>
                      </a:extLst>
                    </a:blip>
                    <a:srcRect/>
                    <a:stretch>
                      <a:fillRect/>
                    </a:stretch>
                  </pic:blipFill>
                  <pic:spPr bwMode="auto">
                    <a:xfrm>
                      <a:off x="0" y="0"/>
                      <a:ext cx="4457700" cy="1440815"/>
                    </a:xfrm>
                    <a:prstGeom prst="rect">
                      <a:avLst/>
                    </a:prstGeom>
                    <a:noFill/>
                    <a:ln>
                      <a:noFill/>
                    </a:ln>
                  </pic:spPr>
                </pic:pic>
              </a:graphicData>
            </a:graphic>
          </wp:inline>
        </w:drawing>
      </w:r>
    </w:p>
    <w:p w14:paraId="2CB38166" w14:textId="77777777" w:rsidR="001319D0" w:rsidRPr="001319D0" w:rsidRDefault="001319D0" w:rsidP="001319D0">
      <w:pPr>
        <w:jc w:val="both"/>
        <w:rPr>
          <w:rFonts w:ascii="Arrus" w:hAnsi="Arrus"/>
          <w:b/>
          <w:bCs/>
          <w:sz w:val="30"/>
          <w:szCs w:val="36"/>
          <w:lang w:val="en-IN"/>
        </w:rPr>
      </w:pPr>
      <w:r w:rsidRPr="001319D0">
        <w:rPr>
          <w:rFonts w:ascii="Arrus" w:hAnsi="Arrus"/>
          <w:b/>
          <w:bCs/>
          <w:sz w:val="30"/>
          <w:szCs w:val="36"/>
          <w:lang w:val="en-IN"/>
        </w:rPr>
        <w:t xml:space="preserve">The numbers discussed in this two-part data series clearly show that while Muslims do not have a bigger intra-community inequality problem in India, they are desperately in need of overall educational and economic upliftment. While there is some merit in the claim that such aspirations are often missing in the articulation of most Muslim politicians -- a section of Muslim political leadership in India has been self-serving, conservative, even communal, one cannot but ask the question whether or not the majoritarian turn in India’s politics has relegated </w:t>
      </w:r>
      <w:r w:rsidRPr="001319D0">
        <w:rPr>
          <w:rFonts w:ascii="Arrus" w:hAnsi="Arrus"/>
          <w:b/>
          <w:bCs/>
          <w:sz w:val="30"/>
          <w:szCs w:val="36"/>
          <w:lang w:val="en-IN"/>
        </w:rPr>
        <w:lastRenderedPageBreak/>
        <w:t>the economic concerns of majority of Muslims behind their concerns over identity. Even here, the poorest Muslims are the worst sufferers. To give an anecdotal example, vigilante groups forcibly shutting down meat shops on various occasions often hurt the poorest Muslims.</w:t>
      </w:r>
    </w:p>
    <w:p w14:paraId="268B3017" w14:textId="7E36D5E2" w:rsidR="00270475" w:rsidRDefault="001319D0" w:rsidP="00270475">
      <w:pPr>
        <w:jc w:val="both"/>
        <w:rPr>
          <w:rFonts w:ascii="Arrus" w:hAnsi="Arrus"/>
          <w:b/>
          <w:bCs/>
          <w:sz w:val="30"/>
          <w:szCs w:val="36"/>
        </w:rPr>
      </w:pPr>
      <w:r w:rsidRPr="001319D0">
        <w:rPr>
          <w:rFonts w:ascii="Arrus" w:hAnsi="Arrus"/>
          <w:b/>
          <w:bCs/>
          <w:sz w:val="30"/>
          <w:szCs w:val="36"/>
        </w:rPr>
        <w:t>This is the last of a two-part series looking at inequality within and vis-a-vis Muslims in India. The first part looked at whether Muslims have a higher intra-community inequality than other religious groups.</w:t>
      </w:r>
      <w:r>
        <w:rPr>
          <w:rFonts w:ascii="Arrus" w:hAnsi="Arrus"/>
          <w:b/>
          <w:bCs/>
          <w:sz w:val="30"/>
          <w:szCs w:val="36"/>
        </w:rPr>
        <w:t>”</w:t>
      </w:r>
    </w:p>
    <w:p w14:paraId="72A846FC" w14:textId="77777777" w:rsidR="0050614B" w:rsidRDefault="0050614B" w:rsidP="00270475">
      <w:pPr>
        <w:jc w:val="both"/>
        <w:rPr>
          <w:rFonts w:ascii="Arrus" w:hAnsi="Arrus"/>
          <w:b/>
          <w:bCs/>
          <w:sz w:val="30"/>
          <w:szCs w:val="36"/>
        </w:rPr>
      </w:pPr>
    </w:p>
    <w:p w14:paraId="257810E7" w14:textId="77777777" w:rsidR="00A373D8" w:rsidRPr="00A373D8" w:rsidRDefault="00A373D8" w:rsidP="00A373D8">
      <w:pPr>
        <w:jc w:val="both"/>
        <w:rPr>
          <w:rFonts w:ascii="Arrus" w:hAnsi="Arrus"/>
          <w:b/>
          <w:bCs/>
          <w:sz w:val="30"/>
          <w:szCs w:val="36"/>
          <w:lang w:val="en-GB"/>
        </w:rPr>
      </w:pPr>
      <w:r w:rsidRPr="00A373D8">
        <w:rPr>
          <w:rFonts w:ascii="Arrus" w:hAnsi="Arrus"/>
          <w:b/>
          <w:bCs/>
          <w:sz w:val="30"/>
          <w:szCs w:val="36"/>
          <w:lang w:val="en-GB"/>
        </w:rPr>
        <w:t>Improving economic condition of India's religious minorities: Affirmative action is the need of the hour</w:t>
      </w:r>
    </w:p>
    <w:p w14:paraId="0A2D3002" w14:textId="77777777" w:rsidR="00A373D8" w:rsidRPr="00A373D8" w:rsidRDefault="00A373D8" w:rsidP="00A373D8">
      <w:pPr>
        <w:jc w:val="both"/>
        <w:rPr>
          <w:rFonts w:ascii="Arrus" w:hAnsi="Arrus"/>
          <w:b/>
          <w:bCs/>
          <w:sz w:val="30"/>
          <w:szCs w:val="36"/>
          <w:lang w:val="en-GB"/>
        </w:rPr>
      </w:pPr>
      <w:r w:rsidRPr="00A373D8">
        <w:rPr>
          <w:rFonts w:ascii="Arrus" w:hAnsi="Arrus"/>
          <w:b/>
          <w:bCs/>
          <w:sz w:val="30"/>
          <w:szCs w:val="36"/>
          <w:lang w:val="en-GB"/>
        </w:rPr>
        <w:t>It is in this light that one welcomes a new report from US-India Policy Institute and Centre for Development Policy and Practice, ‘Rethinking Affirmative Action for Muslims in Contemporary India’. This report takes an approach away from quotas for Muslims as a whole. They recognize that Muslim community has different economic layers.</w:t>
      </w:r>
    </w:p>
    <w:p w14:paraId="02977826" w14:textId="77777777" w:rsidR="00A373D8" w:rsidRPr="00A373D8" w:rsidRDefault="00A373D8" w:rsidP="00A373D8">
      <w:pPr>
        <w:jc w:val="both"/>
        <w:rPr>
          <w:rFonts w:ascii="Arrus" w:hAnsi="Arrus"/>
          <w:b/>
          <w:bCs/>
          <w:sz w:val="30"/>
          <w:szCs w:val="36"/>
          <w:lang w:val="en-GB"/>
        </w:rPr>
      </w:pPr>
    </w:p>
    <w:p w14:paraId="07E8FEDC" w14:textId="77777777" w:rsidR="00A373D8" w:rsidRPr="00A373D8" w:rsidRDefault="00A373D8" w:rsidP="00A373D8">
      <w:pPr>
        <w:jc w:val="both"/>
        <w:rPr>
          <w:rFonts w:ascii="Arrus" w:hAnsi="Arrus"/>
          <w:b/>
          <w:bCs/>
          <w:sz w:val="30"/>
          <w:szCs w:val="36"/>
          <w:lang w:val="en-GB"/>
        </w:rPr>
      </w:pPr>
      <w:r w:rsidRPr="00A373D8">
        <w:rPr>
          <w:rFonts w:ascii="Arrus" w:hAnsi="Arrus"/>
          <w:b/>
          <w:bCs/>
          <w:sz w:val="30"/>
          <w:szCs w:val="36"/>
          <w:lang w:val="en-GB"/>
        </w:rPr>
        <w:t xml:space="preserve"> By Dr Ram Puniyani Feb 27, 2025</w:t>
      </w:r>
    </w:p>
    <w:p w14:paraId="1085E21E" w14:textId="77777777" w:rsidR="00A373D8" w:rsidRPr="00A373D8" w:rsidRDefault="00A373D8" w:rsidP="00A373D8">
      <w:pPr>
        <w:jc w:val="both"/>
        <w:rPr>
          <w:rFonts w:ascii="Arrus" w:hAnsi="Arrus"/>
          <w:b/>
          <w:bCs/>
          <w:sz w:val="30"/>
          <w:szCs w:val="36"/>
          <w:lang w:val="en-GB"/>
        </w:rPr>
      </w:pPr>
    </w:p>
    <w:p w14:paraId="357FD61A" w14:textId="3FE55C05" w:rsidR="0050614B" w:rsidRDefault="00A373D8" w:rsidP="00A373D8">
      <w:pPr>
        <w:jc w:val="both"/>
        <w:rPr>
          <w:rFonts w:ascii="Arrus" w:hAnsi="Arrus"/>
          <w:b/>
          <w:bCs/>
          <w:sz w:val="30"/>
          <w:szCs w:val="36"/>
          <w:lang w:val="en-GB"/>
        </w:rPr>
      </w:pPr>
      <w:r w:rsidRPr="00A373D8">
        <w:rPr>
          <w:rFonts w:ascii="Arrus" w:hAnsi="Arrus"/>
          <w:b/>
          <w:bCs/>
          <w:sz w:val="30"/>
          <w:szCs w:val="36"/>
          <w:lang w:val="en-GB"/>
        </w:rPr>
        <w:t xml:space="preserve">Read more at: </w:t>
      </w:r>
      <w:hyperlink r:id="rId529" w:history="1">
        <w:r w:rsidR="00E9610D" w:rsidRPr="00AB5336">
          <w:rPr>
            <w:rStyle w:val="Hyperlink"/>
            <w:rFonts w:ascii="Arrus" w:hAnsi="Arrus" w:cs="Arial"/>
            <w:b/>
            <w:bCs/>
            <w:sz w:val="30"/>
            <w:szCs w:val="36"/>
            <w:lang w:val="en-GB"/>
          </w:rPr>
          <w:t>https://southasiamonitor.org/index.php/perspective/improving-economic-condition-indias-religious-minorities-affirmative-action-need-hour</w:t>
        </w:r>
      </w:hyperlink>
    </w:p>
    <w:p w14:paraId="570BC521" w14:textId="77777777" w:rsidR="00E9610D" w:rsidRDefault="00E9610D" w:rsidP="00A373D8">
      <w:pPr>
        <w:jc w:val="both"/>
        <w:rPr>
          <w:rFonts w:ascii="Arrus" w:hAnsi="Arrus"/>
          <w:b/>
          <w:bCs/>
          <w:sz w:val="30"/>
          <w:szCs w:val="36"/>
          <w:lang w:val="en-GB"/>
        </w:rPr>
      </w:pPr>
    </w:p>
    <w:p w14:paraId="707F9387" w14:textId="77777777" w:rsidR="00E9610D" w:rsidRPr="00E9610D" w:rsidRDefault="00E9610D" w:rsidP="00E9610D">
      <w:pPr>
        <w:jc w:val="both"/>
        <w:rPr>
          <w:rFonts w:ascii="Arrus" w:hAnsi="Arrus"/>
          <w:b/>
          <w:bCs/>
          <w:sz w:val="30"/>
          <w:szCs w:val="36"/>
          <w:lang w:val="en-GB"/>
        </w:rPr>
      </w:pPr>
      <w:r>
        <w:rPr>
          <w:rFonts w:ascii="Arrus" w:hAnsi="Arrus"/>
          <w:b/>
          <w:bCs/>
          <w:sz w:val="30"/>
          <w:szCs w:val="36"/>
          <w:lang w:val="en-GB"/>
        </w:rPr>
        <w:lastRenderedPageBreak/>
        <w:t>“…</w:t>
      </w:r>
      <w:r w:rsidRPr="00E9610D">
        <w:rPr>
          <w:rFonts w:ascii="Arrus" w:hAnsi="Arrus"/>
          <w:b/>
          <w:bCs/>
          <w:sz w:val="30"/>
          <w:szCs w:val="36"/>
          <w:lang w:val="en-GB"/>
        </w:rPr>
        <w:t xml:space="preserve">t is in this light that one welcomes a new report from US-India Policy Institute and Centre for Development Policy and Practice, ‘Rethinking Affirmative Action for Muslims in Contemporary India’. The report has been prepared by Hilal Ahmad, Mohammad Sanjeer Alam and </w:t>
      </w:r>
      <w:proofErr w:type="spellStart"/>
      <w:r w:rsidRPr="00E9610D">
        <w:rPr>
          <w:rFonts w:ascii="Arrus" w:hAnsi="Arrus"/>
          <w:b/>
          <w:bCs/>
          <w:sz w:val="30"/>
          <w:szCs w:val="36"/>
          <w:lang w:val="en-GB"/>
        </w:rPr>
        <w:t>Nazeema</w:t>
      </w:r>
      <w:proofErr w:type="spellEnd"/>
      <w:r w:rsidRPr="00E9610D">
        <w:rPr>
          <w:rFonts w:ascii="Arrus" w:hAnsi="Arrus"/>
          <w:b/>
          <w:bCs/>
          <w:sz w:val="30"/>
          <w:szCs w:val="36"/>
          <w:lang w:val="en-GB"/>
        </w:rPr>
        <w:t xml:space="preserve"> Parveen. This report takes an approach away from quotas for Muslims as a whole. They recognize that Muslim community has different economic layers. While few of them are prosperous who don’t have to be considered for reservations. For the majority of sections of Muslims they suggest a religion neutral approach, focusing more on caste. Here caste-occupation is what should be looked at.</w:t>
      </w:r>
    </w:p>
    <w:p w14:paraId="694B9D13" w14:textId="77777777" w:rsidR="00E9610D" w:rsidRPr="00E9610D" w:rsidRDefault="00E9610D" w:rsidP="00E9610D">
      <w:pPr>
        <w:jc w:val="both"/>
        <w:rPr>
          <w:rFonts w:ascii="Arrus" w:hAnsi="Arrus"/>
          <w:b/>
          <w:bCs/>
          <w:sz w:val="30"/>
          <w:szCs w:val="36"/>
          <w:lang w:val="en-GB"/>
        </w:rPr>
      </w:pPr>
    </w:p>
    <w:p w14:paraId="14D5C5A3" w14:textId="77777777" w:rsidR="00E9610D" w:rsidRPr="00E9610D" w:rsidRDefault="00E9610D" w:rsidP="00E9610D">
      <w:pPr>
        <w:jc w:val="both"/>
        <w:rPr>
          <w:rFonts w:ascii="Arrus" w:hAnsi="Arrus"/>
          <w:b/>
          <w:bCs/>
          <w:sz w:val="30"/>
          <w:szCs w:val="36"/>
          <w:lang w:val="en-GB"/>
        </w:rPr>
      </w:pPr>
      <w:r w:rsidRPr="00E9610D">
        <w:rPr>
          <w:rFonts w:ascii="Arrus" w:hAnsi="Arrus"/>
          <w:b/>
          <w:bCs/>
          <w:sz w:val="30"/>
          <w:szCs w:val="36"/>
          <w:lang w:val="en-GB"/>
        </w:rPr>
        <w:t>Already an increase in the ceiling is being campaigned by many to increase. With that apart from other things more Muslims categories can also be accommodated in OBC and Dalit quotas. The report uses CSDS-</w:t>
      </w:r>
      <w:proofErr w:type="spellStart"/>
      <w:r w:rsidRPr="00E9610D">
        <w:rPr>
          <w:rFonts w:ascii="Arrus" w:hAnsi="Arrus"/>
          <w:b/>
          <w:bCs/>
          <w:sz w:val="30"/>
          <w:szCs w:val="36"/>
          <w:lang w:val="en-GB"/>
        </w:rPr>
        <w:t>Lokniti</w:t>
      </w:r>
      <w:proofErr w:type="spellEnd"/>
      <w:r w:rsidRPr="00E9610D">
        <w:rPr>
          <w:rFonts w:ascii="Arrus" w:hAnsi="Arrus"/>
          <w:b/>
          <w:bCs/>
          <w:sz w:val="30"/>
          <w:szCs w:val="36"/>
          <w:lang w:val="en-GB"/>
        </w:rPr>
        <w:t xml:space="preserve"> data. The authors of the report also consider the perceptions of Muslim communities. As reservations for Muslim is like a red rag to the bull for the BJP and its ilk, the report talks more of accommodating these sections related to occupation based OBC. The </w:t>
      </w:r>
      <w:proofErr w:type="spellStart"/>
      <w:r w:rsidRPr="00E9610D">
        <w:rPr>
          <w:rFonts w:ascii="Arrus" w:hAnsi="Arrus"/>
          <w:b/>
          <w:bCs/>
          <w:sz w:val="30"/>
          <w:szCs w:val="36"/>
          <w:lang w:val="en-GB"/>
        </w:rPr>
        <w:t>Pasmanda</w:t>
      </w:r>
      <w:proofErr w:type="spellEnd"/>
      <w:r w:rsidRPr="00E9610D">
        <w:rPr>
          <w:rFonts w:ascii="Arrus" w:hAnsi="Arrus"/>
          <w:b/>
          <w:bCs/>
          <w:sz w:val="30"/>
          <w:szCs w:val="36"/>
          <w:lang w:val="en-GB"/>
        </w:rPr>
        <w:t xml:space="preserve"> Muslims (low caste ones), the most deprived among Muslims, do fall in the category of Dalits. Many  Christian communities also fall in this category, which also need state support for a decent livelihood.</w:t>
      </w:r>
    </w:p>
    <w:p w14:paraId="680BA89F" w14:textId="77777777" w:rsidR="00E9610D" w:rsidRPr="00E9610D" w:rsidRDefault="00E9610D" w:rsidP="00E9610D">
      <w:pPr>
        <w:jc w:val="both"/>
        <w:rPr>
          <w:rFonts w:ascii="Arrus" w:hAnsi="Arrus"/>
          <w:b/>
          <w:bCs/>
          <w:sz w:val="30"/>
          <w:szCs w:val="36"/>
          <w:lang w:val="en-GB"/>
        </w:rPr>
      </w:pPr>
    </w:p>
    <w:p w14:paraId="2250D4A0" w14:textId="77777777" w:rsidR="00E9610D" w:rsidRPr="00E9610D" w:rsidRDefault="00E9610D" w:rsidP="00E9610D">
      <w:pPr>
        <w:jc w:val="both"/>
        <w:rPr>
          <w:rFonts w:ascii="Arrus" w:hAnsi="Arrus"/>
          <w:b/>
          <w:bCs/>
          <w:sz w:val="30"/>
          <w:szCs w:val="36"/>
          <w:lang w:val="en-GB"/>
        </w:rPr>
      </w:pPr>
      <w:r w:rsidRPr="00E9610D">
        <w:rPr>
          <w:rFonts w:ascii="Arrus" w:hAnsi="Arrus"/>
          <w:b/>
          <w:bCs/>
          <w:sz w:val="30"/>
          <w:szCs w:val="36"/>
          <w:lang w:val="en-GB"/>
        </w:rPr>
        <w:t>The report also considers the changing nature of the state and calls it ‘Charitable State’ which uses the word "</w:t>
      </w:r>
      <w:proofErr w:type="spellStart"/>
      <w:r w:rsidRPr="00E9610D">
        <w:rPr>
          <w:rFonts w:ascii="Arrus" w:hAnsi="Arrus"/>
          <w:b/>
          <w:bCs/>
          <w:sz w:val="30"/>
          <w:szCs w:val="36"/>
          <w:lang w:val="en-GB"/>
        </w:rPr>
        <w:t>labharthi</w:t>
      </w:r>
      <w:proofErr w:type="spellEnd"/>
      <w:r w:rsidRPr="00E9610D">
        <w:rPr>
          <w:rFonts w:ascii="Arrus" w:hAnsi="Arrus"/>
          <w:b/>
          <w:bCs/>
          <w:sz w:val="30"/>
          <w:szCs w:val="36"/>
          <w:lang w:val="en-GB"/>
        </w:rPr>
        <w:t>" (beneficiaries) for those who benefit from the State schemes. As per Hilal Ahmad, one of the authors of the report, as far as State is concerned there is a shift from “…’group centric approach’ to ‘space centric’ welfarism.</w:t>
      </w:r>
    </w:p>
    <w:p w14:paraId="11F9B114" w14:textId="77777777" w:rsidR="00E9610D" w:rsidRPr="00E9610D" w:rsidRDefault="00E9610D" w:rsidP="00E9610D">
      <w:pPr>
        <w:jc w:val="both"/>
        <w:rPr>
          <w:rFonts w:ascii="Arrus" w:hAnsi="Arrus"/>
          <w:b/>
          <w:bCs/>
          <w:sz w:val="30"/>
          <w:szCs w:val="36"/>
          <w:lang w:val="en-GB"/>
        </w:rPr>
      </w:pPr>
    </w:p>
    <w:p w14:paraId="330B1386" w14:textId="77777777" w:rsidR="00E9610D" w:rsidRPr="00E9610D" w:rsidRDefault="00E9610D" w:rsidP="00E9610D">
      <w:pPr>
        <w:jc w:val="both"/>
        <w:rPr>
          <w:rFonts w:ascii="Arrus" w:hAnsi="Arrus"/>
          <w:b/>
          <w:bCs/>
          <w:sz w:val="30"/>
          <w:szCs w:val="36"/>
          <w:lang w:val="en-GB"/>
        </w:rPr>
      </w:pPr>
      <w:r w:rsidRPr="00E9610D">
        <w:rPr>
          <w:rFonts w:ascii="Arrus" w:hAnsi="Arrus"/>
          <w:b/>
          <w:bCs/>
          <w:sz w:val="30"/>
          <w:szCs w:val="36"/>
          <w:lang w:val="en-GB"/>
        </w:rPr>
        <w:t>They recommend a rational, secular sub categorisation of OBCs. Existing schemes and programs need to be jacked up. Affirmative action is the need of the hour. Here given all other qualifications-experience being equal; preference is given to the marginalized (caste, gender) for the selection for a job. There are many artisans in these communities; upscaling their technology should help them.</w:t>
      </w:r>
    </w:p>
    <w:p w14:paraId="4AF8CB8E" w14:textId="77777777" w:rsidR="00E9610D" w:rsidRPr="00E9610D" w:rsidRDefault="00E9610D" w:rsidP="00E9610D">
      <w:pPr>
        <w:jc w:val="both"/>
        <w:rPr>
          <w:rFonts w:ascii="Arrus" w:hAnsi="Arrus"/>
          <w:b/>
          <w:bCs/>
          <w:sz w:val="30"/>
          <w:szCs w:val="36"/>
          <w:lang w:val="en-GB"/>
        </w:rPr>
      </w:pPr>
    </w:p>
    <w:p w14:paraId="5367598F" w14:textId="77777777" w:rsidR="00D05DAE" w:rsidRDefault="00E9610D" w:rsidP="00E9610D">
      <w:pPr>
        <w:jc w:val="both"/>
        <w:rPr>
          <w:rFonts w:ascii="Arrus" w:hAnsi="Arrus"/>
          <w:b/>
          <w:bCs/>
          <w:sz w:val="30"/>
          <w:szCs w:val="36"/>
          <w:lang w:val="en-GB"/>
        </w:rPr>
      </w:pPr>
      <w:r w:rsidRPr="00E9610D">
        <w:rPr>
          <w:rFonts w:ascii="Arrus" w:hAnsi="Arrus"/>
          <w:b/>
          <w:bCs/>
          <w:sz w:val="30"/>
          <w:szCs w:val="36"/>
          <w:lang w:val="en-GB"/>
        </w:rPr>
        <w:t>The report is comprehensive and keeps the limitations of the present situation where the ruling politics treats minorities close to second class citizens. The million rupee question is will the current dispensation pursuing sectarian nationalism implement such a report with sincerity overcoming their political biases’? </w:t>
      </w:r>
      <w:r>
        <w:rPr>
          <w:rFonts w:ascii="Arrus" w:hAnsi="Arrus"/>
          <w:b/>
          <w:bCs/>
          <w:sz w:val="30"/>
          <w:szCs w:val="36"/>
          <w:lang w:val="en-GB"/>
        </w:rPr>
        <w:t>“</w:t>
      </w:r>
    </w:p>
    <w:p w14:paraId="3BD7D081" w14:textId="77777777" w:rsidR="00D05DAE" w:rsidRDefault="00D05DAE" w:rsidP="00E9610D">
      <w:pPr>
        <w:jc w:val="both"/>
        <w:rPr>
          <w:rFonts w:ascii="Arrus" w:hAnsi="Arrus"/>
          <w:b/>
          <w:bCs/>
          <w:sz w:val="30"/>
          <w:szCs w:val="36"/>
          <w:lang w:val="en-GB"/>
        </w:rPr>
      </w:pPr>
    </w:p>
    <w:p w14:paraId="72F97A4D" w14:textId="77777777" w:rsidR="00D05DAE" w:rsidRPr="00D05DAE" w:rsidRDefault="00D05DAE" w:rsidP="00D05DAE">
      <w:pPr>
        <w:jc w:val="both"/>
        <w:rPr>
          <w:rFonts w:ascii="Arrus" w:hAnsi="Arrus"/>
          <w:b/>
          <w:bCs/>
          <w:sz w:val="30"/>
          <w:szCs w:val="36"/>
          <w:lang w:val="en-IN"/>
        </w:rPr>
      </w:pPr>
      <w:r w:rsidRPr="00D05DAE">
        <w:rPr>
          <w:rFonts w:ascii="Arrus" w:hAnsi="Arrus"/>
          <w:b/>
          <w:bCs/>
          <w:sz w:val="30"/>
          <w:szCs w:val="36"/>
          <w:lang w:val="en-IN"/>
        </w:rPr>
        <w:t>A recent report, “</w:t>
      </w:r>
      <w:hyperlink r:id="rId530" w:history="1">
        <w:r w:rsidRPr="00D05DAE">
          <w:rPr>
            <w:rStyle w:val="Hyperlink"/>
            <w:rFonts w:ascii="Arrus" w:hAnsi="Arrus" w:cs="Arial"/>
            <w:b/>
            <w:bCs/>
            <w:sz w:val="30"/>
            <w:szCs w:val="36"/>
            <w:lang w:val="en-IN"/>
          </w:rPr>
          <w:t>Rethinking Affirmative Action for Muslims in Contemporary India</w:t>
        </w:r>
      </w:hyperlink>
      <w:r w:rsidRPr="00D05DAE">
        <w:rPr>
          <w:rFonts w:ascii="Arrus" w:hAnsi="Arrus"/>
          <w:b/>
          <w:bCs/>
          <w:sz w:val="30"/>
          <w:szCs w:val="36"/>
          <w:lang w:val="en-IN"/>
        </w:rPr>
        <w:t xml:space="preserve">,” provides insights into the continued social, educational, </w:t>
      </w:r>
      <w:r w:rsidRPr="00D05DAE">
        <w:rPr>
          <w:rFonts w:ascii="Arrus" w:hAnsi="Arrus"/>
          <w:b/>
          <w:bCs/>
          <w:sz w:val="30"/>
          <w:szCs w:val="36"/>
          <w:lang w:val="en-IN"/>
        </w:rPr>
        <w:lastRenderedPageBreak/>
        <w:t>and economic backwardness of India’s Muslims. Coming almost two decades after the Rajinder Sachar Committee Report of 2006, the “Rethinking Affirmative Action” report reaffirms the continued marginalized situation of Muslims in the country. However, it takes a different, more nuanced approach to improving their situation.</w:t>
      </w:r>
    </w:p>
    <w:p w14:paraId="67D5DC06" w14:textId="77777777" w:rsidR="00D05DAE" w:rsidRPr="00D05DAE" w:rsidRDefault="00D05DAE" w:rsidP="00D05DAE">
      <w:pPr>
        <w:jc w:val="both"/>
        <w:rPr>
          <w:rFonts w:ascii="Arrus" w:hAnsi="Arrus"/>
          <w:b/>
          <w:bCs/>
          <w:sz w:val="30"/>
          <w:szCs w:val="36"/>
          <w:lang w:val="en-IN"/>
        </w:rPr>
      </w:pPr>
      <w:r w:rsidRPr="00D05DAE">
        <w:rPr>
          <w:rFonts w:ascii="Arrus" w:hAnsi="Arrus"/>
          <w:b/>
          <w:bCs/>
          <w:sz w:val="30"/>
          <w:szCs w:val="36"/>
          <w:lang w:val="en-IN"/>
        </w:rPr>
        <w:t>Muslims are India’s largest religious minority. They comprise over 14 percent of the country’s population.</w:t>
      </w:r>
    </w:p>
    <w:p w14:paraId="1266BC5B" w14:textId="77777777" w:rsidR="00D05DAE" w:rsidRPr="00D05DAE" w:rsidRDefault="00D05DAE" w:rsidP="00D05DAE">
      <w:pPr>
        <w:jc w:val="both"/>
        <w:rPr>
          <w:rFonts w:ascii="Arrus" w:hAnsi="Arrus"/>
          <w:b/>
          <w:bCs/>
          <w:sz w:val="30"/>
          <w:szCs w:val="36"/>
          <w:lang w:val="en-IN"/>
        </w:rPr>
      </w:pPr>
      <w:r w:rsidRPr="00D05DAE">
        <w:rPr>
          <w:rFonts w:ascii="Arrus" w:hAnsi="Arrus"/>
          <w:b/>
          <w:bCs/>
          <w:sz w:val="30"/>
          <w:szCs w:val="36"/>
          <w:lang w:val="en-IN"/>
        </w:rPr>
        <w:t xml:space="preserve">The study on which the report is based, which was conducted by academics Hilal Ahmed, Mohd </w:t>
      </w:r>
      <w:proofErr w:type="spellStart"/>
      <w:r w:rsidRPr="00D05DAE">
        <w:rPr>
          <w:rFonts w:ascii="Arrus" w:hAnsi="Arrus"/>
          <w:b/>
          <w:bCs/>
          <w:sz w:val="30"/>
          <w:szCs w:val="36"/>
          <w:lang w:val="en-IN"/>
        </w:rPr>
        <w:t>Sanjeer</w:t>
      </w:r>
      <w:proofErr w:type="spellEnd"/>
      <w:r w:rsidRPr="00D05DAE">
        <w:rPr>
          <w:rFonts w:ascii="Arrus" w:hAnsi="Arrus"/>
          <w:b/>
          <w:bCs/>
          <w:sz w:val="30"/>
          <w:szCs w:val="36"/>
          <w:lang w:val="en-IN"/>
        </w:rPr>
        <w:t xml:space="preserve"> Alam, and Nazima Parveen, researched the </w:t>
      </w:r>
      <w:hyperlink r:id="rId531" w:history="1">
        <w:r w:rsidRPr="00D05DAE">
          <w:rPr>
            <w:rStyle w:val="Hyperlink"/>
            <w:rFonts w:ascii="Arrus" w:hAnsi="Arrus" w:cs="Arial"/>
            <w:b/>
            <w:bCs/>
            <w:sz w:val="30"/>
            <w:szCs w:val="36"/>
            <w:lang w:val="en-IN"/>
          </w:rPr>
          <w:t>current educational and economic status of Muslims</w:t>
        </w:r>
      </w:hyperlink>
      <w:r w:rsidRPr="00D05DAE">
        <w:rPr>
          <w:rFonts w:ascii="Arrus" w:hAnsi="Arrus"/>
          <w:b/>
          <w:bCs/>
          <w:sz w:val="30"/>
          <w:szCs w:val="36"/>
          <w:lang w:val="en-IN"/>
        </w:rPr>
        <w:t>. It found that school-age children from Muslim households are the least likely to continue in higher education. Therefore, among all of India’s socio-religious groups, the participation of Muslim children is the lowest in post-secondary level schooling. The proportion of Muslims among graduates is small as well.</w:t>
      </w:r>
    </w:p>
    <w:p w14:paraId="21481735" w14:textId="77777777" w:rsidR="006B246B" w:rsidRPr="006B246B" w:rsidRDefault="006B246B" w:rsidP="006B246B">
      <w:pPr>
        <w:jc w:val="both"/>
        <w:rPr>
          <w:rFonts w:ascii="Arrus" w:hAnsi="Arrus"/>
          <w:b/>
          <w:bCs/>
          <w:sz w:val="30"/>
          <w:szCs w:val="36"/>
          <w:lang w:val="en-IN"/>
        </w:rPr>
      </w:pPr>
      <w:r w:rsidRPr="006B246B">
        <w:rPr>
          <w:rFonts w:ascii="Arrus" w:hAnsi="Arrus"/>
          <w:b/>
          <w:bCs/>
          <w:sz w:val="30"/>
          <w:szCs w:val="36"/>
          <w:lang w:val="en-IN"/>
        </w:rPr>
        <w:t>A large section of Muslims face economic deprivation. While other socio-religious groups have advanced in the job market “through a measure of upward mobility in the employment structure over time, the gains have been the least for Muslims,” the study found. As for access to white-collar occupations, “Muslims lag behind” Hindu forward castes.</w:t>
      </w:r>
    </w:p>
    <w:p w14:paraId="65AF1FF2" w14:textId="77777777" w:rsidR="006B246B" w:rsidRPr="006B246B" w:rsidRDefault="006B246B" w:rsidP="006B246B">
      <w:pPr>
        <w:jc w:val="both"/>
        <w:rPr>
          <w:rFonts w:ascii="Arrus" w:hAnsi="Arrus"/>
          <w:b/>
          <w:bCs/>
          <w:sz w:val="30"/>
          <w:szCs w:val="36"/>
          <w:lang w:val="en-IN"/>
        </w:rPr>
      </w:pPr>
      <w:r w:rsidRPr="006B246B">
        <w:rPr>
          <w:rFonts w:ascii="Arrus" w:hAnsi="Arrus"/>
          <w:b/>
          <w:bCs/>
          <w:sz w:val="30"/>
          <w:szCs w:val="36"/>
          <w:lang w:val="en-IN"/>
        </w:rPr>
        <w:t xml:space="preserve">Taking stock of the current scenario of Muslim </w:t>
      </w:r>
      <w:r w:rsidRPr="006B246B">
        <w:rPr>
          <w:rFonts w:ascii="Arrus" w:hAnsi="Arrus"/>
          <w:b/>
          <w:bCs/>
          <w:sz w:val="30"/>
          <w:szCs w:val="36"/>
          <w:lang w:val="en-IN"/>
        </w:rPr>
        <w:lastRenderedPageBreak/>
        <w:t>backwardness in the context of changed political realities, the study noted that Muslims — like other socio-religious groups — belong to different economic backgrounds; some are prosperous, while the majority are backward.</w:t>
      </w:r>
    </w:p>
    <w:p w14:paraId="0A698300" w14:textId="77777777" w:rsidR="006B246B" w:rsidRPr="006B246B" w:rsidRDefault="006B246B" w:rsidP="006B246B">
      <w:pPr>
        <w:jc w:val="both"/>
        <w:rPr>
          <w:rFonts w:ascii="Arrus" w:hAnsi="Arrus"/>
          <w:b/>
          <w:bCs/>
          <w:sz w:val="30"/>
          <w:szCs w:val="36"/>
          <w:lang w:val="en-IN"/>
        </w:rPr>
      </w:pPr>
      <w:r w:rsidRPr="006B246B">
        <w:rPr>
          <w:rFonts w:ascii="Arrus" w:hAnsi="Arrus"/>
          <w:b/>
          <w:bCs/>
          <w:sz w:val="30"/>
          <w:szCs w:val="36"/>
          <w:lang w:val="en-IN"/>
        </w:rPr>
        <w:t>The study shifts away from conventional approaches to affirmative action to improve the situation of Muslims. Instead of providing Muslims with quotas, i.e., reservations of seats in jobs and educational institutions, the study suggests a more nuanced approach of targeted interventions in Muslim-concentrated spaces, “ghettos,” or sectors and occupations dominated by Muslims.</w:t>
      </w:r>
    </w:p>
    <w:p w14:paraId="7737C417" w14:textId="77777777" w:rsidR="006B246B" w:rsidRPr="006B246B" w:rsidRDefault="006B246B" w:rsidP="006B246B">
      <w:pPr>
        <w:jc w:val="both"/>
        <w:rPr>
          <w:rFonts w:ascii="Arrus" w:hAnsi="Arrus"/>
          <w:b/>
          <w:bCs/>
          <w:sz w:val="30"/>
          <w:szCs w:val="36"/>
          <w:lang w:val="en-IN"/>
        </w:rPr>
      </w:pPr>
      <w:r w:rsidRPr="006B246B">
        <w:rPr>
          <w:rFonts w:ascii="Arrus" w:hAnsi="Arrus"/>
          <w:b/>
          <w:bCs/>
          <w:sz w:val="30"/>
          <w:szCs w:val="36"/>
          <w:lang w:val="en-IN"/>
        </w:rPr>
        <w:t>It underscores the need for affirmative action for the upliftment of backward Muslims but within the existing framework of empowerment of other backward communities — not as a separate Muslim quota.</w:t>
      </w:r>
    </w:p>
    <w:p w14:paraId="316AA67C" w14:textId="77777777" w:rsidR="006B246B" w:rsidRPr="006B246B" w:rsidRDefault="006B246B" w:rsidP="006B246B">
      <w:pPr>
        <w:jc w:val="both"/>
        <w:rPr>
          <w:rFonts w:ascii="Arrus" w:hAnsi="Arrus"/>
          <w:b/>
          <w:bCs/>
          <w:sz w:val="30"/>
          <w:szCs w:val="36"/>
          <w:lang w:val="en-IN"/>
        </w:rPr>
      </w:pPr>
      <w:r w:rsidRPr="006B246B">
        <w:rPr>
          <w:rFonts w:ascii="Arrus" w:hAnsi="Arrus"/>
          <w:b/>
          <w:bCs/>
          <w:sz w:val="30"/>
          <w:szCs w:val="36"/>
          <w:lang w:val="en-IN"/>
        </w:rPr>
        <w:t>It was during the rule of the Congress-led United Progressive Alliance (2004-2014) that the Rajinder Sachar Committee Report, a seminal study on the backwardness of Indian Muslims, was published in 2006. Most of the recommendations made by that report to alleviate Muslim social, economic, and educational backwardness were implemented during the UPA era.</w:t>
      </w:r>
    </w:p>
    <w:p w14:paraId="6381ADE6" w14:textId="77777777" w:rsidR="006B246B" w:rsidRPr="006B246B" w:rsidRDefault="006B246B" w:rsidP="006B246B">
      <w:pPr>
        <w:jc w:val="both"/>
        <w:rPr>
          <w:rFonts w:ascii="Arrus" w:hAnsi="Arrus"/>
          <w:b/>
          <w:bCs/>
          <w:sz w:val="30"/>
          <w:szCs w:val="36"/>
          <w:lang w:val="en-IN"/>
        </w:rPr>
      </w:pPr>
      <w:r w:rsidRPr="006B246B">
        <w:rPr>
          <w:rFonts w:ascii="Arrus" w:hAnsi="Arrus"/>
          <w:b/>
          <w:bCs/>
          <w:sz w:val="30"/>
          <w:szCs w:val="36"/>
          <w:lang w:val="en-IN"/>
        </w:rPr>
        <w:t xml:space="preserve">Since 2014, India’s ruling Hindu supremacist Bharatiya Janata Party has implemented its Hindutva ideology assiduously. In pursuit of the </w:t>
      </w:r>
      <w:r w:rsidRPr="006B246B">
        <w:rPr>
          <w:rFonts w:ascii="Arrus" w:hAnsi="Arrus"/>
          <w:b/>
          <w:bCs/>
          <w:sz w:val="30"/>
          <w:szCs w:val="36"/>
          <w:lang w:val="en-IN"/>
        </w:rPr>
        <w:lastRenderedPageBreak/>
        <w:t>creation of a Hindu state, it has, in the words of Professor Ram Punyani, relegated Muslims to the status of “</w:t>
      </w:r>
      <w:hyperlink r:id="rId532" w:history="1">
        <w:r w:rsidRPr="006B246B">
          <w:rPr>
            <w:rStyle w:val="Hyperlink"/>
            <w:rFonts w:ascii="Arrus" w:hAnsi="Arrus" w:cs="Arial"/>
            <w:b/>
            <w:bCs/>
            <w:sz w:val="30"/>
            <w:szCs w:val="36"/>
            <w:lang w:val="en-IN"/>
          </w:rPr>
          <w:t>second-class citizens</w:t>
        </w:r>
      </w:hyperlink>
      <w:r w:rsidRPr="006B246B">
        <w:rPr>
          <w:rFonts w:ascii="Arrus" w:hAnsi="Arrus"/>
          <w:b/>
          <w:bCs/>
          <w:sz w:val="30"/>
          <w:szCs w:val="36"/>
          <w:lang w:val="en-IN"/>
        </w:rPr>
        <w:t>.” Consequently, concessions exclusively for Muslims, which were prevalent during the UPA regime, have been rejected by the BJP government as “Muslim appeasement.” Indeed, post-2014, targeted Muslim empowerment is not on the agenda of the BJP government.</w:t>
      </w:r>
    </w:p>
    <w:p w14:paraId="5342C896" w14:textId="77777777" w:rsidR="006B246B" w:rsidRPr="006B246B" w:rsidRDefault="006B246B" w:rsidP="006B246B">
      <w:pPr>
        <w:jc w:val="both"/>
        <w:rPr>
          <w:rFonts w:ascii="Arrus" w:hAnsi="Arrus"/>
          <w:b/>
          <w:bCs/>
          <w:sz w:val="30"/>
          <w:szCs w:val="36"/>
          <w:lang w:val="en-IN"/>
        </w:rPr>
      </w:pPr>
      <w:r w:rsidRPr="006B246B">
        <w:rPr>
          <w:rFonts w:ascii="Arrus" w:hAnsi="Arrus"/>
          <w:b/>
          <w:bCs/>
          <w:sz w:val="30"/>
          <w:szCs w:val="36"/>
          <w:lang w:val="en-IN"/>
        </w:rPr>
        <w:t>The new study proposes working within the existing template of reservations or affirmative action for Scheduled Castes (SC) or Dalits, and Other Backward Classes (OBC). The Indian Constitution provides for reservations in jobs and education for socially and economically backward groups. Quotas have been established for SC, ST (Scheduled Tribes) and OBCs, which cannot extend beyond 50 percent, and quotas on the sole criterion of religion are not permitted.</w:t>
      </w:r>
    </w:p>
    <w:p w14:paraId="4416179B" w14:textId="77777777" w:rsidR="006B246B" w:rsidRPr="006B246B" w:rsidRDefault="006B246B" w:rsidP="006B246B">
      <w:pPr>
        <w:jc w:val="both"/>
        <w:rPr>
          <w:rFonts w:ascii="Arrus" w:hAnsi="Arrus"/>
          <w:b/>
          <w:bCs/>
          <w:sz w:val="30"/>
          <w:szCs w:val="36"/>
          <w:lang w:val="en-IN"/>
        </w:rPr>
      </w:pPr>
      <w:r w:rsidRPr="006B246B">
        <w:rPr>
          <w:rFonts w:ascii="Arrus" w:hAnsi="Arrus"/>
          <w:b/>
          <w:bCs/>
          <w:sz w:val="30"/>
          <w:szCs w:val="36"/>
          <w:lang w:val="en-IN"/>
        </w:rPr>
        <w:t xml:space="preserve">Arguing that caste-based exploitation is not exclusive to Hindus, the study recommended that the existing 15 percent reservation for Dalits in higher education institutions and government jobs should be extended to Dalit Muslims and Dalit Christians too. It calls for a “secularization” of the SC category. The </w:t>
      </w:r>
      <w:proofErr w:type="spellStart"/>
      <w:r w:rsidRPr="006B246B">
        <w:rPr>
          <w:rFonts w:ascii="Arrus" w:hAnsi="Arrus"/>
          <w:b/>
          <w:bCs/>
          <w:sz w:val="30"/>
          <w:szCs w:val="36"/>
          <w:lang w:val="en-IN"/>
        </w:rPr>
        <w:t>Pasmanda</w:t>
      </w:r>
      <w:proofErr w:type="spellEnd"/>
      <w:r w:rsidRPr="006B246B">
        <w:rPr>
          <w:rFonts w:ascii="Arrus" w:hAnsi="Arrus"/>
          <w:b/>
          <w:bCs/>
          <w:sz w:val="30"/>
          <w:szCs w:val="36"/>
          <w:lang w:val="en-IN"/>
        </w:rPr>
        <w:t xml:space="preserve"> Muslims (low caste), the most deprived among Muslims, fall in the category of Dalits and need state support for a decent livelihood, the report argued. The existing 27 percent reservations for Other Backward Classes (OBC) must be further </w:t>
      </w:r>
      <w:r w:rsidRPr="006B246B">
        <w:rPr>
          <w:rFonts w:ascii="Arrus" w:hAnsi="Arrus"/>
          <w:b/>
          <w:bCs/>
          <w:sz w:val="30"/>
          <w:szCs w:val="36"/>
          <w:lang w:val="en-IN"/>
        </w:rPr>
        <w:lastRenderedPageBreak/>
        <w:t>categorized into Backwards and Most Backwards, and several Muslim groups that are extremely backward should be identified and assisted through OBC reservations, it said.</w:t>
      </w:r>
    </w:p>
    <w:p w14:paraId="6DF38EC7" w14:textId="77777777" w:rsidR="0073588C" w:rsidRPr="0073588C" w:rsidRDefault="0073588C" w:rsidP="0073588C">
      <w:pPr>
        <w:jc w:val="both"/>
        <w:rPr>
          <w:rFonts w:ascii="Arrus" w:hAnsi="Arrus"/>
          <w:b/>
          <w:bCs/>
          <w:sz w:val="30"/>
          <w:szCs w:val="36"/>
          <w:lang w:val="en-IN"/>
        </w:rPr>
      </w:pPr>
      <w:r w:rsidRPr="0073588C">
        <w:rPr>
          <w:rFonts w:ascii="Arrus" w:hAnsi="Arrus"/>
          <w:b/>
          <w:bCs/>
          <w:sz w:val="30"/>
          <w:szCs w:val="36"/>
          <w:lang w:val="en-IN"/>
        </w:rPr>
        <w:t>The study also recommended an expansion of the 50 percent cap on quotas to truly benefit all sections that are disadvantaged. It proposed a shift from a group-centric to a “space-centric” approach to interventions. Thus, it emphasizes the need for developing much-needed public infrastructure in Muslim-dominated areas or localities.</w:t>
      </w:r>
    </w:p>
    <w:p w14:paraId="33B9491A" w14:textId="77777777" w:rsidR="0073588C" w:rsidRPr="0073588C" w:rsidRDefault="0073588C" w:rsidP="0073588C">
      <w:pPr>
        <w:jc w:val="both"/>
        <w:rPr>
          <w:rFonts w:ascii="Arrus" w:hAnsi="Arrus"/>
          <w:b/>
          <w:bCs/>
          <w:sz w:val="30"/>
          <w:szCs w:val="36"/>
          <w:lang w:val="en-IN"/>
        </w:rPr>
      </w:pPr>
      <w:r w:rsidRPr="0073588C">
        <w:rPr>
          <w:rFonts w:ascii="Arrus" w:hAnsi="Arrus"/>
          <w:b/>
          <w:bCs/>
          <w:sz w:val="30"/>
          <w:szCs w:val="36"/>
          <w:lang w:val="en-IN"/>
        </w:rPr>
        <w:t>It also prioritized engagement with those backward Muslims facing unemployment and ghettoization rather than with Muslim upper-class intellectuals. To alleviate Muslim backwardness, it called for intervention in caste-based occupations and sectoral intervention i.e., boosting Muslim-dominated occupations such as textile weaving, tailoring, lock and brass making, carpet and perfume making, carpentry, and leather work. As these are generally small-scale enterprises and home-based units, the study proposes </w:t>
      </w:r>
      <w:hyperlink r:id="rId533" w:history="1">
        <w:r w:rsidRPr="0073588C">
          <w:rPr>
            <w:rStyle w:val="Hyperlink"/>
            <w:rFonts w:ascii="Arrus" w:hAnsi="Arrus" w:cs="Arial"/>
            <w:b/>
            <w:bCs/>
            <w:sz w:val="30"/>
            <w:szCs w:val="36"/>
            <w:lang w:val="en-IN"/>
          </w:rPr>
          <w:t>upskilling and training artisans with technical know-how</w:t>
        </w:r>
      </w:hyperlink>
      <w:r w:rsidRPr="0073588C">
        <w:rPr>
          <w:rFonts w:ascii="Arrus" w:hAnsi="Arrus"/>
          <w:b/>
          <w:bCs/>
          <w:sz w:val="30"/>
          <w:szCs w:val="36"/>
          <w:lang w:val="en-IN"/>
        </w:rPr>
        <w:t> and help to improve their existing livelihoods.</w:t>
      </w:r>
    </w:p>
    <w:p w14:paraId="663637FE" w14:textId="77777777" w:rsidR="0073588C" w:rsidRPr="0073588C" w:rsidRDefault="0073588C" w:rsidP="0073588C">
      <w:pPr>
        <w:jc w:val="both"/>
        <w:rPr>
          <w:rFonts w:ascii="Arrus" w:hAnsi="Arrus"/>
          <w:b/>
          <w:bCs/>
          <w:sz w:val="30"/>
          <w:szCs w:val="36"/>
          <w:lang w:val="en-IN"/>
        </w:rPr>
      </w:pPr>
      <w:r w:rsidRPr="0073588C">
        <w:rPr>
          <w:rFonts w:ascii="Arrus" w:hAnsi="Arrus"/>
          <w:b/>
          <w:bCs/>
          <w:sz w:val="30"/>
          <w:szCs w:val="36"/>
          <w:lang w:val="en-IN"/>
        </w:rPr>
        <w:t xml:space="preserve">The study suggested leveraging existing governmental development schemes at the district level and expanding them to address Muslim marginalization. However, it also recommended moving beyond government or </w:t>
      </w:r>
      <w:r w:rsidRPr="0073588C">
        <w:rPr>
          <w:rFonts w:ascii="Arrus" w:hAnsi="Arrus"/>
          <w:b/>
          <w:bCs/>
          <w:sz w:val="30"/>
          <w:szCs w:val="36"/>
          <w:lang w:val="en-IN"/>
        </w:rPr>
        <w:lastRenderedPageBreak/>
        <w:t>public sector jobs for Muslims to involve the private sector in job creation for disadvantaged groups.</w:t>
      </w:r>
    </w:p>
    <w:p w14:paraId="490F0B67" w14:textId="77777777" w:rsidR="0073588C" w:rsidRPr="0073588C" w:rsidRDefault="0073588C" w:rsidP="0073588C">
      <w:pPr>
        <w:jc w:val="both"/>
        <w:rPr>
          <w:rFonts w:ascii="Arrus" w:hAnsi="Arrus"/>
          <w:b/>
          <w:bCs/>
          <w:sz w:val="30"/>
          <w:szCs w:val="36"/>
          <w:lang w:val="en-IN"/>
        </w:rPr>
      </w:pPr>
      <w:r w:rsidRPr="0073588C">
        <w:rPr>
          <w:rFonts w:ascii="Arrus" w:hAnsi="Arrus"/>
          <w:b/>
          <w:bCs/>
          <w:sz w:val="30"/>
          <w:szCs w:val="36"/>
          <w:lang w:val="en-IN"/>
        </w:rPr>
        <w:t>The recommendations made by the report have been commended. Hailing the report for its pragmatic approach in dealing with such a complex policy issue, academic-turned-political activist Yogendra Yadav wrote that “the approach adopted by this report looks like the smartest feasible option we have for the foreseeable future.”</w:t>
      </w:r>
    </w:p>
    <w:p w14:paraId="6135391F" w14:textId="77777777" w:rsidR="0073588C" w:rsidRPr="0073588C" w:rsidRDefault="0073588C" w:rsidP="0073588C">
      <w:pPr>
        <w:jc w:val="both"/>
        <w:rPr>
          <w:rFonts w:ascii="Arrus" w:hAnsi="Arrus"/>
          <w:b/>
          <w:bCs/>
          <w:sz w:val="30"/>
          <w:szCs w:val="36"/>
          <w:lang w:val="en-IN"/>
        </w:rPr>
      </w:pPr>
      <w:r w:rsidRPr="0073588C">
        <w:rPr>
          <w:rFonts w:ascii="Arrus" w:hAnsi="Arrus"/>
          <w:b/>
          <w:bCs/>
          <w:sz w:val="30"/>
          <w:szCs w:val="36"/>
          <w:lang w:val="en-IN"/>
        </w:rPr>
        <w:t>However, the “current regime that draws its sustenance from anti-Muslim politics” is unlikely to implement the recommendations,” he warned, adding that this vital blueprint should for now be kept “in a drawer for future use.”</w:t>
      </w:r>
    </w:p>
    <w:p w14:paraId="51DD37C5" w14:textId="77777777" w:rsidR="0073588C" w:rsidRPr="0073588C" w:rsidRDefault="0073588C" w:rsidP="0073588C">
      <w:pPr>
        <w:jc w:val="both"/>
        <w:rPr>
          <w:rFonts w:ascii="Arrus" w:hAnsi="Arrus"/>
          <w:b/>
          <w:bCs/>
          <w:sz w:val="30"/>
          <w:szCs w:val="36"/>
          <w:lang w:val="en-IN"/>
        </w:rPr>
      </w:pPr>
      <w:r w:rsidRPr="0073588C">
        <w:rPr>
          <w:rFonts w:ascii="Arrus" w:hAnsi="Arrus"/>
          <w:b/>
          <w:bCs/>
          <w:sz w:val="30"/>
          <w:szCs w:val="36"/>
          <w:lang w:val="en-IN"/>
        </w:rPr>
        <w:t>Nonetheless, last week, the Congress government of the southern state of Karnataka amended its public procurement law, the Karnataka Transparency in Public Procurements Bill, to provide </w:t>
      </w:r>
      <w:hyperlink r:id="rId534" w:history="1">
        <w:r w:rsidRPr="0073588C">
          <w:rPr>
            <w:rStyle w:val="Hyperlink"/>
            <w:rFonts w:ascii="Arrus" w:hAnsi="Arrus" w:cs="Arial"/>
            <w:b/>
            <w:bCs/>
            <w:sz w:val="30"/>
            <w:szCs w:val="36"/>
            <w:lang w:val="en-IN"/>
          </w:rPr>
          <w:t>a 4 percent reservation in government contracts to Muslims</w:t>
        </w:r>
      </w:hyperlink>
      <w:r w:rsidRPr="0073588C">
        <w:rPr>
          <w:rFonts w:ascii="Arrus" w:hAnsi="Arrus"/>
          <w:b/>
          <w:bCs/>
          <w:sz w:val="30"/>
          <w:szCs w:val="36"/>
          <w:lang w:val="en-IN"/>
        </w:rPr>
        <w:t>. While the BJP has slammed the proposed legislation as “unconstitutional,” the Congress refuted it, claiming that the reservation was based on socio-economic backwardness of Muslims (as ascertained in a 1994 survey) and not religion.</w:t>
      </w:r>
    </w:p>
    <w:p w14:paraId="2EB174C8" w14:textId="77777777" w:rsidR="0073588C" w:rsidRPr="0073588C" w:rsidRDefault="0073588C" w:rsidP="0073588C">
      <w:pPr>
        <w:jc w:val="both"/>
        <w:rPr>
          <w:rFonts w:ascii="Arrus" w:hAnsi="Arrus"/>
          <w:b/>
          <w:bCs/>
          <w:sz w:val="30"/>
          <w:szCs w:val="36"/>
          <w:lang w:val="en-IN"/>
        </w:rPr>
      </w:pPr>
      <w:r w:rsidRPr="0073588C">
        <w:rPr>
          <w:rFonts w:ascii="Arrus" w:hAnsi="Arrus"/>
          <w:b/>
          <w:bCs/>
          <w:sz w:val="30"/>
          <w:szCs w:val="36"/>
          <w:lang w:val="en-IN"/>
        </w:rPr>
        <w:t>It is early days and this contentious issue could land up in court.</w:t>
      </w:r>
    </w:p>
    <w:p w14:paraId="68D9EBEE" w14:textId="77777777" w:rsidR="0073588C" w:rsidRPr="0073588C" w:rsidRDefault="0073588C" w:rsidP="0073588C">
      <w:pPr>
        <w:jc w:val="both"/>
        <w:rPr>
          <w:rFonts w:ascii="Arrus" w:hAnsi="Arrus"/>
          <w:b/>
          <w:bCs/>
          <w:sz w:val="30"/>
          <w:szCs w:val="36"/>
          <w:lang w:val="en-IN"/>
        </w:rPr>
      </w:pPr>
      <w:r w:rsidRPr="0073588C">
        <w:rPr>
          <w:rFonts w:ascii="Arrus" w:hAnsi="Arrus"/>
          <w:b/>
          <w:bCs/>
          <w:sz w:val="30"/>
          <w:szCs w:val="36"/>
          <w:lang w:val="en-IN"/>
        </w:rPr>
        <w:t>As always, with path-breaking moves, it is one step forward and two steps back.</w:t>
      </w:r>
    </w:p>
    <w:p w14:paraId="45A5D230" w14:textId="3EE394FF" w:rsidR="00E9610D" w:rsidRPr="00E9610D" w:rsidRDefault="00E9610D" w:rsidP="00E9610D">
      <w:pPr>
        <w:jc w:val="both"/>
        <w:rPr>
          <w:rFonts w:ascii="Arrus" w:hAnsi="Arrus"/>
          <w:b/>
          <w:bCs/>
          <w:sz w:val="30"/>
          <w:szCs w:val="36"/>
          <w:lang w:val="en-GB"/>
        </w:rPr>
      </w:pPr>
      <w:r w:rsidRPr="00E9610D">
        <w:rPr>
          <w:rFonts w:ascii="Arrus" w:hAnsi="Arrus"/>
          <w:b/>
          <w:bCs/>
          <w:sz w:val="30"/>
          <w:szCs w:val="36"/>
          <w:lang w:val="en-GB"/>
        </w:rPr>
        <w:lastRenderedPageBreak/>
        <w:t> </w:t>
      </w:r>
    </w:p>
    <w:p w14:paraId="057D5FD8" w14:textId="77777777" w:rsidR="00E9610D" w:rsidRPr="00E9610D" w:rsidRDefault="00E9610D" w:rsidP="00E9610D">
      <w:pPr>
        <w:jc w:val="both"/>
        <w:rPr>
          <w:rFonts w:ascii="Arrus" w:hAnsi="Arrus"/>
          <w:b/>
          <w:bCs/>
          <w:sz w:val="30"/>
          <w:szCs w:val="36"/>
          <w:lang w:val="en-GB"/>
        </w:rPr>
      </w:pPr>
    </w:p>
    <w:p w14:paraId="268B3018" w14:textId="77777777" w:rsidR="00270475" w:rsidRPr="00584AEA" w:rsidRDefault="00270475" w:rsidP="00270475">
      <w:pPr>
        <w:jc w:val="both"/>
        <w:rPr>
          <w:rFonts w:ascii="Arrus" w:hAnsi="Arrus"/>
          <w:b/>
          <w:bCs/>
          <w:sz w:val="30"/>
          <w:szCs w:val="36"/>
          <w:lang w:val="en-GB"/>
        </w:rPr>
      </w:pPr>
    </w:p>
    <w:p w14:paraId="268B3019" w14:textId="77777777" w:rsidR="00270475" w:rsidRPr="00584AEA" w:rsidRDefault="00270475" w:rsidP="00270475">
      <w:pPr>
        <w:jc w:val="both"/>
        <w:rPr>
          <w:rFonts w:ascii="Arrus" w:hAnsi="Arrus"/>
          <w:b/>
          <w:bCs/>
          <w:sz w:val="30"/>
          <w:szCs w:val="36"/>
          <w:lang w:val="en-GB"/>
        </w:rPr>
      </w:pPr>
    </w:p>
    <w:p w14:paraId="268B301A" w14:textId="77777777" w:rsidR="00270475" w:rsidRPr="00584AEA" w:rsidRDefault="00270475" w:rsidP="00270475">
      <w:pPr>
        <w:jc w:val="both"/>
        <w:rPr>
          <w:rFonts w:ascii="Arrus" w:hAnsi="Arrus"/>
          <w:b/>
          <w:bCs/>
          <w:sz w:val="30"/>
          <w:szCs w:val="36"/>
          <w:lang w:val="en-GB"/>
        </w:rPr>
      </w:pPr>
    </w:p>
    <w:p w14:paraId="268B301C" w14:textId="77777777" w:rsidR="00270475" w:rsidRPr="00584AEA" w:rsidRDefault="00270475" w:rsidP="00270475">
      <w:pPr>
        <w:jc w:val="both"/>
        <w:rPr>
          <w:rFonts w:ascii="Arrus" w:hAnsi="Arrus"/>
          <w:b/>
          <w:bCs/>
          <w:sz w:val="30"/>
          <w:szCs w:val="36"/>
          <w:lang w:val="en-GB"/>
        </w:rPr>
      </w:pPr>
    </w:p>
    <w:p w14:paraId="268B301D" w14:textId="77777777" w:rsidR="00270475" w:rsidRPr="00584AEA" w:rsidRDefault="00270475" w:rsidP="00270475">
      <w:pPr>
        <w:jc w:val="both"/>
        <w:rPr>
          <w:rFonts w:ascii="Arrus" w:hAnsi="Arrus"/>
          <w:b/>
          <w:bCs/>
          <w:sz w:val="30"/>
          <w:szCs w:val="36"/>
          <w:lang w:val="en-GB"/>
        </w:rPr>
      </w:pPr>
    </w:p>
    <w:p w14:paraId="268B301E" w14:textId="77777777" w:rsidR="00270475" w:rsidRPr="00584AEA" w:rsidRDefault="00270475" w:rsidP="00270475">
      <w:pPr>
        <w:jc w:val="both"/>
        <w:rPr>
          <w:rFonts w:ascii="Arrus" w:hAnsi="Arrus"/>
          <w:b/>
          <w:bCs/>
          <w:sz w:val="30"/>
          <w:szCs w:val="36"/>
          <w:lang w:val="en-GB"/>
        </w:rPr>
      </w:pPr>
    </w:p>
    <w:p w14:paraId="268B301F" w14:textId="77777777" w:rsidR="00270475" w:rsidRPr="00584AEA" w:rsidRDefault="00270475" w:rsidP="00270475">
      <w:pPr>
        <w:jc w:val="both"/>
        <w:rPr>
          <w:rFonts w:ascii="Arrus" w:hAnsi="Arrus"/>
          <w:b/>
          <w:bCs/>
          <w:sz w:val="50"/>
          <w:szCs w:val="52"/>
          <w:lang w:val="en-GB"/>
        </w:rPr>
      </w:pPr>
      <w:r w:rsidRPr="00584AEA">
        <w:rPr>
          <w:rFonts w:ascii="Arrus" w:hAnsi="Arrus"/>
          <w:b/>
          <w:bCs/>
          <w:sz w:val="50"/>
          <w:szCs w:val="52"/>
          <w:lang w:val="en-GB"/>
        </w:rPr>
        <w:t>Objectives to be achieved</w:t>
      </w:r>
    </w:p>
    <w:p w14:paraId="268B3020" w14:textId="77777777" w:rsidR="00270475" w:rsidRPr="00584AEA" w:rsidRDefault="00270475" w:rsidP="00270475">
      <w:pPr>
        <w:jc w:val="both"/>
        <w:rPr>
          <w:rFonts w:ascii="Arrus" w:hAnsi="Arrus"/>
          <w:b/>
          <w:bCs/>
          <w:sz w:val="30"/>
          <w:szCs w:val="36"/>
          <w:lang w:val="en-GB"/>
        </w:rPr>
      </w:pPr>
    </w:p>
    <w:p w14:paraId="268B3021" w14:textId="77777777" w:rsidR="00270475" w:rsidRPr="00584AEA" w:rsidRDefault="00270475" w:rsidP="00270475">
      <w:pPr>
        <w:pStyle w:val="Heading2"/>
        <w:widowControl/>
        <w:pBdr>
          <w:bottom w:val="single" w:sz="6" w:space="2" w:color="AAAAAA"/>
        </w:pBdr>
        <w:shd w:val="clear" w:color="auto" w:fill="FFFFFF"/>
        <w:autoSpaceDE/>
        <w:autoSpaceDN/>
        <w:adjustRightInd/>
        <w:spacing w:after="144"/>
        <w:ind w:firstLine="360"/>
        <w:jc w:val="both"/>
        <w:rPr>
          <w:rFonts w:ascii="Arrus" w:hAnsi="Arrus"/>
          <w:b/>
          <w:bCs/>
          <w:sz w:val="30"/>
          <w:szCs w:val="36"/>
          <w:lang w:val="en-GB"/>
        </w:rPr>
      </w:pPr>
      <w:r w:rsidRPr="00584AEA">
        <w:rPr>
          <w:rFonts w:ascii="Arrus" w:hAnsi="Arrus"/>
          <w:szCs w:val="28"/>
          <w:lang w:val="en-GB"/>
        </w:rPr>
        <w:t>For an over-all holistic approach, following criteria of development have to be addressed:</w:t>
      </w:r>
      <w:r w:rsidRPr="00584AEA">
        <w:rPr>
          <w:rFonts w:ascii="Arrus" w:hAnsi="Arrus"/>
          <w:b/>
          <w:bCs/>
          <w:sz w:val="30"/>
          <w:szCs w:val="36"/>
          <w:lang w:val="en-GB"/>
        </w:rPr>
        <w:t xml:space="preserve"> </w:t>
      </w:r>
    </w:p>
    <w:p w14:paraId="268B3022" w14:textId="77777777" w:rsidR="00270475" w:rsidRPr="00584AEA" w:rsidRDefault="00270475" w:rsidP="00270475">
      <w:pPr>
        <w:numPr>
          <w:ilvl w:val="0"/>
          <w:numId w:val="19"/>
        </w:numPr>
        <w:tabs>
          <w:tab w:val="left" w:pos="720"/>
        </w:tabs>
        <w:ind w:left="360" w:hanging="360"/>
        <w:jc w:val="both"/>
        <w:rPr>
          <w:rFonts w:ascii="Arrus" w:hAnsi="Arrus"/>
          <w:b/>
          <w:sz w:val="22"/>
          <w:lang w:val="en-GB"/>
        </w:rPr>
      </w:pPr>
      <w:r w:rsidRPr="00584AEA">
        <w:rPr>
          <w:rFonts w:ascii="Arrus" w:hAnsi="Arrus"/>
          <w:b/>
          <w:sz w:val="22"/>
          <w:lang w:val="en-GB"/>
        </w:rPr>
        <w:t xml:space="preserve">Health </w:t>
      </w:r>
    </w:p>
    <w:p w14:paraId="268B3023" w14:textId="77777777" w:rsidR="00270475" w:rsidRPr="00584AEA" w:rsidRDefault="00270475" w:rsidP="00270475">
      <w:pPr>
        <w:ind w:left="1080"/>
        <w:jc w:val="both"/>
        <w:rPr>
          <w:rFonts w:ascii="Arrus" w:hAnsi="Arrus"/>
          <w:sz w:val="22"/>
          <w:lang w:val="en-GB"/>
        </w:rPr>
      </w:pPr>
    </w:p>
    <w:p w14:paraId="268B3024"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 xml:space="preserve">Level of Life Expectancy among Muslims and related issues, </w:t>
      </w:r>
    </w:p>
    <w:p w14:paraId="268B3025"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 xml:space="preserve">Access to governmental health infrastructure, </w:t>
      </w:r>
    </w:p>
    <w:p w14:paraId="268B3026"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 xml:space="preserve">Availability of all other medical related services, </w:t>
      </w:r>
    </w:p>
    <w:p w14:paraId="268B3027"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 xml:space="preserve">Medical education among Muslims, </w:t>
      </w:r>
    </w:p>
    <w:p w14:paraId="268B3028"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Hygienic conditions,</w:t>
      </w:r>
    </w:p>
    <w:p w14:paraId="268B3029"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Muslim share in NGOs working in Health &amp; Family Welfare</w:t>
      </w:r>
    </w:p>
    <w:p w14:paraId="268B302A" w14:textId="77777777" w:rsidR="00270475" w:rsidRPr="00584AEA" w:rsidRDefault="00270475" w:rsidP="00270475">
      <w:pPr>
        <w:ind w:left="360"/>
        <w:jc w:val="both"/>
        <w:rPr>
          <w:rFonts w:ascii="Arrus" w:hAnsi="Arrus"/>
          <w:sz w:val="22"/>
          <w:lang w:val="en-GB"/>
        </w:rPr>
      </w:pPr>
    </w:p>
    <w:p w14:paraId="268B302B" w14:textId="77777777" w:rsidR="00270475" w:rsidRPr="00584AEA" w:rsidRDefault="00270475" w:rsidP="006F4670">
      <w:pPr>
        <w:numPr>
          <w:ilvl w:val="0"/>
          <w:numId w:val="20"/>
        </w:numPr>
        <w:tabs>
          <w:tab w:val="left" w:pos="720"/>
        </w:tabs>
        <w:ind w:left="360" w:hanging="360"/>
        <w:jc w:val="both"/>
        <w:rPr>
          <w:rFonts w:ascii="Arrus" w:hAnsi="Arrus"/>
          <w:sz w:val="22"/>
          <w:lang w:val="en-GB"/>
        </w:rPr>
      </w:pPr>
      <w:r w:rsidRPr="00584AEA">
        <w:rPr>
          <w:rFonts w:ascii="Arrus" w:hAnsi="Arrus"/>
          <w:b/>
          <w:sz w:val="22"/>
          <w:lang w:val="en-GB"/>
        </w:rPr>
        <w:t>Education</w:t>
      </w:r>
      <w:r w:rsidRPr="00584AEA">
        <w:rPr>
          <w:rFonts w:ascii="Arrus" w:hAnsi="Arrus"/>
          <w:sz w:val="22"/>
          <w:lang w:val="en-GB"/>
        </w:rPr>
        <w:t xml:space="preserve">: </w:t>
      </w:r>
    </w:p>
    <w:p w14:paraId="268B302C" w14:textId="77777777" w:rsidR="00270475" w:rsidRPr="00584AEA" w:rsidRDefault="00270475" w:rsidP="00270475">
      <w:pPr>
        <w:jc w:val="both"/>
        <w:rPr>
          <w:rFonts w:ascii="Arrus" w:hAnsi="Arrus"/>
          <w:sz w:val="22"/>
          <w:lang w:val="en-GB"/>
        </w:rPr>
      </w:pPr>
    </w:p>
    <w:p w14:paraId="268B302D"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 xml:space="preserve">Primary, </w:t>
      </w:r>
    </w:p>
    <w:p w14:paraId="268B302E"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 xml:space="preserve">Secondary, </w:t>
      </w:r>
    </w:p>
    <w:p w14:paraId="268B302F"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 xml:space="preserve">Higher including technical, </w:t>
      </w:r>
    </w:p>
    <w:p w14:paraId="268B3030"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Educational institutions owned by Muslims,</w:t>
      </w:r>
    </w:p>
    <w:p w14:paraId="268B3031"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Career planning centres,</w:t>
      </w:r>
    </w:p>
    <w:p w14:paraId="268B3032"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Muslim share in NGOs working in Education</w:t>
      </w:r>
    </w:p>
    <w:p w14:paraId="268B3033" w14:textId="77777777" w:rsidR="00270475" w:rsidRPr="00584AEA" w:rsidRDefault="00270475" w:rsidP="00270475">
      <w:pPr>
        <w:ind w:left="1080"/>
        <w:jc w:val="both"/>
        <w:rPr>
          <w:rFonts w:ascii="Arrus" w:hAnsi="Arrus"/>
          <w:sz w:val="22"/>
          <w:lang w:val="en-GB"/>
        </w:rPr>
      </w:pPr>
    </w:p>
    <w:p w14:paraId="268B3034" w14:textId="77777777" w:rsidR="00270475" w:rsidRPr="00584AEA" w:rsidRDefault="00270475" w:rsidP="006F4670">
      <w:pPr>
        <w:numPr>
          <w:ilvl w:val="0"/>
          <w:numId w:val="21"/>
        </w:numPr>
        <w:tabs>
          <w:tab w:val="left" w:pos="360"/>
        </w:tabs>
        <w:ind w:left="360" w:hanging="360"/>
        <w:jc w:val="both"/>
        <w:rPr>
          <w:rFonts w:ascii="Arrus" w:hAnsi="Arrus"/>
          <w:b/>
          <w:sz w:val="22"/>
          <w:lang w:val="en-GB"/>
        </w:rPr>
      </w:pPr>
      <w:r w:rsidRPr="00584AEA">
        <w:rPr>
          <w:rFonts w:ascii="Arrus" w:hAnsi="Arrus"/>
          <w:b/>
          <w:sz w:val="22"/>
          <w:lang w:val="en-GB"/>
        </w:rPr>
        <w:t xml:space="preserve"> Economic conditions </w:t>
      </w:r>
    </w:p>
    <w:p w14:paraId="268B3035" w14:textId="77777777" w:rsidR="00270475" w:rsidRPr="00584AEA" w:rsidRDefault="00270475" w:rsidP="00270475">
      <w:pPr>
        <w:ind w:left="1080"/>
        <w:jc w:val="both"/>
        <w:rPr>
          <w:rFonts w:ascii="Arrus" w:hAnsi="Arrus"/>
          <w:sz w:val="22"/>
          <w:lang w:val="en-GB"/>
        </w:rPr>
      </w:pPr>
    </w:p>
    <w:p w14:paraId="268B3036"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 xml:space="preserve">Per capita income, </w:t>
      </w:r>
    </w:p>
    <w:p w14:paraId="268B3037"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Muslim participation in growth: how to monitor and then augment it,</w:t>
      </w:r>
    </w:p>
    <w:p w14:paraId="268B3038"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Building a People’s Corporate in India with major Muslim contribution,</w:t>
      </w:r>
    </w:p>
    <w:p w14:paraId="268B3039"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lastRenderedPageBreak/>
        <w:t>Islamic Financial institutions,</w:t>
      </w:r>
    </w:p>
    <w:p w14:paraId="268B303A"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Halal Stock Exchange,</w:t>
      </w:r>
    </w:p>
    <w:p w14:paraId="268B303B" w14:textId="35C3A0DB"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 xml:space="preserve">Survival of </w:t>
      </w:r>
      <w:r w:rsidR="000904B5" w:rsidRPr="00584AEA">
        <w:rPr>
          <w:rFonts w:ascii="Arrus" w:hAnsi="Arrus"/>
          <w:sz w:val="22"/>
          <w:lang w:val="en-GB"/>
        </w:rPr>
        <w:t>Small-Scale</w:t>
      </w:r>
      <w:r w:rsidRPr="00584AEA">
        <w:rPr>
          <w:rFonts w:ascii="Arrus" w:hAnsi="Arrus"/>
          <w:sz w:val="22"/>
          <w:lang w:val="en-GB"/>
        </w:rPr>
        <w:t xml:space="preserve"> Industries, </w:t>
      </w:r>
    </w:p>
    <w:p w14:paraId="268B303C"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Improvement in the lives of labourers: education and training of skilled and unskilled labourers,</w:t>
      </w:r>
    </w:p>
    <w:p w14:paraId="268B303D"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improvement in agriculture in Muslim majority areas,</w:t>
      </w:r>
    </w:p>
    <w:p w14:paraId="268B303E"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 xml:space="preserve">Muslim shopkeepers: how they can expand their business; improvement of markets in Muslim areas, </w:t>
      </w:r>
    </w:p>
    <w:p w14:paraId="268B303F"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Employment level of Muslims to be properly monitored,</w:t>
      </w:r>
    </w:p>
    <w:p w14:paraId="268B3040"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Service Sector: all forms of services; orientation programmes of Muslim students seeking jobs and special drives for placements</w:t>
      </w:r>
    </w:p>
    <w:p w14:paraId="268B3041" w14:textId="77777777" w:rsidR="00270475" w:rsidRPr="00584AEA" w:rsidRDefault="00270475" w:rsidP="00270475">
      <w:pPr>
        <w:ind w:left="1080"/>
        <w:jc w:val="both"/>
        <w:rPr>
          <w:rFonts w:ascii="Arrus" w:hAnsi="Arrus"/>
          <w:sz w:val="22"/>
          <w:lang w:val="en-GB"/>
        </w:rPr>
      </w:pPr>
    </w:p>
    <w:p w14:paraId="268B3042" w14:textId="77777777" w:rsidR="00270475" w:rsidRPr="00584AEA" w:rsidRDefault="00270475" w:rsidP="006F4670">
      <w:pPr>
        <w:numPr>
          <w:ilvl w:val="0"/>
          <w:numId w:val="22"/>
        </w:numPr>
        <w:tabs>
          <w:tab w:val="left" w:pos="360"/>
        </w:tabs>
        <w:ind w:left="360" w:hanging="360"/>
        <w:jc w:val="both"/>
        <w:rPr>
          <w:rFonts w:ascii="Arrus" w:hAnsi="Arrus"/>
          <w:b/>
          <w:sz w:val="22"/>
          <w:lang w:val="en-GB"/>
        </w:rPr>
      </w:pPr>
      <w:r w:rsidRPr="00584AEA">
        <w:rPr>
          <w:rFonts w:ascii="Arrus" w:hAnsi="Arrus"/>
          <w:b/>
          <w:sz w:val="22"/>
          <w:lang w:val="en-GB"/>
        </w:rPr>
        <w:t xml:space="preserve">Civic amenities: </w:t>
      </w:r>
    </w:p>
    <w:p w14:paraId="268B3043" w14:textId="77777777" w:rsidR="00270475" w:rsidRPr="00584AEA" w:rsidRDefault="00270475" w:rsidP="00270475">
      <w:pPr>
        <w:ind w:left="1440"/>
        <w:jc w:val="both"/>
        <w:rPr>
          <w:rFonts w:ascii="Arrus" w:hAnsi="Arrus"/>
          <w:sz w:val="22"/>
          <w:lang w:val="en-GB"/>
        </w:rPr>
      </w:pPr>
    </w:p>
    <w:p w14:paraId="268B3044" w14:textId="33FA9A86"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 xml:space="preserve">Conditions of Muslim colonies and </w:t>
      </w:r>
      <w:proofErr w:type="spellStart"/>
      <w:r w:rsidRPr="00584AEA">
        <w:rPr>
          <w:rFonts w:ascii="Arrus" w:hAnsi="Arrus"/>
          <w:sz w:val="22"/>
          <w:lang w:val="en-GB"/>
        </w:rPr>
        <w:t>Muhallas</w:t>
      </w:r>
      <w:proofErr w:type="spellEnd"/>
      <w:r w:rsidRPr="00584AEA">
        <w:rPr>
          <w:rFonts w:ascii="Arrus" w:hAnsi="Arrus"/>
          <w:sz w:val="22"/>
          <w:lang w:val="en-GB"/>
        </w:rPr>
        <w:t xml:space="preserve">: sanitation, </w:t>
      </w:r>
      <w:r w:rsidR="00AF63B8">
        <w:rPr>
          <w:rFonts w:ascii="Arrus" w:hAnsi="Arrus"/>
          <w:sz w:val="22"/>
          <w:lang w:val="en-GB"/>
        </w:rPr>
        <w:t xml:space="preserve">air quality, </w:t>
      </w:r>
      <w:r w:rsidRPr="00584AEA">
        <w:rPr>
          <w:rFonts w:ascii="Arrus" w:hAnsi="Arrus"/>
          <w:sz w:val="22"/>
          <w:lang w:val="en-GB"/>
        </w:rPr>
        <w:t>water supply, roads, electricity, houses, availability of primary schools, proper market areas,</w:t>
      </w:r>
    </w:p>
    <w:p w14:paraId="268B3045"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Conditions in rural areas:  primary schools, road access, water availability, power,</w:t>
      </w:r>
    </w:p>
    <w:p w14:paraId="268B3046"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Power supply in Muslim areas</w:t>
      </w:r>
    </w:p>
    <w:p w14:paraId="268B3047" w14:textId="77777777" w:rsidR="00270475" w:rsidRPr="00584AEA" w:rsidRDefault="00270475" w:rsidP="00270475">
      <w:pPr>
        <w:jc w:val="both"/>
        <w:rPr>
          <w:rFonts w:ascii="Arrus" w:hAnsi="Arrus"/>
          <w:sz w:val="22"/>
          <w:lang w:val="en-GB"/>
        </w:rPr>
      </w:pPr>
    </w:p>
    <w:p w14:paraId="268B3048" w14:textId="77777777" w:rsidR="00270475" w:rsidRPr="00584AEA" w:rsidRDefault="00270475" w:rsidP="00270475">
      <w:pPr>
        <w:jc w:val="both"/>
        <w:rPr>
          <w:rFonts w:ascii="Arrus" w:hAnsi="Arrus"/>
          <w:sz w:val="22"/>
          <w:lang w:val="en-GB"/>
        </w:rPr>
      </w:pPr>
      <w:r w:rsidRPr="00584AEA">
        <w:rPr>
          <w:rFonts w:ascii="Arrus" w:hAnsi="Arrus"/>
          <w:sz w:val="22"/>
          <w:lang w:val="en-GB"/>
        </w:rPr>
        <w:t xml:space="preserve">5.    </w:t>
      </w:r>
      <w:r w:rsidRPr="00584AEA">
        <w:rPr>
          <w:rFonts w:ascii="Arrus" w:hAnsi="Arrus"/>
          <w:b/>
          <w:sz w:val="22"/>
          <w:lang w:val="en-GB"/>
        </w:rPr>
        <w:t>Security</w:t>
      </w:r>
      <w:r w:rsidRPr="00584AEA">
        <w:rPr>
          <w:rFonts w:ascii="Arrus" w:hAnsi="Arrus"/>
          <w:sz w:val="22"/>
          <w:lang w:val="en-GB"/>
        </w:rPr>
        <w:t xml:space="preserve">: </w:t>
      </w:r>
    </w:p>
    <w:p w14:paraId="268B3049" w14:textId="77777777" w:rsidR="00270475" w:rsidRPr="00584AEA" w:rsidRDefault="00270475" w:rsidP="00270475">
      <w:pPr>
        <w:ind w:left="1080"/>
        <w:jc w:val="both"/>
        <w:rPr>
          <w:rFonts w:ascii="Arrus" w:hAnsi="Arrus"/>
          <w:sz w:val="22"/>
          <w:lang w:val="en-GB"/>
        </w:rPr>
      </w:pPr>
    </w:p>
    <w:p w14:paraId="268B304A"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Security against riots,</w:t>
      </w:r>
    </w:p>
    <w:p w14:paraId="268B304B"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Issues related to false implications of Muslims,</w:t>
      </w:r>
    </w:p>
    <w:p w14:paraId="268B304C"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 xml:space="preserve">Crimes in Muslim population </w:t>
      </w:r>
    </w:p>
    <w:p w14:paraId="268B304D" w14:textId="77777777" w:rsidR="00270475" w:rsidRPr="00584AEA" w:rsidRDefault="00270475" w:rsidP="00270475">
      <w:pPr>
        <w:pStyle w:val="ListParagraph"/>
        <w:tabs>
          <w:tab w:val="left" w:pos="720"/>
        </w:tabs>
        <w:jc w:val="both"/>
        <w:rPr>
          <w:rFonts w:ascii="Arrus" w:hAnsi="Arrus"/>
          <w:sz w:val="22"/>
          <w:lang w:val="en-GB"/>
        </w:rPr>
      </w:pPr>
    </w:p>
    <w:p w14:paraId="268B304E" w14:textId="77777777" w:rsidR="00270475" w:rsidRPr="00584AEA" w:rsidRDefault="00270475" w:rsidP="00270475">
      <w:pPr>
        <w:jc w:val="both"/>
        <w:rPr>
          <w:rFonts w:ascii="Arrus" w:hAnsi="Arrus"/>
          <w:b/>
          <w:sz w:val="22"/>
          <w:lang w:val="en-GB"/>
        </w:rPr>
      </w:pPr>
      <w:r w:rsidRPr="00584AEA">
        <w:rPr>
          <w:rFonts w:ascii="Arrus" w:hAnsi="Arrus"/>
          <w:b/>
          <w:sz w:val="22"/>
          <w:lang w:val="en-GB"/>
        </w:rPr>
        <w:t>6.    Social peace issues:</w:t>
      </w:r>
    </w:p>
    <w:p w14:paraId="268B304F" w14:textId="77777777" w:rsidR="00270475" w:rsidRPr="00584AEA" w:rsidRDefault="00270475" w:rsidP="00270475">
      <w:pPr>
        <w:jc w:val="both"/>
        <w:rPr>
          <w:rFonts w:ascii="Arrus" w:hAnsi="Arrus"/>
          <w:b/>
          <w:sz w:val="22"/>
          <w:lang w:val="en-GB"/>
        </w:rPr>
      </w:pPr>
    </w:p>
    <w:p w14:paraId="268B3050" w14:textId="77777777" w:rsidR="00270475" w:rsidRPr="00584AEA" w:rsidRDefault="00270475" w:rsidP="006F4670">
      <w:pPr>
        <w:pStyle w:val="ListParagraph"/>
        <w:numPr>
          <w:ilvl w:val="0"/>
          <w:numId w:val="149"/>
        </w:numPr>
        <w:jc w:val="both"/>
        <w:rPr>
          <w:rFonts w:ascii="Arrus" w:hAnsi="Arrus"/>
          <w:sz w:val="22"/>
          <w:lang w:val="en-GB"/>
        </w:rPr>
      </w:pPr>
      <w:r w:rsidRPr="00584AEA">
        <w:rPr>
          <w:rFonts w:ascii="Arrus" w:hAnsi="Arrus"/>
          <w:sz w:val="22"/>
          <w:lang w:val="en-GB"/>
        </w:rPr>
        <w:t>Alcohol, smoking, drugs, gambling, prostitution, promiscuity, pornography,</w:t>
      </w:r>
    </w:p>
    <w:p w14:paraId="268B3051" w14:textId="77777777" w:rsidR="00270475" w:rsidRPr="00584AEA" w:rsidRDefault="00270475" w:rsidP="006F4670">
      <w:pPr>
        <w:pStyle w:val="ListParagraph"/>
        <w:numPr>
          <w:ilvl w:val="0"/>
          <w:numId w:val="149"/>
        </w:numPr>
        <w:jc w:val="both"/>
        <w:rPr>
          <w:rFonts w:ascii="Arrus" w:hAnsi="Arrus"/>
          <w:sz w:val="22"/>
          <w:lang w:val="en-GB"/>
        </w:rPr>
      </w:pPr>
      <w:r w:rsidRPr="00584AEA">
        <w:rPr>
          <w:rFonts w:ascii="Arrus" w:hAnsi="Arrus"/>
          <w:sz w:val="22"/>
          <w:lang w:val="en-GB"/>
        </w:rPr>
        <w:t xml:space="preserve">Unity of Muslims: sectarian issues, </w:t>
      </w:r>
    </w:p>
    <w:p w14:paraId="268B3052" w14:textId="77777777" w:rsidR="00270475" w:rsidRDefault="00270475" w:rsidP="006F4670">
      <w:pPr>
        <w:pStyle w:val="ListParagraph"/>
        <w:numPr>
          <w:ilvl w:val="0"/>
          <w:numId w:val="149"/>
        </w:numPr>
        <w:jc w:val="both"/>
        <w:rPr>
          <w:rFonts w:ascii="Arrus" w:hAnsi="Arrus"/>
          <w:sz w:val="22"/>
          <w:lang w:val="en-GB"/>
        </w:rPr>
      </w:pPr>
      <w:r w:rsidRPr="00584AEA">
        <w:rPr>
          <w:rFonts w:ascii="Arrus" w:hAnsi="Arrus"/>
          <w:sz w:val="22"/>
          <w:lang w:val="en-GB"/>
        </w:rPr>
        <w:t>Interfaith issues</w:t>
      </w:r>
    </w:p>
    <w:p w14:paraId="1C6217EE" w14:textId="7387301D" w:rsidR="002D3E74" w:rsidRDefault="008D00BE" w:rsidP="006F4670">
      <w:pPr>
        <w:pStyle w:val="ListParagraph"/>
        <w:numPr>
          <w:ilvl w:val="0"/>
          <w:numId w:val="149"/>
        </w:numPr>
        <w:jc w:val="both"/>
        <w:rPr>
          <w:rFonts w:ascii="Arrus" w:hAnsi="Arrus"/>
          <w:sz w:val="22"/>
          <w:lang w:val="en-GB"/>
        </w:rPr>
      </w:pPr>
      <w:r>
        <w:rPr>
          <w:rFonts w:ascii="Arrus" w:hAnsi="Arrus"/>
          <w:sz w:val="22"/>
          <w:lang w:val="en-GB"/>
        </w:rPr>
        <w:t>Rehabilitation of beggars</w:t>
      </w:r>
    </w:p>
    <w:p w14:paraId="561AF7FE" w14:textId="644B702A" w:rsidR="008D00BE" w:rsidRDefault="008D00BE" w:rsidP="006F4670">
      <w:pPr>
        <w:pStyle w:val="ListParagraph"/>
        <w:numPr>
          <w:ilvl w:val="0"/>
          <w:numId w:val="149"/>
        </w:numPr>
        <w:jc w:val="both"/>
        <w:rPr>
          <w:rFonts w:ascii="Arrus" w:hAnsi="Arrus"/>
          <w:sz w:val="22"/>
          <w:lang w:val="en-GB"/>
        </w:rPr>
      </w:pPr>
      <w:r>
        <w:rPr>
          <w:rFonts w:ascii="Arrus" w:hAnsi="Arrus"/>
          <w:sz w:val="22"/>
          <w:lang w:val="en-GB"/>
        </w:rPr>
        <w:t>Rehabilitation of drug addicts</w:t>
      </w:r>
    </w:p>
    <w:p w14:paraId="2FD352FE" w14:textId="76CE52CD" w:rsidR="008D00BE" w:rsidRPr="00584AEA" w:rsidRDefault="005308D8" w:rsidP="006F4670">
      <w:pPr>
        <w:pStyle w:val="ListParagraph"/>
        <w:numPr>
          <w:ilvl w:val="0"/>
          <w:numId w:val="149"/>
        </w:numPr>
        <w:jc w:val="both"/>
        <w:rPr>
          <w:rFonts w:ascii="Arrus" w:hAnsi="Arrus"/>
          <w:sz w:val="22"/>
          <w:lang w:val="en-GB"/>
        </w:rPr>
      </w:pPr>
      <w:r>
        <w:rPr>
          <w:rFonts w:ascii="Arrus" w:hAnsi="Arrus"/>
          <w:sz w:val="22"/>
          <w:lang w:val="en-GB"/>
        </w:rPr>
        <w:t>Rehabilitation</w:t>
      </w:r>
      <w:r w:rsidR="008D00BE">
        <w:rPr>
          <w:rFonts w:ascii="Arrus" w:hAnsi="Arrus"/>
          <w:sz w:val="22"/>
          <w:lang w:val="en-GB"/>
        </w:rPr>
        <w:t xml:space="preserve"> of prostitutes</w:t>
      </w:r>
    </w:p>
    <w:p w14:paraId="268B3053" w14:textId="77777777" w:rsidR="00270475" w:rsidRPr="00584AEA" w:rsidRDefault="00270475" w:rsidP="00270475">
      <w:pPr>
        <w:ind w:left="1080"/>
        <w:jc w:val="both"/>
        <w:rPr>
          <w:rFonts w:ascii="Arrus" w:hAnsi="Arrus"/>
          <w:sz w:val="22"/>
          <w:lang w:val="en-GB"/>
        </w:rPr>
      </w:pPr>
    </w:p>
    <w:p w14:paraId="268B3054" w14:textId="77777777" w:rsidR="00270475" w:rsidRPr="00584AEA" w:rsidRDefault="00270475" w:rsidP="006F4670">
      <w:pPr>
        <w:numPr>
          <w:ilvl w:val="0"/>
          <w:numId w:val="23"/>
        </w:numPr>
        <w:tabs>
          <w:tab w:val="left" w:pos="720"/>
        </w:tabs>
        <w:ind w:left="180" w:hanging="180"/>
        <w:jc w:val="both"/>
        <w:rPr>
          <w:rFonts w:ascii="Arrus" w:hAnsi="Arrus"/>
          <w:b/>
          <w:sz w:val="22"/>
          <w:lang w:val="en-GB"/>
        </w:rPr>
      </w:pPr>
      <w:r w:rsidRPr="00584AEA">
        <w:rPr>
          <w:rFonts w:ascii="Arrus" w:hAnsi="Arrus"/>
          <w:b/>
          <w:sz w:val="22"/>
          <w:lang w:val="en-GB"/>
        </w:rPr>
        <w:t>Family issues:  steps to maintain a strong family system</w:t>
      </w:r>
    </w:p>
    <w:p w14:paraId="268B3055" w14:textId="77777777" w:rsidR="00270475" w:rsidRPr="00584AEA" w:rsidRDefault="00270475" w:rsidP="00270475">
      <w:pPr>
        <w:ind w:left="1080"/>
        <w:jc w:val="both"/>
        <w:rPr>
          <w:rFonts w:ascii="Arrus" w:hAnsi="Arrus"/>
          <w:sz w:val="22"/>
          <w:lang w:val="en-GB"/>
        </w:rPr>
      </w:pPr>
    </w:p>
    <w:p w14:paraId="268B3056" w14:textId="77777777" w:rsidR="00270475"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Treatment of women: as children, girls, wives and individuals,</w:t>
      </w:r>
    </w:p>
    <w:p w14:paraId="64F87115" w14:textId="6AD18B0E" w:rsidR="00A56E37" w:rsidRPr="00584AEA" w:rsidRDefault="00A56E37" w:rsidP="006F4670">
      <w:pPr>
        <w:pStyle w:val="ListParagraph"/>
        <w:numPr>
          <w:ilvl w:val="0"/>
          <w:numId w:val="149"/>
        </w:numPr>
        <w:tabs>
          <w:tab w:val="left" w:pos="720"/>
        </w:tabs>
        <w:jc w:val="both"/>
        <w:rPr>
          <w:rFonts w:ascii="Arrus" w:hAnsi="Arrus"/>
          <w:sz w:val="22"/>
          <w:lang w:val="en-GB"/>
        </w:rPr>
      </w:pPr>
      <w:r>
        <w:rPr>
          <w:rFonts w:ascii="Arrus" w:hAnsi="Arrus"/>
          <w:sz w:val="22"/>
          <w:lang w:val="en-GB"/>
        </w:rPr>
        <w:t xml:space="preserve">Rights of men </w:t>
      </w:r>
      <w:r w:rsidR="00DC2F5C">
        <w:rPr>
          <w:rFonts w:ascii="Arrus" w:hAnsi="Arrus"/>
          <w:sz w:val="22"/>
          <w:lang w:val="en-GB"/>
        </w:rPr>
        <w:t>a</w:t>
      </w:r>
      <w:r>
        <w:rPr>
          <w:rFonts w:ascii="Arrus" w:hAnsi="Arrus"/>
          <w:sz w:val="22"/>
          <w:lang w:val="en-GB"/>
        </w:rPr>
        <w:t xml:space="preserve">nd women in inheritance to be guaranteed </w:t>
      </w:r>
      <w:r w:rsidR="00DC2F5C">
        <w:rPr>
          <w:rFonts w:ascii="Arrus" w:hAnsi="Arrus"/>
          <w:sz w:val="22"/>
          <w:lang w:val="en-GB"/>
        </w:rPr>
        <w:t>in accordance with Islamic laws;</w:t>
      </w:r>
    </w:p>
    <w:p w14:paraId="268B3057"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lastRenderedPageBreak/>
        <w:t xml:space="preserve">Divorces and separations, </w:t>
      </w:r>
    </w:p>
    <w:p w14:paraId="268B3058"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Promiscuity,</w:t>
      </w:r>
    </w:p>
    <w:p w14:paraId="268B3059"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Domestic violence;</w:t>
      </w:r>
    </w:p>
    <w:p w14:paraId="268B305A"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Child care,</w:t>
      </w:r>
    </w:p>
    <w:p w14:paraId="268B305B" w14:textId="77777777" w:rsidR="00270475" w:rsidRPr="00584AEA" w:rsidRDefault="00270475" w:rsidP="006F4670">
      <w:pPr>
        <w:pStyle w:val="ListParagraph"/>
        <w:numPr>
          <w:ilvl w:val="0"/>
          <w:numId w:val="149"/>
        </w:numPr>
        <w:tabs>
          <w:tab w:val="left" w:pos="720"/>
        </w:tabs>
        <w:jc w:val="both"/>
        <w:rPr>
          <w:rFonts w:ascii="Arrus" w:hAnsi="Arrus"/>
          <w:sz w:val="22"/>
          <w:lang w:val="en-GB"/>
        </w:rPr>
      </w:pPr>
      <w:r w:rsidRPr="00584AEA">
        <w:rPr>
          <w:rFonts w:ascii="Arrus" w:hAnsi="Arrus"/>
          <w:sz w:val="22"/>
          <w:lang w:val="en-GB"/>
        </w:rPr>
        <w:t>Islamic Model of Sex Education</w:t>
      </w:r>
    </w:p>
    <w:p w14:paraId="268B305C" w14:textId="77777777" w:rsidR="00270475" w:rsidRPr="00584AEA" w:rsidRDefault="00270475" w:rsidP="00270475">
      <w:pPr>
        <w:pStyle w:val="ListParagraph"/>
        <w:tabs>
          <w:tab w:val="left" w:pos="720"/>
        </w:tabs>
        <w:jc w:val="both"/>
        <w:rPr>
          <w:rFonts w:ascii="Arrus" w:hAnsi="Arrus"/>
          <w:sz w:val="22"/>
          <w:lang w:val="en-GB"/>
        </w:rPr>
      </w:pPr>
    </w:p>
    <w:p w14:paraId="268B305D" w14:textId="77777777" w:rsidR="00270475" w:rsidRPr="00584AEA" w:rsidRDefault="00270475" w:rsidP="006F4670">
      <w:pPr>
        <w:numPr>
          <w:ilvl w:val="0"/>
          <w:numId w:val="24"/>
        </w:numPr>
        <w:tabs>
          <w:tab w:val="left" w:pos="540"/>
        </w:tabs>
        <w:ind w:left="360" w:hanging="360"/>
        <w:jc w:val="both"/>
        <w:rPr>
          <w:rFonts w:ascii="Arrus" w:hAnsi="Arrus"/>
          <w:b/>
          <w:sz w:val="22"/>
          <w:lang w:val="en-GB"/>
        </w:rPr>
      </w:pPr>
      <w:r w:rsidRPr="00584AEA">
        <w:rPr>
          <w:rFonts w:ascii="Arrus" w:hAnsi="Arrus"/>
          <w:b/>
          <w:sz w:val="22"/>
          <w:lang w:val="en-GB"/>
        </w:rPr>
        <w:t xml:space="preserve">Political issues: </w:t>
      </w:r>
    </w:p>
    <w:p w14:paraId="268B305E" w14:textId="77777777" w:rsidR="00270475" w:rsidRPr="00584AEA" w:rsidRDefault="00270475" w:rsidP="00270475">
      <w:pPr>
        <w:tabs>
          <w:tab w:val="left" w:pos="540"/>
        </w:tabs>
        <w:jc w:val="both"/>
        <w:rPr>
          <w:rFonts w:ascii="Arrus" w:hAnsi="Arrus"/>
          <w:sz w:val="22"/>
          <w:lang w:val="en-GB"/>
        </w:rPr>
      </w:pPr>
    </w:p>
    <w:p w14:paraId="268B305F" w14:textId="77777777" w:rsidR="00270475" w:rsidRPr="00584AEA" w:rsidRDefault="00270475" w:rsidP="006F4670">
      <w:pPr>
        <w:pStyle w:val="ListParagraph"/>
        <w:numPr>
          <w:ilvl w:val="0"/>
          <w:numId w:val="149"/>
        </w:numPr>
        <w:tabs>
          <w:tab w:val="left" w:pos="540"/>
        </w:tabs>
        <w:jc w:val="both"/>
        <w:rPr>
          <w:rFonts w:ascii="Arrus" w:hAnsi="Arrus"/>
          <w:sz w:val="22"/>
          <w:lang w:val="en-GB"/>
        </w:rPr>
      </w:pPr>
      <w:r w:rsidRPr="00584AEA">
        <w:rPr>
          <w:rFonts w:ascii="Arrus" w:hAnsi="Arrus"/>
          <w:sz w:val="22"/>
          <w:lang w:val="en-GB"/>
        </w:rPr>
        <w:t>Regular discussions on different issues with political leaders and groups;,</w:t>
      </w:r>
    </w:p>
    <w:p w14:paraId="268B3060" w14:textId="77777777" w:rsidR="00270475" w:rsidRDefault="00270475" w:rsidP="006F4670">
      <w:pPr>
        <w:pStyle w:val="ListParagraph"/>
        <w:numPr>
          <w:ilvl w:val="0"/>
          <w:numId w:val="149"/>
        </w:numPr>
        <w:tabs>
          <w:tab w:val="left" w:pos="540"/>
        </w:tabs>
        <w:jc w:val="both"/>
        <w:rPr>
          <w:rFonts w:ascii="Arrus" w:hAnsi="Arrus"/>
          <w:sz w:val="22"/>
          <w:lang w:val="en-GB"/>
        </w:rPr>
      </w:pPr>
      <w:r w:rsidRPr="00584AEA">
        <w:rPr>
          <w:rFonts w:ascii="Arrus" w:hAnsi="Arrus"/>
          <w:sz w:val="22"/>
          <w:lang w:val="en-GB"/>
        </w:rPr>
        <w:t>Special efforts on the eve of elections</w:t>
      </w:r>
    </w:p>
    <w:p w14:paraId="01B83744" w14:textId="7CC6FB61" w:rsidR="00190FF4" w:rsidRPr="00584AEA" w:rsidRDefault="00190FF4" w:rsidP="006F4670">
      <w:pPr>
        <w:pStyle w:val="ListParagraph"/>
        <w:numPr>
          <w:ilvl w:val="0"/>
          <w:numId w:val="149"/>
        </w:numPr>
        <w:tabs>
          <w:tab w:val="left" w:pos="540"/>
        </w:tabs>
        <w:jc w:val="both"/>
        <w:rPr>
          <w:rFonts w:ascii="Arrus" w:hAnsi="Arrus"/>
          <w:sz w:val="22"/>
          <w:lang w:val="en-GB"/>
        </w:rPr>
      </w:pPr>
      <w:r>
        <w:rPr>
          <w:rFonts w:ascii="Arrus" w:hAnsi="Arrus"/>
          <w:sz w:val="22"/>
          <w:lang w:val="en-GB"/>
        </w:rPr>
        <w:t>Organisation of movements in support of genuine demands</w:t>
      </w:r>
    </w:p>
    <w:p w14:paraId="268B3061" w14:textId="77777777" w:rsidR="00270475" w:rsidRPr="00584AEA" w:rsidRDefault="00270475" w:rsidP="00270475">
      <w:pPr>
        <w:pStyle w:val="ListParagraph"/>
        <w:tabs>
          <w:tab w:val="left" w:pos="540"/>
        </w:tabs>
        <w:jc w:val="both"/>
        <w:rPr>
          <w:rFonts w:ascii="Arrus" w:hAnsi="Arrus"/>
          <w:sz w:val="22"/>
          <w:lang w:val="en-GB"/>
        </w:rPr>
      </w:pPr>
    </w:p>
    <w:p w14:paraId="268B3062" w14:textId="77777777" w:rsidR="00270475" w:rsidRPr="00584AEA" w:rsidRDefault="00270475" w:rsidP="006F4670">
      <w:pPr>
        <w:numPr>
          <w:ilvl w:val="0"/>
          <w:numId w:val="25"/>
        </w:numPr>
        <w:tabs>
          <w:tab w:val="left" w:pos="720"/>
        </w:tabs>
        <w:ind w:left="360" w:hanging="360"/>
        <w:jc w:val="both"/>
        <w:rPr>
          <w:rFonts w:ascii="Arrus" w:hAnsi="Arrus"/>
          <w:b/>
          <w:sz w:val="22"/>
          <w:lang w:val="en-GB"/>
        </w:rPr>
      </w:pPr>
      <w:r w:rsidRPr="00584AEA">
        <w:rPr>
          <w:rFonts w:ascii="Arrus" w:hAnsi="Arrus"/>
          <w:b/>
          <w:sz w:val="22"/>
          <w:lang w:val="en-GB"/>
        </w:rPr>
        <w:t xml:space="preserve"> Religious issues: </w:t>
      </w:r>
    </w:p>
    <w:p w14:paraId="268B3063" w14:textId="77777777" w:rsidR="00270475" w:rsidRPr="00584AEA" w:rsidRDefault="00270475" w:rsidP="00270475">
      <w:pPr>
        <w:tabs>
          <w:tab w:val="left" w:pos="720"/>
        </w:tabs>
        <w:jc w:val="both"/>
        <w:rPr>
          <w:rFonts w:ascii="Arrus" w:hAnsi="Arrus"/>
          <w:b/>
          <w:sz w:val="22"/>
          <w:lang w:val="en-GB"/>
        </w:rPr>
      </w:pPr>
    </w:p>
    <w:p w14:paraId="268B3064" w14:textId="77777777" w:rsidR="00270475" w:rsidRPr="00584AEA" w:rsidRDefault="00270475" w:rsidP="00270475">
      <w:pPr>
        <w:tabs>
          <w:tab w:val="left" w:pos="720"/>
        </w:tabs>
        <w:jc w:val="both"/>
        <w:rPr>
          <w:rFonts w:ascii="Arrus" w:hAnsi="Arrus"/>
          <w:b/>
          <w:sz w:val="22"/>
          <w:lang w:val="en-GB"/>
        </w:rPr>
      </w:pPr>
      <w:r w:rsidRPr="00584AEA">
        <w:rPr>
          <w:rFonts w:ascii="Arrus" w:hAnsi="Arrus"/>
          <w:b/>
          <w:sz w:val="22"/>
          <w:lang w:val="en-GB"/>
        </w:rPr>
        <w:t xml:space="preserve">* </w:t>
      </w:r>
      <w:r w:rsidRPr="00584AEA">
        <w:rPr>
          <w:rFonts w:ascii="Arrus" w:hAnsi="Arrus"/>
          <w:sz w:val="22"/>
          <w:lang w:val="en-GB"/>
        </w:rPr>
        <w:t xml:space="preserve">Introduction of applied Islamics to Madrasas, </w:t>
      </w:r>
    </w:p>
    <w:p w14:paraId="268B3065" w14:textId="77777777" w:rsidR="00270475" w:rsidRPr="00584AEA" w:rsidRDefault="00270475" w:rsidP="00270475">
      <w:pPr>
        <w:tabs>
          <w:tab w:val="left" w:pos="720"/>
        </w:tabs>
        <w:jc w:val="both"/>
        <w:rPr>
          <w:rFonts w:ascii="Arrus" w:hAnsi="Arrus"/>
          <w:b/>
          <w:sz w:val="22"/>
          <w:lang w:val="en-GB"/>
        </w:rPr>
      </w:pPr>
      <w:r w:rsidRPr="00584AEA">
        <w:rPr>
          <w:rFonts w:ascii="Arrus" w:hAnsi="Arrus"/>
          <w:b/>
          <w:sz w:val="22"/>
          <w:lang w:val="en-GB"/>
        </w:rPr>
        <w:t xml:space="preserve">* </w:t>
      </w:r>
      <w:r w:rsidRPr="00584AEA">
        <w:rPr>
          <w:rFonts w:ascii="Arrus" w:hAnsi="Arrus"/>
          <w:sz w:val="22"/>
          <w:lang w:val="en-GB"/>
        </w:rPr>
        <w:t xml:space="preserve">Mosques acting as Islamic centres, </w:t>
      </w:r>
    </w:p>
    <w:p w14:paraId="268B3066" w14:textId="77777777" w:rsidR="00270475" w:rsidRPr="00584AEA" w:rsidRDefault="00270475" w:rsidP="00270475">
      <w:pPr>
        <w:ind w:left="360"/>
        <w:jc w:val="both"/>
        <w:rPr>
          <w:rFonts w:ascii="Arrus" w:hAnsi="Arrus"/>
          <w:sz w:val="22"/>
          <w:lang w:val="en-GB"/>
        </w:rPr>
      </w:pPr>
      <w:r w:rsidRPr="00584AEA">
        <w:rPr>
          <w:rFonts w:ascii="Arrus" w:hAnsi="Arrus"/>
          <w:sz w:val="22"/>
          <w:lang w:val="en-GB"/>
        </w:rPr>
        <w:t>* Religious institutions act</w:t>
      </w:r>
    </w:p>
    <w:p w14:paraId="268B3067" w14:textId="77777777" w:rsidR="00270475" w:rsidRPr="00584AEA" w:rsidRDefault="00270475" w:rsidP="00270475">
      <w:pPr>
        <w:ind w:left="360"/>
        <w:jc w:val="both"/>
        <w:rPr>
          <w:rFonts w:ascii="Arrus" w:hAnsi="Arrus"/>
          <w:sz w:val="22"/>
          <w:lang w:val="en-GB"/>
        </w:rPr>
      </w:pPr>
    </w:p>
    <w:p w14:paraId="268B3068" w14:textId="77777777" w:rsidR="00270475" w:rsidRPr="00584AEA" w:rsidRDefault="00270475" w:rsidP="00270475">
      <w:pPr>
        <w:jc w:val="both"/>
        <w:rPr>
          <w:rFonts w:ascii="Arrus" w:hAnsi="Arrus"/>
          <w:b/>
          <w:szCs w:val="28"/>
          <w:lang w:val="en-GB"/>
        </w:rPr>
      </w:pPr>
      <w:r w:rsidRPr="00584AEA">
        <w:rPr>
          <w:rFonts w:ascii="Arrus" w:hAnsi="Arrus"/>
          <w:b/>
          <w:sz w:val="22"/>
          <w:lang w:val="en-GB"/>
        </w:rPr>
        <w:t>12.</w:t>
      </w:r>
      <w:r w:rsidRPr="00584AEA">
        <w:rPr>
          <w:rFonts w:ascii="Arrus" w:hAnsi="Arrus"/>
          <w:b/>
          <w:sz w:val="22"/>
          <w:lang w:val="en-GB"/>
        </w:rPr>
        <w:tab/>
        <w:t>Cultural issues and Urdu</w:t>
      </w:r>
    </w:p>
    <w:p w14:paraId="268B3069" w14:textId="77777777" w:rsidR="00270475" w:rsidRPr="00584AEA" w:rsidRDefault="00270475" w:rsidP="00270475">
      <w:pPr>
        <w:jc w:val="both"/>
        <w:rPr>
          <w:rFonts w:ascii="Arrus" w:hAnsi="Arrus"/>
          <w:sz w:val="22"/>
          <w:szCs w:val="28"/>
          <w:lang w:val="en-GB"/>
        </w:rPr>
      </w:pPr>
    </w:p>
    <w:p w14:paraId="4EBAB4B6" w14:textId="77777777" w:rsidR="005308D8" w:rsidRDefault="005308D8" w:rsidP="00270475">
      <w:pPr>
        <w:jc w:val="both"/>
        <w:rPr>
          <w:rFonts w:ascii="Arrus" w:hAnsi="Arrus"/>
          <w:b/>
          <w:bCs/>
          <w:sz w:val="26"/>
          <w:szCs w:val="36"/>
          <w:lang w:val="en-GB"/>
        </w:rPr>
      </w:pPr>
    </w:p>
    <w:p w14:paraId="268B306A" w14:textId="3D1AF877" w:rsidR="00270475" w:rsidRPr="00584AEA" w:rsidRDefault="00270475" w:rsidP="00270475">
      <w:pPr>
        <w:jc w:val="both"/>
        <w:rPr>
          <w:rFonts w:ascii="Arrus" w:hAnsi="Arrus"/>
          <w:b/>
          <w:bCs/>
          <w:sz w:val="26"/>
          <w:szCs w:val="36"/>
          <w:lang w:val="en-GB"/>
        </w:rPr>
      </w:pPr>
      <w:r w:rsidRPr="00584AEA">
        <w:rPr>
          <w:rFonts w:ascii="Arrus" w:hAnsi="Arrus"/>
          <w:b/>
          <w:bCs/>
          <w:sz w:val="26"/>
          <w:szCs w:val="36"/>
          <w:lang w:val="en-GB"/>
        </w:rPr>
        <w:t>Multiple Interventions</w:t>
      </w:r>
    </w:p>
    <w:p w14:paraId="268B306B" w14:textId="77777777" w:rsidR="00270475" w:rsidRPr="00584AEA" w:rsidRDefault="00270475" w:rsidP="00270475">
      <w:pPr>
        <w:jc w:val="both"/>
        <w:rPr>
          <w:rFonts w:ascii="Arrus" w:hAnsi="Arrus"/>
          <w:b/>
          <w:bCs/>
          <w:sz w:val="22"/>
          <w:szCs w:val="28"/>
          <w:lang w:val="en-GB"/>
        </w:rPr>
      </w:pPr>
    </w:p>
    <w:p w14:paraId="268B306C"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We will take each of these issues one by one. We will study the actions required at three levels: </w:t>
      </w:r>
    </w:p>
    <w:p w14:paraId="268B306D" w14:textId="77777777" w:rsidR="00270475" w:rsidRPr="00584AEA" w:rsidRDefault="00270475" w:rsidP="006F4670">
      <w:pPr>
        <w:numPr>
          <w:ilvl w:val="0"/>
          <w:numId w:val="26"/>
        </w:numPr>
        <w:tabs>
          <w:tab w:val="left" w:pos="720"/>
        </w:tabs>
        <w:ind w:left="720" w:hanging="360"/>
        <w:jc w:val="both"/>
        <w:rPr>
          <w:rFonts w:ascii="Arrus" w:hAnsi="Arrus"/>
          <w:sz w:val="22"/>
          <w:szCs w:val="28"/>
          <w:lang w:val="en-GB"/>
        </w:rPr>
      </w:pPr>
      <w:r w:rsidRPr="00584AEA">
        <w:rPr>
          <w:rFonts w:ascii="Arrus" w:hAnsi="Arrus"/>
          <w:sz w:val="22"/>
          <w:szCs w:val="28"/>
          <w:lang w:val="en-GB"/>
        </w:rPr>
        <w:t xml:space="preserve">Change in the general policies of the government that will favour common masses including Muslims; </w:t>
      </w:r>
    </w:p>
    <w:p w14:paraId="268B306E" w14:textId="77777777" w:rsidR="00270475" w:rsidRPr="00584AEA" w:rsidRDefault="00270475" w:rsidP="006F4670">
      <w:pPr>
        <w:numPr>
          <w:ilvl w:val="0"/>
          <w:numId w:val="27"/>
        </w:numPr>
        <w:tabs>
          <w:tab w:val="left" w:pos="720"/>
        </w:tabs>
        <w:ind w:left="720" w:hanging="360"/>
        <w:jc w:val="both"/>
        <w:rPr>
          <w:rFonts w:ascii="Arrus" w:hAnsi="Arrus"/>
          <w:sz w:val="22"/>
          <w:szCs w:val="28"/>
          <w:lang w:val="en-GB"/>
        </w:rPr>
      </w:pPr>
      <w:r w:rsidRPr="00584AEA">
        <w:rPr>
          <w:rFonts w:ascii="Arrus" w:hAnsi="Arrus"/>
          <w:sz w:val="22"/>
          <w:szCs w:val="28"/>
          <w:lang w:val="en-GB"/>
        </w:rPr>
        <w:t>Comprehensive Plan of Action by Muslim Community;</w:t>
      </w:r>
    </w:p>
    <w:p w14:paraId="268B306F" w14:textId="77777777" w:rsidR="00270475" w:rsidRPr="00584AEA" w:rsidRDefault="00270475" w:rsidP="006F4670">
      <w:pPr>
        <w:numPr>
          <w:ilvl w:val="0"/>
          <w:numId w:val="28"/>
        </w:numPr>
        <w:tabs>
          <w:tab w:val="left" w:pos="720"/>
        </w:tabs>
        <w:ind w:left="720" w:hanging="360"/>
        <w:jc w:val="both"/>
        <w:rPr>
          <w:rFonts w:ascii="Arrus" w:hAnsi="Arrus"/>
          <w:sz w:val="22"/>
          <w:szCs w:val="28"/>
          <w:lang w:val="en-GB"/>
        </w:rPr>
      </w:pPr>
      <w:r w:rsidRPr="00584AEA">
        <w:rPr>
          <w:rFonts w:ascii="Arrus" w:hAnsi="Arrus"/>
          <w:sz w:val="22"/>
          <w:szCs w:val="28"/>
          <w:lang w:val="en-GB"/>
        </w:rPr>
        <w:t>Muslim Specific Policies of Government: Analysis, Monitoring and Reassessment</w:t>
      </w:r>
    </w:p>
    <w:p w14:paraId="268B3070" w14:textId="77777777" w:rsidR="00270475" w:rsidRPr="00584AEA" w:rsidRDefault="00270475" w:rsidP="00270475">
      <w:pPr>
        <w:ind w:left="360"/>
        <w:jc w:val="both"/>
        <w:rPr>
          <w:rFonts w:ascii="Arrus" w:hAnsi="Arrus"/>
          <w:b/>
          <w:bCs/>
          <w:sz w:val="26"/>
          <w:szCs w:val="36"/>
          <w:lang w:val="en-GB"/>
        </w:rPr>
      </w:pPr>
    </w:p>
    <w:p w14:paraId="268B3071" w14:textId="77777777" w:rsidR="00270475" w:rsidRPr="00584AEA" w:rsidRDefault="00270475" w:rsidP="00270475">
      <w:pPr>
        <w:jc w:val="both"/>
        <w:rPr>
          <w:rFonts w:ascii="Arrus" w:hAnsi="Arrus"/>
          <w:b/>
          <w:bCs/>
          <w:sz w:val="26"/>
          <w:szCs w:val="36"/>
          <w:lang w:val="en-GB"/>
        </w:rPr>
      </w:pPr>
      <w:r w:rsidRPr="00584AEA">
        <w:rPr>
          <w:rFonts w:ascii="Arrus" w:hAnsi="Arrus"/>
          <w:b/>
          <w:bCs/>
          <w:sz w:val="26"/>
          <w:szCs w:val="36"/>
          <w:lang w:val="en-GB"/>
        </w:rPr>
        <w:t>Ultimate Aims of Muslim Vision</w:t>
      </w:r>
    </w:p>
    <w:p w14:paraId="268B3072" w14:textId="77777777" w:rsidR="00270475" w:rsidRPr="00584AEA" w:rsidRDefault="00270475" w:rsidP="00270475">
      <w:pPr>
        <w:jc w:val="both"/>
        <w:rPr>
          <w:rFonts w:ascii="Arrus" w:hAnsi="Arrus"/>
          <w:b/>
          <w:bCs/>
          <w:sz w:val="26"/>
          <w:szCs w:val="36"/>
          <w:lang w:val="en-GB"/>
        </w:rPr>
      </w:pPr>
    </w:p>
    <w:p w14:paraId="268B3073"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I have made it clear in the very beginning that this Approach Paper is not merely about highlighting the already known problems of Muslims in India and trying to present their solutions; it is in truth aimed at presenting Muslim Vision of India, which can be summed up as follows:</w:t>
      </w:r>
    </w:p>
    <w:p w14:paraId="268B307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1. </w:t>
      </w:r>
      <w:r w:rsidRPr="00584AEA">
        <w:rPr>
          <w:rFonts w:ascii="Arrus" w:hAnsi="Arrus"/>
          <w:b/>
          <w:sz w:val="22"/>
          <w:szCs w:val="28"/>
          <w:lang w:val="en-GB"/>
        </w:rPr>
        <w:t>India as a secular country</w:t>
      </w:r>
      <w:r w:rsidRPr="00584AEA">
        <w:rPr>
          <w:rFonts w:ascii="Arrus" w:hAnsi="Arrus"/>
          <w:sz w:val="22"/>
          <w:szCs w:val="28"/>
          <w:lang w:val="en-GB"/>
        </w:rPr>
        <w:t xml:space="preserve">, where every religion is given respect, disrespect to religious figures and books is not permitted, there is no </w:t>
      </w:r>
      <w:r w:rsidRPr="00584AEA">
        <w:rPr>
          <w:rFonts w:ascii="Arrus" w:hAnsi="Arrus"/>
          <w:sz w:val="22"/>
          <w:szCs w:val="28"/>
          <w:lang w:val="en-GB"/>
        </w:rPr>
        <w:lastRenderedPageBreak/>
        <w:t>discrimination on the ground of religion, and all religions and religious communities cooperate with one another in building a cleaner, purer, healthier, more peaceful and more prosperous India;</w:t>
      </w:r>
    </w:p>
    <w:p w14:paraId="268B3075"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2. </w:t>
      </w:r>
      <w:r w:rsidRPr="00584AEA">
        <w:rPr>
          <w:rFonts w:ascii="Arrus" w:hAnsi="Arrus"/>
          <w:b/>
          <w:sz w:val="22"/>
          <w:szCs w:val="28"/>
          <w:lang w:val="en-GB"/>
        </w:rPr>
        <w:t>India on High Moral Pedestal</w:t>
      </w:r>
      <w:r w:rsidRPr="00584AEA">
        <w:rPr>
          <w:rFonts w:ascii="Arrus" w:hAnsi="Arrus"/>
          <w:sz w:val="22"/>
          <w:szCs w:val="28"/>
          <w:lang w:val="en-GB"/>
        </w:rPr>
        <w:t>: Where moral, family and social values are protected and promoted where the system acts as health and peace-protective mechanism; where social evils such as alcohol and drugs, gambling and betting and unhealthy sexual practices like prostitution, promiscuity, pornography and homosexuality are not only recognised as evils but effective measures are taken at every possible level to eradicate these evils including a campaign on war-footing against commercialisation of human weaknesses;</w:t>
      </w:r>
    </w:p>
    <w:p w14:paraId="268B3076" w14:textId="0188D35A" w:rsidR="00270475" w:rsidRPr="00584AEA" w:rsidRDefault="00270475" w:rsidP="00270475">
      <w:pPr>
        <w:jc w:val="both"/>
        <w:rPr>
          <w:rFonts w:ascii="Arrus" w:hAnsi="Arrus"/>
          <w:sz w:val="22"/>
          <w:szCs w:val="28"/>
          <w:lang w:val="en-GB"/>
        </w:rPr>
      </w:pPr>
      <w:r w:rsidRPr="00584AEA">
        <w:rPr>
          <w:rFonts w:ascii="Arrus" w:hAnsi="Arrus"/>
          <w:sz w:val="22"/>
          <w:szCs w:val="28"/>
          <w:lang w:val="en-GB"/>
        </w:rPr>
        <w:t>3. I</w:t>
      </w:r>
      <w:r w:rsidRPr="00584AEA">
        <w:rPr>
          <w:rFonts w:ascii="Arrus" w:hAnsi="Arrus"/>
          <w:b/>
          <w:sz w:val="22"/>
          <w:szCs w:val="28"/>
          <w:lang w:val="en-GB"/>
        </w:rPr>
        <w:t>ndia as a Country with Genuine Equality</w:t>
      </w:r>
      <w:r w:rsidRPr="00584AEA">
        <w:rPr>
          <w:rFonts w:ascii="Arrus" w:hAnsi="Arrus"/>
          <w:sz w:val="22"/>
          <w:szCs w:val="28"/>
          <w:lang w:val="en-GB"/>
        </w:rPr>
        <w:t xml:space="preserve">: Where all forms of economic </w:t>
      </w:r>
      <w:r w:rsidR="005308D8">
        <w:rPr>
          <w:rFonts w:ascii="Arrus" w:hAnsi="Arrus"/>
          <w:sz w:val="22"/>
          <w:szCs w:val="28"/>
          <w:lang w:val="en-GB"/>
        </w:rPr>
        <w:t>inequality</w:t>
      </w:r>
      <w:r w:rsidRPr="00584AEA">
        <w:rPr>
          <w:rFonts w:ascii="Arrus" w:hAnsi="Arrus"/>
          <w:sz w:val="22"/>
          <w:szCs w:val="28"/>
          <w:lang w:val="en-GB"/>
        </w:rPr>
        <w:t xml:space="preserve"> including region to region disparity, state to state, community to community, urban-rural, etc are kept at minimum possible levels;</w:t>
      </w:r>
    </w:p>
    <w:p w14:paraId="268B307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4. </w:t>
      </w:r>
      <w:r w:rsidRPr="00584AEA">
        <w:rPr>
          <w:rFonts w:ascii="Arrus" w:hAnsi="Arrus"/>
          <w:b/>
          <w:sz w:val="22"/>
          <w:szCs w:val="28"/>
          <w:lang w:val="en-GB"/>
        </w:rPr>
        <w:t>India as a Secure Country</w:t>
      </w:r>
      <w:r w:rsidRPr="00584AEA">
        <w:rPr>
          <w:rFonts w:ascii="Arrus" w:hAnsi="Arrus"/>
          <w:sz w:val="22"/>
          <w:szCs w:val="28"/>
          <w:lang w:val="en-GB"/>
        </w:rPr>
        <w:t>; Where security issues are given top priority including crimes of all types, riots of all types, all other forms of violence including terrorism; crimes against women; corruption etc;</w:t>
      </w:r>
    </w:p>
    <w:p w14:paraId="268B307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5. </w:t>
      </w:r>
      <w:r w:rsidRPr="00584AEA">
        <w:rPr>
          <w:rFonts w:ascii="Arrus" w:hAnsi="Arrus"/>
          <w:b/>
          <w:sz w:val="22"/>
          <w:szCs w:val="28"/>
          <w:lang w:val="en-GB"/>
        </w:rPr>
        <w:t>India as a Citadel of Peace</w:t>
      </w:r>
      <w:r w:rsidRPr="00584AEA">
        <w:rPr>
          <w:rFonts w:ascii="Arrus" w:hAnsi="Arrus"/>
          <w:sz w:val="22"/>
          <w:szCs w:val="28"/>
          <w:lang w:val="en-GB"/>
        </w:rPr>
        <w:t>; which fights against all the attempts of hegemony by world powers; and comes to the aid of the poor and weak nations.</w:t>
      </w:r>
    </w:p>
    <w:p w14:paraId="268B307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6. </w:t>
      </w:r>
      <w:r w:rsidRPr="00584AEA">
        <w:rPr>
          <w:rFonts w:ascii="Arrus" w:hAnsi="Arrus"/>
          <w:b/>
          <w:sz w:val="22"/>
          <w:szCs w:val="28"/>
          <w:lang w:val="en-GB"/>
        </w:rPr>
        <w:t>India as a Prosperous Country</w:t>
      </w:r>
      <w:r w:rsidRPr="00584AEA">
        <w:rPr>
          <w:rFonts w:ascii="Arrus" w:hAnsi="Arrus"/>
          <w:sz w:val="22"/>
          <w:szCs w:val="28"/>
          <w:lang w:val="en-GB"/>
        </w:rPr>
        <w:t>; which achieves prosperity through proper and genuine means and where the fruits of developments are shared by all its citizens; and</w:t>
      </w:r>
    </w:p>
    <w:p w14:paraId="268B307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7. </w:t>
      </w:r>
      <w:r w:rsidRPr="00584AEA">
        <w:rPr>
          <w:rFonts w:ascii="Arrus" w:hAnsi="Arrus"/>
          <w:b/>
          <w:sz w:val="22"/>
          <w:szCs w:val="28"/>
          <w:lang w:val="en-GB"/>
        </w:rPr>
        <w:t>Where Muslims do play a Meaningful Role in the Development of the Country</w:t>
      </w:r>
      <w:r w:rsidRPr="00584AEA">
        <w:rPr>
          <w:rFonts w:ascii="Arrus" w:hAnsi="Arrus"/>
          <w:sz w:val="22"/>
          <w:szCs w:val="28"/>
          <w:lang w:val="en-GB"/>
        </w:rPr>
        <w:t xml:space="preserve"> becoming part in the efforts as well as the fruits, and they are allowed to play their role without violation of their religious and cultural beliefs and without discrimination and security concerns. </w:t>
      </w:r>
    </w:p>
    <w:p w14:paraId="268B307B" w14:textId="77777777" w:rsidR="00270475" w:rsidRPr="00584AEA" w:rsidRDefault="00270475" w:rsidP="00270475">
      <w:pPr>
        <w:rPr>
          <w:rFonts w:ascii="Arrus" w:hAnsi="Arrus"/>
          <w:sz w:val="22"/>
          <w:szCs w:val="28"/>
        </w:rPr>
      </w:pPr>
    </w:p>
    <w:p w14:paraId="268B307C" w14:textId="77777777" w:rsidR="00270475" w:rsidRPr="00584AEA" w:rsidRDefault="00270475" w:rsidP="00270475">
      <w:pPr>
        <w:rPr>
          <w:rFonts w:ascii="Arrus" w:hAnsi="Arrus"/>
          <w:sz w:val="22"/>
          <w:szCs w:val="28"/>
        </w:rPr>
      </w:pPr>
    </w:p>
    <w:p w14:paraId="268B307D" w14:textId="77777777" w:rsidR="00270475" w:rsidRPr="00584AEA" w:rsidRDefault="00270475" w:rsidP="00270475">
      <w:pPr>
        <w:jc w:val="center"/>
        <w:rPr>
          <w:rFonts w:ascii="Arrus" w:hAnsi="Arrus"/>
          <w:sz w:val="22"/>
          <w:szCs w:val="28"/>
          <w:lang w:val="en-GB"/>
        </w:rPr>
      </w:pPr>
    </w:p>
    <w:p w14:paraId="268B307E" w14:textId="77777777" w:rsidR="00270475" w:rsidRPr="00584AEA" w:rsidRDefault="00270475" w:rsidP="00270475">
      <w:pPr>
        <w:jc w:val="center"/>
        <w:rPr>
          <w:rFonts w:ascii="Arrus" w:hAnsi="Arrus"/>
          <w:sz w:val="22"/>
          <w:szCs w:val="28"/>
          <w:lang w:val="en-GB"/>
        </w:rPr>
      </w:pPr>
    </w:p>
    <w:p w14:paraId="268B307F" w14:textId="77777777" w:rsidR="00270475" w:rsidRPr="00584AEA" w:rsidRDefault="00270475" w:rsidP="00270475">
      <w:pPr>
        <w:jc w:val="center"/>
        <w:rPr>
          <w:rFonts w:ascii="Arrus" w:hAnsi="Arrus"/>
          <w:sz w:val="22"/>
          <w:szCs w:val="28"/>
          <w:lang w:val="en-GB"/>
        </w:rPr>
      </w:pPr>
    </w:p>
    <w:p w14:paraId="268B3080" w14:textId="77777777" w:rsidR="00270475" w:rsidRPr="00584AEA" w:rsidRDefault="00270475" w:rsidP="00270475">
      <w:pPr>
        <w:jc w:val="center"/>
        <w:rPr>
          <w:rFonts w:ascii="Arrus" w:hAnsi="Arrus"/>
          <w:sz w:val="22"/>
          <w:szCs w:val="28"/>
          <w:lang w:val="en-GB"/>
        </w:rPr>
      </w:pPr>
    </w:p>
    <w:p w14:paraId="268B3081" w14:textId="77777777" w:rsidR="00270475" w:rsidRPr="00584AEA" w:rsidRDefault="00270475" w:rsidP="00270475">
      <w:pPr>
        <w:jc w:val="center"/>
        <w:rPr>
          <w:rFonts w:ascii="Arrus" w:hAnsi="Arrus"/>
          <w:sz w:val="22"/>
          <w:szCs w:val="28"/>
          <w:lang w:val="en-GB"/>
        </w:rPr>
      </w:pPr>
    </w:p>
    <w:p w14:paraId="268B3082" w14:textId="77777777" w:rsidR="00270475" w:rsidRPr="00584AEA" w:rsidRDefault="00270475" w:rsidP="00270475">
      <w:pPr>
        <w:jc w:val="center"/>
        <w:rPr>
          <w:rFonts w:ascii="Arrus" w:hAnsi="Arrus"/>
          <w:sz w:val="22"/>
          <w:szCs w:val="28"/>
          <w:lang w:val="en-GB"/>
        </w:rPr>
      </w:pPr>
    </w:p>
    <w:p w14:paraId="268B3083" w14:textId="77777777" w:rsidR="00270475" w:rsidRPr="00584AEA" w:rsidRDefault="00270475" w:rsidP="00270475">
      <w:pPr>
        <w:jc w:val="center"/>
        <w:rPr>
          <w:rFonts w:ascii="Arrus" w:hAnsi="Arrus"/>
          <w:sz w:val="22"/>
          <w:szCs w:val="28"/>
          <w:lang w:val="en-GB"/>
        </w:rPr>
      </w:pPr>
    </w:p>
    <w:p w14:paraId="268B3084" w14:textId="77777777" w:rsidR="00270475" w:rsidRPr="00584AEA" w:rsidRDefault="00270475" w:rsidP="00270475">
      <w:pPr>
        <w:jc w:val="center"/>
        <w:rPr>
          <w:rFonts w:ascii="Arrus" w:hAnsi="Arrus"/>
          <w:sz w:val="22"/>
          <w:szCs w:val="28"/>
          <w:lang w:val="en-GB"/>
        </w:rPr>
      </w:pPr>
    </w:p>
    <w:p w14:paraId="268B3085" w14:textId="77777777" w:rsidR="00270475" w:rsidRPr="00584AEA" w:rsidRDefault="00270475" w:rsidP="00270475">
      <w:pPr>
        <w:jc w:val="center"/>
        <w:rPr>
          <w:rFonts w:ascii="Arrus" w:hAnsi="Arrus"/>
          <w:sz w:val="22"/>
          <w:szCs w:val="28"/>
          <w:lang w:val="en-GB"/>
        </w:rPr>
      </w:pPr>
    </w:p>
    <w:p w14:paraId="268B3086" w14:textId="77777777" w:rsidR="00270475" w:rsidRPr="00584AEA" w:rsidRDefault="00270475" w:rsidP="00270475">
      <w:pPr>
        <w:jc w:val="center"/>
        <w:rPr>
          <w:rFonts w:ascii="Arrus" w:hAnsi="Arrus"/>
          <w:sz w:val="22"/>
          <w:szCs w:val="28"/>
          <w:lang w:val="en-GB"/>
        </w:rPr>
      </w:pPr>
    </w:p>
    <w:p w14:paraId="268B3087" w14:textId="77777777" w:rsidR="00270475" w:rsidRPr="00584AEA" w:rsidRDefault="00270475" w:rsidP="00270475">
      <w:pPr>
        <w:jc w:val="center"/>
        <w:rPr>
          <w:rFonts w:ascii="Arrus" w:hAnsi="Arrus"/>
          <w:sz w:val="22"/>
          <w:szCs w:val="28"/>
          <w:lang w:val="en-GB"/>
        </w:rPr>
      </w:pPr>
    </w:p>
    <w:p w14:paraId="268B3088" w14:textId="77777777" w:rsidR="00270475" w:rsidRPr="00584AEA" w:rsidRDefault="00270475" w:rsidP="00270475">
      <w:pPr>
        <w:jc w:val="center"/>
        <w:rPr>
          <w:rFonts w:ascii="Arrus" w:hAnsi="Arrus"/>
          <w:sz w:val="22"/>
          <w:szCs w:val="28"/>
          <w:lang w:val="en-GB"/>
        </w:rPr>
      </w:pPr>
    </w:p>
    <w:p w14:paraId="268B3096" w14:textId="77777777" w:rsidR="00270475" w:rsidRPr="00584AEA" w:rsidRDefault="00270475" w:rsidP="00270475">
      <w:pPr>
        <w:jc w:val="both"/>
        <w:rPr>
          <w:rFonts w:ascii="Arrus" w:hAnsi="Arrus"/>
          <w:b/>
          <w:bCs/>
          <w:sz w:val="42"/>
          <w:szCs w:val="52"/>
          <w:lang w:val="en-GB"/>
        </w:rPr>
      </w:pPr>
    </w:p>
    <w:p w14:paraId="268B309E" w14:textId="77777777" w:rsidR="00270475" w:rsidRPr="00584AEA" w:rsidRDefault="00270475" w:rsidP="00270475">
      <w:pPr>
        <w:jc w:val="both"/>
        <w:rPr>
          <w:rFonts w:ascii="Arrus" w:hAnsi="Arrus"/>
          <w:b/>
          <w:bCs/>
          <w:sz w:val="42"/>
          <w:szCs w:val="52"/>
          <w:lang w:val="en-GB"/>
        </w:rPr>
      </w:pPr>
    </w:p>
    <w:p w14:paraId="268B309F"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t>4- Changes in Government Policies and Economic Ideology Required</w:t>
      </w:r>
    </w:p>
    <w:p w14:paraId="268B30A0" w14:textId="77777777" w:rsidR="00270475" w:rsidRPr="00584AEA" w:rsidRDefault="00270475" w:rsidP="00270475">
      <w:pPr>
        <w:jc w:val="both"/>
        <w:rPr>
          <w:rFonts w:ascii="Arrus" w:hAnsi="Arrus"/>
          <w:b/>
          <w:bCs/>
          <w:sz w:val="22"/>
          <w:szCs w:val="28"/>
          <w:lang w:val="en-GB"/>
        </w:rPr>
      </w:pPr>
    </w:p>
    <w:p w14:paraId="268B30A2" w14:textId="65D3ABB0" w:rsidR="00270475" w:rsidRDefault="00270475" w:rsidP="00270475">
      <w:pPr>
        <w:jc w:val="both"/>
        <w:rPr>
          <w:rFonts w:ascii="Arrus" w:hAnsi="Arrus"/>
          <w:b/>
          <w:bCs/>
          <w:szCs w:val="32"/>
          <w:lang w:val="en-GB"/>
        </w:rPr>
      </w:pPr>
      <w:r w:rsidRPr="00584AEA">
        <w:rPr>
          <w:rFonts w:ascii="Arrus" w:hAnsi="Arrus"/>
          <w:b/>
          <w:bCs/>
          <w:szCs w:val="32"/>
          <w:lang w:val="en-GB"/>
        </w:rPr>
        <w:t xml:space="preserve">1. Radical steps required to drastically reduce Economic </w:t>
      </w:r>
      <w:r w:rsidR="002C638F">
        <w:rPr>
          <w:rFonts w:ascii="Arrus" w:hAnsi="Arrus"/>
          <w:b/>
          <w:bCs/>
          <w:szCs w:val="32"/>
          <w:lang w:val="en-GB"/>
        </w:rPr>
        <w:t>Inequality</w:t>
      </w:r>
    </w:p>
    <w:p w14:paraId="1C418E93" w14:textId="77777777" w:rsidR="002C638F" w:rsidRPr="00584AEA" w:rsidRDefault="002C638F" w:rsidP="00270475">
      <w:pPr>
        <w:jc w:val="both"/>
        <w:rPr>
          <w:rFonts w:ascii="Arrus" w:hAnsi="Arrus"/>
          <w:sz w:val="22"/>
          <w:szCs w:val="28"/>
          <w:lang w:val="en-GB"/>
        </w:rPr>
      </w:pPr>
    </w:p>
    <w:p w14:paraId="268B30A3" w14:textId="272FD7C0"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Today’s world can be called a world where economic fundamentalism rules which implies supremacy of economics in all the affairs of the world. With the fall of Soviet Union, economic fundamentalism has taken the form of Corporate Fundamentalism where Corporate World has become the virtual leader of the world. All the governmental, non-government, national as well as international institutions are directly or indirectly under its control. The growth models adopted by countries including India are largely aimed at realizing the interests of the Corporate. The result is that the wealth produced is being distributed in a way that economic disparity is multiplying much faster than the real growth. The truth is that the “growth” today in effect means nothing but the growth of the market, without any consideration to its impact on the masses, which are more negative than positive. Absolute poverty may be decreasing but the economic </w:t>
      </w:r>
      <w:r w:rsidR="004A7679">
        <w:rPr>
          <w:rFonts w:ascii="Arrus" w:hAnsi="Arrus"/>
          <w:sz w:val="22"/>
          <w:szCs w:val="28"/>
          <w:lang w:val="en-GB"/>
        </w:rPr>
        <w:t>inequality</w:t>
      </w:r>
      <w:r w:rsidRPr="00584AEA">
        <w:rPr>
          <w:rFonts w:ascii="Arrus" w:hAnsi="Arrus"/>
          <w:sz w:val="22"/>
          <w:szCs w:val="28"/>
          <w:lang w:val="en-GB"/>
        </w:rPr>
        <w:t xml:space="preserve"> is increasing the relative poverty in the country. Obviously the communities and sections of society that are poor are the biggest sufferers. Under these circumstances, a decrease in the absolute poverty level has hardly any significance. </w:t>
      </w:r>
    </w:p>
    <w:p w14:paraId="268B30A4" w14:textId="77777777" w:rsidR="00270475" w:rsidRPr="00584AEA" w:rsidRDefault="00270475" w:rsidP="00270475">
      <w:pPr>
        <w:ind w:firstLine="720"/>
        <w:jc w:val="both"/>
        <w:rPr>
          <w:rFonts w:ascii="Arrus" w:hAnsi="Arrus"/>
          <w:sz w:val="22"/>
          <w:szCs w:val="28"/>
          <w:lang w:val="en-GB"/>
        </w:rPr>
      </w:pPr>
      <w:r w:rsidRPr="00584AEA">
        <w:rPr>
          <w:rFonts w:ascii="Arrus" w:hAnsi="Arrus"/>
          <w:b/>
          <w:bCs/>
          <w:sz w:val="22"/>
          <w:szCs w:val="28"/>
          <w:lang w:val="en-GB"/>
        </w:rPr>
        <w:t>The big businesses steadily gained successes, because they did not hesitate to use every possible trick, every method of exploitation and all possible means--good, bad, legal or illegal, and moral or immoral for their growth</w:t>
      </w:r>
      <w:r w:rsidRPr="00584AEA">
        <w:rPr>
          <w:rFonts w:ascii="Arrus" w:hAnsi="Arrus"/>
          <w:sz w:val="22"/>
          <w:szCs w:val="28"/>
          <w:lang w:val="en-GB"/>
        </w:rPr>
        <w:t xml:space="preserve">. Their fundamentalist approach had modified every department of social and political life. They had succeeded in popularising a certain streak of secularism (negation of religion) and democracy, which gave them immensely greater space to manoeuvre. </w:t>
      </w:r>
      <w:r w:rsidRPr="00584AEA">
        <w:rPr>
          <w:rFonts w:ascii="Arrus" w:hAnsi="Arrus"/>
          <w:b/>
          <w:bCs/>
          <w:sz w:val="22"/>
          <w:szCs w:val="28"/>
          <w:lang w:val="en-GB"/>
        </w:rPr>
        <w:t>The marginalisation of religion and remodelling of social values opened new vistas for their growth</w:t>
      </w:r>
      <w:r w:rsidRPr="00584AEA">
        <w:rPr>
          <w:rFonts w:ascii="Arrus" w:hAnsi="Arrus"/>
          <w:sz w:val="22"/>
          <w:szCs w:val="28"/>
          <w:lang w:val="en-GB"/>
        </w:rPr>
        <w:t xml:space="preserve">. While, they persisted in their endeavours to transform the whole of society into </w:t>
      </w:r>
      <w:r w:rsidRPr="00584AEA">
        <w:rPr>
          <w:rFonts w:ascii="Arrus" w:hAnsi="Arrus"/>
          <w:sz w:val="22"/>
          <w:szCs w:val="28"/>
          <w:lang w:val="en-GB"/>
        </w:rPr>
        <w:lastRenderedPageBreak/>
        <w:t xml:space="preserve">either the consumers or the consumed, they also took well-calculated steps to monopolise wealth by restructuring the economic system. </w:t>
      </w:r>
      <w:r w:rsidRPr="00584AEA">
        <w:rPr>
          <w:rFonts w:ascii="Arrus" w:hAnsi="Arrus"/>
          <w:b/>
          <w:bCs/>
          <w:sz w:val="22"/>
          <w:szCs w:val="28"/>
          <w:lang w:val="en-GB"/>
        </w:rPr>
        <w:t xml:space="preserve">The plan comprised liberalisation of economy, popularly known as </w:t>
      </w:r>
      <w:r w:rsidRPr="00584AEA">
        <w:rPr>
          <w:rFonts w:ascii="Arrus" w:hAnsi="Arrus"/>
          <w:b/>
          <w:bCs/>
          <w:i/>
          <w:iCs/>
          <w:sz w:val="22"/>
          <w:szCs w:val="28"/>
          <w:lang w:val="en-GB"/>
        </w:rPr>
        <w:t>laissez</w:t>
      </w:r>
      <w:r w:rsidRPr="00584AEA">
        <w:rPr>
          <w:rFonts w:ascii="Arrus" w:hAnsi="Arrus"/>
          <w:b/>
          <w:bCs/>
          <w:sz w:val="22"/>
          <w:szCs w:val="28"/>
          <w:lang w:val="en-GB"/>
        </w:rPr>
        <w:t xml:space="preserve"> </w:t>
      </w:r>
      <w:r w:rsidRPr="00584AEA">
        <w:rPr>
          <w:rFonts w:ascii="Arrus" w:hAnsi="Arrus"/>
          <w:b/>
          <w:bCs/>
          <w:i/>
          <w:iCs/>
          <w:sz w:val="22"/>
          <w:szCs w:val="28"/>
          <w:lang w:val="en-GB"/>
        </w:rPr>
        <w:t>faire</w:t>
      </w:r>
      <w:r w:rsidRPr="00584AEA">
        <w:rPr>
          <w:rFonts w:ascii="Arrus" w:hAnsi="Arrus"/>
          <w:b/>
          <w:bCs/>
          <w:sz w:val="22"/>
          <w:szCs w:val="28"/>
          <w:lang w:val="en-GB"/>
        </w:rPr>
        <w:t>, adopting of a tax system that helped the cause of the industrialists and not that of the common people, establishment of a banking system and stock exchange that mobilised public money for their use, construction of  such economic structures as would accelerate the upward mobility of wealth (from the poor to the rich), complicating the science of econom</w:t>
      </w:r>
      <w:r w:rsidRPr="00584AEA">
        <w:rPr>
          <w:rFonts w:ascii="Arrus" w:hAnsi="Arrus"/>
          <w:b/>
          <w:bCs/>
          <w:sz w:val="22"/>
          <w:szCs w:val="28"/>
          <w:lang w:val="en-GB"/>
        </w:rPr>
        <w:softHyphen/>
        <w:t>ics so that the common people, not even the intelligentsia, except the experts, can comprehend what happens at the economic level, using the economists to devise such criteria of economic development as suit their strategy and multiplication of demands by transforming treachery, dishonestly and falsehood into art.</w:t>
      </w:r>
    </w:p>
    <w:p w14:paraId="268B30A5" w14:textId="0BC42AE4"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It is high time the role of Big Business and the institutions created by the modern economic order were re-examined so that the adverse effects of the current economic model could be reversed. But before discussing the implications and solutions, let us understand what Economic Disparity means, how it is measured, and what the levels of global and Indian </w:t>
      </w:r>
      <w:r w:rsidR="00470015">
        <w:rPr>
          <w:rFonts w:ascii="Arrus" w:hAnsi="Arrus"/>
          <w:sz w:val="22"/>
          <w:szCs w:val="28"/>
          <w:lang w:val="en-GB"/>
        </w:rPr>
        <w:t>inequality</w:t>
      </w:r>
      <w:r w:rsidRPr="00584AEA">
        <w:rPr>
          <w:rFonts w:ascii="Arrus" w:hAnsi="Arrus"/>
          <w:sz w:val="22"/>
          <w:szCs w:val="28"/>
          <w:lang w:val="en-GB"/>
        </w:rPr>
        <w:t xml:space="preserve"> are.</w:t>
      </w:r>
    </w:p>
    <w:p w14:paraId="268B30A6" w14:textId="5FE83D12" w:rsidR="00270475" w:rsidRPr="00584AEA" w:rsidRDefault="00270475" w:rsidP="00270475">
      <w:pPr>
        <w:pStyle w:val="NormalWeb"/>
        <w:ind w:firstLine="720"/>
        <w:jc w:val="both"/>
        <w:rPr>
          <w:rFonts w:ascii="Arrus" w:hAnsi="Arrus"/>
          <w:sz w:val="22"/>
          <w:szCs w:val="28"/>
        </w:rPr>
      </w:pPr>
      <w:r w:rsidRPr="00584AEA">
        <w:rPr>
          <w:rFonts w:ascii="Arrus" w:hAnsi="Arrus"/>
          <w:b/>
          <w:bCs/>
          <w:sz w:val="22"/>
          <w:szCs w:val="28"/>
        </w:rPr>
        <w:t>According to popular definition, Economic inequality or Disparity</w:t>
      </w:r>
      <w:r w:rsidRPr="00584AEA">
        <w:rPr>
          <w:rFonts w:ascii="Arrus" w:hAnsi="Arrus"/>
          <w:sz w:val="22"/>
          <w:szCs w:val="28"/>
        </w:rPr>
        <w:t xml:space="preserve"> is an indicator of </w:t>
      </w:r>
      <w:r w:rsidRPr="00584AEA">
        <w:rPr>
          <w:rFonts w:ascii="Arrus" w:hAnsi="Arrus"/>
          <w:b/>
          <w:bCs/>
          <w:sz w:val="22"/>
          <w:szCs w:val="28"/>
        </w:rPr>
        <w:t>the gap between the rich and the poor</w:t>
      </w:r>
      <w:r w:rsidRPr="00584AEA">
        <w:rPr>
          <w:rFonts w:ascii="Arrus" w:hAnsi="Arrus"/>
          <w:sz w:val="22"/>
          <w:szCs w:val="28"/>
        </w:rPr>
        <w:t xml:space="preserve"> and comprises </w:t>
      </w:r>
      <w:r w:rsidR="0006347A">
        <w:rPr>
          <w:rFonts w:ascii="Arrus" w:hAnsi="Arrus"/>
          <w:sz w:val="22"/>
          <w:szCs w:val="28"/>
        </w:rPr>
        <w:t>inequal</w:t>
      </w:r>
      <w:r w:rsidRPr="00584AEA">
        <w:rPr>
          <w:rFonts w:ascii="Arrus" w:hAnsi="Arrus"/>
          <w:sz w:val="22"/>
          <w:szCs w:val="28"/>
        </w:rPr>
        <w:t xml:space="preserve">ities in the distribution of </w:t>
      </w:r>
      <w:hyperlink r:id="rId535" w:tooltip="Economic" w:history="1">
        <w:r w:rsidRPr="00584AEA">
          <w:rPr>
            <w:rStyle w:val="Hyperlink"/>
            <w:rFonts w:ascii="Arrus" w:eastAsiaTheme="majorEastAsia" w:hAnsi="Arrus"/>
            <w:sz w:val="22"/>
            <w:szCs w:val="28"/>
            <w:u w:val="none"/>
          </w:rPr>
          <w:t>economic</w:t>
        </w:r>
      </w:hyperlink>
      <w:r w:rsidRPr="00584AEA">
        <w:rPr>
          <w:rFonts w:ascii="Arrus" w:hAnsi="Arrus"/>
          <w:sz w:val="22"/>
          <w:szCs w:val="28"/>
        </w:rPr>
        <w:t xml:space="preserve"> </w:t>
      </w:r>
      <w:hyperlink r:id="rId536" w:tooltip="Assets" w:history="1">
        <w:r w:rsidRPr="00584AEA">
          <w:rPr>
            <w:rStyle w:val="Hyperlink"/>
            <w:rFonts w:ascii="Arrus" w:eastAsiaTheme="majorEastAsia" w:hAnsi="Arrus"/>
            <w:sz w:val="22"/>
            <w:szCs w:val="28"/>
            <w:u w:val="none"/>
          </w:rPr>
          <w:t>assets</w:t>
        </w:r>
      </w:hyperlink>
      <w:r w:rsidRPr="00584AEA">
        <w:rPr>
          <w:rFonts w:ascii="Arrus" w:hAnsi="Arrus"/>
          <w:sz w:val="22"/>
          <w:szCs w:val="28"/>
        </w:rPr>
        <w:t xml:space="preserve"> (wealth) and </w:t>
      </w:r>
      <w:hyperlink r:id="rId537" w:tooltip="Income" w:history="1">
        <w:r w:rsidRPr="00584AEA">
          <w:rPr>
            <w:rStyle w:val="Hyperlink"/>
            <w:rFonts w:ascii="Arrus" w:eastAsiaTheme="majorEastAsia" w:hAnsi="Arrus"/>
            <w:sz w:val="22"/>
            <w:szCs w:val="28"/>
            <w:u w:val="none"/>
          </w:rPr>
          <w:t>income</w:t>
        </w:r>
      </w:hyperlink>
      <w:r w:rsidRPr="00584AEA">
        <w:rPr>
          <w:rFonts w:ascii="Arrus" w:hAnsi="Arrus"/>
          <w:sz w:val="22"/>
          <w:szCs w:val="28"/>
        </w:rPr>
        <w:t xml:space="preserve"> within individuals of a country or region, between regions or between various groups based on religion, caste, class or culture. The term typically refers to inequality among individuals and groups within a society, but can also refer to </w:t>
      </w:r>
      <w:hyperlink r:id="rId538" w:tooltip="International inequality" w:history="1">
        <w:r w:rsidRPr="00584AEA">
          <w:rPr>
            <w:rStyle w:val="Hyperlink"/>
            <w:rFonts w:ascii="Arrus" w:eastAsiaTheme="majorEastAsia" w:hAnsi="Arrus"/>
            <w:sz w:val="22"/>
            <w:szCs w:val="28"/>
            <w:u w:val="none"/>
          </w:rPr>
          <w:t>inequality among countries</w:t>
        </w:r>
      </w:hyperlink>
      <w:r w:rsidRPr="00584AEA">
        <w:rPr>
          <w:rFonts w:ascii="Arrus" w:hAnsi="Arrus"/>
          <w:sz w:val="22"/>
          <w:szCs w:val="28"/>
        </w:rPr>
        <w:t xml:space="preserve">.  While an absolute economic equality is impossible, the extreme forms of disparity are dangerous for society, and need to be addressed for the sake of the larger population. The issue of economic inequality involves various issues including the ideas of </w:t>
      </w:r>
      <w:hyperlink r:id="rId539" w:tooltip="Equity (economics)" w:history="1">
        <w:r w:rsidRPr="00584AEA">
          <w:rPr>
            <w:rStyle w:val="Hyperlink"/>
            <w:rFonts w:ascii="Arrus" w:eastAsiaTheme="majorEastAsia" w:hAnsi="Arrus"/>
            <w:sz w:val="22"/>
            <w:szCs w:val="28"/>
            <w:u w:val="none"/>
          </w:rPr>
          <w:t>equity</w:t>
        </w:r>
      </w:hyperlink>
      <w:r w:rsidRPr="00584AEA">
        <w:rPr>
          <w:rFonts w:ascii="Arrus" w:hAnsi="Arrus"/>
          <w:sz w:val="22"/>
          <w:szCs w:val="28"/>
        </w:rPr>
        <w:t xml:space="preserve">, </w:t>
      </w:r>
      <w:hyperlink r:id="rId540" w:tooltip="Equality of outcome" w:history="1">
        <w:r w:rsidRPr="00584AEA">
          <w:rPr>
            <w:rStyle w:val="Hyperlink"/>
            <w:rFonts w:ascii="Arrus" w:eastAsiaTheme="majorEastAsia" w:hAnsi="Arrus"/>
            <w:sz w:val="22"/>
            <w:szCs w:val="28"/>
            <w:u w:val="none"/>
          </w:rPr>
          <w:t>equality of outcome</w:t>
        </w:r>
      </w:hyperlink>
      <w:r w:rsidRPr="00584AEA">
        <w:rPr>
          <w:rFonts w:ascii="Arrus" w:hAnsi="Arrus"/>
          <w:sz w:val="22"/>
          <w:szCs w:val="28"/>
        </w:rPr>
        <w:t xml:space="preserve">, </w:t>
      </w:r>
      <w:hyperlink r:id="rId541" w:tooltip="Equality of opportunity" w:history="1">
        <w:r w:rsidRPr="00584AEA">
          <w:rPr>
            <w:rStyle w:val="Hyperlink"/>
            <w:rFonts w:ascii="Arrus" w:eastAsiaTheme="majorEastAsia" w:hAnsi="Arrus"/>
            <w:sz w:val="22"/>
            <w:szCs w:val="28"/>
            <w:u w:val="none"/>
          </w:rPr>
          <w:t>equality of opportunity</w:t>
        </w:r>
      </w:hyperlink>
      <w:r w:rsidRPr="00584AEA">
        <w:rPr>
          <w:rFonts w:ascii="Arrus" w:hAnsi="Arrus"/>
          <w:sz w:val="22"/>
          <w:szCs w:val="28"/>
        </w:rPr>
        <w:t xml:space="preserve">, the causes and factors leading to the widening disparity and the solutions. Certain forces of economics have of course been supporting the idea of economic inequality on various grounds, most of which are aimed at perpetuating their hold on economy and other power centres. </w:t>
      </w:r>
    </w:p>
    <w:p w14:paraId="268B30A7" w14:textId="77777777" w:rsidR="00270475" w:rsidRPr="00584AEA" w:rsidRDefault="00270475" w:rsidP="00270475">
      <w:pPr>
        <w:pStyle w:val="NormalWeb"/>
        <w:ind w:firstLine="720"/>
        <w:jc w:val="both"/>
        <w:rPr>
          <w:rFonts w:ascii="Arrus" w:hAnsi="Arrus"/>
          <w:sz w:val="22"/>
          <w:szCs w:val="28"/>
        </w:rPr>
      </w:pPr>
      <w:r w:rsidRPr="00584AEA">
        <w:rPr>
          <w:rFonts w:ascii="Arrus" w:hAnsi="Arrus"/>
          <w:sz w:val="22"/>
          <w:szCs w:val="28"/>
        </w:rPr>
        <w:t xml:space="preserve">Observers differ on both the morality and utility of inequality, whether, and/or how much inequality is necessary in society and how it can be affected. It has been praised as necessary and beneficial, mainly by the proponents of capitalistic systems, and attacked as a </w:t>
      </w:r>
      <w:r w:rsidRPr="00584AEA">
        <w:rPr>
          <w:rFonts w:ascii="Arrus" w:hAnsi="Arrus"/>
          <w:sz w:val="22"/>
          <w:szCs w:val="28"/>
        </w:rPr>
        <w:lastRenderedPageBreak/>
        <w:t>growing social problem, mainly by the sociologists but also by the followers of different religions and other ideologies.</w:t>
      </w:r>
      <w:hyperlink r:id="rId542" w:anchor="cite_note-Spirit_Level-2#cite_note-Spirit_Level-2" w:history="1"/>
      <w:r w:rsidRPr="00584AEA">
        <w:rPr>
          <w:rFonts w:ascii="Arrus" w:hAnsi="Arrus"/>
          <w:sz w:val="22"/>
          <w:szCs w:val="28"/>
        </w:rPr>
        <w:t xml:space="preserve">  </w:t>
      </w:r>
    </w:p>
    <w:p w14:paraId="268B30A8" w14:textId="208471E4" w:rsidR="00270475" w:rsidRPr="00584AEA" w:rsidRDefault="00F108F4" w:rsidP="00270475">
      <w:pPr>
        <w:pStyle w:val="NormalWeb"/>
        <w:ind w:firstLine="720"/>
        <w:jc w:val="both"/>
        <w:rPr>
          <w:rFonts w:ascii="Arrus" w:hAnsi="Arrus"/>
          <w:sz w:val="22"/>
          <w:szCs w:val="28"/>
        </w:rPr>
      </w:pPr>
      <w:r>
        <w:rPr>
          <w:rFonts w:ascii="Arrus" w:hAnsi="Arrus"/>
          <w:sz w:val="22"/>
          <w:szCs w:val="28"/>
        </w:rPr>
        <w:t>Inequality</w:t>
      </w:r>
      <w:r w:rsidR="00270475" w:rsidRPr="00584AEA">
        <w:rPr>
          <w:rFonts w:ascii="Arrus" w:hAnsi="Arrus"/>
          <w:sz w:val="22"/>
          <w:szCs w:val="28"/>
        </w:rPr>
        <w:t xml:space="preserve"> may broadly be divided into Income </w:t>
      </w:r>
      <w:r>
        <w:rPr>
          <w:rFonts w:ascii="Arrus" w:hAnsi="Arrus"/>
          <w:sz w:val="22"/>
          <w:szCs w:val="28"/>
        </w:rPr>
        <w:t>Inequality</w:t>
      </w:r>
      <w:r w:rsidRPr="00584AEA">
        <w:rPr>
          <w:rFonts w:ascii="Arrus" w:hAnsi="Arrus"/>
          <w:sz w:val="22"/>
          <w:szCs w:val="28"/>
        </w:rPr>
        <w:t xml:space="preserve"> </w:t>
      </w:r>
      <w:r w:rsidR="00270475" w:rsidRPr="00584AEA">
        <w:rPr>
          <w:rFonts w:ascii="Arrus" w:hAnsi="Arrus"/>
          <w:sz w:val="22"/>
          <w:szCs w:val="28"/>
        </w:rPr>
        <w:t xml:space="preserve">and Wealth </w:t>
      </w:r>
      <w:r>
        <w:rPr>
          <w:rFonts w:ascii="Arrus" w:hAnsi="Arrus"/>
          <w:sz w:val="22"/>
          <w:szCs w:val="28"/>
        </w:rPr>
        <w:t>Inequality</w:t>
      </w:r>
      <w:r w:rsidR="00270475" w:rsidRPr="00584AEA">
        <w:rPr>
          <w:rFonts w:ascii="Arrus" w:hAnsi="Arrus"/>
          <w:sz w:val="22"/>
          <w:szCs w:val="28"/>
        </w:rPr>
        <w:t xml:space="preserve">. Obviously, if the Income </w:t>
      </w:r>
      <w:r>
        <w:rPr>
          <w:rFonts w:ascii="Arrus" w:hAnsi="Arrus"/>
          <w:sz w:val="22"/>
          <w:szCs w:val="28"/>
        </w:rPr>
        <w:t>Inequality</w:t>
      </w:r>
      <w:r w:rsidRPr="00584AEA">
        <w:rPr>
          <w:rFonts w:ascii="Arrus" w:hAnsi="Arrus"/>
          <w:sz w:val="22"/>
          <w:szCs w:val="28"/>
        </w:rPr>
        <w:t xml:space="preserve"> </w:t>
      </w:r>
      <w:r w:rsidR="00270475" w:rsidRPr="00584AEA">
        <w:rPr>
          <w:rFonts w:ascii="Arrus" w:hAnsi="Arrus"/>
          <w:sz w:val="22"/>
          <w:szCs w:val="28"/>
        </w:rPr>
        <w:t xml:space="preserve">continues, in absence of any corrective measures, the Wealth </w:t>
      </w:r>
      <w:r>
        <w:rPr>
          <w:rFonts w:ascii="Arrus" w:hAnsi="Arrus"/>
          <w:sz w:val="22"/>
          <w:szCs w:val="28"/>
        </w:rPr>
        <w:t>Inequality</w:t>
      </w:r>
      <w:r w:rsidRPr="00584AEA">
        <w:rPr>
          <w:rFonts w:ascii="Arrus" w:hAnsi="Arrus"/>
          <w:sz w:val="22"/>
          <w:szCs w:val="28"/>
        </w:rPr>
        <w:t xml:space="preserve"> </w:t>
      </w:r>
      <w:r w:rsidR="00270475" w:rsidRPr="00584AEA">
        <w:rPr>
          <w:rFonts w:ascii="Arrus" w:hAnsi="Arrus"/>
          <w:sz w:val="22"/>
          <w:szCs w:val="28"/>
        </w:rPr>
        <w:t>will grow bigger and bigger.</w:t>
      </w:r>
    </w:p>
    <w:p w14:paraId="268B30A9" w14:textId="50EB6016" w:rsidR="00270475" w:rsidRPr="00584AEA" w:rsidRDefault="00270475" w:rsidP="00270475">
      <w:pPr>
        <w:ind w:firstLine="720"/>
        <w:jc w:val="both"/>
        <w:rPr>
          <w:rFonts w:ascii="Arrus" w:hAnsi="Arrus"/>
          <w:sz w:val="22"/>
          <w:szCs w:val="28"/>
        </w:rPr>
      </w:pPr>
      <w:r w:rsidRPr="00584AEA">
        <w:rPr>
          <w:rFonts w:ascii="Arrus" w:hAnsi="Arrus"/>
          <w:sz w:val="22"/>
          <w:szCs w:val="28"/>
        </w:rPr>
        <w:t xml:space="preserve">Differences in national income equality around the world are measured by the national </w:t>
      </w:r>
      <w:hyperlink r:id="rId543" w:tooltip="Gini coefficient" w:history="1">
        <w:r w:rsidRPr="00584AEA">
          <w:rPr>
            <w:rStyle w:val="Hyperlink"/>
            <w:rFonts w:ascii="Arrus" w:eastAsiaTheme="majorEastAsia" w:hAnsi="Arrus"/>
            <w:sz w:val="22"/>
            <w:szCs w:val="28"/>
            <w:u w:val="none"/>
          </w:rPr>
          <w:t>Gini coefficient</w:t>
        </w:r>
      </w:hyperlink>
      <w:r w:rsidRPr="00584AEA">
        <w:rPr>
          <w:rFonts w:ascii="Arrus" w:hAnsi="Arrus"/>
          <w:sz w:val="22"/>
          <w:szCs w:val="28"/>
        </w:rPr>
        <w:t>. The Gini coefficient is a number between 0 and 1, where 0 corresponds with perfect equality (where everyone has the same income</w:t>
      </w:r>
      <w:r w:rsidR="005B09F9">
        <w:rPr>
          <w:rFonts w:ascii="Arrus" w:hAnsi="Arrus"/>
          <w:sz w:val="22"/>
          <w:szCs w:val="28"/>
        </w:rPr>
        <w:t>/wealth</w:t>
      </w:r>
      <w:r w:rsidRPr="00584AEA">
        <w:rPr>
          <w:rFonts w:ascii="Arrus" w:hAnsi="Arrus"/>
          <w:sz w:val="22"/>
          <w:szCs w:val="28"/>
        </w:rPr>
        <w:t>) and 1 corresponds with perfect inequality (where one person has all the income</w:t>
      </w:r>
      <w:r w:rsidR="005B09F9">
        <w:rPr>
          <w:rFonts w:ascii="Arrus" w:hAnsi="Arrus"/>
          <w:sz w:val="22"/>
          <w:szCs w:val="28"/>
        </w:rPr>
        <w:t>/wealth</w:t>
      </w:r>
      <w:r w:rsidRPr="00584AEA">
        <w:rPr>
          <w:rFonts w:ascii="Arrus" w:hAnsi="Arrus"/>
          <w:sz w:val="22"/>
          <w:szCs w:val="28"/>
        </w:rPr>
        <w:t>, and everyone else has zero income</w:t>
      </w:r>
      <w:r w:rsidR="005B09F9">
        <w:rPr>
          <w:rFonts w:ascii="Arrus" w:hAnsi="Arrus"/>
          <w:sz w:val="22"/>
          <w:szCs w:val="28"/>
        </w:rPr>
        <w:t>/wealth</w:t>
      </w:r>
      <w:r w:rsidRPr="00584AEA">
        <w:rPr>
          <w:rFonts w:ascii="Arrus" w:hAnsi="Arrus"/>
          <w:sz w:val="22"/>
          <w:szCs w:val="28"/>
        </w:rPr>
        <w:t>).</w:t>
      </w:r>
    </w:p>
    <w:p w14:paraId="268B30AA" w14:textId="648A5D8B" w:rsidR="00270475" w:rsidRPr="00584AEA" w:rsidRDefault="00270475" w:rsidP="00270475">
      <w:pPr>
        <w:ind w:firstLine="720"/>
        <w:jc w:val="both"/>
        <w:rPr>
          <w:rFonts w:ascii="Arrus" w:hAnsi="Arrus"/>
          <w:sz w:val="22"/>
          <w:szCs w:val="28"/>
        </w:rPr>
      </w:pPr>
      <w:r w:rsidRPr="00584AEA">
        <w:rPr>
          <w:rFonts w:ascii="Arrus" w:hAnsi="Arrus"/>
          <w:sz w:val="22"/>
          <w:szCs w:val="28"/>
        </w:rPr>
        <w:t xml:space="preserve">Economic </w:t>
      </w:r>
      <w:r w:rsidR="00F108F4">
        <w:rPr>
          <w:rFonts w:ascii="Arrus" w:hAnsi="Arrus"/>
          <w:sz w:val="22"/>
          <w:szCs w:val="28"/>
        </w:rPr>
        <w:t>Inequality</w:t>
      </w:r>
      <w:r w:rsidR="00F108F4" w:rsidRPr="00584AEA">
        <w:rPr>
          <w:rFonts w:ascii="Arrus" w:hAnsi="Arrus"/>
          <w:sz w:val="22"/>
          <w:szCs w:val="28"/>
        </w:rPr>
        <w:t xml:space="preserve"> </w:t>
      </w:r>
      <w:r w:rsidRPr="00584AEA">
        <w:rPr>
          <w:rFonts w:ascii="Arrus" w:hAnsi="Arrus"/>
          <w:sz w:val="22"/>
          <w:szCs w:val="28"/>
        </w:rPr>
        <w:t xml:space="preserve">is a global phenomenon but certain countries including India have much greater </w:t>
      </w:r>
      <w:r w:rsidR="004558D6">
        <w:rPr>
          <w:rFonts w:ascii="Arrus" w:hAnsi="Arrus"/>
          <w:sz w:val="22"/>
          <w:szCs w:val="28"/>
        </w:rPr>
        <w:t>Inequality</w:t>
      </w:r>
      <w:r w:rsidR="004558D6" w:rsidRPr="00584AEA">
        <w:rPr>
          <w:rFonts w:ascii="Arrus" w:hAnsi="Arrus"/>
          <w:sz w:val="22"/>
          <w:szCs w:val="28"/>
        </w:rPr>
        <w:t xml:space="preserve"> </w:t>
      </w:r>
      <w:r w:rsidRPr="00584AEA">
        <w:rPr>
          <w:rFonts w:ascii="Arrus" w:hAnsi="Arrus"/>
          <w:sz w:val="22"/>
          <w:szCs w:val="28"/>
        </w:rPr>
        <w:t xml:space="preserve">than others and are also more severely affected with serious consequences on the social fabric. </w:t>
      </w:r>
    </w:p>
    <w:p w14:paraId="268B30AB" w14:textId="77777777" w:rsidR="00270475" w:rsidRPr="00584AEA" w:rsidRDefault="00270475" w:rsidP="00270475">
      <w:pPr>
        <w:pStyle w:val="Heading2"/>
        <w:jc w:val="both"/>
        <w:rPr>
          <w:rStyle w:val="editsection"/>
          <w:rFonts w:ascii="Arrus" w:hAnsi="Arrus"/>
          <w:b/>
          <w:sz w:val="22"/>
          <w:szCs w:val="28"/>
        </w:rPr>
      </w:pPr>
    </w:p>
    <w:p w14:paraId="268B30AC" w14:textId="75135AC2" w:rsidR="00270475" w:rsidRPr="004558D6" w:rsidRDefault="00270475" w:rsidP="00270475">
      <w:pPr>
        <w:pStyle w:val="Heading2"/>
        <w:jc w:val="both"/>
        <w:rPr>
          <w:rStyle w:val="editsection"/>
          <w:rFonts w:ascii="Arrus" w:hAnsi="Arrus"/>
          <w:b/>
          <w:szCs w:val="32"/>
        </w:rPr>
      </w:pPr>
      <w:r w:rsidRPr="004558D6">
        <w:rPr>
          <w:rStyle w:val="editsection"/>
          <w:rFonts w:ascii="Arrus" w:hAnsi="Arrus"/>
          <w:b/>
          <w:szCs w:val="32"/>
        </w:rPr>
        <w:t xml:space="preserve">Global Economic </w:t>
      </w:r>
      <w:r w:rsidR="004558D6" w:rsidRPr="004558D6">
        <w:rPr>
          <w:rFonts w:ascii="Arrus" w:hAnsi="Arrus"/>
          <w:b/>
          <w:szCs w:val="32"/>
        </w:rPr>
        <w:t>Inequality</w:t>
      </w:r>
    </w:p>
    <w:p w14:paraId="268B30AD" w14:textId="77777777" w:rsidR="00270475" w:rsidRPr="00584AEA" w:rsidRDefault="00270475" w:rsidP="00270475">
      <w:pPr>
        <w:jc w:val="both"/>
        <w:rPr>
          <w:rFonts w:ascii="Arrus" w:hAnsi="Arrus"/>
          <w:sz w:val="22"/>
          <w:szCs w:val="28"/>
        </w:rPr>
      </w:pPr>
    </w:p>
    <w:p w14:paraId="268B30AE" w14:textId="12D0839F" w:rsidR="00270475" w:rsidRPr="00584AEA" w:rsidRDefault="00270475" w:rsidP="00270475">
      <w:pPr>
        <w:jc w:val="both"/>
        <w:rPr>
          <w:rFonts w:ascii="Arrus" w:hAnsi="Arrus"/>
          <w:sz w:val="22"/>
          <w:szCs w:val="28"/>
        </w:rPr>
      </w:pPr>
      <w:r w:rsidRPr="00584AEA">
        <w:rPr>
          <w:rFonts w:ascii="Arrus" w:hAnsi="Arrus"/>
          <w:sz w:val="22"/>
          <w:szCs w:val="28"/>
        </w:rPr>
        <w:t xml:space="preserve">The global economic </w:t>
      </w:r>
      <w:r w:rsidR="004558D6">
        <w:rPr>
          <w:rFonts w:ascii="Arrus" w:hAnsi="Arrus"/>
          <w:sz w:val="22"/>
          <w:szCs w:val="28"/>
        </w:rPr>
        <w:t>Inequality</w:t>
      </w:r>
      <w:r w:rsidR="004558D6" w:rsidRPr="00584AEA">
        <w:rPr>
          <w:rFonts w:ascii="Arrus" w:hAnsi="Arrus"/>
          <w:sz w:val="22"/>
          <w:szCs w:val="28"/>
        </w:rPr>
        <w:t xml:space="preserve"> </w:t>
      </w:r>
      <w:r w:rsidRPr="00584AEA">
        <w:rPr>
          <w:rFonts w:ascii="Arrus" w:hAnsi="Arrus"/>
          <w:sz w:val="22"/>
          <w:szCs w:val="28"/>
        </w:rPr>
        <w:t>can be judged by the following facts:</w:t>
      </w:r>
    </w:p>
    <w:p w14:paraId="268B30AF" w14:textId="77777777" w:rsidR="00270475" w:rsidRPr="00584AEA" w:rsidRDefault="00270475" w:rsidP="00270475">
      <w:pPr>
        <w:jc w:val="both"/>
        <w:rPr>
          <w:rFonts w:ascii="Arrus" w:hAnsi="Arrus"/>
          <w:sz w:val="22"/>
          <w:szCs w:val="28"/>
        </w:rPr>
      </w:pPr>
    </w:p>
    <w:p w14:paraId="268B30B0" w14:textId="74B32435" w:rsidR="00270475" w:rsidRPr="00584AEA" w:rsidRDefault="00270475" w:rsidP="006F4670">
      <w:pPr>
        <w:pStyle w:val="ListParagraph"/>
        <w:widowControl/>
        <w:numPr>
          <w:ilvl w:val="0"/>
          <w:numId w:val="155"/>
        </w:numPr>
        <w:autoSpaceDE/>
        <w:autoSpaceDN/>
        <w:adjustRightInd/>
        <w:jc w:val="both"/>
        <w:rPr>
          <w:rFonts w:ascii="Arrus" w:hAnsi="Arrus"/>
          <w:sz w:val="22"/>
          <w:szCs w:val="28"/>
        </w:rPr>
      </w:pPr>
      <w:r w:rsidRPr="00584AEA">
        <w:rPr>
          <w:rFonts w:ascii="Arrus" w:hAnsi="Arrus"/>
          <w:sz w:val="22"/>
          <w:szCs w:val="28"/>
        </w:rPr>
        <w:t>See the following chart, which depicts the distribution of total liquid net worth in the world per person in 20</w:t>
      </w:r>
      <w:r w:rsidR="00E04B2A">
        <w:rPr>
          <w:rFonts w:ascii="Arrus" w:hAnsi="Arrus"/>
          <w:sz w:val="22"/>
          <w:szCs w:val="28"/>
        </w:rPr>
        <w:t>20</w:t>
      </w:r>
      <w:r w:rsidRPr="00584AEA">
        <w:rPr>
          <w:rFonts w:ascii="Arrus" w:hAnsi="Arrus"/>
          <w:sz w:val="22"/>
          <w:szCs w:val="28"/>
        </w:rPr>
        <w:t>:</w:t>
      </w:r>
    </w:p>
    <w:p w14:paraId="268B30B1" w14:textId="38506947" w:rsidR="00270475" w:rsidRPr="00584AEA" w:rsidRDefault="008F3DA1" w:rsidP="00E04B2A">
      <w:pPr>
        <w:jc w:val="center"/>
        <w:rPr>
          <w:rFonts w:ascii="Arrus" w:hAnsi="Arrus"/>
          <w:sz w:val="22"/>
          <w:szCs w:val="28"/>
        </w:rPr>
      </w:pPr>
      <w:r w:rsidRPr="008F3DA1">
        <w:rPr>
          <w:rFonts w:ascii="Arrus" w:hAnsi="Arrus"/>
          <w:noProof/>
          <w:sz w:val="22"/>
          <w:szCs w:val="28"/>
        </w:rPr>
        <w:drawing>
          <wp:inline distT="0" distB="0" distL="0" distR="0" wp14:anchorId="7FE39DAF" wp14:editId="3EFE0339">
            <wp:extent cx="2771775" cy="2771775"/>
            <wp:effectExtent l="0" t="0" r="0" b="0"/>
            <wp:docPr id="61993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34378" name=""/>
                    <pic:cNvPicPr/>
                  </pic:nvPicPr>
                  <pic:blipFill>
                    <a:blip r:embed="rId544"/>
                    <a:stretch>
                      <a:fillRect/>
                    </a:stretch>
                  </pic:blipFill>
                  <pic:spPr>
                    <a:xfrm>
                      <a:off x="0" y="0"/>
                      <a:ext cx="2782649" cy="2782649"/>
                    </a:xfrm>
                    <a:prstGeom prst="rect">
                      <a:avLst/>
                    </a:prstGeom>
                  </pic:spPr>
                </pic:pic>
              </a:graphicData>
            </a:graphic>
          </wp:inline>
        </w:drawing>
      </w:r>
    </w:p>
    <w:p w14:paraId="268B30B2" w14:textId="77777777" w:rsidR="00270475" w:rsidRPr="00584AEA" w:rsidRDefault="00270475" w:rsidP="00270475">
      <w:pPr>
        <w:jc w:val="both"/>
        <w:rPr>
          <w:rFonts w:ascii="Arrus" w:hAnsi="Arrus"/>
          <w:sz w:val="22"/>
          <w:szCs w:val="28"/>
        </w:rPr>
      </w:pPr>
    </w:p>
    <w:p w14:paraId="268B30B4" w14:textId="53A4D0C3" w:rsidR="00270475" w:rsidRPr="00584AEA" w:rsidRDefault="00270475" w:rsidP="00E21861">
      <w:pPr>
        <w:jc w:val="both"/>
        <w:rPr>
          <w:rFonts w:ascii="Arrus" w:hAnsi="Arrus"/>
          <w:sz w:val="22"/>
          <w:szCs w:val="28"/>
        </w:rPr>
      </w:pPr>
      <w:r w:rsidRPr="00584AEA">
        <w:rPr>
          <w:rFonts w:ascii="Arrus" w:hAnsi="Arrus"/>
          <w:sz w:val="22"/>
          <w:szCs w:val="28"/>
        </w:rPr>
        <w:lastRenderedPageBreak/>
        <w:t xml:space="preserve">The chart shows that the top </w:t>
      </w:r>
      <w:r w:rsidR="005B60F9">
        <w:rPr>
          <w:rFonts w:ascii="Arrus" w:hAnsi="Arrus"/>
          <w:sz w:val="22"/>
          <w:szCs w:val="28"/>
        </w:rPr>
        <w:t>1</w:t>
      </w:r>
      <w:r w:rsidRPr="00584AEA">
        <w:rPr>
          <w:rFonts w:ascii="Arrus" w:hAnsi="Arrus"/>
          <w:sz w:val="22"/>
          <w:szCs w:val="28"/>
        </w:rPr>
        <w:t xml:space="preserve">% hold </w:t>
      </w:r>
      <w:r w:rsidR="00432B27">
        <w:rPr>
          <w:rFonts w:ascii="Arrus" w:hAnsi="Arrus"/>
          <w:sz w:val="22"/>
          <w:szCs w:val="28"/>
        </w:rPr>
        <w:t>46</w:t>
      </w:r>
      <w:r w:rsidRPr="00584AEA">
        <w:rPr>
          <w:rFonts w:ascii="Arrus" w:hAnsi="Arrus"/>
          <w:sz w:val="22"/>
          <w:szCs w:val="28"/>
        </w:rPr>
        <w:t xml:space="preserve"> pc of the wealth, the next </w:t>
      </w:r>
      <w:r w:rsidR="00432B27">
        <w:rPr>
          <w:rFonts w:ascii="Arrus" w:hAnsi="Arrus"/>
          <w:sz w:val="22"/>
          <w:szCs w:val="28"/>
        </w:rPr>
        <w:t>1</w:t>
      </w:r>
      <w:r w:rsidRPr="00584AEA">
        <w:rPr>
          <w:rFonts w:ascii="Arrus" w:hAnsi="Arrus"/>
          <w:sz w:val="22"/>
          <w:szCs w:val="28"/>
        </w:rPr>
        <w:t xml:space="preserve">1% </w:t>
      </w:r>
      <w:r w:rsidR="008936DA">
        <w:rPr>
          <w:rFonts w:ascii="Arrus" w:hAnsi="Arrus"/>
          <w:sz w:val="22"/>
          <w:szCs w:val="28"/>
        </w:rPr>
        <w:t>hold</w:t>
      </w:r>
      <w:r w:rsidRPr="00584AEA">
        <w:rPr>
          <w:rFonts w:ascii="Arrus" w:hAnsi="Arrus"/>
          <w:sz w:val="22"/>
          <w:szCs w:val="28"/>
        </w:rPr>
        <w:t xml:space="preserve"> </w:t>
      </w:r>
      <w:r w:rsidR="00F466FA">
        <w:rPr>
          <w:rFonts w:ascii="Arrus" w:hAnsi="Arrus"/>
          <w:sz w:val="22"/>
          <w:szCs w:val="28"/>
        </w:rPr>
        <w:t>3</w:t>
      </w:r>
      <w:r w:rsidRPr="00584AEA">
        <w:rPr>
          <w:rFonts w:ascii="Arrus" w:hAnsi="Arrus"/>
          <w:sz w:val="22"/>
          <w:szCs w:val="28"/>
        </w:rPr>
        <w:t xml:space="preserve">9 pc and the next </w:t>
      </w:r>
      <w:r w:rsidR="009C7C44">
        <w:rPr>
          <w:rFonts w:ascii="Arrus" w:hAnsi="Arrus"/>
          <w:sz w:val="22"/>
          <w:szCs w:val="28"/>
        </w:rPr>
        <w:t>33</w:t>
      </w:r>
      <w:r w:rsidRPr="00584AEA">
        <w:rPr>
          <w:rFonts w:ascii="Arrus" w:hAnsi="Arrus"/>
          <w:sz w:val="22"/>
          <w:szCs w:val="28"/>
        </w:rPr>
        <w:t xml:space="preserve">% hold </w:t>
      </w:r>
      <w:r w:rsidR="009C7C44">
        <w:rPr>
          <w:rFonts w:ascii="Arrus" w:hAnsi="Arrus"/>
          <w:sz w:val="22"/>
          <w:szCs w:val="28"/>
        </w:rPr>
        <w:t>14</w:t>
      </w:r>
      <w:r w:rsidRPr="00584AEA">
        <w:rPr>
          <w:rFonts w:ascii="Arrus" w:hAnsi="Arrus"/>
          <w:sz w:val="22"/>
          <w:szCs w:val="28"/>
        </w:rPr>
        <w:t xml:space="preserve"> pc</w:t>
      </w:r>
      <w:r w:rsidR="009C7C44">
        <w:rPr>
          <w:rFonts w:ascii="Arrus" w:hAnsi="Arrus"/>
          <w:sz w:val="22"/>
          <w:szCs w:val="28"/>
        </w:rPr>
        <w:t xml:space="preserve"> and </w:t>
      </w:r>
      <w:r w:rsidR="00322289">
        <w:rPr>
          <w:rFonts w:ascii="Arrus" w:hAnsi="Arrus"/>
          <w:sz w:val="22"/>
          <w:szCs w:val="28"/>
        </w:rPr>
        <w:t>bottom 55pc of people hold just 1pc.</w:t>
      </w:r>
      <w:r w:rsidR="00E21861">
        <w:rPr>
          <w:rFonts w:ascii="Arrus" w:hAnsi="Arrus"/>
          <w:sz w:val="22"/>
          <w:szCs w:val="28"/>
        </w:rPr>
        <w:t xml:space="preserve"> </w:t>
      </w:r>
      <w:r w:rsidR="00566CA4">
        <w:rPr>
          <w:rFonts w:ascii="Arrus" w:hAnsi="Arrus"/>
          <w:sz w:val="22"/>
          <w:szCs w:val="28"/>
        </w:rPr>
        <w:t xml:space="preserve">(Ref: </w:t>
      </w:r>
      <w:r w:rsidR="00566CA4" w:rsidRPr="00566CA4">
        <w:rPr>
          <w:rFonts w:ascii="Arrus" w:hAnsi="Arrus"/>
          <w:sz w:val="22"/>
          <w:szCs w:val="28"/>
        </w:rPr>
        <w:t>Global share of </w:t>
      </w:r>
      <w:hyperlink r:id="rId545" w:tooltip="Wealth" w:history="1">
        <w:r w:rsidR="00566CA4" w:rsidRPr="006E2A6C">
          <w:rPr>
            <w:rStyle w:val="Hyperlink"/>
            <w:rFonts w:ascii="Arrus" w:hAnsi="Arrus" w:cs="Arial"/>
            <w:sz w:val="22"/>
            <w:szCs w:val="28"/>
            <w:u w:val="none"/>
          </w:rPr>
          <w:t>wealth</w:t>
        </w:r>
      </w:hyperlink>
      <w:r w:rsidR="00566CA4" w:rsidRPr="00566CA4">
        <w:rPr>
          <w:rFonts w:ascii="Arrus" w:hAnsi="Arrus"/>
          <w:sz w:val="22"/>
          <w:szCs w:val="28"/>
        </w:rPr>
        <w:t> by wealth group, Credit Suisse, 2021</w:t>
      </w:r>
      <w:r w:rsidR="00566CA4">
        <w:rPr>
          <w:rFonts w:ascii="Arrus" w:hAnsi="Arrus"/>
          <w:sz w:val="22"/>
          <w:szCs w:val="28"/>
        </w:rPr>
        <w:t>)</w:t>
      </w:r>
      <w:r w:rsidR="00851A10">
        <w:rPr>
          <w:rFonts w:ascii="Arrus" w:hAnsi="Arrus"/>
          <w:sz w:val="22"/>
          <w:szCs w:val="28"/>
        </w:rPr>
        <w:t xml:space="preserve"> </w:t>
      </w:r>
      <w:r w:rsidRPr="00584AEA">
        <w:rPr>
          <w:rFonts w:ascii="Arrus" w:hAnsi="Arrus"/>
          <w:sz w:val="22"/>
          <w:szCs w:val="28"/>
        </w:rPr>
        <w:t xml:space="preserve">According to a study entitled "Divided we Stand: Why Inequality Keeps Rising” by the </w:t>
      </w:r>
      <w:r w:rsidR="00B44B7A" w:rsidRPr="00584AEA">
        <w:rPr>
          <w:rFonts w:ascii="Arrus" w:hAnsi="Arrus"/>
          <w:sz w:val="22"/>
          <w:szCs w:val="28"/>
        </w:rPr>
        <w:t>Organization</w:t>
      </w:r>
      <w:r w:rsidRPr="00584AEA">
        <w:rPr>
          <w:rFonts w:ascii="Arrus" w:hAnsi="Arrus"/>
          <w:sz w:val="22"/>
          <w:szCs w:val="28"/>
        </w:rPr>
        <w:t xml:space="preserve"> for Economic Co-operation and Development (OECD)</w:t>
      </w:r>
      <w:r w:rsidR="00AB0013">
        <w:rPr>
          <w:rFonts w:ascii="Arrus" w:hAnsi="Arrus"/>
          <w:sz w:val="22"/>
          <w:szCs w:val="28"/>
        </w:rPr>
        <w:t>:</w:t>
      </w:r>
    </w:p>
    <w:p w14:paraId="268B30B5" w14:textId="77777777" w:rsidR="00270475" w:rsidRPr="00584AEA" w:rsidRDefault="00270475" w:rsidP="006F4670">
      <w:pPr>
        <w:widowControl/>
        <w:numPr>
          <w:ilvl w:val="0"/>
          <w:numId w:val="154"/>
        </w:numPr>
        <w:autoSpaceDE/>
        <w:autoSpaceDN/>
        <w:adjustRightInd/>
        <w:spacing w:before="100" w:beforeAutospacing="1" w:after="100" w:afterAutospacing="1"/>
        <w:jc w:val="both"/>
        <w:rPr>
          <w:rFonts w:ascii="Arrus" w:hAnsi="Arrus"/>
          <w:sz w:val="22"/>
          <w:szCs w:val="28"/>
        </w:rPr>
      </w:pPr>
      <w:r w:rsidRPr="00584AEA">
        <w:rPr>
          <w:rFonts w:ascii="Arrus" w:hAnsi="Arrus"/>
          <w:sz w:val="22"/>
          <w:szCs w:val="28"/>
        </w:rPr>
        <w:t>"Income inequality in OECD countries is at its highest level for the past half century. The average income of the richest 10% of the population is about nine times that of the poorest 10% across the OECD, up from seven times 25 years ago."</w:t>
      </w:r>
      <w:hyperlink r:id="rId546" w:anchor="cite_note-PR_divided-11#cite_note-PR_divided-11" w:history="1"/>
      <w:r w:rsidRPr="00584AEA">
        <w:rPr>
          <w:rFonts w:ascii="Arrus" w:hAnsi="Arrus"/>
          <w:sz w:val="22"/>
          <w:szCs w:val="28"/>
        </w:rPr>
        <w:t xml:space="preserve"> </w:t>
      </w:r>
    </w:p>
    <w:p w14:paraId="268B30B6" w14:textId="77777777" w:rsidR="00270475" w:rsidRPr="00584AEA" w:rsidRDefault="00270475" w:rsidP="006F4670">
      <w:pPr>
        <w:widowControl/>
        <w:numPr>
          <w:ilvl w:val="0"/>
          <w:numId w:val="154"/>
        </w:numPr>
        <w:autoSpaceDE/>
        <w:autoSpaceDN/>
        <w:adjustRightInd/>
        <w:spacing w:before="100" w:beforeAutospacing="1" w:after="100" w:afterAutospacing="1"/>
        <w:jc w:val="both"/>
        <w:rPr>
          <w:rFonts w:ascii="Arrus" w:hAnsi="Arrus"/>
          <w:sz w:val="22"/>
          <w:szCs w:val="28"/>
        </w:rPr>
      </w:pPr>
      <w:r w:rsidRPr="00584AEA">
        <w:rPr>
          <w:rFonts w:ascii="Arrus" w:hAnsi="Arrus"/>
          <w:sz w:val="22"/>
          <w:szCs w:val="28"/>
        </w:rPr>
        <w:t xml:space="preserve">In the United States inequality has increased further from already high levels. </w:t>
      </w:r>
    </w:p>
    <w:p w14:paraId="268B30B7" w14:textId="77777777" w:rsidR="00270475" w:rsidRDefault="00270475" w:rsidP="006F4670">
      <w:pPr>
        <w:widowControl/>
        <w:numPr>
          <w:ilvl w:val="0"/>
          <w:numId w:val="154"/>
        </w:numPr>
        <w:autoSpaceDE/>
        <w:autoSpaceDN/>
        <w:adjustRightInd/>
        <w:spacing w:before="100" w:beforeAutospacing="1" w:after="100" w:afterAutospacing="1"/>
        <w:jc w:val="both"/>
        <w:rPr>
          <w:rFonts w:ascii="Arrus" w:hAnsi="Arrus"/>
          <w:sz w:val="22"/>
          <w:szCs w:val="28"/>
        </w:rPr>
      </w:pPr>
      <w:r w:rsidRPr="00584AEA">
        <w:rPr>
          <w:rFonts w:ascii="Arrus" w:hAnsi="Arrus"/>
          <w:sz w:val="22"/>
          <w:szCs w:val="28"/>
        </w:rPr>
        <w:t xml:space="preserve">"Other traditionally more egalitarian countries, such as Germany, Denmark and Sweden, have seen the gap between rich and poor expand from 5 to 1 in the 1980s, to 6 to 1 today." </w:t>
      </w:r>
    </w:p>
    <w:p w14:paraId="4117EFA8" w14:textId="727EA7D9" w:rsidR="00EC3B55" w:rsidRPr="007C4619" w:rsidRDefault="00EC3B55" w:rsidP="007C4619">
      <w:pPr>
        <w:pStyle w:val="ListParagraph"/>
        <w:widowControl/>
        <w:numPr>
          <w:ilvl w:val="0"/>
          <w:numId w:val="155"/>
        </w:numPr>
        <w:autoSpaceDE/>
        <w:autoSpaceDN/>
        <w:adjustRightInd/>
        <w:spacing w:before="100" w:beforeAutospacing="1" w:after="100" w:afterAutospacing="1"/>
        <w:jc w:val="both"/>
        <w:rPr>
          <w:rFonts w:ascii="Arrus" w:hAnsi="Arrus"/>
          <w:sz w:val="22"/>
          <w:szCs w:val="28"/>
        </w:rPr>
      </w:pPr>
      <w:r w:rsidRPr="007C4619">
        <w:rPr>
          <w:rFonts w:ascii="Arrus" w:hAnsi="Arrus"/>
          <w:sz w:val="22"/>
          <w:szCs w:val="28"/>
        </w:rPr>
        <w:t>A 2021 </w:t>
      </w:r>
      <w:hyperlink r:id="rId547" w:tooltip="Oxfam" w:history="1">
        <w:r w:rsidRPr="006E2A6C">
          <w:rPr>
            <w:rStyle w:val="Hyperlink"/>
            <w:rFonts w:ascii="Arrus" w:hAnsi="Arrus" w:cs="Arial"/>
            <w:sz w:val="22"/>
            <w:szCs w:val="28"/>
            <w:u w:val="none"/>
          </w:rPr>
          <w:t>Oxfam</w:t>
        </w:r>
      </w:hyperlink>
      <w:r w:rsidRPr="007C4619">
        <w:rPr>
          <w:rFonts w:ascii="Arrus" w:hAnsi="Arrus"/>
          <w:sz w:val="22"/>
          <w:szCs w:val="28"/>
        </w:rPr>
        <w:t> report found that collectively, the 10 richest men in the world owned more than the combined wealth of the bottom 3.1 billion people, almost half of the entire world population. Their combined wealth doubled during the pandemic.</w:t>
      </w:r>
    </w:p>
    <w:p w14:paraId="20E113CF" w14:textId="2E08AD15" w:rsidR="00691070" w:rsidRPr="00E03397" w:rsidRDefault="00691070" w:rsidP="00C61056">
      <w:pPr>
        <w:pStyle w:val="NormalWeb"/>
        <w:numPr>
          <w:ilvl w:val="0"/>
          <w:numId w:val="155"/>
        </w:numPr>
        <w:jc w:val="both"/>
        <w:rPr>
          <w:rFonts w:ascii="Arrus" w:hAnsi="Arrus"/>
          <w:sz w:val="22"/>
          <w:szCs w:val="28"/>
        </w:rPr>
      </w:pPr>
      <w:r w:rsidRPr="00E03397">
        <w:rPr>
          <w:rFonts w:ascii="Arrus" w:hAnsi="Arrus"/>
          <w:sz w:val="22"/>
          <w:szCs w:val="28"/>
        </w:rPr>
        <w:t xml:space="preserve">According to an article, </w:t>
      </w:r>
      <w:r w:rsidR="004E33EE" w:rsidRPr="00E03397">
        <w:rPr>
          <w:rFonts w:ascii="Arrus" w:hAnsi="Arrus"/>
          <w:sz w:val="22"/>
          <w:szCs w:val="28"/>
        </w:rPr>
        <w:t>titled, “</w:t>
      </w:r>
      <w:r w:rsidR="004E33EE" w:rsidRPr="00E03397">
        <w:rPr>
          <w:rFonts w:ascii="Arrus" w:hAnsi="Arrus"/>
          <w:sz w:val="22"/>
          <w:szCs w:val="28"/>
          <w:lang w:val="en-IN"/>
        </w:rPr>
        <w:t xml:space="preserve">Richest 1% bag nearly twice as much wealth as the rest of the world put together over the past two years” </w:t>
      </w:r>
      <w:r w:rsidR="004E33EE" w:rsidRPr="004E33EE">
        <w:rPr>
          <w:rFonts w:ascii="Arrus" w:hAnsi="Arrus"/>
          <w:sz w:val="22"/>
          <w:szCs w:val="28"/>
          <w:lang w:val="en-IN"/>
        </w:rPr>
        <w:t>Published: 16th January 2023</w:t>
      </w:r>
      <w:r w:rsidR="00E03397" w:rsidRPr="00E03397">
        <w:rPr>
          <w:rFonts w:ascii="Arrus" w:hAnsi="Arrus"/>
          <w:b/>
          <w:bCs/>
          <w:sz w:val="22"/>
          <w:szCs w:val="28"/>
          <w:lang w:val="en-IN"/>
        </w:rPr>
        <w:t xml:space="preserve">, </w:t>
      </w:r>
      <w:r w:rsidR="004E33EE" w:rsidRPr="00E03397">
        <w:rPr>
          <w:rFonts w:ascii="Arrus" w:hAnsi="Arrus"/>
          <w:sz w:val="22"/>
          <w:szCs w:val="28"/>
        </w:rPr>
        <w:t>“t</w:t>
      </w:r>
      <w:r w:rsidRPr="00E03397">
        <w:rPr>
          <w:rFonts w:ascii="Arrus" w:hAnsi="Arrus"/>
          <w:sz w:val="22"/>
          <w:szCs w:val="28"/>
        </w:rPr>
        <w:t>he richest 1 percent grabbed nearly two-thirds of all new wealth worth $42 trillion created since 2020, almost twice as much money as the bottom 99 percent of the world’s population, reveals a new Oxfam report today. During the past decade, the richest 1 percent had captured around half of all new wealth.</w:t>
      </w:r>
      <w:r w:rsidR="00E03397" w:rsidRPr="00E03397">
        <w:rPr>
          <w:rFonts w:ascii="Arrus" w:hAnsi="Arrus"/>
          <w:sz w:val="22"/>
          <w:szCs w:val="28"/>
        </w:rPr>
        <w:t>”</w:t>
      </w:r>
      <w:r w:rsidRPr="00E03397">
        <w:rPr>
          <w:rFonts w:ascii="Arrus" w:hAnsi="Arrus"/>
          <w:sz w:val="22"/>
          <w:szCs w:val="28"/>
        </w:rPr>
        <w:t> </w:t>
      </w:r>
    </w:p>
    <w:p w14:paraId="6CA48215" w14:textId="7E0E9F0F" w:rsidR="00C640E2" w:rsidRPr="00584AEA" w:rsidRDefault="00C640E2" w:rsidP="006F4670">
      <w:pPr>
        <w:pStyle w:val="NormalWeb"/>
        <w:numPr>
          <w:ilvl w:val="0"/>
          <w:numId w:val="155"/>
        </w:numPr>
        <w:jc w:val="both"/>
        <w:rPr>
          <w:rFonts w:ascii="Arrus" w:hAnsi="Arrus"/>
          <w:sz w:val="22"/>
          <w:szCs w:val="28"/>
        </w:rPr>
      </w:pPr>
      <w:r w:rsidRPr="00C640E2">
        <w:rPr>
          <w:rFonts w:ascii="Arrus" w:hAnsi="Arrus"/>
          <w:sz w:val="22"/>
          <w:szCs w:val="28"/>
        </w:rPr>
        <w:t>According to the ‘Global Wealth Report 2021’ published by Credit Suisse, there are 56 million millionaires in the world in 2020, increasing by 5.2 million from a year earlier. The biggest number of dollar millionaires is reported in the USA, with 22 million millionaires (approximately 39% of the world total). This is far ahead of China, holding second place, with 9.4% of all global millionaires. The third place is currently being held by Japan, with 6.6% of all global millionaires.</w:t>
      </w:r>
      <w:r w:rsidR="00EE435C" w:rsidRPr="00584AEA">
        <w:rPr>
          <w:rFonts w:ascii="Arrus" w:hAnsi="Arrus"/>
          <w:sz w:val="22"/>
          <w:szCs w:val="28"/>
        </w:rPr>
        <w:t xml:space="preserve"> </w:t>
      </w:r>
    </w:p>
    <w:p w14:paraId="268B30B9" w14:textId="77777777" w:rsidR="00270475" w:rsidRPr="00584AEA" w:rsidRDefault="00270475" w:rsidP="006F4670">
      <w:pPr>
        <w:pStyle w:val="NormalWeb"/>
        <w:numPr>
          <w:ilvl w:val="0"/>
          <w:numId w:val="155"/>
        </w:numPr>
        <w:jc w:val="both"/>
        <w:rPr>
          <w:rFonts w:ascii="Arrus" w:hAnsi="Arrus"/>
          <w:sz w:val="22"/>
          <w:szCs w:val="28"/>
        </w:rPr>
      </w:pPr>
      <w:r w:rsidRPr="00584AEA">
        <w:rPr>
          <w:rFonts w:ascii="Arrus" w:hAnsi="Arrus"/>
          <w:sz w:val="22"/>
          <w:szCs w:val="28"/>
        </w:rPr>
        <w:t xml:space="preserve"> Over the two decades prior to the onset of the global financial crisis, real disposable household incomes increased an average </w:t>
      </w:r>
      <w:r w:rsidRPr="00584AEA">
        <w:rPr>
          <w:rFonts w:ascii="Arrus" w:hAnsi="Arrus"/>
          <w:sz w:val="22"/>
          <w:szCs w:val="28"/>
        </w:rPr>
        <w:lastRenderedPageBreak/>
        <w:t>of 1.7% a year in its 34 member countries. However, the gap between rich and poor widened in most nations – the OECD journalist resource (2011-05) entitled "Growing Income Inequality in OECD Countries" states that with the exceptions of only France, Japan and Spain, wages of the 10% best-paid workers have risen relative to those of the 10% least-paid workers and the differential between the top and bottom 10% varies greatly from country to country: “While this ratio is much lower in the Nordic countries and in many continental European countries, it rises to around 14 to 1 in Israel, Turkey and the United States, to a high of 27 to 1 in Chile and Mexico.”</w:t>
      </w:r>
    </w:p>
    <w:p w14:paraId="241225DC" w14:textId="77777777" w:rsidR="00FF4C76" w:rsidRDefault="00FF4C76" w:rsidP="00270475">
      <w:pPr>
        <w:shd w:val="clear" w:color="auto" w:fill="FFFFFF"/>
        <w:jc w:val="both"/>
        <w:rPr>
          <w:rFonts w:ascii="Arrus" w:hAnsi="Arrus"/>
          <w:b/>
          <w:sz w:val="26"/>
          <w:szCs w:val="28"/>
        </w:rPr>
      </w:pPr>
    </w:p>
    <w:p w14:paraId="268B30BB" w14:textId="20E0D4D9" w:rsidR="00270475" w:rsidRPr="00584AEA" w:rsidRDefault="00270475" w:rsidP="00270475">
      <w:pPr>
        <w:shd w:val="clear" w:color="auto" w:fill="FFFFFF"/>
        <w:jc w:val="both"/>
        <w:rPr>
          <w:rFonts w:ascii="Arrus" w:hAnsi="Arrus"/>
          <w:b/>
          <w:sz w:val="26"/>
          <w:szCs w:val="28"/>
        </w:rPr>
      </w:pPr>
      <w:r w:rsidRPr="00584AEA">
        <w:rPr>
          <w:rFonts w:ascii="Arrus" w:hAnsi="Arrus"/>
          <w:b/>
          <w:sz w:val="26"/>
          <w:szCs w:val="28"/>
        </w:rPr>
        <w:t xml:space="preserve">Level of </w:t>
      </w:r>
      <w:r w:rsidR="00FF4C76">
        <w:rPr>
          <w:rFonts w:ascii="Arrus" w:hAnsi="Arrus"/>
          <w:b/>
          <w:sz w:val="26"/>
          <w:szCs w:val="28"/>
        </w:rPr>
        <w:t>Inequality</w:t>
      </w:r>
      <w:r w:rsidRPr="00584AEA">
        <w:rPr>
          <w:rFonts w:ascii="Arrus" w:hAnsi="Arrus"/>
          <w:b/>
          <w:sz w:val="26"/>
          <w:szCs w:val="28"/>
        </w:rPr>
        <w:t xml:space="preserve"> in India</w:t>
      </w:r>
    </w:p>
    <w:p w14:paraId="268B30BC" w14:textId="77777777" w:rsidR="00270475" w:rsidRPr="00584AEA" w:rsidRDefault="00270475" w:rsidP="00270475">
      <w:pPr>
        <w:pStyle w:val="ListParagraph"/>
        <w:shd w:val="clear" w:color="auto" w:fill="FFFFFF"/>
        <w:jc w:val="both"/>
        <w:rPr>
          <w:rFonts w:ascii="Arrus" w:hAnsi="Arrus"/>
          <w:sz w:val="18"/>
          <w:szCs w:val="22"/>
        </w:rPr>
      </w:pPr>
    </w:p>
    <w:p w14:paraId="268B30BD" w14:textId="20BBA7A4" w:rsidR="00270475" w:rsidRPr="00584AEA" w:rsidRDefault="00270475" w:rsidP="00270475">
      <w:pPr>
        <w:shd w:val="clear" w:color="auto" w:fill="FFFFFF"/>
        <w:ind w:firstLine="720"/>
        <w:jc w:val="both"/>
        <w:rPr>
          <w:rFonts w:ascii="Arrus" w:hAnsi="Arrus"/>
          <w:sz w:val="22"/>
          <w:szCs w:val="28"/>
        </w:rPr>
      </w:pPr>
      <w:r w:rsidRPr="00584AEA">
        <w:rPr>
          <w:rFonts w:ascii="Arrus" w:hAnsi="Arrus"/>
          <w:sz w:val="22"/>
          <w:szCs w:val="28"/>
        </w:rPr>
        <w:t xml:space="preserve">The economic </w:t>
      </w:r>
      <w:r w:rsidR="00FF4C76">
        <w:rPr>
          <w:rFonts w:ascii="Arrus" w:hAnsi="Arrus"/>
          <w:sz w:val="22"/>
          <w:szCs w:val="28"/>
        </w:rPr>
        <w:t>inequality</w:t>
      </w:r>
      <w:r w:rsidRPr="00584AEA">
        <w:rPr>
          <w:rFonts w:ascii="Arrus" w:hAnsi="Arrus"/>
          <w:sz w:val="22"/>
          <w:szCs w:val="28"/>
        </w:rPr>
        <w:t xml:space="preserve">, both income </w:t>
      </w:r>
      <w:r w:rsidR="00FF4C76">
        <w:rPr>
          <w:rFonts w:ascii="Arrus" w:hAnsi="Arrus"/>
          <w:sz w:val="22"/>
          <w:szCs w:val="28"/>
        </w:rPr>
        <w:t>inequality</w:t>
      </w:r>
      <w:r w:rsidR="00FF4C76" w:rsidRPr="00584AEA">
        <w:rPr>
          <w:rFonts w:ascii="Arrus" w:hAnsi="Arrus"/>
          <w:sz w:val="22"/>
          <w:szCs w:val="28"/>
        </w:rPr>
        <w:t xml:space="preserve"> </w:t>
      </w:r>
      <w:r w:rsidRPr="00584AEA">
        <w:rPr>
          <w:rFonts w:ascii="Arrus" w:hAnsi="Arrus"/>
          <w:sz w:val="22"/>
          <w:szCs w:val="28"/>
        </w:rPr>
        <w:t xml:space="preserve">and wealth </w:t>
      </w:r>
      <w:r w:rsidR="00FF4C76">
        <w:rPr>
          <w:rFonts w:ascii="Arrus" w:hAnsi="Arrus"/>
          <w:sz w:val="22"/>
          <w:szCs w:val="28"/>
        </w:rPr>
        <w:t>inequality</w:t>
      </w:r>
      <w:r w:rsidRPr="00584AEA">
        <w:rPr>
          <w:rFonts w:ascii="Arrus" w:hAnsi="Arrus"/>
          <w:sz w:val="22"/>
          <w:szCs w:val="28"/>
        </w:rPr>
        <w:t xml:space="preserve">, in India is growing at an ever-increasing pace. The general, region to region, urban-rural and community to community, all forms of </w:t>
      </w:r>
      <w:r w:rsidR="00FF4C76">
        <w:rPr>
          <w:rFonts w:ascii="Arrus" w:hAnsi="Arrus"/>
          <w:sz w:val="22"/>
          <w:szCs w:val="28"/>
        </w:rPr>
        <w:t>inequality</w:t>
      </w:r>
      <w:r w:rsidR="00FF4C76" w:rsidRPr="00584AEA">
        <w:rPr>
          <w:rFonts w:ascii="Arrus" w:hAnsi="Arrus"/>
          <w:sz w:val="22"/>
          <w:szCs w:val="28"/>
        </w:rPr>
        <w:t xml:space="preserve"> </w:t>
      </w:r>
      <w:r w:rsidRPr="00584AEA">
        <w:rPr>
          <w:rFonts w:ascii="Arrus" w:hAnsi="Arrus"/>
          <w:sz w:val="22"/>
          <w:szCs w:val="28"/>
        </w:rPr>
        <w:t>are growing, and growing fast. Here are some facts given in various reports:</w:t>
      </w:r>
    </w:p>
    <w:p w14:paraId="268B30BE" w14:textId="77777777" w:rsidR="00270475" w:rsidRPr="00584AEA" w:rsidRDefault="00270475" w:rsidP="00270475">
      <w:pPr>
        <w:pStyle w:val="ListParagraph"/>
        <w:shd w:val="clear" w:color="auto" w:fill="FFFFFF"/>
        <w:jc w:val="both"/>
        <w:rPr>
          <w:rFonts w:ascii="Arrus" w:hAnsi="Arrus"/>
          <w:sz w:val="22"/>
          <w:szCs w:val="28"/>
        </w:rPr>
      </w:pPr>
    </w:p>
    <w:p w14:paraId="268B30BF" w14:textId="64BF94FE" w:rsidR="00270475" w:rsidRPr="00584AEA" w:rsidRDefault="00270475" w:rsidP="006F4670">
      <w:pPr>
        <w:pStyle w:val="ListParagraph"/>
        <w:widowControl/>
        <w:numPr>
          <w:ilvl w:val="1"/>
          <w:numId w:val="154"/>
        </w:numPr>
        <w:shd w:val="clear" w:color="auto" w:fill="FFFFFF"/>
        <w:autoSpaceDE/>
        <w:autoSpaceDN/>
        <w:adjustRightInd/>
        <w:ind w:left="720"/>
        <w:jc w:val="both"/>
        <w:rPr>
          <w:rFonts w:ascii="Arrus" w:hAnsi="Arrus"/>
          <w:sz w:val="22"/>
          <w:szCs w:val="28"/>
        </w:rPr>
      </w:pPr>
      <w:r w:rsidRPr="00584AEA">
        <w:rPr>
          <w:rFonts w:ascii="Arrus" w:hAnsi="Arrus"/>
          <w:sz w:val="22"/>
          <w:szCs w:val="28"/>
        </w:rPr>
        <w:t xml:space="preserve">One of the serious problems faced by India's economy </w:t>
      </w:r>
      <w:r w:rsidRPr="004C7FBA">
        <w:rPr>
          <w:rFonts w:ascii="Arrus" w:hAnsi="Arrus"/>
          <w:sz w:val="22"/>
          <w:szCs w:val="28"/>
        </w:rPr>
        <w:t>is the alarming growth rate of regional differences among India's different states and territories</w:t>
      </w:r>
      <w:r w:rsidRPr="00584AEA">
        <w:rPr>
          <w:rFonts w:ascii="Arrus" w:hAnsi="Arrus"/>
          <w:b/>
          <w:sz w:val="22"/>
          <w:szCs w:val="28"/>
        </w:rPr>
        <w:t xml:space="preserve"> </w:t>
      </w:r>
      <w:r w:rsidRPr="00584AEA">
        <w:rPr>
          <w:rFonts w:ascii="Arrus" w:hAnsi="Arrus"/>
          <w:sz w:val="22"/>
          <w:szCs w:val="28"/>
        </w:rPr>
        <w:t xml:space="preserve">in terms of per capita income, socio-economic development, poverty and availability of infrastructure. Economic </w:t>
      </w:r>
      <w:r w:rsidR="004C7FBA">
        <w:rPr>
          <w:rFonts w:ascii="Arrus" w:hAnsi="Arrus"/>
          <w:sz w:val="22"/>
          <w:szCs w:val="28"/>
        </w:rPr>
        <w:t>inequality</w:t>
      </w:r>
      <w:r w:rsidR="004C7FBA" w:rsidRPr="00584AEA">
        <w:rPr>
          <w:rFonts w:ascii="Arrus" w:hAnsi="Arrus"/>
          <w:sz w:val="22"/>
          <w:szCs w:val="28"/>
        </w:rPr>
        <w:t xml:space="preserve"> </w:t>
      </w:r>
      <w:r w:rsidRPr="00584AEA">
        <w:rPr>
          <w:rFonts w:ascii="Arrus" w:hAnsi="Arrus"/>
          <w:sz w:val="22"/>
          <w:szCs w:val="28"/>
        </w:rPr>
        <w:t xml:space="preserve">is easily visible in the country by the fact that 40-50% of the populations in Bihar and Orissa live below the poverty line while states such as Delhi and Punjab exhibit very low poverty ratios. There are in total 7 states of India which are lagging behind in the race of economic growth namely Bihar, Chhattisgarh, Jharkhand, Madhya Pradesh, Orissa, Rajasthan, and Uttar Pradesh. Annual growth rates of different states between 1999 and 2008 strongly reveals economic disparities in the country as per the data Gujarat (8.8%), Haryana (8.7%), or Delhi (7.4%) were much ahead in the race as compared to  Bihar (5.1%), Uttar Pradesh (4.4%), or Madhya Pradesh (3.5%). Economic disparity in India can be compared by the fact that growth rates of the states of the single country varies to the greater extent. Rural Orissa (43%) and rural Bihar (40%) stands in the list of states with the poorest growth rates in the world while rural areas of other states of the same country India, lies well among the middle-income countries as rural Haryana (5.7%) and rural Punjab (2.4%).Though the Indian </w:t>
      </w:r>
      <w:r w:rsidRPr="00584AEA">
        <w:rPr>
          <w:rFonts w:ascii="Arrus" w:hAnsi="Arrus"/>
          <w:sz w:val="22"/>
          <w:szCs w:val="28"/>
        </w:rPr>
        <w:lastRenderedPageBreak/>
        <w:t>Govt. is constantly trying to improve the economic status of different states by implying different policies and programs yet the issue is of major concern. The five-year plans introduced by the Indian Govt. have proved to be useful in reducing regional disparities. 5 years plan emphasized on encouraging industrial development in the interior regions, but industries still tend to concentrate around urban areas and port cities while on other hand, union and state governments of backward regions are putting their efforts to bring the country under the state of economic equality rather than economic disparity.</w:t>
      </w:r>
    </w:p>
    <w:p w14:paraId="5EBC8A23" w14:textId="3416E924" w:rsidR="00E258C7" w:rsidRPr="00BF3F68" w:rsidRDefault="00270475" w:rsidP="00BF3F68">
      <w:pPr>
        <w:widowControl/>
        <w:autoSpaceDE/>
        <w:autoSpaceDN/>
        <w:adjustRightInd/>
        <w:rPr>
          <w:color w:val="1A0DAB"/>
          <w:shd w:val="clear" w:color="auto" w:fill="FFFFFF"/>
        </w:rPr>
      </w:pPr>
      <w:r w:rsidRPr="00584AEA">
        <w:rPr>
          <w:rFonts w:ascii="Arrus" w:hAnsi="Arrus"/>
          <w:sz w:val="22"/>
          <w:szCs w:val="28"/>
        </w:rPr>
        <w:t xml:space="preserve">Inequality in earnings has doubled in India over the last two decades, making it the worst performer on this count of all emerging economies. </w:t>
      </w:r>
      <w:r w:rsidRPr="00584AEA">
        <w:rPr>
          <w:rFonts w:ascii="Arrus" w:hAnsi="Arrus"/>
          <w:b/>
          <w:sz w:val="22"/>
          <w:szCs w:val="28"/>
        </w:rPr>
        <w:t>The top 10% of wage earners now make 12 times more than the bottom 10%,</w:t>
      </w:r>
      <w:r w:rsidRPr="00584AEA">
        <w:rPr>
          <w:rFonts w:ascii="Arrus" w:hAnsi="Arrus"/>
          <w:sz w:val="22"/>
          <w:szCs w:val="28"/>
        </w:rPr>
        <w:t xml:space="preserve"> up from a ratio of six in the 1990s.</w:t>
      </w:r>
      <w:r w:rsidRPr="00584AEA">
        <w:rPr>
          <w:rStyle w:val="apple-converted-space"/>
          <w:rFonts w:ascii="Arrus" w:eastAsiaTheme="majorEastAsia" w:hAnsi="Arrus"/>
          <w:sz w:val="22"/>
          <w:szCs w:val="28"/>
        </w:rPr>
        <w:t> </w:t>
      </w:r>
      <w:r w:rsidR="00E258C7">
        <w:rPr>
          <w:rStyle w:val="apple-converted-space"/>
          <w:rFonts w:ascii="Arrus" w:eastAsiaTheme="majorEastAsia" w:hAnsi="Arrus"/>
          <w:sz w:val="22"/>
          <w:szCs w:val="28"/>
        </w:rPr>
        <w:t>(</w:t>
      </w:r>
      <w:r w:rsidR="00E86699">
        <w:rPr>
          <w:rStyle w:val="apple-converted-space"/>
          <w:rFonts w:ascii="Arrus" w:eastAsiaTheme="majorEastAsia" w:hAnsi="Arrus"/>
          <w:sz w:val="22"/>
          <w:szCs w:val="28"/>
        </w:rPr>
        <w:t xml:space="preserve">BBC </w:t>
      </w:r>
      <w:r w:rsidR="00BF3F68">
        <w:rPr>
          <w:rStyle w:val="apple-converted-space"/>
          <w:rFonts w:ascii="Arrus" w:eastAsiaTheme="majorEastAsia" w:hAnsi="Arrus"/>
          <w:sz w:val="22"/>
          <w:szCs w:val="28"/>
        </w:rPr>
        <w:t>Report</w:t>
      </w:r>
      <w:r w:rsidR="00E86699">
        <w:rPr>
          <w:rStyle w:val="apple-converted-space"/>
          <w:rFonts w:ascii="Arrus" w:eastAsiaTheme="majorEastAsia" w:hAnsi="Arrus"/>
          <w:sz w:val="22"/>
          <w:szCs w:val="28"/>
        </w:rPr>
        <w:t>:</w:t>
      </w:r>
      <w:r w:rsidR="00E258C7">
        <w:fldChar w:fldCharType="begin"/>
      </w:r>
      <w:r w:rsidR="00E258C7">
        <w:instrText>HYPERLINK "https://www.bbc.com/news/world-asia-india-16064321"</w:instrText>
      </w:r>
      <w:r w:rsidR="00E258C7">
        <w:fldChar w:fldCharType="separate"/>
      </w:r>
      <w:r w:rsidR="00BF3F68">
        <w:t xml:space="preserve"> </w:t>
      </w:r>
      <w:r w:rsidR="00E258C7" w:rsidRPr="00E86699">
        <w:rPr>
          <w:rFonts w:ascii="Arrus" w:hAnsi="Arrus"/>
          <w:b/>
          <w:bCs/>
          <w:sz w:val="22"/>
          <w:szCs w:val="22"/>
          <w:shd w:val="clear" w:color="auto" w:fill="FFFFFF"/>
        </w:rPr>
        <w:t>India income inequality doubles in 20 years, says OECD)</w:t>
      </w:r>
    </w:p>
    <w:p w14:paraId="268B30C0" w14:textId="020C5349" w:rsidR="00270475" w:rsidRPr="00584AEA" w:rsidRDefault="00E258C7" w:rsidP="00E258C7">
      <w:pPr>
        <w:pStyle w:val="ListParagraph"/>
        <w:widowControl/>
        <w:numPr>
          <w:ilvl w:val="1"/>
          <w:numId w:val="180"/>
        </w:numPr>
        <w:shd w:val="clear" w:color="auto" w:fill="FFFFFF"/>
        <w:autoSpaceDE/>
        <w:autoSpaceDN/>
        <w:adjustRightInd/>
        <w:jc w:val="both"/>
        <w:rPr>
          <w:rStyle w:val="apple-converted-space"/>
          <w:rFonts w:ascii="Arrus" w:hAnsi="Arrus" w:cs="Arial"/>
          <w:sz w:val="22"/>
          <w:szCs w:val="28"/>
        </w:rPr>
      </w:pPr>
      <w:r>
        <w:fldChar w:fldCharType="end"/>
      </w:r>
    </w:p>
    <w:p w14:paraId="268B30C1" w14:textId="77777777" w:rsidR="00270475" w:rsidRPr="00584AEA" w:rsidRDefault="00270475" w:rsidP="00E258C7">
      <w:pPr>
        <w:pStyle w:val="ListParagraph"/>
        <w:widowControl/>
        <w:numPr>
          <w:ilvl w:val="1"/>
          <w:numId w:val="180"/>
        </w:numPr>
        <w:shd w:val="clear" w:color="auto" w:fill="FFFFFF"/>
        <w:autoSpaceDE/>
        <w:autoSpaceDN/>
        <w:adjustRightInd/>
        <w:ind w:left="720"/>
        <w:jc w:val="both"/>
        <w:rPr>
          <w:rStyle w:val="apple-converted-space"/>
          <w:rFonts w:ascii="Arrus" w:hAnsi="Arrus" w:cs="Arial"/>
          <w:sz w:val="22"/>
          <w:szCs w:val="28"/>
        </w:rPr>
      </w:pPr>
      <w:r w:rsidRPr="00584AEA">
        <w:rPr>
          <w:rFonts w:ascii="Arrus" w:hAnsi="Arrus"/>
          <w:sz w:val="22"/>
          <w:szCs w:val="28"/>
        </w:rPr>
        <w:t xml:space="preserve">The Forbes list of billionaires featured 55 Indians in 2013. Strikingly, when the HDI is adjusted for inequality and </w:t>
      </w:r>
      <w:r w:rsidRPr="00584AEA">
        <w:rPr>
          <w:rFonts w:ascii="Arrus" w:hAnsi="Arrus"/>
          <w:b/>
          <w:sz w:val="22"/>
          <w:szCs w:val="28"/>
        </w:rPr>
        <w:t>every second malnourished child in the world is also an Indian.</w:t>
      </w:r>
      <w:r w:rsidRPr="00584AEA">
        <w:rPr>
          <w:rStyle w:val="apple-converted-space"/>
          <w:rFonts w:ascii="Arrus" w:eastAsiaTheme="majorEastAsia" w:hAnsi="Arrus"/>
          <w:b/>
          <w:sz w:val="22"/>
          <w:szCs w:val="28"/>
        </w:rPr>
        <w:t> </w:t>
      </w:r>
    </w:p>
    <w:p w14:paraId="268B30C2" w14:textId="77777777" w:rsidR="00270475" w:rsidRPr="00584AEA" w:rsidRDefault="00270475" w:rsidP="00E258C7">
      <w:pPr>
        <w:pStyle w:val="ListParagraph"/>
        <w:widowControl/>
        <w:numPr>
          <w:ilvl w:val="1"/>
          <w:numId w:val="180"/>
        </w:numPr>
        <w:shd w:val="clear" w:color="auto" w:fill="FFFFFF"/>
        <w:autoSpaceDE/>
        <w:autoSpaceDN/>
        <w:adjustRightInd/>
        <w:ind w:left="720"/>
        <w:jc w:val="both"/>
        <w:rPr>
          <w:rFonts w:ascii="Arrus" w:hAnsi="Arrus"/>
          <w:sz w:val="22"/>
          <w:szCs w:val="28"/>
        </w:rPr>
      </w:pPr>
      <w:r w:rsidRPr="00584AEA">
        <w:rPr>
          <w:rFonts w:ascii="Arrus" w:hAnsi="Arrus"/>
          <w:sz w:val="22"/>
          <w:szCs w:val="28"/>
        </w:rPr>
        <w:t>There are in total 7 states of India which are lagging behind in the race of economic growth namely Bihar, Chhattisgarh, Jharkhand, Madhya Pradesh, Orissa, Rajasthan, and Uttar Pradesh. As per the recently released Human Development Report (HDR) 2013, India ranked 136th 134th the index loses its value by as much as 29.3 per cent.</w:t>
      </w:r>
    </w:p>
    <w:p w14:paraId="268B30C3" w14:textId="77777777" w:rsidR="00270475" w:rsidRPr="00584AEA" w:rsidRDefault="00270475" w:rsidP="00E258C7">
      <w:pPr>
        <w:pStyle w:val="ListParagraph"/>
        <w:widowControl/>
        <w:numPr>
          <w:ilvl w:val="1"/>
          <w:numId w:val="180"/>
        </w:numPr>
        <w:shd w:val="clear" w:color="auto" w:fill="FFFFFF"/>
        <w:autoSpaceDE/>
        <w:autoSpaceDN/>
        <w:adjustRightInd/>
        <w:ind w:left="720"/>
        <w:jc w:val="both"/>
        <w:rPr>
          <w:rStyle w:val="apple-converted-space"/>
          <w:rFonts w:ascii="Arrus" w:hAnsi="Arrus" w:cs="Arial"/>
          <w:sz w:val="22"/>
          <w:szCs w:val="28"/>
        </w:rPr>
      </w:pPr>
      <w:r w:rsidRPr="00584AEA">
        <w:rPr>
          <w:rFonts w:ascii="Arrus" w:hAnsi="Arrus"/>
          <w:sz w:val="22"/>
          <w:szCs w:val="28"/>
        </w:rPr>
        <w:t>Individual income inequality measured by the Gini index has also consistently risen, at 39.9 per cent in 2011. The Indian growth-inequality paradox is easy to pin down—the wealth that India creates is not evenly redistributed.</w:t>
      </w:r>
      <w:r w:rsidRPr="00584AEA">
        <w:rPr>
          <w:rStyle w:val="apple-converted-space"/>
          <w:rFonts w:ascii="Arrus" w:eastAsiaTheme="majorEastAsia" w:hAnsi="Arrus"/>
          <w:sz w:val="22"/>
          <w:szCs w:val="28"/>
        </w:rPr>
        <w:t> </w:t>
      </w:r>
    </w:p>
    <w:p w14:paraId="268B30C4" w14:textId="77777777" w:rsidR="00270475" w:rsidRPr="00584AEA" w:rsidRDefault="00270475" w:rsidP="00E258C7">
      <w:pPr>
        <w:pStyle w:val="ListParagraph"/>
        <w:widowControl/>
        <w:numPr>
          <w:ilvl w:val="1"/>
          <w:numId w:val="180"/>
        </w:numPr>
        <w:shd w:val="clear" w:color="auto" w:fill="FFFFFF"/>
        <w:autoSpaceDE/>
        <w:autoSpaceDN/>
        <w:adjustRightInd/>
        <w:ind w:left="720"/>
        <w:jc w:val="both"/>
        <w:rPr>
          <w:rStyle w:val="apple-converted-space"/>
          <w:rFonts w:ascii="Arrus" w:hAnsi="Arrus" w:cs="Arial"/>
          <w:sz w:val="22"/>
          <w:szCs w:val="28"/>
        </w:rPr>
      </w:pPr>
      <w:r w:rsidRPr="00584AEA">
        <w:rPr>
          <w:rFonts w:ascii="Arrus" w:hAnsi="Arrus"/>
          <w:sz w:val="22"/>
          <w:szCs w:val="28"/>
        </w:rPr>
        <w:t xml:space="preserve">As per available data, a little more than </w:t>
      </w:r>
      <w:r w:rsidRPr="00584AEA">
        <w:rPr>
          <w:rFonts w:ascii="Arrus" w:hAnsi="Arrus"/>
          <w:b/>
          <w:sz w:val="22"/>
          <w:szCs w:val="28"/>
        </w:rPr>
        <w:t>50 per cent of India's population continues to be engaged in agriculture (which barely accounts for 14 per cent of GDP</w:t>
      </w:r>
      <w:r w:rsidRPr="00584AEA">
        <w:rPr>
          <w:rFonts w:ascii="Arrus" w:hAnsi="Arrus"/>
          <w:sz w:val="22"/>
          <w:szCs w:val="28"/>
        </w:rPr>
        <w:t>), while less than 30 per cent of the population works in the service sector, which accounts for more than 67 per cent of GDP.</w:t>
      </w:r>
      <w:r w:rsidRPr="00584AEA">
        <w:rPr>
          <w:rStyle w:val="apple-converted-space"/>
          <w:rFonts w:ascii="Arrus" w:eastAsiaTheme="majorEastAsia" w:hAnsi="Arrus"/>
          <w:sz w:val="22"/>
          <w:szCs w:val="28"/>
        </w:rPr>
        <w:t> </w:t>
      </w:r>
    </w:p>
    <w:p w14:paraId="268B30C5" w14:textId="77777777" w:rsidR="00270475" w:rsidRPr="00584AEA" w:rsidRDefault="00270475" w:rsidP="00E258C7">
      <w:pPr>
        <w:pStyle w:val="ListParagraph"/>
        <w:widowControl/>
        <w:numPr>
          <w:ilvl w:val="1"/>
          <w:numId w:val="180"/>
        </w:numPr>
        <w:shd w:val="clear" w:color="auto" w:fill="FFFFFF"/>
        <w:autoSpaceDE/>
        <w:autoSpaceDN/>
        <w:adjustRightInd/>
        <w:ind w:left="720"/>
        <w:jc w:val="both"/>
        <w:rPr>
          <w:rStyle w:val="apple-converted-space"/>
          <w:rFonts w:ascii="Arrus" w:hAnsi="Arrus" w:cs="Arial"/>
          <w:sz w:val="22"/>
          <w:szCs w:val="28"/>
        </w:rPr>
      </w:pPr>
      <w:r w:rsidRPr="00584AEA">
        <w:rPr>
          <w:rFonts w:ascii="Arrus" w:hAnsi="Arrus"/>
          <w:sz w:val="22"/>
          <w:szCs w:val="28"/>
        </w:rPr>
        <w:t>Inequality in access to education is so glaring, that in HDR 2013, India's education index loses more than 40 per cent of its value once adjusted for inequality. These have to do with misplaced policy priorities of the government that are only aimed at short-term benefits with an eye towards political gain.</w:t>
      </w:r>
      <w:r w:rsidRPr="00584AEA">
        <w:rPr>
          <w:rStyle w:val="apple-converted-space"/>
          <w:rFonts w:ascii="Arrus" w:eastAsiaTheme="majorEastAsia" w:hAnsi="Arrus"/>
          <w:sz w:val="22"/>
          <w:szCs w:val="28"/>
        </w:rPr>
        <w:t> </w:t>
      </w:r>
    </w:p>
    <w:p w14:paraId="268B30C6" w14:textId="77777777" w:rsidR="00270475" w:rsidRPr="00584AEA" w:rsidRDefault="00270475" w:rsidP="00E258C7">
      <w:pPr>
        <w:pStyle w:val="ListParagraph"/>
        <w:widowControl/>
        <w:numPr>
          <w:ilvl w:val="1"/>
          <w:numId w:val="180"/>
        </w:numPr>
        <w:shd w:val="clear" w:color="auto" w:fill="FFFFFF"/>
        <w:autoSpaceDE/>
        <w:autoSpaceDN/>
        <w:adjustRightInd/>
        <w:ind w:left="720"/>
        <w:jc w:val="both"/>
        <w:rPr>
          <w:rStyle w:val="apple-converted-space"/>
          <w:rFonts w:ascii="Arrus" w:hAnsi="Arrus" w:cs="Arial"/>
          <w:sz w:val="22"/>
          <w:szCs w:val="28"/>
        </w:rPr>
      </w:pPr>
      <w:r w:rsidRPr="00584AEA">
        <w:rPr>
          <w:rFonts w:ascii="Arrus" w:hAnsi="Arrus"/>
          <w:sz w:val="22"/>
          <w:szCs w:val="28"/>
        </w:rPr>
        <w:t xml:space="preserve">Spending and consumption by the richest 5% zoomed up by over 60% between 2000 and 2012 in rural areas while the poorest 5% saw an increase of just 30%. In urban areas, the </w:t>
      </w:r>
      <w:r w:rsidRPr="00584AEA">
        <w:rPr>
          <w:rFonts w:ascii="Arrus" w:hAnsi="Arrus"/>
          <w:sz w:val="22"/>
          <w:szCs w:val="28"/>
        </w:rPr>
        <w:lastRenderedPageBreak/>
        <w:t>richest segments spending increased by 63% while the poorest saw an increase of 33%. The effect of inflation was removed while making these comparisons.</w:t>
      </w:r>
      <w:r w:rsidRPr="00584AEA">
        <w:rPr>
          <w:rStyle w:val="apple-converted-space"/>
          <w:rFonts w:ascii="Arrus" w:eastAsiaTheme="majorEastAsia" w:hAnsi="Arrus"/>
          <w:sz w:val="22"/>
          <w:szCs w:val="28"/>
        </w:rPr>
        <w:t> </w:t>
      </w:r>
    </w:p>
    <w:p w14:paraId="268B30C7" w14:textId="77777777" w:rsidR="00270475" w:rsidRPr="00584AEA" w:rsidRDefault="00270475" w:rsidP="00E258C7">
      <w:pPr>
        <w:pStyle w:val="ListParagraph"/>
        <w:widowControl/>
        <w:numPr>
          <w:ilvl w:val="1"/>
          <w:numId w:val="180"/>
        </w:numPr>
        <w:shd w:val="clear" w:color="auto" w:fill="FFFFFF"/>
        <w:autoSpaceDE/>
        <w:autoSpaceDN/>
        <w:adjustRightInd/>
        <w:ind w:left="720"/>
        <w:jc w:val="both"/>
        <w:rPr>
          <w:rFonts w:ascii="Arrus" w:hAnsi="Arrus"/>
          <w:sz w:val="22"/>
          <w:szCs w:val="28"/>
        </w:rPr>
      </w:pPr>
      <w:r w:rsidRPr="00584AEA">
        <w:rPr>
          <w:rFonts w:ascii="Arrus" w:hAnsi="Arrus"/>
          <w:sz w:val="22"/>
          <w:szCs w:val="28"/>
        </w:rPr>
        <w:t>For one, the difference in the wealth share held by India’s poorest 10 per cent and the richest 10 per cent is enormous; India’s richest 10 per cent holds 370 times the share of wealth that it’s poorest hold.</w:t>
      </w:r>
    </w:p>
    <w:p w14:paraId="268B30C8" w14:textId="77777777" w:rsidR="00270475" w:rsidRPr="00584AEA" w:rsidRDefault="00270475" w:rsidP="00E258C7">
      <w:pPr>
        <w:pStyle w:val="ListParagraph"/>
        <w:widowControl/>
        <w:numPr>
          <w:ilvl w:val="1"/>
          <w:numId w:val="180"/>
        </w:numPr>
        <w:shd w:val="clear" w:color="auto" w:fill="FFFFFF"/>
        <w:autoSpaceDE/>
        <w:autoSpaceDN/>
        <w:adjustRightInd/>
        <w:ind w:left="720"/>
        <w:jc w:val="both"/>
        <w:rPr>
          <w:rFonts w:ascii="Arrus" w:hAnsi="Arrus"/>
          <w:sz w:val="22"/>
          <w:szCs w:val="28"/>
        </w:rPr>
      </w:pPr>
      <w:r w:rsidRPr="00584AEA">
        <w:rPr>
          <w:rFonts w:ascii="Arrus" w:hAnsi="Arrus"/>
          <w:b/>
          <w:sz w:val="22"/>
          <w:szCs w:val="28"/>
        </w:rPr>
        <w:t>India’s richest 10 per cent have been getting steadily richer since 2000, and now hold nearly three-quarters of total wealth.</w:t>
      </w:r>
    </w:p>
    <w:p w14:paraId="268B30C9" w14:textId="77777777" w:rsidR="00270475" w:rsidRPr="00584AEA" w:rsidRDefault="00270475" w:rsidP="00E258C7">
      <w:pPr>
        <w:pStyle w:val="ListParagraph"/>
        <w:widowControl/>
        <w:numPr>
          <w:ilvl w:val="1"/>
          <w:numId w:val="180"/>
        </w:numPr>
        <w:shd w:val="clear" w:color="auto" w:fill="FFFFFF"/>
        <w:autoSpaceDE/>
        <w:autoSpaceDN/>
        <w:adjustRightInd/>
        <w:ind w:left="720"/>
        <w:jc w:val="both"/>
        <w:rPr>
          <w:rFonts w:ascii="Arrus" w:hAnsi="Arrus"/>
          <w:sz w:val="22"/>
          <w:szCs w:val="28"/>
        </w:rPr>
      </w:pPr>
      <w:r w:rsidRPr="00584AEA">
        <w:rPr>
          <w:rFonts w:ascii="Arrus" w:hAnsi="Arrus"/>
          <w:sz w:val="22"/>
          <w:szCs w:val="28"/>
        </w:rPr>
        <w:t xml:space="preserve">India’s 1 per centers – its super-rich – have been getting richer even faster. In the early 2000s, India’s top 1 per cent held a lower of share of India’s total wealth than the world’s top 1 per cent held of its total wealth. That changed just before and after the global recession – though the world’s super-rich are recovering - </w:t>
      </w:r>
      <w:r w:rsidRPr="00584AEA">
        <w:rPr>
          <w:rFonts w:ascii="Arrus" w:hAnsi="Arrus"/>
          <w:b/>
          <w:sz w:val="22"/>
          <w:szCs w:val="28"/>
        </w:rPr>
        <w:t>and India’s top 1% holds close to half of the country’s total wealth.</w:t>
      </w:r>
    </w:p>
    <w:p w14:paraId="268B30CA" w14:textId="77777777" w:rsidR="00270475" w:rsidRPr="00584AEA" w:rsidRDefault="00270475" w:rsidP="00E258C7">
      <w:pPr>
        <w:pStyle w:val="ListParagraph"/>
        <w:widowControl/>
        <w:numPr>
          <w:ilvl w:val="1"/>
          <w:numId w:val="180"/>
        </w:numPr>
        <w:shd w:val="clear" w:color="auto" w:fill="FFFFFF"/>
        <w:autoSpaceDE/>
        <w:autoSpaceDN/>
        <w:adjustRightInd/>
        <w:ind w:left="720"/>
        <w:jc w:val="both"/>
        <w:rPr>
          <w:rFonts w:ascii="Arrus" w:hAnsi="Arrus"/>
          <w:sz w:val="22"/>
          <w:szCs w:val="28"/>
        </w:rPr>
      </w:pPr>
      <w:r w:rsidRPr="00584AEA">
        <w:rPr>
          <w:rFonts w:ascii="Arrus" w:hAnsi="Arrus"/>
          <w:sz w:val="22"/>
          <w:szCs w:val="28"/>
        </w:rPr>
        <w:t xml:space="preserve">Not surprisingly, </w:t>
      </w:r>
      <w:r w:rsidRPr="00584AEA">
        <w:rPr>
          <w:rFonts w:ascii="Arrus" w:hAnsi="Arrus"/>
          <w:b/>
          <w:sz w:val="22"/>
          <w:szCs w:val="28"/>
        </w:rPr>
        <w:t>India then dominates the world’s poorest 10 per cent, while China dominates the global middle class and the United States the world’s rich.</w:t>
      </w:r>
    </w:p>
    <w:p w14:paraId="5DD9751F" w14:textId="3E4DE100" w:rsidR="00D2126D" w:rsidRDefault="00D2126D" w:rsidP="00270475">
      <w:pPr>
        <w:pStyle w:val="NormalWeb"/>
        <w:ind w:firstLine="360"/>
        <w:jc w:val="both"/>
        <w:rPr>
          <w:rFonts w:ascii="Arrus" w:hAnsi="Arrus"/>
          <w:sz w:val="22"/>
          <w:szCs w:val="28"/>
        </w:rPr>
      </w:pPr>
      <w:r>
        <w:rPr>
          <w:rFonts w:ascii="Arrus" w:hAnsi="Arrus"/>
          <w:sz w:val="22"/>
          <w:szCs w:val="28"/>
        </w:rPr>
        <w:t xml:space="preserve">Here are some excerpts from </w:t>
      </w:r>
      <w:r w:rsidR="00A7794C">
        <w:rPr>
          <w:rFonts w:ascii="Arrus" w:hAnsi="Arrus"/>
          <w:sz w:val="22"/>
          <w:szCs w:val="28"/>
        </w:rPr>
        <w:t>an article “Income Inequality in India’, written by Dr. Prashant Kumar Chaudhary:</w:t>
      </w:r>
    </w:p>
    <w:p w14:paraId="207FF59C" w14:textId="0F0E84E0" w:rsidR="00A7794C" w:rsidRDefault="00A7794C" w:rsidP="00270475">
      <w:pPr>
        <w:pStyle w:val="NormalWeb"/>
        <w:ind w:firstLine="360"/>
        <w:jc w:val="both"/>
        <w:rPr>
          <w:rFonts w:ascii="Arrus" w:hAnsi="Arrus"/>
          <w:sz w:val="22"/>
          <w:szCs w:val="28"/>
        </w:rPr>
      </w:pPr>
      <w:r>
        <w:rPr>
          <w:rFonts w:ascii="Arrus" w:hAnsi="Arrus"/>
          <w:sz w:val="22"/>
          <w:szCs w:val="28"/>
        </w:rPr>
        <w:t>“</w:t>
      </w:r>
      <w:r w:rsidR="00584A6C" w:rsidRPr="00584A6C">
        <w:rPr>
          <w:rFonts w:ascii="Arrus" w:hAnsi="Arrus"/>
          <w:sz w:val="22"/>
          <w:szCs w:val="28"/>
        </w:rPr>
        <w:t>While the top 10% and top 1% hold respectively 57% and 22% of total national income, the bottom 50% share has gone down to 13%. India stands out as a poor and very unequal country, with an affluent elite’. This inequality widens when we compare the wealth possession of the top 10% and the bottom 50% population. Reports find that the top 10% population in India owns 65% and the bottom 10% is just 6% of the nation’s household wealth. i.e., to say that wealth inequality in India between two top 10% and bottom 50% is more than income inequality</w:t>
      </w:r>
      <w:r w:rsidR="00B214E1">
        <w:rPr>
          <w:rFonts w:ascii="Arrus" w:hAnsi="Arrus"/>
          <w:sz w:val="22"/>
          <w:szCs w:val="28"/>
        </w:rPr>
        <w:t>…….</w:t>
      </w:r>
      <w:r w:rsidR="00B214E1" w:rsidRPr="00B214E1">
        <w:rPr>
          <w:rFonts w:ascii="Kanit" w:hAnsi="Kanit"/>
          <w:color w:val="000000"/>
          <w:sz w:val="27"/>
          <w:szCs w:val="27"/>
          <w:shd w:val="clear" w:color="auto" w:fill="FFFFFF"/>
        </w:rPr>
        <w:t xml:space="preserve"> </w:t>
      </w:r>
      <w:r w:rsidR="00B214E1" w:rsidRPr="00B214E1">
        <w:rPr>
          <w:rFonts w:ascii="Arrus" w:hAnsi="Arrus"/>
          <w:sz w:val="22"/>
          <w:szCs w:val="28"/>
        </w:rPr>
        <w:t>since 1990, there has been an increase in income disparity between the bottom 50% of the population and the top 10%. It is clear that the services and industrial sectors were unable to produce jobs, despite the strong economic development.</w:t>
      </w:r>
      <w:r w:rsidR="00EB74B7">
        <w:rPr>
          <w:rFonts w:ascii="Arrus" w:hAnsi="Arrus"/>
          <w:sz w:val="22"/>
          <w:szCs w:val="28"/>
        </w:rPr>
        <w:t>”</w:t>
      </w:r>
    </w:p>
    <w:p w14:paraId="1043ED08" w14:textId="77777777" w:rsidR="00D2126D" w:rsidRDefault="00D2126D" w:rsidP="00270475">
      <w:pPr>
        <w:pStyle w:val="NormalWeb"/>
        <w:ind w:firstLine="360"/>
        <w:jc w:val="both"/>
        <w:rPr>
          <w:rFonts w:ascii="Arrus" w:hAnsi="Arrus"/>
          <w:sz w:val="22"/>
          <w:szCs w:val="28"/>
        </w:rPr>
      </w:pPr>
    </w:p>
    <w:p w14:paraId="268B30CB" w14:textId="7A6F05F1" w:rsidR="00270475" w:rsidRDefault="00270475" w:rsidP="00270475">
      <w:pPr>
        <w:pStyle w:val="NormalWeb"/>
        <w:ind w:firstLine="360"/>
        <w:jc w:val="both"/>
        <w:rPr>
          <w:rFonts w:ascii="Arrus" w:hAnsi="Arrus"/>
          <w:sz w:val="22"/>
          <w:szCs w:val="28"/>
        </w:rPr>
      </w:pPr>
      <w:r w:rsidRPr="00584AEA">
        <w:rPr>
          <w:rFonts w:ascii="Arrus" w:hAnsi="Arrus"/>
          <w:sz w:val="22"/>
          <w:szCs w:val="28"/>
        </w:rPr>
        <w:t>Apart from the region to region and urban-rural disparity, community to community disparity too has been growing in India with Muslims lagging behind other communities. Even within Hindus, the majority community, the disparity between various caste groups is quite high.</w:t>
      </w:r>
    </w:p>
    <w:p w14:paraId="70E845A0" w14:textId="26CB2F28" w:rsidR="0014057E" w:rsidRDefault="004503F6" w:rsidP="00270475">
      <w:pPr>
        <w:pStyle w:val="NormalWeb"/>
        <w:ind w:firstLine="360"/>
        <w:jc w:val="both"/>
        <w:rPr>
          <w:noProof/>
        </w:rPr>
      </w:pPr>
      <w:r w:rsidRPr="004503F6">
        <w:rPr>
          <w:rFonts w:ascii="Arrus" w:hAnsi="Arrus"/>
          <w:noProof/>
          <w:sz w:val="22"/>
          <w:szCs w:val="28"/>
        </w:rPr>
        <w:lastRenderedPageBreak/>
        <w:drawing>
          <wp:inline distT="0" distB="0" distL="0" distR="0" wp14:anchorId="4B663E7D" wp14:editId="0CCD9757">
            <wp:extent cx="4457700" cy="3559810"/>
            <wp:effectExtent l="0" t="0" r="0" b="0"/>
            <wp:docPr id="28547647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76470" name="Picture 1" descr="A screenshot of a table&#10;&#10;AI-generated content may be incorrect."/>
                    <pic:cNvPicPr/>
                  </pic:nvPicPr>
                  <pic:blipFill>
                    <a:blip r:embed="rId548"/>
                    <a:stretch>
                      <a:fillRect/>
                    </a:stretch>
                  </pic:blipFill>
                  <pic:spPr>
                    <a:xfrm>
                      <a:off x="0" y="0"/>
                      <a:ext cx="4457700" cy="3559810"/>
                    </a:xfrm>
                    <a:prstGeom prst="rect">
                      <a:avLst/>
                    </a:prstGeom>
                  </pic:spPr>
                </pic:pic>
              </a:graphicData>
            </a:graphic>
          </wp:inline>
        </w:drawing>
      </w:r>
      <w:r w:rsidR="00671B53" w:rsidRPr="00671B53">
        <w:rPr>
          <w:noProof/>
        </w:rPr>
        <w:t xml:space="preserve"> </w:t>
      </w:r>
      <w:r w:rsidR="00671B53" w:rsidRPr="00671B53">
        <w:rPr>
          <w:rFonts w:ascii="Arrus" w:hAnsi="Arrus"/>
          <w:noProof/>
          <w:sz w:val="22"/>
          <w:szCs w:val="28"/>
        </w:rPr>
        <w:drawing>
          <wp:inline distT="0" distB="0" distL="0" distR="0" wp14:anchorId="4519F410" wp14:editId="41474D8F">
            <wp:extent cx="4457700" cy="2922270"/>
            <wp:effectExtent l="0" t="0" r="0" b="0"/>
            <wp:docPr id="2100133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33205" name="Picture 1" descr="A screenshot of a computer&#10;&#10;AI-generated content may be incorrect."/>
                    <pic:cNvPicPr/>
                  </pic:nvPicPr>
                  <pic:blipFill>
                    <a:blip r:embed="rId549"/>
                    <a:stretch>
                      <a:fillRect/>
                    </a:stretch>
                  </pic:blipFill>
                  <pic:spPr>
                    <a:xfrm>
                      <a:off x="0" y="0"/>
                      <a:ext cx="4457700" cy="2922270"/>
                    </a:xfrm>
                    <a:prstGeom prst="rect">
                      <a:avLst/>
                    </a:prstGeom>
                  </pic:spPr>
                </pic:pic>
              </a:graphicData>
            </a:graphic>
          </wp:inline>
        </w:drawing>
      </w:r>
    </w:p>
    <w:p w14:paraId="18EBE50A" w14:textId="35AC3F21" w:rsidR="00D817DE" w:rsidRDefault="00D817DE" w:rsidP="00270475">
      <w:pPr>
        <w:pStyle w:val="NormalWeb"/>
        <w:ind w:firstLine="360"/>
        <w:jc w:val="both"/>
        <w:rPr>
          <w:rFonts w:ascii="Arrus" w:hAnsi="Arrus"/>
          <w:sz w:val="22"/>
          <w:szCs w:val="28"/>
        </w:rPr>
      </w:pPr>
      <w:r>
        <w:rPr>
          <w:noProof/>
        </w:rPr>
        <w:lastRenderedPageBreak/>
        <w:drawing>
          <wp:inline distT="0" distB="0" distL="0" distR="0" wp14:anchorId="688B4582" wp14:editId="79FF4892">
            <wp:extent cx="4457700" cy="3940810"/>
            <wp:effectExtent l="0" t="0" r="0" b="0"/>
            <wp:docPr id="524404084" name="Picture 1" descr="A table with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04084" name="Picture 1" descr="A table with numbers and a number of people&#10;&#10;AI-generated content may be incorrect."/>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4457700" cy="3940810"/>
                    </a:xfrm>
                    <a:prstGeom prst="rect">
                      <a:avLst/>
                    </a:prstGeom>
                    <a:noFill/>
                    <a:ln>
                      <a:noFill/>
                    </a:ln>
                  </pic:spPr>
                </pic:pic>
              </a:graphicData>
            </a:graphic>
          </wp:inline>
        </w:drawing>
      </w:r>
    </w:p>
    <w:p w14:paraId="5EB08A5F" w14:textId="77777777" w:rsidR="00C85FD7" w:rsidRDefault="00C85FD7" w:rsidP="00270475">
      <w:pPr>
        <w:pStyle w:val="NormalWeb"/>
        <w:ind w:firstLine="360"/>
        <w:jc w:val="both"/>
        <w:rPr>
          <w:rFonts w:ascii="Arrus" w:hAnsi="Arrus"/>
          <w:sz w:val="22"/>
          <w:szCs w:val="28"/>
        </w:rPr>
      </w:pPr>
    </w:p>
    <w:p w14:paraId="0A0D7A3E" w14:textId="77777777" w:rsidR="007C1D90" w:rsidRPr="007C1D90" w:rsidRDefault="007C1D90" w:rsidP="007C1D90">
      <w:pPr>
        <w:pStyle w:val="NormalWeb"/>
        <w:ind w:firstLine="360"/>
        <w:jc w:val="both"/>
        <w:rPr>
          <w:rFonts w:ascii="Arrus" w:hAnsi="Arrus"/>
          <w:b/>
          <w:bCs/>
          <w:sz w:val="22"/>
          <w:szCs w:val="28"/>
          <w:lang w:val="en-IN"/>
        </w:rPr>
      </w:pPr>
      <w:r>
        <w:rPr>
          <w:rFonts w:ascii="Arrus" w:hAnsi="Arrus"/>
          <w:sz w:val="22"/>
          <w:szCs w:val="28"/>
        </w:rPr>
        <w:t xml:space="preserve">(ref: </w:t>
      </w:r>
      <w:r w:rsidRPr="007C1D90">
        <w:rPr>
          <w:rFonts w:ascii="Arrus" w:hAnsi="Arrus"/>
          <w:b/>
          <w:bCs/>
          <w:sz w:val="22"/>
          <w:szCs w:val="28"/>
          <w:lang w:val="en-IN"/>
        </w:rPr>
        <w:t>What Does the Caste Wealth Gap Look Like in India?</w:t>
      </w:r>
    </w:p>
    <w:p w14:paraId="5F7D250E" w14:textId="0410B371" w:rsidR="007C1D90" w:rsidRPr="007C1D90" w:rsidRDefault="007C1D90" w:rsidP="007C1D90">
      <w:pPr>
        <w:pStyle w:val="NormalWeb"/>
        <w:ind w:firstLine="360"/>
        <w:jc w:val="both"/>
        <w:rPr>
          <w:rFonts w:ascii="Arrus" w:hAnsi="Arrus"/>
          <w:b/>
          <w:bCs/>
          <w:sz w:val="22"/>
          <w:szCs w:val="28"/>
          <w:lang w:val="en-IN"/>
        </w:rPr>
      </w:pPr>
      <w:hyperlink r:id="rId551" w:tgtFrame="_blank" w:tooltip="All Stories by Kaushal Shroff" w:history="1">
        <w:r w:rsidRPr="007C1D90">
          <w:rPr>
            <w:rStyle w:val="Hyperlink"/>
            <w:rFonts w:ascii="Arrus" w:hAnsi="Arrus" w:cs="Arial"/>
            <w:b/>
            <w:bCs/>
            <w:sz w:val="22"/>
            <w:szCs w:val="28"/>
            <w:lang w:val="en-IN"/>
          </w:rPr>
          <w:t>Kaushal Shroff</w:t>
        </w:r>
      </w:hyperlink>
      <w:r w:rsidR="003553D2">
        <w:rPr>
          <w:rFonts w:ascii="Arrus" w:hAnsi="Arrus"/>
          <w:sz w:val="22"/>
          <w:szCs w:val="28"/>
        </w:rPr>
        <w:t>: The Wire)</w:t>
      </w:r>
    </w:p>
    <w:p w14:paraId="1FB90F17" w14:textId="5F036D97" w:rsidR="00C85FD7" w:rsidRPr="00584AEA" w:rsidRDefault="00C85FD7" w:rsidP="00270475">
      <w:pPr>
        <w:pStyle w:val="NormalWeb"/>
        <w:ind w:firstLine="360"/>
        <w:jc w:val="both"/>
        <w:rPr>
          <w:rFonts w:ascii="Arrus" w:hAnsi="Arrus"/>
          <w:sz w:val="22"/>
          <w:szCs w:val="28"/>
        </w:rPr>
      </w:pPr>
    </w:p>
    <w:p w14:paraId="268B30CC" w14:textId="77777777" w:rsidR="00270475" w:rsidRPr="00584AEA" w:rsidRDefault="00270475" w:rsidP="00270475">
      <w:pPr>
        <w:pStyle w:val="NormalWeb"/>
        <w:jc w:val="both"/>
        <w:rPr>
          <w:rFonts w:ascii="Arrus" w:hAnsi="Arrus"/>
          <w:b/>
          <w:sz w:val="26"/>
          <w:szCs w:val="28"/>
        </w:rPr>
      </w:pPr>
      <w:r w:rsidRPr="00584AEA">
        <w:rPr>
          <w:rFonts w:ascii="Arrus" w:hAnsi="Arrus"/>
          <w:b/>
          <w:sz w:val="26"/>
          <w:szCs w:val="28"/>
        </w:rPr>
        <w:t>Causes and Solutions</w:t>
      </w:r>
    </w:p>
    <w:p w14:paraId="268B30CD" w14:textId="77777777" w:rsidR="00270475" w:rsidRPr="00584AEA" w:rsidRDefault="00270475" w:rsidP="00270475">
      <w:pPr>
        <w:pStyle w:val="NormalWeb"/>
        <w:ind w:firstLine="360"/>
        <w:jc w:val="both"/>
        <w:rPr>
          <w:rFonts w:ascii="Arrus" w:hAnsi="Arrus"/>
          <w:sz w:val="22"/>
          <w:szCs w:val="28"/>
        </w:rPr>
      </w:pPr>
      <w:r w:rsidRPr="00584AEA">
        <w:rPr>
          <w:rFonts w:ascii="Arrus" w:hAnsi="Arrus"/>
          <w:sz w:val="22"/>
          <w:szCs w:val="28"/>
        </w:rPr>
        <w:t>There are multiple factors involved in the rise in economic disparity. Some are well-known, but others are intentionally concealed due to obvious reasons. It is these, which I will deal here:</w:t>
      </w:r>
    </w:p>
    <w:p w14:paraId="268B30CE" w14:textId="77777777" w:rsidR="00270475" w:rsidRPr="00584AEA" w:rsidRDefault="00270475" w:rsidP="00270475">
      <w:pPr>
        <w:pStyle w:val="NormalWeb"/>
        <w:jc w:val="both"/>
        <w:rPr>
          <w:rFonts w:ascii="Arrus" w:hAnsi="Arrus"/>
          <w:sz w:val="22"/>
          <w:szCs w:val="28"/>
        </w:rPr>
      </w:pPr>
    </w:p>
    <w:p w14:paraId="268B30CF" w14:textId="77777777" w:rsidR="00270475" w:rsidRPr="00584AEA" w:rsidRDefault="00270475" w:rsidP="006F4670">
      <w:pPr>
        <w:numPr>
          <w:ilvl w:val="0"/>
          <w:numId w:val="29"/>
        </w:numPr>
        <w:tabs>
          <w:tab w:val="left" w:pos="0"/>
        </w:tabs>
        <w:ind w:left="360" w:hanging="360"/>
        <w:jc w:val="both"/>
        <w:rPr>
          <w:rFonts w:ascii="Arrus" w:hAnsi="Arrus"/>
          <w:b/>
          <w:bCs/>
          <w:szCs w:val="32"/>
          <w:lang w:val="en-GB"/>
        </w:rPr>
      </w:pPr>
      <w:r w:rsidRPr="00584AEA">
        <w:rPr>
          <w:rFonts w:ascii="Arrus" w:hAnsi="Arrus"/>
          <w:b/>
          <w:bCs/>
          <w:szCs w:val="32"/>
          <w:lang w:val="en-GB"/>
        </w:rPr>
        <w:t>The role of banks has to be re-examined</w:t>
      </w:r>
    </w:p>
    <w:p w14:paraId="268B30D0" w14:textId="77777777" w:rsidR="00270475" w:rsidRPr="00584AEA" w:rsidRDefault="00270475" w:rsidP="00270475">
      <w:pPr>
        <w:ind w:left="360"/>
        <w:jc w:val="both"/>
        <w:rPr>
          <w:rFonts w:ascii="Arrus" w:hAnsi="Arrus"/>
          <w:sz w:val="22"/>
          <w:szCs w:val="28"/>
          <w:lang w:val="en-GB"/>
        </w:rPr>
      </w:pPr>
    </w:p>
    <w:p w14:paraId="268B30D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One significant step taken for the purpose of monopolising money in the hands of a few was the establishment of the </w:t>
      </w:r>
      <w:r w:rsidRPr="00584AEA">
        <w:rPr>
          <w:rFonts w:ascii="Arrus" w:hAnsi="Arrus"/>
          <w:b/>
          <w:bCs/>
          <w:sz w:val="22"/>
          <w:szCs w:val="28"/>
          <w:lang w:val="en-GB"/>
        </w:rPr>
        <w:t xml:space="preserve">banking </w:t>
      </w:r>
      <w:r w:rsidRPr="00584AEA">
        <w:rPr>
          <w:rFonts w:ascii="Arrus" w:hAnsi="Arrus"/>
          <w:b/>
          <w:bCs/>
          <w:sz w:val="22"/>
          <w:szCs w:val="28"/>
          <w:lang w:val="en-GB"/>
        </w:rPr>
        <w:lastRenderedPageBreak/>
        <w:t>system</w:t>
      </w:r>
      <w:r w:rsidRPr="00584AEA">
        <w:rPr>
          <w:rFonts w:ascii="Arrus" w:hAnsi="Arrus"/>
          <w:sz w:val="22"/>
          <w:szCs w:val="28"/>
          <w:lang w:val="en-GB"/>
        </w:rPr>
        <w:t xml:space="preserve">. The banking system-- private or nationalised, has hardly helped, despite big claims, to bring about any significant economic betterment of the poor. It has done just the opposite. The little money that the labourers, the artisans, the peasant the clerks, the lower middle class people and the upper middle class servicemen are able to save by curbing their desires and curtailing even some essential expenses is mostly deposited in the banks. The businessmen get hold of this mammoth money, (which becomes mammoth because it is contributed by millions and billions of peoples) in the form of loans to establish mills, factories, agencies, departmental stores and companies. With this money, they earn huge profits, ranging sometimes </w:t>
      </w:r>
      <w:r w:rsidRPr="00584AEA">
        <w:rPr>
          <w:rFonts w:ascii="Arrus" w:hAnsi="Arrus"/>
          <w:b/>
          <w:bCs/>
          <w:sz w:val="22"/>
          <w:szCs w:val="28"/>
          <w:lang w:val="en-GB"/>
        </w:rPr>
        <w:t>from 50 to 300%. A very small portion, usually between 8- 15%, of what they amass is given back as interests to the banks, and a smaller portion, 4- 10 %, of that interest is distributed among the real owners of that money</w:t>
      </w:r>
      <w:r w:rsidRPr="00584AEA">
        <w:rPr>
          <w:rFonts w:ascii="Arrus" w:hAnsi="Arrus"/>
          <w:sz w:val="22"/>
          <w:szCs w:val="28"/>
          <w:lang w:val="en-GB"/>
        </w:rPr>
        <w:t xml:space="preserve">. This small interest is used as a decoy to trap the naive commoners. The common people have no other option as their money is not big enough to be turned into an asset (gold, property) or to set up any business, and the </w:t>
      </w:r>
      <w:r w:rsidRPr="00584AEA">
        <w:rPr>
          <w:rFonts w:ascii="Arrus" w:hAnsi="Arrus"/>
          <w:b/>
          <w:bCs/>
          <w:sz w:val="22"/>
          <w:szCs w:val="28"/>
          <w:lang w:val="en-GB"/>
        </w:rPr>
        <w:t>security problems compel them to put their hard-earned money into the reservoirs of banks</w:t>
      </w:r>
      <w:r w:rsidRPr="00584AEA">
        <w:rPr>
          <w:rFonts w:ascii="Arrus" w:hAnsi="Arrus"/>
          <w:sz w:val="22"/>
          <w:szCs w:val="28"/>
          <w:lang w:val="en-GB"/>
        </w:rPr>
        <w:t>. If the ordinary people even contemplate to start their own business with the assistance of bank loans, they either fail to fetch it on account of their inability to submit sureties or if at all they succeed in getting some loans, they have to run the great risk of getting entangled into a debt-trap; for their incomes are usually not high enough to simultaneously fulfil their routine requirements and pay regular instalments to the bank. In case their business fails, the probabilities of which are considerably high in the face of hard competition with the big businessman, they do not have sufficient financial backing to make up for the losses. They often have to clear their loans by selling whatever little assets they have. So, in effect, even if it is conceded that the banks do often give loans to small businessmen and professionals, it often ends up in their losing whatever wealth they had.</w:t>
      </w:r>
    </w:p>
    <w:p w14:paraId="268B30D2"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Moreover, the loans too are more likely to be given for activities that ultimately benefit the big industry, like for purchasing cars, motorbikes and other electronic items. </w:t>
      </w:r>
      <w:r w:rsidRPr="00584AEA">
        <w:rPr>
          <w:rFonts w:ascii="Arrus" w:hAnsi="Arrus"/>
          <w:b/>
          <w:bCs/>
          <w:sz w:val="22"/>
          <w:szCs w:val="28"/>
          <w:lang w:val="en-GB"/>
        </w:rPr>
        <w:t>The private banks, wherever they exist, accentuate this upward mobility; for, while the incomes from the nationalised banks is utilised, at least, partially for the welfare activities, the whole profits of the private banks are credited to the owners.</w:t>
      </w:r>
      <w:r w:rsidRPr="00584AEA">
        <w:rPr>
          <w:rFonts w:ascii="Arrus" w:hAnsi="Arrus"/>
          <w:sz w:val="22"/>
          <w:szCs w:val="28"/>
          <w:lang w:val="en-GB"/>
        </w:rPr>
        <w:t xml:space="preserve"> The industrialists themselves do not believe in keeping the majority of their money in the banks; </w:t>
      </w:r>
      <w:r w:rsidRPr="00584AEA">
        <w:rPr>
          <w:rFonts w:ascii="Arrus" w:hAnsi="Arrus"/>
          <w:b/>
          <w:bCs/>
          <w:sz w:val="22"/>
          <w:szCs w:val="28"/>
          <w:lang w:val="en-GB"/>
        </w:rPr>
        <w:t>they either invest in profitable ventures or convert it into movable or immovable assets, the cost of which keeps on rising.</w:t>
      </w:r>
      <w:r w:rsidRPr="00584AEA">
        <w:rPr>
          <w:rFonts w:ascii="Arrus" w:hAnsi="Arrus"/>
          <w:sz w:val="22"/>
          <w:szCs w:val="28"/>
          <w:lang w:val="en-GB"/>
        </w:rPr>
        <w:t xml:space="preserve"> These assets prove to be </w:t>
      </w:r>
      <w:r w:rsidRPr="00584AEA">
        <w:rPr>
          <w:rFonts w:ascii="Arrus" w:hAnsi="Arrus"/>
          <w:sz w:val="22"/>
          <w:szCs w:val="28"/>
          <w:lang w:val="en-GB"/>
        </w:rPr>
        <w:lastRenderedPageBreak/>
        <w:t xml:space="preserve">of great utility in procuring further loans. </w:t>
      </w:r>
      <w:r w:rsidRPr="00584AEA">
        <w:rPr>
          <w:rFonts w:ascii="Arrus" w:hAnsi="Arrus"/>
          <w:b/>
          <w:bCs/>
          <w:sz w:val="22"/>
          <w:szCs w:val="28"/>
          <w:lang w:val="en-GB"/>
        </w:rPr>
        <w:t>Their business continues to expand with the help of people’s money</w:t>
      </w:r>
      <w:r w:rsidRPr="00584AEA">
        <w:rPr>
          <w:rFonts w:ascii="Arrus" w:hAnsi="Arrus"/>
          <w:sz w:val="22"/>
          <w:szCs w:val="28"/>
          <w:lang w:val="en-GB"/>
        </w:rPr>
        <w:t xml:space="preserve"> and the value of their assets continues to show an upward trend. Inflation, which is the outcome of the conspiracy by the industrialist and their cronies in the government, ensures that whatever they pay as interest on the loans (and taxes) is compensated and whatever the public gets as interest on their money is more or less recruited; </w:t>
      </w:r>
      <w:r w:rsidRPr="00584AEA">
        <w:rPr>
          <w:rFonts w:ascii="Arrus" w:hAnsi="Arrus"/>
          <w:b/>
          <w:bCs/>
          <w:sz w:val="22"/>
          <w:szCs w:val="28"/>
          <w:lang w:val="en-GB"/>
        </w:rPr>
        <w:t>inflation recycles the money back to the industrialists</w:t>
      </w:r>
      <w:r w:rsidRPr="00584AEA">
        <w:rPr>
          <w:rFonts w:ascii="Arrus" w:hAnsi="Arrus"/>
          <w:sz w:val="22"/>
          <w:szCs w:val="28"/>
          <w:lang w:val="en-GB"/>
        </w:rPr>
        <w:t xml:space="preserve">. </w:t>
      </w:r>
      <w:r w:rsidRPr="00584AEA">
        <w:rPr>
          <w:rFonts w:ascii="Arrus" w:hAnsi="Arrus"/>
          <w:b/>
          <w:bCs/>
          <w:sz w:val="22"/>
          <w:szCs w:val="28"/>
          <w:lang w:val="en-GB"/>
        </w:rPr>
        <w:t>The poor account holders, in effect, get virtually nothing, while with their money the big businessmen and of course the bank owners build palaces and companies</w:t>
      </w:r>
      <w:r w:rsidRPr="00584AEA">
        <w:rPr>
          <w:rFonts w:ascii="Arrus" w:hAnsi="Arrus"/>
          <w:sz w:val="22"/>
          <w:szCs w:val="28"/>
          <w:lang w:val="en-GB"/>
        </w:rPr>
        <w:t xml:space="preserve">. In short, </w:t>
      </w:r>
      <w:r w:rsidRPr="00584AEA">
        <w:rPr>
          <w:rFonts w:ascii="Arrus" w:hAnsi="Arrus"/>
          <w:b/>
          <w:bCs/>
          <w:sz w:val="22"/>
          <w:szCs w:val="28"/>
          <w:lang w:val="en-GB"/>
        </w:rPr>
        <w:t>banks have become mere vehicles for transferring wealth from the less-moneyed to the more-moneyed.</w:t>
      </w:r>
      <w:r w:rsidRPr="00584AEA">
        <w:rPr>
          <w:rFonts w:ascii="Arrus" w:hAnsi="Arrus"/>
          <w:sz w:val="22"/>
          <w:szCs w:val="28"/>
          <w:lang w:val="en-GB"/>
        </w:rPr>
        <w:t xml:space="preserve"> Businessmen also run big financial companies where again the depositors' money is used to give loans at much higher rates of interest to those seeking it. Finance companies do not only earn themselves but also help the industries by increase in sales of consumer items of all kinds including vehicles, air conditioners, TVs and refrigerators. The insurance companies are also booming; these companies are able to compete with banks, because they cash in on the </w:t>
      </w:r>
      <w:r w:rsidRPr="00584AEA">
        <w:rPr>
          <w:rFonts w:ascii="Arrus" w:hAnsi="Arrus"/>
          <w:b/>
          <w:bCs/>
          <w:sz w:val="22"/>
          <w:szCs w:val="28"/>
          <w:lang w:val="en-GB"/>
        </w:rPr>
        <w:t>personal fears of the people</w:t>
      </w:r>
      <w:r w:rsidRPr="00584AEA">
        <w:rPr>
          <w:rFonts w:ascii="Arrus" w:hAnsi="Arrus"/>
          <w:sz w:val="22"/>
          <w:szCs w:val="28"/>
          <w:lang w:val="en-GB"/>
        </w:rPr>
        <w:t>. The common men are always wary of accidents and sudden deaths, and to ensure financial safety for their survivors, they oblige the insurance company despite the fact that these companies often pay inter</w:t>
      </w:r>
      <w:r w:rsidRPr="00584AEA">
        <w:rPr>
          <w:rFonts w:ascii="Arrus" w:hAnsi="Arrus"/>
          <w:sz w:val="22"/>
          <w:szCs w:val="28"/>
          <w:lang w:val="en-GB"/>
        </w:rPr>
        <w:softHyphen/>
        <w:t xml:space="preserve">ests even less than what the banks do. </w:t>
      </w:r>
    </w:p>
    <w:p w14:paraId="268B30D3" w14:textId="77777777" w:rsidR="00270475" w:rsidRPr="00584AEA" w:rsidRDefault="00270475" w:rsidP="00270475">
      <w:pPr>
        <w:ind w:firstLine="720"/>
        <w:jc w:val="both"/>
        <w:rPr>
          <w:rFonts w:ascii="Arrus" w:hAnsi="Arrus"/>
          <w:sz w:val="22"/>
          <w:szCs w:val="28"/>
          <w:lang w:val="en-GB"/>
        </w:rPr>
      </w:pPr>
      <w:r w:rsidRPr="00584AEA">
        <w:rPr>
          <w:rFonts w:ascii="Arrus" w:hAnsi="Arrus"/>
          <w:b/>
          <w:bCs/>
          <w:sz w:val="22"/>
          <w:szCs w:val="28"/>
          <w:lang w:val="en-GB"/>
        </w:rPr>
        <w:t>It is also important to note here that banks can normally do a business ten times of the deposits they have. This is because Central Banks can provide them ten times the money they have as their deposits and also because the loan amounts given to the people is also mostly kept in banks before being used.</w:t>
      </w:r>
      <w:r w:rsidRPr="00584AEA">
        <w:rPr>
          <w:rFonts w:ascii="Arrus" w:hAnsi="Arrus"/>
          <w:sz w:val="22"/>
          <w:szCs w:val="28"/>
          <w:lang w:val="en-GB"/>
        </w:rPr>
        <w:t xml:space="preserve"> This means that if a depositor deposits 100 dollars in a bank, the bank can be earning 60-90 dollars from that money in one year. And out of this the poor depositor gets just 5-10 dollars, 4 to 10 percent being the normal “interest” in different categories. More often than not, this gain does not even cover the annual inflation rate. The net gain to the depositor is almost none. And when the depositor happens to be a Muslim, the clerics tell him that these few dollars are </w:t>
      </w:r>
      <w:r w:rsidRPr="00584AEA">
        <w:rPr>
          <w:rFonts w:ascii="Arrus" w:hAnsi="Arrus"/>
          <w:i/>
          <w:iCs/>
          <w:sz w:val="22"/>
          <w:szCs w:val="28"/>
          <w:lang w:val="en-GB"/>
        </w:rPr>
        <w:t>Haram</w:t>
      </w:r>
      <w:r w:rsidRPr="00584AEA">
        <w:rPr>
          <w:rFonts w:ascii="Arrus" w:hAnsi="Arrus"/>
          <w:sz w:val="22"/>
          <w:szCs w:val="28"/>
          <w:lang w:val="en-GB"/>
        </w:rPr>
        <w:t xml:space="preserve"> for him, as they are “interest” forbidden by Islam. </w:t>
      </w:r>
      <w:r w:rsidRPr="00584AEA">
        <w:rPr>
          <w:rFonts w:ascii="Arrus" w:hAnsi="Arrus"/>
          <w:b/>
          <w:bCs/>
          <w:sz w:val="22"/>
          <w:szCs w:val="28"/>
          <w:lang w:val="en-GB"/>
        </w:rPr>
        <w:t>Instead of banks being told to give a substantial portion of their earnings to the depositors, depositors are told not to use this money for their personal needs</w:t>
      </w:r>
      <w:r w:rsidRPr="00584AEA">
        <w:rPr>
          <w:rFonts w:ascii="Arrus" w:hAnsi="Arrus"/>
          <w:sz w:val="22"/>
          <w:szCs w:val="28"/>
          <w:lang w:val="en-GB"/>
        </w:rPr>
        <w:t xml:space="preserve">; even if they give it to the poor, this money will neither be included as any form of charity nor should they hope for any reward in the Hereafter. </w:t>
      </w:r>
    </w:p>
    <w:p w14:paraId="268B30D4"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Furthermore, banks continue to take steps that increase their earnings at the cost of ordinary people.  The charges on the bounced </w:t>
      </w:r>
      <w:r w:rsidRPr="00584AEA">
        <w:rPr>
          <w:rFonts w:ascii="Arrus" w:hAnsi="Arrus"/>
          <w:sz w:val="22"/>
          <w:szCs w:val="28"/>
          <w:lang w:val="en-GB"/>
        </w:rPr>
        <w:lastRenderedPageBreak/>
        <w:t>checks, the way the interests are adjusted in the repaid amounts; the maintenance charges for several kinds of accounts, the interest rates given to the depositors and the interests taken from the loanees, especially in the case of the loans taken by the ordinary people – all these issues need to be re-examined. It has to be calculated how much of the money of the banks directly benefit the ordinary people without benefiting the corporate. It will be seen below that the role of the banks in the flow of money – from below upwards or from above downwards, depends on the tax structure that exists in the country.</w:t>
      </w:r>
    </w:p>
    <w:p w14:paraId="268B30D5"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It can be seen that the </w:t>
      </w:r>
      <w:r w:rsidRPr="00584AEA">
        <w:rPr>
          <w:rFonts w:ascii="Arrus" w:hAnsi="Arrus"/>
          <w:b/>
          <w:bCs/>
          <w:sz w:val="22"/>
          <w:szCs w:val="28"/>
          <w:lang w:val="en-GB"/>
        </w:rPr>
        <w:t xml:space="preserve">international banking sector is a big vehicle in the upward transfer of money from the less moneyed to the more. </w:t>
      </w:r>
      <w:r w:rsidRPr="00584AEA">
        <w:rPr>
          <w:rFonts w:ascii="Arrus" w:hAnsi="Arrus"/>
          <w:sz w:val="22"/>
          <w:szCs w:val="28"/>
          <w:lang w:val="en-GB"/>
        </w:rPr>
        <w:t xml:space="preserve">It helps the big business by </w:t>
      </w:r>
    </w:p>
    <w:p w14:paraId="268B30D6" w14:textId="77777777" w:rsidR="00270475" w:rsidRPr="00584AEA" w:rsidRDefault="00270475" w:rsidP="00270475">
      <w:pPr>
        <w:ind w:left="360"/>
        <w:jc w:val="both"/>
        <w:rPr>
          <w:rFonts w:ascii="Arrus" w:hAnsi="Arrus"/>
          <w:sz w:val="18"/>
          <w:szCs w:val="22"/>
          <w:lang w:val="en-GB"/>
        </w:rPr>
      </w:pPr>
      <w:r w:rsidRPr="00584AEA">
        <w:rPr>
          <w:rFonts w:ascii="Arrus" w:hAnsi="Arrus"/>
          <w:b/>
          <w:bCs/>
          <w:sz w:val="22"/>
          <w:szCs w:val="28"/>
          <w:lang w:val="en-GB"/>
        </w:rPr>
        <w:t>* Giving them loans that help them swell their coffers;</w:t>
      </w:r>
      <w:r w:rsidRPr="00584AEA">
        <w:rPr>
          <w:rFonts w:ascii="Arrus" w:hAnsi="Arrus"/>
          <w:sz w:val="18"/>
          <w:szCs w:val="22"/>
          <w:lang w:val="en-GB"/>
        </w:rPr>
        <w:t xml:space="preserve"> </w:t>
      </w:r>
    </w:p>
    <w:p w14:paraId="268B30D7" w14:textId="77777777" w:rsidR="00270475" w:rsidRPr="00584AEA" w:rsidRDefault="00270475" w:rsidP="00270475">
      <w:pPr>
        <w:ind w:left="360"/>
        <w:jc w:val="both"/>
        <w:rPr>
          <w:rFonts w:ascii="Arrus" w:hAnsi="Arrus"/>
          <w:sz w:val="18"/>
          <w:szCs w:val="22"/>
          <w:lang w:val="en-GB"/>
        </w:rPr>
      </w:pPr>
      <w:r w:rsidRPr="00584AEA">
        <w:rPr>
          <w:rFonts w:ascii="Arrus" w:hAnsi="Arrus"/>
          <w:b/>
          <w:bCs/>
          <w:sz w:val="22"/>
          <w:szCs w:val="28"/>
          <w:lang w:val="en-GB"/>
        </w:rPr>
        <w:t>* Giving loans to the common people for buying the luxurious products, which again helps the big business;</w:t>
      </w:r>
      <w:r w:rsidRPr="00584AEA">
        <w:rPr>
          <w:rFonts w:ascii="Arrus" w:hAnsi="Arrus"/>
          <w:sz w:val="18"/>
          <w:szCs w:val="22"/>
          <w:lang w:val="en-GB"/>
        </w:rPr>
        <w:t xml:space="preserve"> </w:t>
      </w:r>
    </w:p>
    <w:p w14:paraId="268B30D8" w14:textId="77777777" w:rsidR="00270475" w:rsidRPr="00584AEA" w:rsidRDefault="00270475" w:rsidP="00270475">
      <w:pPr>
        <w:ind w:left="360"/>
        <w:jc w:val="both"/>
        <w:rPr>
          <w:rFonts w:ascii="Arrus" w:hAnsi="Arrus"/>
          <w:sz w:val="18"/>
          <w:szCs w:val="22"/>
          <w:lang w:val="en-GB"/>
        </w:rPr>
      </w:pPr>
      <w:r w:rsidRPr="00584AEA">
        <w:rPr>
          <w:rFonts w:ascii="Arrus" w:hAnsi="Arrus"/>
          <w:b/>
          <w:bCs/>
          <w:sz w:val="22"/>
          <w:szCs w:val="28"/>
          <w:lang w:val="en-GB"/>
        </w:rPr>
        <w:t>* Helping them in preserving their immovable assets, the value of which increases with higher rate than the rate of interest.</w:t>
      </w:r>
    </w:p>
    <w:p w14:paraId="268B30D9" w14:textId="77777777" w:rsidR="00270475" w:rsidRPr="00584AEA" w:rsidRDefault="00270475" w:rsidP="00270475">
      <w:pPr>
        <w:ind w:left="360"/>
        <w:jc w:val="both"/>
        <w:rPr>
          <w:rFonts w:ascii="Arrus" w:hAnsi="Arrus"/>
          <w:sz w:val="22"/>
          <w:szCs w:val="28"/>
          <w:lang w:val="en-GB"/>
        </w:rPr>
      </w:pPr>
    </w:p>
    <w:p w14:paraId="268B30DA" w14:textId="77777777" w:rsidR="00270475" w:rsidRPr="00584AEA" w:rsidRDefault="00270475" w:rsidP="006F4670">
      <w:pPr>
        <w:numPr>
          <w:ilvl w:val="0"/>
          <w:numId w:val="30"/>
        </w:numPr>
        <w:tabs>
          <w:tab w:val="left" w:pos="0"/>
        </w:tabs>
        <w:ind w:left="360" w:hanging="360"/>
        <w:jc w:val="both"/>
        <w:rPr>
          <w:rFonts w:ascii="Arrus" w:hAnsi="Arrus"/>
          <w:b/>
          <w:bCs/>
          <w:szCs w:val="32"/>
          <w:lang w:val="en-GB"/>
        </w:rPr>
      </w:pPr>
      <w:r w:rsidRPr="00584AEA">
        <w:rPr>
          <w:rFonts w:ascii="Arrus" w:hAnsi="Arrus"/>
          <w:b/>
          <w:bCs/>
          <w:szCs w:val="32"/>
          <w:lang w:val="en-GB"/>
        </w:rPr>
        <w:t>The role of Stock Market has to be re-examined;</w:t>
      </w:r>
    </w:p>
    <w:p w14:paraId="268B30DB" w14:textId="77777777" w:rsidR="00270475" w:rsidRPr="00584AEA" w:rsidRDefault="00270475" w:rsidP="00270475">
      <w:pPr>
        <w:ind w:left="360"/>
        <w:jc w:val="both"/>
        <w:rPr>
          <w:rFonts w:ascii="Arrus" w:hAnsi="Arrus"/>
          <w:sz w:val="22"/>
          <w:szCs w:val="28"/>
          <w:lang w:val="en-GB"/>
        </w:rPr>
      </w:pPr>
    </w:p>
    <w:p w14:paraId="268B30DC"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The forces of economic fundamentalism have benefited immensely from banks. But from their point of view, there were some drawbacks of the banking system: </w:t>
      </w:r>
    </w:p>
    <w:p w14:paraId="268B30D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First, they have l</w:t>
      </w:r>
      <w:r w:rsidRPr="00584AEA">
        <w:rPr>
          <w:rFonts w:ascii="Arrus" w:hAnsi="Arrus"/>
          <w:b/>
          <w:bCs/>
          <w:sz w:val="22"/>
          <w:szCs w:val="28"/>
          <w:lang w:val="en-GB"/>
        </w:rPr>
        <w:t>imited capacity to cater to the ever-increasing demands of the manufacturers and traders</w:t>
      </w:r>
      <w:r w:rsidRPr="00584AEA">
        <w:rPr>
          <w:rFonts w:ascii="Arrus" w:hAnsi="Arrus"/>
          <w:sz w:val="22"/>
          <w:szCs w:val="28"/>
          <w:lang w:val="en-GB"/>
        </w:rPr>
        <w:t>;</w:t>
      </w:r>
    </w:p>
    <w:p w14:paraId="268B30D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Second, banks could provide money only up to a certain limit and for only a certain period. The compulsion </w:t>
      </w:r>
      <w:r w:rsidRPr="00584AEA">
        <w:rPr>
          <w:rFonts w:ascii="Arrus" w:hAnsi="Arrus"/>
          <w:b/>
          <w:bCs/>
          <w:sz w:val="22"/>
          <w:szCs w:val="28"/>
          <w:lang w:val="en-GB"/>
        </w:rPr>
        <w:t>of paying back the instalments</w:t>
      </w:r>
      <w:r w:rsidRPr="00584AEA">
        <w:rPr>
          <w:rFonts w:ascii="Arrus" w:hAnsi="Arrus"/>
          <w:sz w:val="22"/>
          <w:szCs w:val="28"/>
          <w:lang w:val="en-GB"/>
        </w:rPr>
        <w:t xml:space="preserve">, shortly after the procurement of loans, would sometimes put the companies and their directors under insurmountable pressure. This would stall or terry their growth. </w:t>
      </w:r>
    </w:p>
    <w:p w14:paraId="268B30D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Third, the banks </w:t>
      </w:r>
      <w:r w:rsidRPr="00584AEA">
        <w:rPr>
          <w:rFonts w:ascii="Arrus" w:hAnsi="Arrus"/>
          <w:b/>
          <w:bCs/>
          <w:sz w:val="22"/>
          <w:szCs w:val="28"/>
          <w:lang w:val="en-GB"/>
        </w:rPr>
        <w:t>regularly meddled</w:t>
      </w:r>
      <w:r w:rsidRPr="00584AEA">
        <w:rPr>
          <w:rFonts w:ascii="Arrus" w:hAnsi="Arrus"/>
          <w:sz w:val="22"/>
          <w:szCs w:val="28"/>
          <w:lang w:val="en-GB"/>
        </w:rPr>
        <w:t xml:space="preserve"> in the affairs of the business. </w:t>
      </w:r>
    </w:p>
    <w:p w14:paraId="268B30E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Fourth, in case the business suffers loss, the banks did not share it and had to be repaid the whole loan along with the interest. The banks having been managed by competent persons, it was </w:t>
      </w:r>
      <w:r w:rsidRPr="00584AEA">
        <w:rPr>
          <w:rFonts w:ascii="Arrus" w:hAnsi="Arrus"/>
          <w:b/>
          <w:bCs/>
          <w:sz w:val="22"/>
          <w:szCs w:val="28"/>
          <w:lang w:val="en-GB"/>
        </w:rPr>
        <w:t>not easy to deceive them</w:t>
      </w:r>
      <w:r w:rsidRPr="00584AEA">
        <w:rPr>
          <w:rFonts w:ascii="Arrus" w:hAnsi="Arrus"/>
          <w:sz w:val="22"/>
          <w:szCs w:val="28"/>
          <w:lang w:val="en-GB"/>
        </w:rPr>
        <w:t xml:space="preserve">. </w:t>
      </w:r>
    </w:p>
    <w:p w14:paraId="268B30E1" w14:textId="77777777" w:rsidR="00270475" w:rsidRPr="00584AEA" w:rsidRDefault="00270475" w:rsidP="00270475">
      <w:pPr>
        <w:jc w:val="both"/>
        <w:rPr>
          <w:rFonts w:ascii="Arrus" w:hAnsi="Arrus"/>
          <w:b/>
          <w:bCs/>
          <w:sz w:val="22"/>
          <w:szCs w:val="28"/>
          <w:lang w:val="en-GB"/>
        </w:rPr>
      </w:pPr>
      <w:r w:rsidRPr="00584AEA">
        <w:rPr>
          <w:rFonts w:ascii="Arrus" w:hAnsi="Arrus"/>
          <w:sz w:val="22"/>
          <w:szCs w:val="28"/>
          <w:lang w:val="en-GB"/>
        </w:rPr>
        <w:t> </w:t>
      </w:r>
      <w:r w:rsidRPr="00584AEA">
        <w:rPr>
          <w:rFonts w:ascii="Arrus" w:hAnsi="Arrus"/>
          <w:sz w:val="22"/>
          <w:szCs w:val="28"/>
          <w:lang w:val="en-GB"/>
        </w:rPr>
        <w:tab/>
        <w:t>To overcome all these obstacles, companies were floated allowing the common people to buy shares and to facilitate selling and buying of shares, stock-exchange was erect</w:t>
      </w:r>
      <w:r w:rsidRPr="00584AEA">
        <w:rPr>
          <w:rFonts w:ascii="Arrus" w:hAnsi="Arrus"/>
          <w:sz w:val="22"/>
          <w:szCs w:val="28"/>
          <w:lang w:val="en-GB"/>
        </w:rPr>
        <w:softHyphen/>
        <w:t>ed. This would provide a regular supply of money. By the estab</w:t>
      </w:r>
      <w:r w:rsidRPr="00584AEA">
        <w:rPr>
          <w:rFonts w:ascii="Arrus" w:hAnsi="Arrus"/>
          <w:sz w:val="22"/>
          <w:szCs w:val="28"/>
          <w:lang w:val="en-GB"/>
        </w:rPr>
        <w:softHyphen/>
        <w:t>lishment of private limited and limited companies they had already limited their legal responsibilities in case the compa</w:t>
      </w:r>
      <w:r w:rsidRPr="00584AEA">
        <w:rPr>
          <w:rFonts w:ascii="Arrus" w:hAnsi="Arrus"/>
          <w:sz w:val="22"/>
          <w:szCs w:val="28"/>
          <w:lang w:val="en-GB"/>
        </w:rPr>
        <w:softHyphen/>
        <w:t xml:space="preserve">nies failed. The stock exchanges serve their purpose by amassing wealth of the common people for their use at tremendously </w:t>
      </w:r>
      <w:r w:rsidRPr="00584AEA">
        <w:rPr>
          <w:rFonts w:ascii="Arrus" w:hAnsi="Arrus"/>
          <w:sz w:val="22"/>
          <w:szCs w:val="28"/>
          <w:lang w:val="en-GB"/>
        </w:rPr>
        <w:lastRenderedPageBreak/>
        <w:t xml:space="preserve">easy conditions. They </w:t>
      </w:r>
      <w:r w:rsidRPr="00584AEA">
        <w:rPr>
          <w:rFonts w:ascii="Arrus" w:hAnsi="Arrus"/>
          <w:b/>
          <w:bCs/>
          <w:sz w:val="22"/>
          <w:szCs w:val="28"/>
          <w:lang w:val="en-GB"/>
        </w:rPr>
        <w:t>would not have to face the innumerable con</w:t>
      </w:r>
      <w:r w:rsidRPr="00584AEA">
        <w:rPr>
          <w:rFonts w:ascii="Arrus" w:hAnsi="Arrus"/>
          <w:b/>
          <w:bCs/>
          <w:sz w:val="22"/>
          <w:szCs w:val="28"/>
          <w:lang w:val="en-GB"/>
        </w:rPr>
        <w:softHyphen/>
        <w:t>straints put by the banks</w:t>
      </w:r>
      <w:r w:rsidRPr="00584AEA">
        <w:rPr>
          <w:rFonts w:ascii="Arrus" w:hAnsi="Arrus"/>
          <w:sz w:val="22"/>
          <w:szCs w:val="28"/>
          <w:lang w:val="en-GB"/>
        </w:rPr>
        <w:t xml:space="preserve">. The common people would be easier </w:t>
      </w:r>
      <w:r w:rsidRPr="00584AEA">
        <w:rPr>
          <w:rFonts w:ascii="Arrus" w:hAnsi="Arrus"/>
          <w:b/>
          <w:bCs/>
          <w:sz w:val="22"/>
          <w:szCs w:val="28"/>
          <w:lang w:val="en-GB"/>
        </w:rPr>
        <w:t xml:space="preserve">to convince about the “enormous benefits” of investing </w:t>
      </w:r>
      <w:r w:rsidRPr="00584AEA">
        <w:rPr>
          <w:rFonts w:ascii="Arrus" w:hAnsi="Arrus"/>
          <w:sz w:val="22"/>
          <w:szCs w:val="28"/>
          <w:lang w:val="en-GB"/>
        </w:rPr>
        <w:t xml:space="preserve">in their companies. The biggest advantage of course would be that in case there are diminished returns, </w:t>
      </w:r>
      <w:r w:rsidRPr="00584AEA">
        <w:rPr>
          <w:rFonts w:ascii="Arrus" w:hAnsi="Arrus"/>
          <w:b/>
          <w:bCs/>
          <w:sz w:val="22"/>
          <w:szCs w:val="28"/>
          <w:lang w:val="en-GB"/>
        </w:rPr>
        <w:t>the loss would not fall on their shoulders alone; they would without much of a difficulty transfer the major portion of their losses to the small shareholders who have no option in such circumstances except to sell their shares at much lesser prices than that at which they purchased them.</w:t>
      </w:r>
      <w:r w:rsidRPr="00584AEA">
        <w:rPr>
          <w:rFonts w:ascii="Arrus" w:hAnsi="Arrus"/>
          <w:sz w:val="22"/>
          <w:szCs w:val="28"/>
          <w:lang w:val="en-GB"/>
        </w:rPr>
        <w:t xml:space="preserve"> It is hardly surprising then that the frequent </w:t>
      </w:r>
      <w:r w:rsidRPr="00584AEA">
        <w:rPr>
          <w:rFonts w:ascii="Arrus" w:hAnsi="Arrus"/>
          <w:b/>
          <w:bCs/>
          <w:sz w:val="22"/>
          <w:szCs w:val="28"/>
          <w:lang w:val="en-GB"/>
        </w:rPr>
        <w:t xml:space="preserve">ups and downs in the stock-market are often artificially regulated </w:t>
      </w:r>
      <w:r w:rsidRPr="00584AEA">
        <w:rPr>
          <w:rFonts w:ascii="Arrus" w:hAnsi="Arrus"/>
          <w:sz w:val="22"/>
          <w:szCs w:val="28"/>
          <w:lang w:val="en-GB"/>
        </w:rPr>
        <w:t xml:space="preserve">in order to benefit a major investor or harass a competitor in the market. The </w:t>
      </w:r>
      <w:r w:rsidRPr="00584AEA">
        <w:rPr>
          <w:rFonts w:ascii="Arrus" w:hAnsi="Arrus"/>
          <w:b/>
          <w:bCs/>
          <w:sz w:val="22"/>
          <w:szCs w:val="28"/>
          <w:lang w:val="en-GB"/>
        </w:rPr>
        <w:t>minor shareholders, the common people, almost always have to bear the brunt.</w:t>
      </w:r>
      <w:r w:rsidRPr="00584AEA">
        <w:rPr>
          <w:rFonts w:ascii="Arrus" w:hAnsi="Arrus"/>
          <w:sz w:val="22"/>
          <w:szCs w:val="28"/>
          <w:lang w:val="en-GB"/>
        </w:rPr>
        <w:t xml:space="preserve"> Share-market has turned </w:t>
      </w:r>
      <w:r w:rsidRPr="00584AEA">
        <w:rPr>
          <w:rFonts w:ascii="Arrus" w:hAnsi="Arrus"/>
          <w:b/>
          <w:bCs/>
          <w:sz w:val="22"/>
          <w:szCs w:val="28"/>
          <w:lang w:val="en-GB"/>
        </w:rPr>
        <w:t>speculative on account of the increasing role being played by the middlemen and dons of betting</w:t>
      </w:r>
      <w:r w:rsidRPr="00584AEA">
        <w:rPr>
          <w:rFonts w:ascii="Arrus" w:hAnsi="Arrus"/>
          <w:sz w:val="22"/>
          <w:szCs w:val="28"/>
          <w:lang w:val="en-GB"/>
        </w:rPr>
        <w:t>. The companies being limited, the directors, in case the company is on the verge of collapse, use the manoeuvrability of the laws and regulations to minimise their own losses</w:t>
      </w:r>
      <w:r w:rsidRPr="00584AEA">
        <w:rPr>
          <w:rFonts w:ascii="Arrus" w:hAnsi="Arrus"/>
          <w:b/>
          <w:bCs/>
          <w:sz w:val="22"/>
          <w:szCs w:val="28"/>
          <w:lang w:val="en-GB"/>
        </w:rPr>
        <w:t>; but the minor shareholders, who together often own more than the directors, are in no position to avert the disaster</w:t>
      </w:r>
      <w:r w:rsidRPr="00584AEA">
        <w:rPr>
          <w:rFonts w:ascii="Arrus" w:hAnsi="Arrus"/>
          <w:sz w:val="22"/>
          <w:szCs w:val="28"/>
          <w:lang w:val="en-GB"/>
        </w:rPr>
        <w:t xml:space="preserve">. </w:t>
      </w:r>
      <w:r w:rsidRPr="00584AEA">
        <w:rPr>
          <w:rFonts w:ascii="Arrus" w:hAnsi="Arrus"/>
          <w:b/>
          <w:bCs/>
          <w:sz w:val="22"/>
          <w:szCs w:val="28"/>
          <w:lang w:val="en-GB"/>
        </w:rPr>
        <w:t>They have money to invest in the companies but no role to play in formulating the policies</w:t>
      </w:r>
      <w:r w:rsidRPr="00584AEA">
        <w:rPr>
          <w:rFonts w:ascii="Arrus" w:hAnsi="Arrus"/>
          <w:sz w:val="22"/>
          <w:szCs w:val="28"/>
          <w:lang w:val="en-GB"/>
        </w:rPr>
        <w:t xml:space="preserve">. The directors use their positions to safeguard their own interests, obviously at the expense of the tens of thousands of minor investors. </w:t>
      </w:r>
      <w:r w:rsidRPr="00584AEA">
        <w:rPr>
          <w:rFonts w:ascii="Arrus" w:hAnsi="Arrus"/>
          <w:b/>
          <w:bCs/>
          <w:sz w:val="22"/>
          <w:szCs w:val="28"/>
          <w:lang w:val="en-GB"/>
        </w:rPr>
        <w:t xml:space="preserve">When the equities are declared open, the public has no method of its own to examine the credentials of the company </w:t>
      </w:r>
      <w:r w:rsidRPr="00584AEA">
        <w:rPr>
          <w:rFonts w:ascii="Arrus" w:hAnsi="Arrus"/>
          <w:sz w:val="22"/>
          <w:szCs w:val="28"/>
          <w:lang w:val="en-GB"/>
        </w:rPr>
        <w:t>and has to rely solely on whatever little information, obviously presented in a way so as to attract the investors and to avoid any legal implica</w:t>
      </w:r>
      <w:r w:rsidRPr="00584AEA">
        <w:rPr>
          <w:rFonts w:ascii="Arrus" w:hAnsi="Arrus"/>
          <w:sz w:val="22"/>
          <w:szCs w:val="28"/>
          <w:lang w:val="en-GB"/>
        </w:rPr>
        <w:softHyphen/>
        <w:t xml:space="preserve">tions, is made available to them by the directors. There is no foolproof procedure to determine the genuineness of a company. With increasingly greater number of people falling to the lure of the </w:t>
      </w:r>
      <w:r w:rsidRPr="00584AEA">
        <w:rPr>
          <w:rFonts w:ascii="Arrus" w:hAnsi="Arrus"/>
          <w:b/>
          <w:bCs/>
          <w:sz w:val="22"/>
          <w:szCs w:val="28"/>
          <w:lang w:val="en-GB"/>
        </w:rPr>
        <w:t xml:space="preserve">share-market, which has </w:t>
      </w:r>
      <w:proofErr w:type="spellStart"/>
      <w:r w:rsidRPr="00584AEA">
        <w:rPr>
          <w:rFonts w:ascii="Arrus" w:hAnsi="Arrus"/>
          <w:b/>
          <w:bCs/>
          <w:sz w:val="22"/>
          <w:szCs w:val="28"/>
          <w:lang w:val="en-GB"/>
        </w:rPr>
        <w:t>became</w:t>
      </w:r>
      <w:proofErr w:type="spellEnd"/>
      <w:r w:rsidRPr="00584AEA">
        <w:rPr>
          <w:rFonts w:ascii="Arrus" w:hAnsi="Arrus"/>
          <w:b/>
          <w:bCs/>
          <w:sz w:val="22"/>
          <w:szCs w:val="28"/>
          <w:lang w:val="en-GB"/>
        </w:rPr>
        <w:t xml:space="preserve"> no less speculative than the lottery and bookies</w:t>
      </w:r>
      <w:r w:rsidRPr="00584AEA">
        <w:rPr>
          <w:rFonts w:ascii="Arrus" w:hAnsi="Arrus"/>
          <w:sz w:val="22"/>
          <w:szCs w:val="28"/>
          <w:lang w:val="en-GB"/>
        </w:rPr>
        <w:t>, several investment companies have surfaced. These companies succeed in luring the commoners because being unable to understand the nuances of stock-exchange they prefer safety. These companies are adept in the art of investment, and their guile helps them make big fortunes. Whatever they earn, is naturally ultimately paid by the people</w:t>
      </w:r>
      <w:r w:rsidRPr="00584AEA">
        <w:rPr>
          <w:rFonts w:ascii="Arrus" w:hAnsi="Arrus"/>
          <w:b/>
          <w:bCs/>
          <w:sz w:val="22"/>
          <w:szCs w:val="28"/>
          <w:lang w:val="en-GB"/>
        </w:rPr>
        <w:t>. Betting</w:t>
      </w:r>
      <w:r w:rsidRPr="00584AEA">
        <w:rPr>
          <w:rFonts w:ascii="Arrus" w:hAnsi="Arrus"/>
          <w:sz w:val="22"/>
          <w:szCs w:val="28"/>
          <w:lang w:val="en-GB"/>
        </w:rPr>
        <w:t xml:space="preserve"> has further complicated the matters, and the bosses of the bookies use their links and influence to generate false ripples in the ex</w:t>
      </w:r>
      <w:r w:rsidRPr="00584AEA">
        <w:rPr>
          <w:rFonts w:ascii="Arrus" w:hAnsi="Arrus"/>
          <w:sz w:val="22"/>
          <w:szCs w:val="28"/>
          <w:lang w:val="en-GB"/>
        </w:rPr>
        <w:softHyphen/>
        <w:t xml:space="preserve">change. To boost up public investments, the news of share-market and </w:t>
      </w:r>
      <w:proofErr w:type="spellStart"/>
      <w:r w:rsidRPr="00584AEA">
        <w:rPr>
          <w:rFonts w:ascii="Arrus" w:hAnsi="Arrus"/>
          <w:sz w:val="22"/>
          <w:szCs w:val="28"/>
          <w:lang w:val="en-GB"/>
        </w:rPr>
        <w:t>sensex</w:t>
      </w:r>
      <w:proofErr w:type="spellEnd"/>
      <w:r w:rsidRPr="00584AEA">
        <w:rPr>
          <w:rFonts w:ascii="Arrus" w:hAnsi="Arrus"/>
          <w:sz w:val="22"/>
          <w:szCs w:val="28"/>
          <w:lang w:val="en-GB"/>
        </w:rPr>
        <w:t xml:space="preserve">-indexes are broadcast daily on radio and TV; </w:t>
      </w:r>
      <w:r w:rsidRPr="00584AEA">
        <w:rPr>
          <w:rFonts w:ascii="Arrus" w:hAnsi="Arrus"/>
          <w:b/>
          <w:bCs/>
          <w:sz w:val="22"/>
          <w:szCs w:val="28"/>
          <w:lang w:val="en-GB"/>
        </w:rPr>
        <w:t xml:space="preserve">the impression that goes to the public is that the survival of economy depends only on the </w:t>
      </w:r>
      <w:proofErr w:type="spellStart"/>
      <w:r w:rsidRPr="00584AEA">
        <w:rPr>
          <w:rFonts w:ascii="Arrus" w:hAnsi="Arrus"/>
          <w:b/>
          <w:bCs/>
          <w:sz w:val="22"/>
          <w:szCs w:val="28"/>
          <w:lang w:val="en-GB"/>
        </w:rPr>
        <w:t>sensex</w:t>
      </w:r>
      <w:proofErr w:type="spellEnd"/>
      <w:r w:rsidRPr="00584AEA">
        <w:rPr>
          <w:rFonts w:ascii="Arrus" w:hAnsi="Arrus"/>
          <w:b/>
          <w:bCs/>
          <w:sz w:val="22"/>
          <w:szCs w:val="28"/>
          <w:lang w:val="en-GB"/>
        </w:rPr>
        <w:t>.</w:t>
      </w:r>
    </w:p>
    <w:p w14:paraId="268B30E2" w14:textId="77777777" w:rsidR="00270475" w:rsidRPr="00584AEA" w:rsidRDefault="00270475" w:rsidP="00270475">
      <w:pPr>
        <w:ind w:firstLine="720"/>
        <w:jc w:val="both"/>
        <w:rPr>
          <w:rFonts w:ascii="Arrus" w:hAnsi="Arrus"/>
          <w:sz w:val="22"/>
          <w:szCs w:val="28"/>
          <w:lang w:val="en-GB"/>
        </w:rPr>
      </w:pPr>
      <w:r w:rsidRPr="00584AEA">
        <w:rPr>
          <w:rFonts w:ascii="Arrus" w:hAnsi="Arrus"/>
          <w:b/>
          <w:bCs/>
          <w:sz w:val="22"/>
          <w:szCs w:val="28"/>
          <w:lang w:val="en-GB"/>
        </w:rPr>
        <w:t xml:space="preserve">There is a need to have a blanket review of the functioning </w:t>
      </w:r>
      <w:r w:rsidRPr="00584AEA">
        <w:rPr>
          <w:rFonts w:ascii="Arrus" w:hAnsi="Arrus"/>
          <w:b/>
          <w:bCs/>
          <w:sz w:val="22"/>
          <w:szCs w:val="28"/>
          <w:lang w:val="en-GB"/>
        </w:rPr>
        <w:lastRenderedPageBreak/>
        <w:t xml:space="preserve">of the Stock Market and how its ups and downs more often than not affect the fortunes the people at large and of small shareholders in particular. The role of brokers needs to be curtailed and the minor shareholders have to be given a larger role in the functioning of companies. </w:t>
      </w:r>
    </w:p>
    <w:p w14:paraId="268B30E3"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It was alright if the people would have become shareholders in companies and they would have earned directly from their investments (Primary market). But the </w:t>
      </w:r>
      <w:r w:rsidRPr="00584AEA">
        <w:rPr>
          <w:rFonts w:ascii="Arrus" w:hAnsi="Arrus"/>
          <w:b/>
          <w:bCs/>
          <w:sz w:val="22"/>
          <w:szCs w:val="28"/>
          <w:lang w:val="en-GB"/>
        </w:rPr>
        <w:t>creation of stock exchange (Secondary Markey) is proving to be nothing more than large scale institutionalisation of gambling and betting.</w:t>
      </w:r>
      <w:r w:rsidRPr="00584AEA">
        <w:rPr>
          <w:rFonts w:ascii="Arrus" w:hAnsi="Arrus"/>
          <w:sz w:val="22"/>
          <w:szCs w:val="28"/>
          <w:lang w:val="en-GB"/>
        </w:rPr>
        <w:t xml:space="preserve"> The values of the shares of the companies go up and down dozens of times daily with the result that the brokers and </w:t>
      </w:r>
      <w:r w:rsidRPr="00584AEA">
        <w:rPr>
          <w:rFonts w:ascii="Arrus" w:hAnsi="Arrus"/>
          <w:b/>
          <w:bCs/>
          <w:sz w:val="22"/>
          <w:szCs w:val="28"/>
          <w:lang w:val="en-GB"/>
        </w:rPr>
        <w:t>hardcore players of the game loot hundreds of millions of dollars; the common people are the obvious victims</w:t>
      </w:r>
      <w:r w:rsidRPr="00584AEA">
        <w:rPr>
          <w:rFonts w:ascii="Arrus" w:hAnsi="Arrus"/>
          <w:sz w:val="22"/>
          <w:szCs w:val="28"/>
          <w:lang w:val="en-GB"/>
        </w:rPr>
        <w:t xml:space="preserve">. What are gambling and betting?: the games of speculation and chances in which people are attracted towards making some easy money by the runners of the gambling and betting businesses and all but “lucky” few are robbed of their money. </w:t>
      </w:r>
      <w:r w:rsidRPr="00584AEA">
        <w:rPr>
          <w:rFonts w:ascii="Arrus" w:hAnsi="Arrus"/>
          <w:b/>
          <w:bCs/>
          <w:sz w:val="22"/>
          <w:szCs w:val="28"/>
          <w:lang w:val="en-GB"/>
        </w:rPr>
        <w:t>Isn’t it is ridiculous that while the prices of the products of the company are fixed by the companies themselves and they take extraordinary measures to have strict control over the supplies of their products only at the prices fixed by them, which do not change for months, often years, the prices of their shares are allowed to be determined in the Stock Exchange, which go up and down dozens of times daily?</w:t>
      </w:r>
      <w:r w:rsidRPr="00584AEA">
        <w:rPr>
          <w:rFonts w:ascii="Arrus" w:hAnsi="Arrus"/>
          <w:sz w:val="22"/>
          <w:szCs w:val="28"/>
          <w:lang w:val="en-GB"/>
        </w:rPr>
        <w:t xml:space="preserve"> There is absolutely no reason why the value of shares must change without any declaration of the balance sheet of the companies. But the market forces are quick to plunder the money of the less moneyed. </w:t>
      </w:r>
    </w:p>
    <w:p w14:paraId="268B30E4" w14:textId="77777777" w:rsidR="00270475" w:rsidRPr="00584AEA" w:rsidRDefault="00270475" w:rsidP="00270475">
      <w:pPr>
        <w:ind w:left="360"/>
        <w:jc w:val="both"/>
        <w:rPr>
          <w:rFonts w:ascii="Arrus" w:hAnsi="Arrus"/>
          <w:sz w:val="22"/>
          <w:szCs w:val="28"/>
          <w:lang w:val="en-GB"/>
        </w:rPr>
      </w:pPr>
    </w:p>
    <w:p w14:paraId="268B30E5" w14:textId="77777777" w:rsidR="00270475" w:rsidRPr="00584AEA" w:rsidRDefault="00270475" w:rsidP="006F4670">
      <w:pPr>
        <w:numPr>
          <w:ilvl w:val="0"/>
          <w:numId w:val="31"/>
        </w:numPr>
        <w:tabs>
          <w:tab w:val="left" w:pos="0"/>
        </w:tabs>
        <w:ind w:left="270" w:hanging="360"/>
        <w:jc w:val="both"/>
        <w:rPr>
          <w:rFonts w:ascii="Arrus" w:hAnsi="Arrus"/>
          <w:b/>
          <w:bCs/>
          <w:szCs w:val="32"/>
          <w:lang w:val="en-GB"/>
        </w:rPr>
      </w:pPr>
      <w:r w:rsidRPr="00584AEA">
        <w:rPr>
          <w:rFonts w:ascii="Arrus" w:hAnsi="Arrus"/>
          <w:b/>
          <w:bCs/>
          <w:szCs w:val="32"/>
          <w:lang w:val="en-GB"/>
        </w:rPr>
        <w:t xml:space="preserve">The role of the Corporates has to be re-examined: </w:t>
      </w:r>
    </w:p>
    <w:p w14:paraId="268B30E6" w14:textId="77777777" w:rsidR="00270475" w:rsidRPr="00584AEA" w:rsidRDefault="00270475" w:rsidP="00270475">
      <w:pPr>
        <w:ind w:firstLine="270"/>
        <w:jc w:val="both"/>
        <w:rPr>
          <w:rFonts w:ascii="Arrus" w:hAnsi="Arrus"/>
          <w:sz w:val="22"/>
          <w:szCs w:val="28"/>
          <w:lang w:val="en-GB"/>
        </w:rPr>
      </w:pPr>
      <w:r w:rsidRPr="00584AEA">
        <w:rPr>
          <w:rFonts w:ascii="Arrus" w:hAnsi="Arrus"/>
          <w:sz w:val="22"/>
          <w:szCs w:val="28"/>
          <w:lang w:val="en-GB"/>
        </w:rPr>
        <w:t>The corporates have not only been busy in generat</w:t>
      </w:r>
      <w:r w:rsidRPr="00584AEA">
        <w:rPr>
          <w:rFonts w:ascii="Arrus" w:hAnsi="Arrus"/>
          <w:sz w:val="22"/>
          <w:szCs w:val="28"/>
          <w:lang w:val="en-GB"/>
        </w:rPr>
        <w:softHyphen/>
        <w:t xml:space="preserve">ing wealth by commercialising even those activities that were not meant for commercialisation, and by creating conditions often at the cost of healthy, family peace and social equilibrium, favouring the sales of their products; they have also taken every possible step to monopolise wealth. They have achieved this by </w:t>
      </w:r>
    </w:p>
    <w:p w14:paraId="268B30E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(a) Giving more importance to economics than any other department of social life, </w:t>
      </w:r>
    </w:p>
    <w:p w14:paraId="268B30E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(b) Establishing a banking system that puts at their disposal colossal public money with which they generate huge profits, while giving virtually nothing to the real owners of that money, </w:t>
      </w:r>
    </w:p>
    <w:p w14:paraId="268B30E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(c) Establishing stock exchange that attract the public money at much less risk and conditions than the banks, </w:t>
      </w:r>
    </w:p>
    <w:p w14:paraId="268B30E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lastRenderedPageBreak/>
        <w:t xml:space="preserve">(d) Supporting a tax system that enables them to part with the least possible portion of their possessions, </w:t>
      </w:r>
    </w:p>
    <w:p w14:paraId="268B30EB"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(e) Maintaining an infla</w:t>
      </w:r>
      <w:r w:rsidRPr="00584AEA">
        <w:rPr>
          <w:rFonts w:ascii="Arrus" w:hAnsi="Arrus"/>
          <w:sz w:val="22"/>
          <w:szCs w:val="28"/>
          <w:lang w:val="en-GB"/>
        </w:rPr>
        <w:softHyphen/>
        <w:t>tionary trend which enables them to recover most of the money they have to pay as taxes or interests,</w:t>
      </w:r>
    </w:p>
    <w:p w14:paraId="268B30E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(f) Insisting on increasing privatisation that helps them expand businesses, </w:t>
      </w:r>
    </w:p>
    <w:p w14:paraId="268B30E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(g) Projecting misleading statistics and criteria of development, </w:t>
      </w:r>
    </w:p>
    <w:p w14:paraId="268B30E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(h) Changing the taste and perceptions of the people through steady campaigns.</w:t>
      </w:r>
    </w:p>
    <w:p w14:paraId="268B30EF" w14:textId="77777777" w:rsidR="00270475" w:rsidRPr="00584AEA" w:rsidRDefault="00270475" w:rsidP="00270475">
      <w:pPr>
        <w:jc w:val="both"/>
        <w:rPr>
          <w:rFonts w:ascii="Arrus" w:hAnsi="Arrus"/>
          <w:sz w:val="22"/>
          <w:szCs w:val="28"/>
          <w:lang w:val="en-GB"/>
        </w:rPr>
      </w:pPr>
    </w:p>
    <w:p w14:paraId="268B30F0"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When the corporates use their own money, they seek to make huge profits out of it, but when they use the public money, channelled through banks, finan</w:t>
      </w:r>
      <w:r w:rsidRPr="00584AEA">
        <w:rPr>
          <w:rFonts w:ascii="Arrus" w:hAnsi="Arrus"/>
          <w:sz w:val="22"/>
          <w:szCs w:val="28"/>
          <w:lang w:val="en-GB"/>
        </w:rPr>
        <w:softHyphen/>
        <w:t xml:space="preserve">cial agencies and stock market, they are willing to pay the people only a negligible portion of the profit they have amassed through that money. Whatever is paid to them is channelled back by way of inflation. This exploitation has to be countered, if economic justice is to be brought to the denizens of the earth. To achieve this grand objective, two major changes in the industrial set-up will have to be brought about as early as possible. </w:t>
      </w:r>
    </w:p>
    <w:p w14:paraId="268B30F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First there should be an equal share in profits between investing partners and working partners. </w:t>
      </w:r>
    </w:p>
    <w:p w14:paraId="268B30F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Secondly, the minor </w:t>
      </w:r>
      <w:proofErr w:type="spellStart"/>
      <w:r w:rsidRPr="00584AEA">
        <w:rPr>
          <w:rFonts w:ascii="Arrus" w:hAnsi="Arrus"/>
          <w:sz w:val="22"/>
          <w:szCs w:val="28"/>
          <w:lang w:val="en-GB"/>
        </w:rPr>
        <w:t>share holders</w:t>
      </w:r>
      <w:proofErr w:type="spellEnd"/>
      <w:r w:rsidRPr="00584AEA">
        <w:rPr>
          <w:rFonts w:ascii="Arrus" w:hAnsi="Arrus"/>
          <w:sz w:val="22"/>
          <w:szCs w:val="28"/>
          <w:lang w:val="en-GB"/>
        </w:rPr>
        <w:t xml:space="preserve">, who together often own about half of the total shares in the company, must play a more active role in the affairs of the company so that the directors do not exploit or cheat them depriving them of their money. This can be achieved by the creation of a </w:t>
      </w:r>
      <w:r w:rsidRPr="00584AEA">
        <w:rPr>
          <w:rFonts w:ascii="Arrus" w:hAnsi="Arrus"/>
          <w:b/>
          <w:bCs/>
          <w:sz w:val="22"/>
          <w:szCs w:val="28"/>
          <w:lang w:val="en-GB"/>
        </w:rPr>
        <w:t>Minor Shareholders’ Association</w:t>
      </w:r>
      <w:r w:rsidRPr="00584AEA">
        <w:rPr>
          <w:rFonts w:ascii="Arrus" w:hAnsi="Arrus"/>
          <w:sz w:val="22"/>
          <w:szCs w:val="28"/>
          <w:lang w:val="en-GB"/>
        </w:rPr>
        <w:t xml:space="preserve"> in every company. The office bearers of the Associa</w:t>
      </w:r>
      <w:r w:rsidRPr="00584AEA">
        <w:rPr>
          <w:rFonts w:ascii="Arrus" w:hAnsi="Arrus"/>
          <w:sz w:val="22"/>
          <w:szCs w:val="28"/>
          <w:lang w:val="en-GB"/>
        </w:rPr>
        <w:softHyphen/>
        <w:t xml:space="preserve">tion can be elected at regular intervals. The representatives of the association must be among the directors of the company, their number depending upon the shares they represent. This would enable them to ensure that the interests of minor shareholders are not compromised, they get due share in the profits, the major shareholders do not use company’s money for their own inflated expenses, are continuously in the know of the state of affairs and in case the company is suffering losses, these are not entirely thrust upon them (minor </w:t>
      </w:r>
      <w:proofErr w:type="spellStart"/>
      <w:r w:rsidRPr="00584AEA">
        <w:rPr>
          <w:rFonts w:ascii="Arrus" w:hAnsi="Arrus"/>
          <w:sz w:val="22"/>
          <w:szCs w:val="28"/>
          <w:lang w:val="en-GB"/>
        </w:rPr>
        <w:t>share holders</w:t>
      </w:r>
      <w:proofErr w:type="spellEnd"/>
      <w:r w:rsidRPr="00584AEA">
        <w:rPr>
          <w:rFonts w:ascii="Arrus" w:hAnsi="Arrus"/>
          <w:sz w:val="22"/>
          <w:szCs w:val="28"/>
          <w:lang w:val="en-GB"/>
        </w:rPr>
        <w:t>). This would also help them in receiving divi</w:t>
      </w:r>
      <w:r w:rsidRPr="00584AEA">
        <w:rPr>
          <w:rFonts w:ascii="Arrus" w:hAnsi="Arrus"/>
          <w:sz w:val="22"/>
          <w:szCs w:val="28"/>
          <w:lang w:val="en-GB"/>
        </w:rPr>
        <w:softHyphen/>
        <w:t>dends at regular intervals, and the directors would find it diffi</w:t>
      </w:r>
      <w:r w:rsidRPr="00584AEA">
        <w:rPr>
          <w:rFonts w:ascii="Arrus" w:hAnsi="Arrus"/>
          <w:sz w:val="22"/>
          <w:szCs w:val="28"/>
          <w:lang w:val="en-GB"/>
        </w:rPr>
        <w:softHyphen/>
        <w:t>cult to withhold them in the name of residual value.</w:t>
      </w:r>
    </w:p>
    <w:p w14:paraId="268B30F3" w14:textId="77777777" w:rsidR="00270475" w:rsidRPr="00584AEA" w:rsidRDefault="00270475" w:rsidP="00270475">
      <w:pPr>
        <w:jc w:val="both"/>
        <w:rPr>
          <w:rFonts w:ascii="Arrus" w:hAnsi="Arrus"/>
          <w:b/>
          <w:sz w:val="22"/>
          <w:szCs w:val="28"/>
          <w:lang w:val="en-GB"/>
        </w:rPr>
      </w:pPr>
    </w:p>
    <w:p w14:paraId="268B30F4" w14:textId="77777777" w:rsidR="00270475" w:rsidRPr="00584AEA" w:rsidRDefault="00270475" w:rsidP="00270475">
      <w:pPr>
        <w:jc w:val="both"/>
        <w:rPr>
          <w:rFonts w:ascii="Arrus" w:hAnsi="Arrus"/>
          <w:b/>
          <w:szCs w:val="28"/>
          <w:lang w:val="en-GB"/>
        </w:rPr>
      </w:pPr>
      <w:r w:rsidRPr="00584AEA">
        <w:rPr>
          <w:rFonts w:ascii="Arrus" w:hAnsi="Arrus"/>
          <w:b/>
          <w:szCs w:val="28"/>
          <w:lang w:val="en-GB"/>
        </w:rPr>
        <w:t>4. Inflation and Pricing Mechanism</w:t>
      </w:r>
    </w:p>
    <w:p w14:paraId="268B30F5" w14:textId="395E1D55" w:rsidR="00270475" w:rsidRPr="00584AEA" w:rsidRDefault="00270475" w:rsidP="00270475">
      <w:pPr>
        <w:ind w:firstLine="720"/>
        <w:jc w:val="both"/>
        <w:rPr>
          <w:rFonts w:ascii="Arrus" w:hAnsi="Arrus"/>
          <w:sz w:val="22"/>
          <w:szCs w:val="28"/>
        </w:rPr>
      </w:pPr>
      <w:r w:rsidRPr="00584AEA">
        <w:rPr>
          <w:rFonts w:ascii="Arrus" w:hAnsi="Arrus"/>
          <w:sz w:val="22"/>
          <w:szCs w:val="28"/>
        </w:rPr>
        <w:t xml:space="preserve">Either the forces of governance hide the truth or they don’t understand it. If they understand, they do not exhibit it. If they do not exhibit it, it is because they do not want to act on what they know. The </w:t>
      </w:r>
      <w:r w:rsidRPr="00584AEA">
        <w:rPr>
          <w:rFonts w:ascii="Arrus" w:hAnsi="Arrus"/>
          <w:sz w:val="22"/>
          <w:szCs w:val="28"/>
        </w:rPr>
        <w:lastRenderedPageBreak/>
        <w:t>result is what we see. Inflation is talked about day and night in the rallies, gatherings and media but not controlled. We have been made to believe that inflation rate can be reduced to some extent but there can never be zero inflation. This is despite the fact that the intrinsic value of all goods and services almost always, if not always, remains the same. It may sound bizarre</w:t>
      </w:r>
      <w:r w:rsidR="000A5DCD">
        <w:rPr>
          <w:rFonts w:ascii="Arrus" w:hAnsi="Arrus"/>
          <w:sz w:val="22"/>
          <w:szCs w:val="28"/>
        </w:rPr>
        <w:t>;</w:t>
      </w:r>
      <w:r w:rsidRPr="00584AEA">
        <w:rPr>
          <w:rFonts w:ascii="Arrus" w:hAnsi="Arrus"/>
          <w:sz w:val="22"/>
          <w:szCs w:val="28"/>
        </w:rPr>
        <w:t xml:space="preserve"> but to me inflation is a sign of failing economy under natural circumstances. If inflation is there, ideally it should mean that the supply is lesser than the demand, which means a failure of economy. But in practice, nothing is natural. Whatever happens on the economic scene is almost all </w:t>
      </w:r>
      <w:r w:rsidR="00971F66" w:rsidRPr="00584AEA">
        <w:rPr>
          <w:rFonts w:ascii="Arrus" w:hAnsi="Arrus"/>
          <w:sz w:val="22"/>
          <w:szCs w:val="28"/>
        </w:rPr>
        <w:t>maneuvered</w:t>
      </w:r>
      <w:r w:rsidRPr="00584AEA">
        <w:rPr>
          <w:rFonts w:ascii="Arrus" w:hAnsi="Arrus"/>
          <w:sz w:val="22"/>
          <w:szCs w:val="28"/>
        </w:rPr>
        <w:t xml:space="preserve"> by the forces of economics with the help of their cronies. </w:t>
      </w:r>
    </w:p>
    <w:p w14:paraId="268B30F6" w14:textId="77777777" w:rsidR="00270475" w:rsidRPr="00584AEA" w:rsidRDefault="00270475" w:rsidP="00270475">
      <w:pPr>
        <w:ind w:firstLine="720"/>
        <w:jc w:val="both"/>
        <w:rPr>
          <w:rFonts w:ascii="Arrus" w:hAnsi="Arrus"/>
          <w:sz w:val="22"/>
          <w:szCs w:val="28"/>
        </w:rPr>
      </w:pPr>
      <w:r w:rsidRPr="00584AEA">
        <w:rPr>
          <w:rFonts w:ascii="Arrus" w:hAnsi="Arrus"/>
          <w:sz w:val="22"/>
          <w:szCs w:val="28"/>
        </w:rPr>
        <w:t>Every political party talks of inflations. Elections are won and lost on the basis of the failure of controlling inflation. But none has the guts to discuss the truth. More often than not, the people engaged in the supply of agricultural goods are blamed for the problem. Often the government is censured for raising the prices of petroleum. The</w:t>
      </w:r>
      <w:r w:rsidRPr="00584AEA">
        <w:rPr>
          <w:rFonts w:ascii="Arrus" w:hAnsi="Arrus"/>
          <w:b/>
          <w:sz w:val="22"/>
          <w:szCs w:val="28"/>
        </w:rPr>
        <w:t xml:space="preserve"> media</w:t>
      </w:r>
      <w:r w:rsidRPr="00584AEA">
        <w:rPr>
          <w:rFonts w:ascii="Arrus" w:hAnsi="Arrus"/>
          <w:sz w:val="22"/>
          <w:szCs w:val="28"/>
        </w:rPr>
        <w:t xml:space="preserve"> is in control of the corporate houses. The institutions teach the theories of economics that have been propounded by the theorists recognized by the corporates as genuine economists. The result is that the role of corporates is hardly ever discussed. </w:t>
      </w:r>
    </w:p>
    <w:p w14:paraId="268B30F7" w14:textId="77777777" w:rsidR="00270475" w:rsidRPr="00584AEA" w:rsidRDefault="00270475" w:rsidP="00270475">
      <w:pPr>
        <w:ind w:firstLine="720"/>
        <w:jc w:val="both"/>
        <w:rPr>
          <w:rFonts w:ascii="Arrus" w:hAnsi="Arrus"/>
          <w:sz w:val="22"/>
          <w:szCs w:val="28"/>
        </w:rPr>
      </w:pPr>
      <w:r w:rsidRPr="00584AEA">
        <w:rPr>
          <w:rFonts w:ascii="Arrus" w:hAnsi="Arrus"/>
          <w:b/>
          <w:sz w:val="22"/>
          <w:szCs w:val="28"/>
        </w:rPr>
        <w:t>The model of growth, which is in force in the country, is one of growth with monopolization and not the one of growth with distribution.</w:t>
      </w:r>
      <w:r w:rsidRPr="00584AEA">
        <w:rPr>
          <w:rFonts w:ascii="Arrus" w:hAnsi="Arrus"/>
          <w:b/>
          <w:szCs w:val="28"/>
        </w:rPr>
        <w:t xml:space="preserve"> </w:t>
      </w:r>
      <w:r w:rsidRPr="00584AEA">
        <w:rPr>
          <w:rFonts w:ascii="Arrus" w:hAnsi="Arrus"/>
          <w:sz w:val="22"/>
          <w:szCs w:val="28"/>
        </w:rPr>
        <w:t xml:space="preserve">The policies related to the establishment of industries, pricing mechanism, the tax structure --- all are aimed at strengthening and preserving the monopolization module. These all culminate in inflation and ever increasing economic disparity. </w:t>
      </w:r>
    </w:p>
    <w:p w14:paraId="268B30F8" w14:textId="77777777" w:rsidR="00270475" w:rsidRPr="00584AEA" w:rsidRDefault="00270475" w:rsidP="00270475">
      <w:pPr>
        <w:ind w:firstLine="360"/>
        <w:jc w:val="both"/>
        <w:rPr>
          <w:rFonts w:ascii="Arrus" w:hAnsi="Arrus"/>
          <w:sz w:val="22"/>
          <w:szCs w:val="28"/>
        </w:rPr>
      </w:pPr>
      <w:r w:rsidRPr="00584AEA">
        <w:rPr>
          <w:rFonts w:ascii="Arrus" w:hAnsi="Arrus"/>
          <w:sz w:val="22"/>
          <w:szCs w:val="28"/>
        </w:rPr>
        <w:t xml:space="preserve">What is conveniently forgotten by all the political and economic pundits is the role of the corporates in inflations. While the participants in the supply of agricultural products are cursed, nobody dares to ask the question: </w:t>
      </w:r>
      <w:r w:rsidRPr="00584AEA">
        <w:rPr>
          <w:rFonts w:ascii="Arrus" w:hAnsi="Arrus"/>
          <w:b/>
          <w:sz w:val="22"/>
          <w:szCs w:val="28"/>
        </w:rPr>
        <w:t>are consumer products of the industries justly priced?</w:t>
      </w:r>
      <w:r w:rsidRPr="00584AEA">
        <w:rPr>
          <w:rFonts w:ascii="Arrus" w:hAnsi="Arrus"/>
          <w:sz w:val="22"/>
          <w:szCs w:val="28"/>
        </w:rPr>
        <w:t xml:space="preserve"> When the goods of the market are priced much higher than their intrinsic values and the people are lured to use industrial products in increasingly larger quantities, the pressure on the pockets will also compel those involved in agricultural production and smaller businesses to increase the prices of their products and the </w:t>
      </w:r>
      <w:proofErr w:type="spellStart"/>
      <w:r w:rsidRPr="00584AEA">
        <w:rPr>
          <w:rFonts w:ascii="Arrus" w:hAnsi="Arrus"/>
          <w:sz w:val="22"/>
          <w:szCs w:val="28"/>
        </w:rPr>
        <w:t>labourers</w:t>
      </w:r>
      <w:proofErr w:type="spellEnd"/>
      <w:r w:rsidRPr="00584AEA">
        <w:rPr>
          <w:rFonts w:ascii="Arrus" w:hAnsi="Arrus"/>
          <w:sz w:val="22"/>
          <w:szCs w:val="28"/>
        </w:rPr>
        <w:t xml:space="preserve"> will also be compelled to increase the prices of their services. What is required to curb inflation on a long term basis necessitates the following steps:</w:t>
      </w:r>
    </w:p>
    <w:p w14:paraId="268B30F9" w14:textId="77777777" w:rsidR="00270475" w:rsidRPr="00584AEA" w:rsidRDefault="00270475" w:rsidP="00270475">
      <w:pPr>
        <w:ind w:firstLine="360"/>
        <w:jc w:val="both"/>
        <w:rPr>
          <w:rFonts w:ascii="Arrus" w:hAnsi="Arrus"/>
          <w:sz w:val="22"/>
          <w:szCs w:val="28"/>
        </w:rPr>
      </w:pPr>
    </w:p>
    <w:p w14:paraId="268B30FA" w14:textId="77777777" w:rsidR="00270475" w:rsidRPr="00584AEA" w:rsidRDefault="00270475" w:rsidP="006F4670">
      <w:pPr>
        <w:pStyle w:val="ListParagraph"/>
        <w:widowControl/>
        <w:numPr>
          <w:ilvl w:val="0"/>
          <w:numId w:val="156"/>
        </w:numPr>
        <w:autoSpaceDE/>
        <w:autoSpaceDN/>
        <w:adjustRightInd/>
        <w:ind w:left="450" w:hanging="450"/>
        <w:jc w:val="both"/>
        <w:rPr>
          <w:rFonts w:ascii="Arrus" w:hAnsi="Arrus"/>
          <w:b/>
          <w:sz w:val="22"/>
          <w:szCs w:val="28"/>
        </w:rPr>
      </w:pPr>
      <w:r w:rsidRPr="00584AEA">
        <w:rPr>
          <w:rFonts w:ascii="Arrus" w:hAnsi="Arrus"/>
          <w:b/>
          <w:sz w:val="22"/>
          <w:szCs w:val="28"/>
        </w:rPr>
        <w:t>Revision of Inflation Basket of the country</w:t>
      </w:r>
    </w:p>
    <w:p w14:paraId="268B30FB" w14:textId="77777777" w:rsidR="00270475" w:rsidRPr="00584AEA" w:rsidRDefault="00270475" w:rsidP="00270475">
      <w:pPr>
        <w:ind w:firstLine="360"/>
        <w:jc w:val="both"/>
        <w:rPr>
          <w:rFonts w:ascii="Arrus" w:hAnsi="Arrus"/>
          <w:sz w:val="22"/>
          <w:szCs w:val="28"/>
        </w:rPr>
      </w:pPr>
      <w:r w:rsidRPr="00584AEA">
        <w:rPr>
          <w:rFonts w:ascii="Arrus" w:hAnsi="Arrus"/>
          <w:sz w:val="22"/>
          <w:szCs w:val="28"/>
        </w:rPr>
        <w:t xml:space="preserve">Not only the Consumer Price Index should replace the Wholesale Price Index, which is currently the policy in India, we need to revise the list of the items of the basket itself. The current basket mainly includes 3 </w:t>
      </w:r>
      <w:r w:rsidRPr="00584AEA">
        <w:rPr>
          <w:rFonts w:ascii="Arrus" w:hAnsi="Arrus"/>
          <w:sz w:val="22"/>
          <w:szCs w:val="28"/>
        </w:rPr>
        <w:lastRenderedPageBreak/>
        <w:t xml:space="preserve">categories: </w:t>
      </w:r>
    </w:p>
    <w:p w14:paraId="268B30FC" w14:textId="77777777" w:rsidR="00270475" w:rsidRPr="00584AEA" w:rsidRDefault="00270475" w:rsidP="00270475">
      <w:pPr>
        <w:jc w:val="both"/>
        <w:rPr>
          <w:rFonts w:ascii="Arrus" w:hAnsi="Arrus"/>
          <w:sz w:val="22"/>
          <w:szCs w:val="28"/>
        </w:rPr>
      </w:pPr>
    </w:p>
    <w:p w14:paraId="268B30FD" w14:textId="77777777" w:rsidR="00270475" w:rsidRPr="00584AEA" w:rsidRDefault="00270475" w:rsidP="00270475">
      <w:pPr>
        <w:shd w:val="clear" w:color="auto" w:fill="FFFFFF"/>
        <w:jc w:val="both"/>
        <w:textAlignment w:val="baseline"/>
        <w:rPr>
          <w:rFonts w:ascii="Arrus" w:hAnsi="Arrus"/>
          <w:b/>
          <w:bCs/>
          <w:sz w:val="22"/>
          <w:szCs w:val="28"/>
          <w:bdr w:val="none" w:sz="0" w:space="0" w:color="auto" w:frame="1"/>
        </w:rPr>
      </w:pPr>
      <w:r w:rsidRPr="00584AEA">
        <w:rPr>
          <w:rFonts w:ascii="Arrus" w:hAnsi="Arrus"/>
          <w:b/>
          <w:bCs/>
          <w:sz w:val="22"/>
          <w:szCs w:val="28"/>
          <w:bdr w:val="none" w:sz="0" w:space="0" w:color="auto" w:frame="1"/>
        </w:rPr>
        <w:t>Primary articles</w:t>
      </w:r>
    </w:p>
    <w:p w14:paraId="268B30FE" w14:textId="77777777" w:rsidR="00270475" w:rsidRPr="00584AEA" w:rsidRDefault="00270475" w:rsidP="00270475">
      <w:pPr>
        <w:shd w:val="clear" w:color="auto" w:fill="FFFFFF"/>
        <w:ind w:firstLine="720"/>
        <w:jc w:val="both"/>
        <w:textAlignment w:val="baseline"/>
        <w:rPr>
          <w:rFonts w:ascii="Arrus" w:hAnsi="Arrus"/>
          <w:sz w:val="22"/>
          <w:szCs w:val="28"/>
        </w:rPr>
      </w:pPr>
      <w:r w:rsidRPr="00584AEA">
        <w:rPr>
          <w:rFonts w:ascii="Arrus" w:hAnsi="Arrus"/>
          <w:sz w:val="22"/>
          <w:szCs w:val="28"/>
        </w:rPr>
        <w:t xml:space="preserve">The prices of these articles would impact our daily sustenance and it hits the poor the hardest. This part of WPI, constituting 20.12% of the index, compares prices of all basic material, including food and non-food articles. Among food articles, some of the main heads are foodgrain, fruits and vegetables, eggs, meat and fish. In the non-food subgroup, some of the major heads under which prices for specific items are compared are fibre and oil seeds. </w:t>
      </w:r>
    </w:p>
    <w:p w14:paraId="268B30FF" w14:textId="77777777" w:rsidR="00270475" w:rsidRPr="00584AEA" w:rsidRDefault="00270475" w:rsidP="00270475">
      <w:pPr>
        <w:shd w:val="clear" w:color="auto" w:fill="FFFFFF"/>
        <w:jc w:val="both"/>
        <w:textAlignment w:val="baseline"/>
        <w:rPr>
          <w:rFonts w:ascii="Arrus" w:hAnsi="Arrus"/>
          <w:sz w:val="22"/>
          <w:szCs w:val="28"/>
        </w:rPr>
      </w:pPr>
    </w:p>
    <w:p w14:paraId="268B3100" w14:textId="77777777" w:rsidR="00270475" w:rsidRPr="00584AEA" w:rsidRDefault="00270475" w:rsidP="00270475">
      <w:pPr>
        <w:shd w:val="clear" w:color="auto" w:fill="FFFFFF"/>
        <w:jc w:val="both"/>
        <w:textAlignment w:val="baseline"/>
        <w:rPr>
          <w:rFonts w:ascii="Arrus" w:hAnsi="Arrus"/>
          <w:b/>
          <w:bCs/>
          <w:sz w:val="22"/>
          <w:szCs w:val="28"/>
          <w:bdr w:val="none" w:sz="0" w:space="0" w:color="auto" w:frame="1"/>
        </w:rPr>
      </w:pPr>
      <w:r w:rsidRPr="00584AEA">
        <w:rPr>
          <w:rFonts w:ascii="Arrus" w:hAnsi="Arrus"/>
          <w:b/>
          <w:bCs/>
          <w:sz w:val="22"/>
          <w:szCs w:val="28"/>
          <w:bdr w:val="none" w:sz="0" w:space="0" w:color="auto" w:frame="1"/>
        </w:rPr>
        <w:t>Fuel and power</w:t>
      </w:r>
    </w:p>
    <w:p w14:paraId="268B3101" w14:textId="77777777" w:rsidR="00270475" w:rsidRPr="00584AEA" w:rsidRDefault="00270475" w:rsidP="00270475">
      <w:pPr>
        <w:shd w:val="clear" w:color="auto" w:fill="FFFFFF"/>
        <w:ind w:firstLine="720"/>
        <w:jc w:val="both"/>
        <w:textAlignment w:val="baseline"/>
        <w:rPr>
          <w:rFonts w:ascii="Arrus" w:hAnsi="Arrus"/>
          <w:sz w:val="22"/>
          <w:szCs w:val="28"/>
        </w:rPr>
      </w:pPr>
      <w:r w:rsidRPr="00584AEA">
        <w:rPr>
          <w:rFonts w:ascii="Arrus" w:hAnsi="Arrus"/>
          <w:sz w:val="22"/>
          <w:szCs w:val="28"/>
        </w:rPr>
        <w:t xml:space="preserve">Life, especially in urban areas, is hard to imagine without power or fuel. This part of the index compares prices for all materials and items needed to produce power and fuel. It constitutes 14.91% of the overall index. This group consists of three subgroups—coal, mineral oils and electricity. The subgroup mineral oil has the maximum weight of 9.36% (of the overall index). Items such as kerosene, diesel, liquefied petroleum gas (LPG) and petrol fall in this category. </w:t>
      </w:r>
    </w:p>
    <w:p w14:paraId="268B3102" w14:textId="77777777" w:rsidR="00270475" w:rsidRPr="00584AEA" w:rsidRDefault="00270475" w:rsidP="00270475">
      <w:pPr>
        <w:shd w:val="clear" w:color="auto" w:fill="FFFFFF"/>
        <w:jc w:val="both"/>
        <w:textAlignment w:val="baseline"/>
        <w:rPr>
          <w:rFonts w:ascii="Arrus" w:hAnsi="Arrus"/>
          <w:sz w:val="22"/>
          <w:szCs w:val="28"/>
        </w:rPr>
      </w:pPr>
    </w:p>
    <w:p w14:paraId="268B3103" w14:textId="77777777" w:rsidR="00270475" w:rsidRPr="00584AEA" w:rsidRDefault="00270475" w:rsidP="00270475">
      <w:pPr>
        <w:shd w:val="clear" w:color="auto" w:fill="FFFFFF"/>
        <w:jc w:val="both"/>
        <w:textAlignment w:val="baseline"/>
        <w:rPr>
          <w:rFonts w:ascii="Arrus" w:hAnsi="Arrus"/>
          <w:b/>
          <w:bCs/>
          <w:sz w:val="22"/>
          <w:szCs w:val="28"/>
          <w:bdr w:val="none" w:sz="0" w:space="0" w:color="auto" w:frame="1"/>
        </w:rPr>
      </w:pPr>
      <w:r w:rsidRPr="00584AEA">
        <w:rPr>
          <w:rFonts w:ascii="Arrus" w:hAnsi="Arrus"/>
          <w:b/>
          <w:bCs/>
          <w:sz w:val="22"/>
          <w:szCs w:val="28"/>
          <w:bdr w:val="none" w:sz="0" w:space="0" w:color="auto" w:frame="1"/>
        </w:rPr>
        <w:t>Manufactured goods</w:t>
      </w:r>
    </w:p>
    <w:p w14:paraId="268B3104" w14:textId="77777777" w:rsidR="00270475" w:rsidRPr="00584AEA" w:rsidRDefault="00270475" w:rsidP="00270475">
      <w:pPr>
        <w:shd w:val="clear" w:color="auto" w:fill="FFFFFF"/>
        <w:ind w:firstLine="720"/>
        <w:jc w:val="both"/>
        <w:textAlignment w:val="baseline"/>
        <w:rPr>
          <w:rFonts w:ascii="Arrus" w:hAnsi="Arrus"/>
          <w:sz w:val="22"/>
          <w:szCs w:val="28"/>
        </w:rPr>
      </w:pPr>
      <w:r w:rsidRPr="00584AEA">
        <w:rPr>
          <w:rFonts w:ascii="Arrus" w:hAnsi="Arrus"/>
          <w:sz w:val="22"/>
          <w:szCs w:val="28"/>
        </w:rPr>
        <w:t xml:space="preserve">This constitutes the largest part of the index—64.97%. There are many subgroups in this category; some of the main ones are chemical and chemical products, basic metals, alloys and metal products, food products, machinery and machine tools and textiles. This may not affect you directly, but it means price changes in products, such as vehicles, clothes, furniture, soaps and shampoo, among other things. Ferrous alloys, a group item, which falls in the basic metals subgroup is one of the largest single contributor to the overall WPI at 8.06%. </w:t>
      </w:r>
    </w:p>
    <w:p w14:paraId="268B3105" w14:textId="77777777" w:rsidR="00270475" w:rsidRPr="00584AEA" w:rsidRDefault="00270475" w:rsidP="00270475">
      <w:pPr>
        <w:shd w:val="clear" w:color="auto" w:fill="FFFFFF"/>
        <w:jc w:val="both"/>
        <w:textAlignment w:val="baseline"/>
        <w:rPr>
          <w:rFonts w:ascii="Arrus" w:hAnsi="Arrus"/>
          <w:sz w:val="22"/>
          <w:szCs w:val="28"/>
        </w:rPr>
      </w:pPr>
    </w:p>
    <w:p w14:paraId="268B3106" w14:textId="77777777" w:rsidR="00270475" w:rsidRPr="00584AEA" w:rsidRDefault="00270475" w:rsidP="00270475">
      <w:pPr>
        <w:jc w:val="both"/>
        <w:rPr>
          <w:rFonts w:ascii="Arrus" w:hAnsi="Arrus"/>
          <w:sz w:val="16"/>
          <w:szCs w:val="20"/>
        </w:rPr>
      </w:pPr>
      <w:r w:rsidRPr="00584AEA">
        <w:rPr>
          <w:rFonts w:ascii="Arrus" w:hAnsi="Arrus"/>
          <w:sz w:val="16"/>
          <w:szCs w:val="20"/>
        </w:rPr>
        <w:t>(</w:t>
      </w:r>
      <w:hyperlink r:id="rId552" w:history="1">
        <w:r w:rsidRPr="00584AEA">
          <w:rPr>
            <w:rStyle w:val="Hyperlink"/>
            <w:rFonts w:ascii="Arrus" w:eastAsiaTheme="majorEastAsia" w:hAnsi="Arrus"/>
            <w:sz w:val="16"/>
            <w:szCs w:val="20"/>
          </w:rPr>
          <w:t>http://www.livemint.com/Money/NlISE0JdA1Du729xunifNO/Did-You-Know--Products-that-Wholesale-Price-Index-considers.html</w:t>
        </w:r>
      </w:hyperlink>
      <w:r w:rsidRPr="00584AEA">
        <w:rPr>
          <w:rFonts w:ascii="Arrus" w:hAnsi="Arrus"/>
          <w:sz w:val="16"/>
          <w:szCs w:val="20"/>
        </w:rPr>
        <w:t>)</w:t>
      </w:r>
    </w:p>
    <w:p w14:paraId="268B3107" w14:textId="77777777" w:rsidR="00270475" w:rsidRPr="00584AEA" w:rsidRDefault="00270475" w:rsidP="00270475">
      <w:pPr>
        <w:jc w:val="both"/>
        <w:rPr>
          <w:rFonts w:ascii="Arrus" w:hAnsi="Arrus"/>
          <w:sz w:val="22"/>
          <w:szCs w:val="28"/>
        </w:rPr>
      </w:pPr>
    </w:p>
    <w:p w14:paraId="268B3108" w14:textId="77777777" w:rsidR="00270475" w:rsidRPr="00584AEA" w:rsidRDefault="00270475" w:rsidP="00270475">
      <w:pPr>
        <w:shd w:val="clear" w:color="auto" w:fill="FFFFFF"/>
        <w:ind w:firstLine="720"/>
        <w:jc w:val="both"/>
        <w:textAlignment w:val="baseline"/>
        <w:rPr>
          <w:rFonts w:ascii="Arrus" w:hAnsi="Arrus"/>
          <w:sz w:val="22"/>
          <w:szCs w:val="28"/>
        </w:rPr>
      </w:pPr>
      <w:r w:rsidRPr="00584AEA">
        <w:rPr>
          <w:rFonts w:ascii="Arrus" w:hAnsi="Arrus"/>
          <w:b/>
          <w:sz w:val="22"/>
          <w:szCs w:val="28"/>
        </w:rPr>
        <w:t>It can be seen that the “manufactured goods” form the largest index with about two third of the whole basket.</w:t>
      </w:r>
      <w:r w:rsidRPr="00584AEA">
        <w:rPr>
          <w:rFonts w:ascii="Arrus" w:hAnsi="Arrus"/>
          <w:sz w:val="22"/>
          <w:szCs w:val="28"/>
        </w:rPr>
        <w:t xml:space="preserve"> Obviously, if this group remains priced at much higher levels than what is justified, the cost of living will remain high. The potato chips packet, which should be available for Rs. 3 is sold at Rs 10, the soft drinks that should be sold at Rs. 5/- are sold at triple prices. The branded clothes and all other consumer items are priced very high. The medicine that should cost Rs 1 is available at Rs 10. Moreover, newer items are being added to the market with huge advertising, and in the initial stages of the introduction of the new items, these are priced very high with the aim of </w:t>
      </w:r>
      <w:r w:rsidRPr="00584AEA">
        <w:rPr>
          <w:rFonts w:ascii="Arrus" w:hAnsi="Arrus"/>
          <w:sz w:val="22"/>
          <w:szCs w:val="28"/>
        </w:rPr>
        <w:lastRenderedPageBreak/>
        <w:t xml:space="preserve">first emptying the pockets of those who can afford to pay that much price in return of their craze for new items, which become status symbols soon. </w:t>
      </w:r>
    </w:p>
    <w:p w14:paraId="268B3109" w14:textId="24E5B5A0" w:rsidR="00270475" w:rsidRPr="00584AEA" w:rsidRDefault="00270475" w:rsidP="00270475">
      <w:pPr>
        <w:shd w:val="clear" w:color="auto" w:fill="FFFFFF"/>
        <w:ind w:firstLine="720"/>
        <w:jc w:val="both"/>
        <w:textAlignment w:val="baseline"/>
        <w:rPr>
          <w:rFonts w:ascii="Arrus" w:hAnsi="Arrus"/>
          <w:b/>
          <w:sz w:val="22"/>
          <w:szCs w:val="28"/>
        </w:rPr>
      </w:pPr>
      <w:r w:rsidRPr="00584AEA">
        <w:rPr>
          <w:rFonts w:ascii="Arrus" w:hAnsi="Arrus"/>
          <w:b/>
          <w:sz w:val="22"/>
          <w:szCs w:val="28"/>
        </w:rPr>
        <w:t xml:space="preserve">It can be noted that the inflation basket misses </w:t>
      </w:r>
      <w:r w:rsidRPr="00584AEA">
        <w:rPr>
          <w:rFonts w:ascii="Arrus" w:hAnsi="Arrus"/>
          <w:b/>
          <w:szCs w:val="28"/>
        </w:rPr>
        <w:t>the cost of accommodation</w:t>
      </w:r>
      <w:r w:rsidRPr="00584AEA">
        <w:rPr>
          <w:rFonts w:ascii="Arrus" w:hAnsi="Arrus"/>
          <w:b/>
          <w:sz w:val="22"/>
          <w:szCs w:val="28"/>
        </w:rPr>
        <w:t xml:space="preserve"> altogether. The cost of the land and houses is nowhere mentioned. The rise in rents of the houses and shops is totally ignored. The truth on the other hand is that the inflation in the property rates is the biggest factor in the rise of economic </w:t>
      </w:r>
      <w:r w:rsidR="00004D95">
        <w:rPr>
          <w:rFonts w:ascii="Arrus" w:hAnsi="Arrus"/>
          <w:b/>
          <w:sz w:val="22"/>
          <w:szCs w:val="28"/>
        </w:rPr>
        <w:t>inequality</w:t>
      </w:r>
      <w:r w:rsidRPr="00584AEA">
        <w:rPr>
          <w:rFonts w:ascii="Arrus" w:hAnsi="Arrus"/>
          <w:b/>
          <w:sz w:val="22"/>
          <w:szCs w:val="28"/>
        </w:rPr>
        <w:t xml:space="preserve">. It will be explained below why and how inflation has direct link with the policies that lead to increase in the rates of properties. </w:t>
      </w:r>
    </w:p>
    <w:p w14:paraId="268B310A" w14:textId="77777777" w:rsidR="00270475" w:rsidRPr="00584AEA" w:rsidRDefault="00270475" w:rsidP="00270475">
      <w:pPr>
        <w:shd w:val="clear" w:color="auto" w:fill="FFFFFF"/>
        <w:ind w:firstLine="720"/>
        <w:jc w:val="both"/>
        <w:textAlignment w:val="baseline"/>
        <w:rPr>
          <w:rFonts w:ascii="Arrus" w:hAnsi="Arrus"/>
          <w:b/>
          <w:sz w:val="22"/>
          <w:szCs w:val="28"/>
        </w:rPr>
      </w:pPr>
      <w:r w:rsidRPr="00584AEA">
        <w:rPr>
          <w:rFonts w:ascii="Arrus" w:hAnsi="Arrus"/>
          <w:b/>
          <w:sz w:val="22"/>
          <w:szCs w:val="28"/>
        </w:rPr>
        <w:t xml:space="preserve">Once the accommodation and property are included in the basket, the inflation rate will be found to be much bigger than what is presently understood. </w:t>
      </w:r>
    </w:p>
    <w:p w14:paraId="268B310B" w14:textId="77777777" w:rsidR="00270475" w:rsidRPr="00584AEA" w:rsidRDefault="00270475" w:rsidP="00270475">
      <w:pPr>
        <w:shd w:val="clear" w:color="auto" w:fill="FFFFFF"/>
        <w:ind w:firstLine="720"/>
        <w:jc w:val="both"/>
        <w:textAlignment w:val="baseline"/>
        <w:rPr>
          <w:rFonts w:ascii="Arrus" w:hAnsi="Arrus"/>
          <w:b/>
          <w:sz w:val="22"/>
          <w:szCs w:val="28"/>
        </w:rPr>
      </w:pPr>
      <w:r w:rsidRPr="00584AEA">
        <w:rPr>
          <w:rFonts w:ascii="Arrus" w:hAnsi="Arrus"/>
          <w:b/>
          <w:sz w:val="22"/>
          <w:szCs w:val="28"/>
        </w:rPr>
        <w:t xml:space="preserve">Another item that is conspicuous by its absence is communication: the telephone, mobiles, internets, TV and entertainment. </w:t>
      </w:r>
    </w:p>
    <w:p w14:paraId="268B310C" w14:textId="77777777" w:rsidR="00270475" w:rsidRPr="00584AEA" w:rsidRDefault="00270475" w:rsidP="00270475">
      <w:pPr>
        <w:shd w:val="clear" w:color="auto" w:fill="FFFFFF"/>
        <w:ind w:firstLine="720"/>
        <w:jc w:val="both"/>
        <w:textAlignment w:val="baseline"/>
        <w:rPr>
          <w:rFonts w:ascii="Arrus" w:hAnsi="Arrus"/>
          <w:b/>
          <w:sz w:val="22"/>
          <w:szCs w:val="28"/>
        </w:rPr>
      </w:pPr>
      <w:r w:rsidRPr="00584AEA">
        <w:rPr>
          <w:rFonts w:ascii="Arrus" w:hAnsi="Arrus"/>
          <w:b/>
          <w:sz w:val="22"/>
          <w:szCs w:val="28"/>
        </w:rPr>
        <w:t xml:space="preserve">Surprisingly, medicines and healthcare are also missing the basket despite the fact that no single family can avoid them. </w:t>
      </w:r>
    </w:p>
    <w:p w14:paraId="268B310D" w14:textId="77777777" w:rsidR="00270475" w:rsidRPr="00584AEA" w:rsidRDefault="00270475" w:rsidP="00270475">
      <w:pPr>
        <w:shd w:val="clear" w:color="auto" w:fill="FFFFFF"/>
        <w:ind w:firstLine="360"/>
        <w:jc w:val="both"/>
        <w:textAlignment w:val="baseline"/>
        <w:rPr>
          <w:rFonts w:ascii="Arrus" w:hAnsi="Arrus"/>
          <w:sz w:val="22"/>
          <w:szCs w:val="28"/>
        </w:rPr>
      </w:pPr>
      <w:r w:rsidRPr="00584AEA">
        <w:rPr>
          <w:rFonts w:ascii="Arrus" w:hAnsi="Arrus"/>
          <w:sz w:val="22"/>
          <w:szCs w:val="28"/>
        </w:rPr>
        <w:t xml:space="preserve">The first essential step for controlling inflation therefore is to revise Inflation Basket and make it more comprehensive. All the categories, and not merely the Primary goods, need attention. </w:t>
      </w:r>
    </w:p>
    <w:p w14:paraId="268B310E" w14:textId="77777777" w:rsidR="00270475" w:rsidRPr="00584AEA" w:rsidRDefault="00270475" w:rsidP="00270475">
      <w:pPr>
        <w:shd w:val="clear" w:color="auto" w:fill="FFFFFF"/>
        <w:jc w:val="both"/>
        <w:textAlignment w:val="baseline"/>
        <w:rPr>
          <w:rFonts w:ascii="Arrus" w:hAnsi="Arrus"/>
          <w:b/>
          <w:sz w:val="22"/>
          <w:szCs w:val="28"/>
        </w:rPr>
      </w:pPr>
    </w:p>
    <w:p w14:paraId="268B310F" w14:textId="77777777" w:rsidR="00270475" w:rsidRPr="00584AEA" w:rsidRDefault="00270475" w:rsidP="006F4670">
      <w:pPr>
        <w:pStyle w:val="yiv3248879255msonormal"/>
        <w:numPr>
          <w:ilvl w:val="0"/>
          <w:numId w:val="156"/>
        </w:numPr>
        <w:shd w:val="clear" w:color="auto" w:fill="FFFFFF"/>
        <w:spacing w:before="0" w:beforeAutospacing="0" w:after="240" w:afterAutospacing="0"/>
        <w:ind w:left="360" w:hanging="360"/>
        <w:jc w:val="both"/>
        <w:rPr>
          <w:rFonts w:ascii="Arrus" w:hAnsi="Arrus" w:cs="Arial"/>
          <w:b/>
          <w:sz w:val="18"/>
          <w:szCs w:val="22"/>
        </w:rPr>
      </w:pPr>
      <w:r w:rsidRPr="00584AEA">
        <w:rPr>
          <w:rFonts w:ascii="Arrus" w:hAnsi="Arrus" w:cs="Arial"/>
          <w:b/>
          <w:sz w:val="22"/>
          <w:szCs w:val="28"/>
        </w:rPr>
        <w:t>Autonomous Price Watch</w:t>
      </w:r>
    </w:p>
    <w:p w14:paraId="268B3110" w14:textId="5E1AB9B8" w:rsidR="00270475" w:rsidRPr="00584AEA" w:rsidRDefault="00270475" w:rsidP="00270475">
      <w:pPr>
        <w:pStyle w:val="yiv3248879255msonormal"/>
        <w:shd w:val="clear" w:color="auto" w:fill="FFFFFF"/>
        <w:spacing w:before="0" w:beforeAutospacing="0" w:after="240" w:afterAutospacing="0"/>
        <w:ind w:firstLine="720"/>
        <w:jc w:val="both"/>
        <w:rPr>
          <w:rFonts w:ascii="Arrus" w:hAnsi="Arrus" w:cs="Arial"/>
          <w:sz w:val="22"/>
          <w:szCs w:val="28"/>
        </w:rPr>
      </w:pPr>
      <w:r w:rsidRPr="00584AEA">
        <w:rPr>
          <w:rFonts w:ascii="Arrus" w:hAnsi="Arrus" w:cs="Arial"/>
          <w:b/>
          <w:sz w:val="22"/>
          <w:szCs w:val="28"/>
        </w:rPr>
        <w:t xml:space="preserve">The net Inflation is not always due to the increased rate of inflation of certain products. It is also due to the increased pressure on the pocket of common man due to his increased dependence on the market products, which are priced much higher than they should, even if their prices have remained constant for a long time. As has already been said that the prices of new items and new services are often very high in the beginning and then they are reduced. But despite this deflation, it has an adverse effect because it increases the monthly expenditure of the people, and this is reflected in inflation in agricultural items and </w:t>
      </w:r>
      <w:proofErr w:type="spellStart"/>
      <w:r w:rsidRPr="00584AEA">
        <w:rPr>
          <w:rFonts w:ascii="Arrus" w:hAnsi="Arrus" w:cs="Arial"/>
          <w:b/>
          <w:sz w:val="22"/>
          <w:szCs w:val="28"/>
        </w:rPr>
        <w:t>labour</w:t>
      </w:r>
      <w:proofErr w:type="spellEnd"/>
      <w:r w:rsidRPr="00584AEA">
        <w:rPr>
          <w:rFonts w:ascii="Arrus" w:hAnsi="Arrus" w:cs="Arial"/>
          <w:b/>
          <w:sz w:val="22"/>
          <w:szCs w:val="28"/>
        </w:rPr>
        <w:t>. There should be a mechanism by which the companies are pressurized, even if not legally compelled to keep prices under check</w:t>
      </w:r>
      <w:r w:rsidRPr="00584AEA">
        <w:rPr>
          <w:rFonts w:ascii="Arrus" w:hAnsi="Arrus" w:cs="Arial"/>
          <w:sz w:val="22"/>
          <w:szCs w:val="28"/>
        </w:rPr>
        <w:t xml:space="preserve">. The people should know how much they are paying for a certain brand instead of what they should ideally do. The injustices to the consumers must be exposed. I would like to suggest an autonomous </w:t>
      </w:r>
      <w:proofErr w:type="spellStart"/>
      <w:r w:rsidRPr="00584AEA">
        <w:rPr>
          <w:rFonts w:ascii="Arrus" w:hAnsi="Arrus" w:cs="Arial"/>
          <w:sz w:val="22"/>
          <w:szCs w:val="28"/>
        </w:rPr>
        <w:t>PriceWatch</w:t>
      </w:r>
      <w:proofErr w:type="spellEnd"/>
      <w:r w:rsidRPr="00584AEA">
        <w:rPr>
          <w:rFonts w:ascii="Arrus" w:hAnsi="Arrus" w:cs="Arial"/>
          <w:sz w:val="22"/>
          <w:szCs w:val="28"/>
        </w:rPr>
        <w:t xml:space="preserve">. This organization should regularly publish reports on the pricing mechanism of the companies and should suggest the ideal price </w:t>
      </w:r>
      <w:r w:rsidRPr="00584AEA">
        <w:rPr>
          <w:rFonts w:ascii="Arrus" w:hAnsi="Arrus" w:cs="Arial"/>
          <w:sz w:val="22"/>
          <w:szCs w:val="28"/>
        </w:rPr>
        <w:lastRenderedPageBreak/>
        <w:t xml:space="preserve">for each product of the company. This would pressurize the companies to keep the costs in justifiable ranges, and will encourage competition among the companies producing similar items. There should be a limit to the cost of publicity adding to the cost of items. (The Corporate Tax is levied on the </w:t>
      </w:r>
      <w:r w:rsidRPr="00584AEA">
        <w:rPr>
          <w:rFonts w:ascii="Arrus" w:hAnsi="Arrus" w:cs="Arial"/>
          <w:b/>
          <w:sz w:val="22"/>
          <w:szCs w:val="28"/>
        </w:rPr>
        <w:t>net</w:t>
      </w:r>
      <w:r w:rsidRPr="00584AEA">
        <w:rPr>
          <w:rFonts w:ascii="Arrus" w:hAnsi="Arrus" w:cs="Arial"/>
          <w:sz w:val="22"/>
          <w:szCs w:val="28"/>
        </w:rPr>
        <w:t xml:space="preserve"> income of the companies, which allows them to spend heavily on advertising and transfer the cost to the consumers by raising the price.)The people should not be made to pay for the reputation of the company. More people should be able to buy good items at a reasonable cost rather than fewer people being able to buy at exorbitant rates. The true economy is based on the amount of items and services (and not the currency) exchanged.</w:t>
      </w:r>
    </w:p>
    <w:p w14:paraId="268B3111" w14:textId="77777777" w:rsidR="00270475" w:rsidRPr="00584AEA" w:rsidRDefault="00270475" w:rsidP="00270475">
      <w:pPr>
        <w:jc w:val="both"/>
        <w:rPr>
          <w:rFonts w:ascii="Arrus" w:hAnsi="Arrus"/>
          <w:b/>
          <w:bCs/>
          <w:szCs w:val="28"/>
          <w:lang w:val="en-GB"/>
        </w:rPr>
      </w:pPr>
      <w:r w:rsidRPr="00584AEA">
        <w:rPr>
          <w:rFonts w:ascii="Arrus" w:hAnsi="Arrus"/>
          <w:b/>
          <w:bCs/>
          <w:szCs w:val="28"/>
          <w:lang w:val="en-GB"/>
        </w:rPr>
        <w:t>5. Need of Revamping Tax System</w:t>
      </w:r>
    </w:p>
    <w:p w14:paraId="268B3112" w14:textId="1A377302"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rich particularly the big industrialists know that they have no option but to contribute to the revenue of the government. They are however hard </w:t>
      </w:r>
      <w:proofErr w:type="spellStart"/>
      <w:r w:rsidRPr="00584AEA">
        <w:rPr>
          <w:rFonts w:ascii="Arrus" w:hAnsi="Arrus"/>
          <w:sz w:val="22"/>
          <w:szCs w:val="28"/>
          <w:lang w:val="en-GB"/>
        </w:rPr>
        <w:t>bargainers</w:t>
      </w:r>
      <w:proofErr w:type="spellEnd"/>
      <w:r w:rsidRPr="00584AEA">
        <w:rPr>
          <w:rFonts w:ascii="Arrus" w:hAnsi="Arrus"/>
          <w:sz w:val="22"/>
          <w:szCs w:val="28"/>
          <w:lang w:val="en-GB"/>
        </w:rPr>
        <w:t>. A major part of what they pay as taxes is recovered in multiplied amounts through the friendly policies of the government and by manoeuvring the ministers and officials to favour them. Thus, despite the fact that several alternative forms of taxes such as wealth-tax and luxury tax have been time and again mooted at different platforms, it is the income tax and sales taxes of various kinds that continue to hold sway in almost all the countries of the world. Income tax serves only the interests of big business, and has devastating effects on the economic interests of the rest of the nation. The industrialists prefer the income tax over the Wealth tax due to several reasons. First, the income tax envis</w:t>
      </w:r>
      <w:r w:rsidRPr="00584AEA">
        <w:rPr>
          <w:rFonts w:ascii="Arrus" w:hAnsi="Arrus"/>
          <w:sz w:val="22"/>
          <w:szCs w:val="28"/>
          <w:lang w:val="en-GB"/>
        </w:rPr>
        <w:softHyphen/>
        <w:t>ages a tax only on the preceding year’s income and has nothing to do with the cumulative assets which keep on growing. It can be easily noticed that the value of the assets held by the affluent is always many times greater than their annual income. Thus, the income tax is the minimum possible amount they have to sub</w:t>
      </w:r>
      <w:r w:rsidRPr="00584AEA">
        <w:rPr>
          <w:rFonts w:ascii="Arrus" w:hAnsi="Arrus"/>
          <w:sz w:val="22"/>
          <w:szCs w:val="28"/>
          <w:lang w:val="en-GB"/>
        </w:rPr>
        <w:softHyphen/>
        <w:t>mit. Secondly, it is easy to evade income tax through subtle manipulations of the rules, purchase of assets which are bought either surreptitiously or are shown to have been purchased at much lower than their real prices, display into accounts of much greater expenses than actually incurred, and bribing the tax-collectors. The damaging effects of income tax are multi-fold. The black money sustains its upward march; the prices keep on soaring; the land, the houses and the other immovable properties become cost</w:t>
      </w:r>
      <w:r w:rsidRPr="00584AEA">
        <w:rPr>
          <w:rFonts w:ascii="Arrus" w:hAnsi="Arrus"/>
          <w:sz w:val="22"/>
          <w:szCs w:val="28"/>
          <w:lang w:val="en-GB"/>
        </w:rPr>
        <w:softHyphen/>
        <w:t xml:space="preserve">lier. Thus inflation helps the industrialists in strengthening their hold over the economy; for the value of the assets amassed by them continues to grow, their annual turnovers increase, and whatever they have to pay as income tax, or as interests on the loans, is more or less neutralised. </w:t>
      </w:r>
      <w:r w:rsidRPr="00584AEA">
        <w:rPr>
          <w:rFonts w:ascii="Arrus" w:hAnsi="Arrus"/>
          <w:sz w:val="22"/>
          <w:szCs w:val="28"/>
          <w:lang w:val="en-GB"/>
        </w:rPr>
        <w:lastRenderedPageBreak/>
        <w:t>They conceal their own incomes, convert their savings into assets and avail their re</w:t>
      </w:r>
      <w:r w:rsidRPr="00584AEA">
        <w:rPr>
          <w:rFonts w:ascii="Arrus" w:hAnsi="Arrus"/>
          <w:sz w:val="22"/>
          <w:szCs w:val="28"/>
          <w:lang w:val="en-GB"/>
        </w:rPr>
        <w:softHyphen/>
        <w:t xml:space="preserve">sources as sureties for taking huge loans from the banks and financial institutions. It means that the loans are availed only by those who do not </w:t>
      </w:r>
      <w:r w:rsidR="00066DD7">
        <w:rPr>
          <w:rFonts w:ascii="Arrus" w:hAnsi="Arrus"/>
          <w:sz w:val="22"/>
          <w:szCs w:val="28"/>
          <w:lang w:val="en-GB"/>
        </w:rPr>
        <w:t xml:space="preserve">actually </w:t>
      </w:r>
      <w:r w:rsidRPr="00584AEA">
        <w:rPr>
          <w:rFonts w:ascii="Arrus" w:hAnsi="Arrus"/>
          <w:sz w:val="22"/>
          <w:szCs w:val="28"/>
          <w:lang w:val="en-GB"/>
        </w:rPr>
        <w:t xml:space="preserve">need them; those who </w:t>
      </w:r>
      <w:r w:rsidR="00A03274" w:rsidRPr="00584AEA">
        <w:rPr>
          <w:rFonts w:ascii="Arrus" w:hAnsi="Arrus"/>
          <w:sz w:val="22"/>
          <w:szCs w:val="28"/>
          <w:lang w:val="en-GB"/>
        </w:rPr>
        <w:t>need</w:t>
      </w:r>
      <w:r w:rsidRPr="00584AEA">
        <w:rPr>
          <w:rFonts w:ascii="Arrus" w:hAnsi="Arrus"/>
          <w:sz w:val="22"/>
          <w:szCs w:val="28"/>
          <w:lang w:val="en-GB"/>
        </w:rPr>
        <w:t xml:space="preserve"> financial support, have little chances of getting their application for loans accepted. All these damaging effects on economy can be reversed by introduc</w:t>
      </w:r>
      <w:r w:rsidRPr="00584AEA">
        <w:rPr>
          <w:rFonts w:ascii="Arrus" w:hAnsi="Arrus"/>
          <w:sz w:val="22"/>
          <w:szCs w:val="28"/>
          <w:lang w:val="en-GB"/>
        </w:rPr>
        <w:softHyphen/>
        <w:t xml:space="preserve">ing </w:t>
      </w:r>
      <w:r w:rsidR="00DE3F1B">
        <w:rPr>
          <w:rFonts w:ascii="Arrus" w:hAnsi="Arrus"/>
          <w:sz w:val="22"/>
          <w:szCs w:val="28"/>
          <w:lang w:val="en-GB"/>
        </w:rPr>
        <w:t>wealth</w:t>
      </w:r>
      <w:r w:rsidRPr="00584AEA">
        <w:rPr>
          <w:rFonts w:ascii="Arrus" w:hAnsi="Arrus"/>
          <w:sz w:val="22"/>
          <w:szCs w:val="28"/>
          <w:lang w:val="en-GB"/>
        </w:rPr>
        <w:t>-tax.</w:t>
      </w:r>
    </w:p>
    <w:p w14:paraId="268B3113"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The other taxes, namely, the sales tax, the excise duty and the customs are paid not by the manufacturers or traders but by the customers. These taxes add to the cost of goods, and whenev</w:t>
      </w:r>
      <w:r w:rsidRPr="00584AEA">
        <w:rPr>
          <w:rFonts w:ascii="Arrus" w:hAnsi="Arrus"/>
          <w:sz w:val="22"/>
          <w:szCs w:val="28"/>
          <w:lang w:val="en-GB"/>
        </w:rPr>
        <w:softHyphen/>
        <w:t>er there is an increase in the rates of these taxes, the result</w:t>
      </w:r>
      <w:r w:rsidRPr="00584AEA">
        <w:rPr>
          <w:rFonts w:ascii="Arrus" w:hAnsi="Arrus"/>
          <w:sz w:val="22"/>
          <w:szCs w:val="28"/>
          <w:lang w:val="en-GB"/>
        </w:rPr>
        <w:softHyphen/>
        <w:t xml:space="preserve">ing spurt in prices causes additional burden on the shoulders of customers. It would not be wrong to assert that the coffers of the state are filled, not with the money of the big businessmen, as they claim, and is also generally understood, but, with the money of the lower, lower middle and upper middle classes. </w:t>
      </w:r>
      <w:r w:rsidRPr="00584AEA">
        <w:rPr>
          <w:rFonts w:ascii="Arrus" w:hAnsi="Arrus"/>
          <w:b/>
          <w:bCs/>
          <w:sz w:val="22"/>
          <w:szCs w:val="28"/>
          <w:lang w:val="en-GB"/>
        </w:rPr>
        <w:t>What a travesty of social justice and the welfare system!  The billionaires submit as taxes what they have amassed through manipulation, deceit and sordid machinations, and want to be paid homage for the “great service” they are doing to the nation or mankind</w:t>
      </w:r>
      <w:r w:rsidRPr="00584AEA">
        <w:rPr>
          <w:rFonts w:ascii="Arrus" w:hAnsi="Arrus"/>
          <w:sz w:val="22"/>
          <w:szCs w:val="28"/>
          <w:lang w:val="en-GB"/>
        </w:rPr>
        <w:t>. And it is through the enormous influence wielded by these payments that they blandish the government to implement “economic reforms”. “Reforms” almost always mean actions that would help the big business almost always if not always at the cost of the people. Anything that favours people without any benefit to the market is the anti-dote of reform, and media quickly dubs such people friendly policies as “populist”. It is not that the government is unaware of the truth. It is happening because the government finds it somewhat less tedious, and more because the men controlling the government are regularly pampered by the industrialists. It is not the interest of the government or the nation it governs but the interests of the ministers and officials that coincide with those of the barons of the business world. The result is that the grand exploitation of the masses by the industrialist elite and their minions continues unabated.</w:t>
      </w:r>
    </w:p>
    <w:p w14:paraId="268B3114" w14:textId="77777777" w:rsidR="00270475" w:rsidRPr="00584AEA" w:rsidRDefault="00270475" w:rsidP="00270475">
      <w:pPr>
        <w:ind w:firstLine="360"/>
        <w:jc w:val="both"/>
        <w:rPr>
          <w:rFonts w:ascii="Arrus" w:hAnsi="Arrus"/>
          <w:b/>
          <w:bCs/>
          <w:sz w:val="22"/>
          <w:szCs w:val="28"/>
          <w:lang w:val="en-GB"/>
        </w:rPr>
      </w:pPr>
      <w:r w:rsidRPr="00584AEA">
        <w:rPr>
          <w:rFonts w:ascii="Arrus" w:hAnsi="Arrus"/>
          <w:b/>
          <w:bCs/>
          <w:sz w:val="22"/>
          <w:szCs w:val="28"/>
          <w:lang w:val="en-GB"/>
        </w:rPr>
        <w:t>To understand the truth that most of the revenues collected by the Government come directly or indirectly from the masses, let us study the Government’s tax collection of one financial year. (Direct Tax is normally described as a tax imposed directly on the one who pays it and cannot be shifted to others. But this is only a theoretical or legal position. The truth is that most of the direct taxes are also shifted to the consumers, not through charges in the form of taxes, but through adjustment in prices.)</w:t>
      </w:r>
    </w:p>
    <w:p w14:paraId="268B3115" w14:textId="77777777" w:rsidR="00270475" w:rsidRPr="00584AEA" w:rsidRDefault="00270475" w:rsidP="00270475">
      <w:pPr>
        <w:jc w:val="both"/>
        <w:rPr>
          <w:rFonts w:ascii="Arrus" w:hAnsi="Arrus"/>
          <w:b/>
          <w:bCs/>
          <w:sz w:val="22"/>
          <w:szCs w:val="28"/>
          <w:lang w:val="en-GB"/>
        </w:rPr>
      </w:pPr>
    </w:p>
    <w:p w14:paraId="40E94C5B" w14:textId="161C8EA7" w:rsidR="001F58C3" w:rsidRDefault="001F58C3" w:rsidP="00270475">
      <w:pPr>
        <w:ind w:firstLine="360"/>
        <w:jc w:val="both"/>
        <w:rPr>
          <w:rFonts w:ascii="Arrus" w:hAnsi="Arrus"/>
          <w:sz w:val="22"/>
          <w:szCs w:val="28"/>
          <w:lang w:val="en-GB"/>
        </w:rPr>
      </w:pPr>
      <w:r w:rsidRPr="001F58C3">
        <w:rPr>
          <w:rFonts w:ascii="Arrus" w:hAnsi="Arrus"/>
          <w:noProof/>
          <w:sz w:val="22"/>
          <w:szCs w:val="28"/>
          <w:lang w:val="en-GB"/>
        </w:rPr>
        <w:lastRenderedPageBreak/>
        <w:drawing>
          <wp:inline distT="0" distB="0" distL="0" distR="0" wp14:anchorId="6099668C" wp14:editId="2F38783C">
            <wp:extent cx="3733827" cy="2800370"/>
            <wp:effectExtent l="0" t="0" r="0" b="0"/>
            <wp:docPr id="136109178" name="Picture 1"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9178" name="Picture 1" descr="A close up of a document&#10;&#10;AI-generated content may be incorrect."/>
                    <pic:cNvPicPr/>
                  </pic:nvPicPr>
                  <pic:blipFill>
                    <a:blip r:embed="rId553"/>
                    <a:stretch>
                      <a:fillRect/>
                    </a:stretch>
                  </pic:blipFill>
                  <pic:spPr>
                    <a:xfrm>
                      <a:off x="0" y="0"/>
                      <a:ext cx="3733827" cy="2800370"/>
                    </a:xfrm>
                    <a:prstGeom prst="rect">
                      <a:avLst/>
                    </a:prstGeom>
                  </pic:spPr>
                </pic:pic>
              </a:graphicData>
            </a:graphic>
          </wp:inline>
        </w:drawing>
      </w:r>
    </w:p>
    <w:p w14:paraId="1B8C4CEB" w14:textId="77777777" w:rsidR="00AE281E" w:rsidRDefault="00AE281E" w:rsidP="00270475">
      <w:pPr>
        <w:ind w:firstLine="360"/>
        <w:jc w:val="both"/>
        <w:rPr>
          <w:rFonts w:ascii="Arrus" w:hAnsi="Arrus"/>
          <w:sz w:val="22"/>
          <w:szCs w:val="28"/>
          <w:lang w:val="en-GB"/>
        </w:rPr>
      </w:pPr>
    </w:p>
    <w:p w14:paraId="02D9D5E5" w14:textId="28B5AE06" w:rsidR="00AE281E" w:rsidRPr="00D979FE" w:rsidRDefault="00652625" w:rsidP="00652625">
      <w:pPr>
        <w:jc w:val="both"/>
        <w:rPr>
          <w:rFonts w:ascii="Arrus" w:hAnsi="Arrus"/>
          <w:sz w:val="22"/>
          <w:szCs w:val="28"/>
          <w:lang w:val="en-GB"/>
        </w:rPr>
      </w:pPr>
      <w:r w:rsidRPr="00D979FE">
        <w:rPr>
          <w:rFonts w:ascii="Arrus" w:hAnsi="Arrus"/>
          <w:sz w:val="22"/>
          <w:szCs w:val="28"/>
          <w:lang w:val="en-GB"/>
        </w:rPr>
        <w:t xml:space="preserve">The table shows that Tax collection </w:t>
      </w:r>
      <w:r w:rsidR="007678E9" w:rsidRPr="00D979FE">
        <w:rPr>
          <w:rFonts w:ascii="Arrus" w:hAnsi="Arrus"/>
          <w:sz w:val="22"/>
          <w:szCs w:val="28"/>
          <w:lang w:val="en-GB"/>
        </w:rPr>
        <w:t xml:space="preserve">on Income and Expenditure (GST) </w:t>
      </w:r>
      <w:r w:rsidR="0033777D" w:rsidRPr="00D979FE">
        <w:rPr>
          <w:rFonts w:ascii="Arrus" w:hAnsi="Arrus"/>
          <w:sz w:val="22"/>
          <w:szCs w:val="28"/>
          <w:lang w:val="en-GB"/>
        </w:rPr>
        <w:t>is more than double of the Corporation Tax. Here are excerpts from an article</w:t>
      </w:r>
      <w:r w:rsidR="00021E10" w:rsidRPr="00D979FE">
        <w:rPr>
          <w:rFonts w:ascii="Arrus" w:hAnsi="Arrus"/>
          <w:sz w:val="22"/>
          <w:szCs w:val="28"/>
          <w:lang w:val="en-GB"/>
        </w:rPr>
        <w:t xml:space="preserve"> (</w:t>
      </w:r>
      <w:r w:rsidR="00D979FE">
        <w:rPr>
          <w:rFonts w:ascii="Arrus" w:hAnsi="Arrus"/>
          <w:sz w:val="22"/>
          <w:szCs w:val="28"/>
        </w:rPr>
        <w:t>“</w:t>
      </w:r>
      <w:r w:rsidR="00021E10" w:rsidRPr="00D979FE">
        <w:rPr>
          <w:rFonts w:ascii="Arrus" w:hAnsi="Arrus"/>
          <w:sz w:val="22"/>
          <w:szCs w:val="28"/>
        </w:rPr>
        <w:t>This Is How Much Tax India's Middle Class Really Pays</w:t>
      </w:r>
      <w:r w:rsidR="00D979FE">
        <w:rPr>
          <w:rFonts w:ascii="Arrus" w:hAnsi="Arrus"/>
          <w:sz w:val="22"/>
          <w:szCs w:val="28"/>
        </w:rPr>
        <w:t>”</w:t>
      </w:r>
      <w:r w:rsidR="00021E10" w:rsidRPr="00D979FE">
        <w:rPr>
          <w:rFonts w:ascii="Arrus" w:hAnsi="Arrus"/>
          <w:sz w:val="22"/>
          <w:szCs w:val="28"/>
        </w:rPr>
        <w:t xml:space="preserve"> by Amitabh Tiwari)</w:t>
      </w:r>
      <w:r w:rsidR="0033777D" w:rsidRPr="00D979FE">
        <w:rPr>
          <w:rFonts w:ascii="Arrus" w:hAnsi="Arrus"/>
          <w:sz w:val="22"/>
          <w:szCs w:val="28"/>
          <w:lang w:val="en-GB"/>
        </w:rPr>
        <w:t xml:space="preserve"> about how middle income and low income people contribute more to the total tax collection </w:t>
      </w:r>
      <w:r w:rsidR="00DA42BE" w:rsidRPr="00D979FE">
        <w:rPr>
          <w:rFonts w:ascii="Arrus" w:hAnsi="Arrus"/>
          <w:sz w:val="22"/>
          <w:szCs w:val="28"/>
          <w:lang w:val="en-GB"/>
        </w:rPr>
        <w:t>of the GOI:</w:t>
      </w:r>
    </w:p>
    <w:p w14:paraId="5674DD20" w14:textId="0238A4A1" w:rsidR="00DA42BE" w:rsidRPr="00DA42BE" w:rsidRDefault="00DA42BE" w:rsidP="00DA42BE">
      <w:pPr>
        <w:jc w:val="both"/>
        <w:rPr>
          <w:rFonts w:ascii="Arrus" w:hAnsi="Arrus"/>
          <w:sz w:val="22"/>
          <w:szCs w:val="28"/>
          <w:lang w:val="en-IN"/>
        </w:rPr>
      </w:pPr>
      <w:r>
        <w:rPr>
          <w:rFonts w:ascii="Arrus" w:hAnsi="Arrus"/>
          <w:sz w:val="22"/>
          <w:szCs w:val="28"/>
          <w:lang w:val="en-GB"/>
        </w:rPr>
        <w:t>“</w:t>
      </w:r>
      <w:r w:rsidRPr="00D979FE">
        <w:rPr>
          <w:rFonts w:ascii="Arrus" w:hAnsi="Arrus"/>
          <w:bCs/>
          <w:sz w:val="22"/>
          <w:szCs w:val="28"/>
          <w:lang w:val="en-IN"/>
        </w:rPr>
        <w:t>The Extent Of The Actual Tax Burden</w:t>
      </w:r>
      <w:r w:rsidR="00D979FE">
        <w:rPr>
          <w:rFonts w:ascii="Arrus" w:hAnsi="Arrus"/>
          <w:bCs/>
          <w:sz w:val="22"/>
          <w:szCs w:val="28"/>
          <w:lang w:val="en-IN"/>
        </w:rPr>
        <w:t xml:space="preserve">: </w:t>
      </w:r>
      <w:r w:rsidRPr="00DA42BE">
        <w:rPr>
          <w:rFonts w:ascii="Arrus" w:hAnsi="Arrus"/>
          <w:sz w:val="22"/>
          <w:szCs w:val="28"/>
          <w:lang w:val="en-IN"/>
        </w:rPr>
        <w:t>Three examples illustrate the heavy burden the middle class shoulders.</w:t>
      </w:r>
    </w:p>
    <w:p w14:paraId="5C53FE1F" w14:textId="77777777" w:rsidR="00DA42BE" w:rsidRPr="00DA42BE" w:rsidRDefault="00DA42BE" w:rsidP="00DA42BE">
      <w:pPr>
        <w:numPr>
          <w:ilvl w:val="0"/>
          <w:numId w:val="179"/>
        </w:numPr>
        <w:jc w:val="both"/>
        <w:rPr>
          <w:rFonts w:ascii="Arrus" w:hAnsi="Arrus"/>
          <w:sz w:val="22"/>
          <w:szCs w:val="28"/>
          <w:lang w:val="en-IN"/>
        </w:rPr>
      </w:pPr>
      <w:r w:rsidRPr="00DA42BE">
        <w:rPr>
          <w:rFonts w:ascii="Arrus" w:hAnsi="Arrus"/>
          <w:sz w:val="22"/>
          <w:szCs w:val="28"/>
          <w:lang w:val="en-IN"/>
        </w:rPr>
        <w:t>For an individual who earns Rs. 10 lakh and saves 30% (the national savings rate), the tax outgo, assuming an average GST rate of 15% on consumption, could be close to Rs. 1.6 lakh. That is 16% of the total income. If the same person saves 15% of their income, the outgo would be 18%, and 20% if there is no saving at all.</w:t>
      </w:r>
    </w:p>
    <w:p w14:paraId="1D48E1E0" w14:textId="77777777" w:rsidR="00DA42BE" w:rsidRPr="00DA42BE" w:rsidRDefault="00DA42BE" w:rsidP="00DA42BE">
      <w:pPr>
        <w:numPr>
          <w:ilvl w:val="0"/>
          <w:numId w:val="179"/>
        </w:numPr>
        <w:jc w:val="both"/>
        <w:rPr>
          <w:rFonts w:ascii="Arrus" w:hAnsi="Arrus"/>
          <w:sz w:val="22"/>
          <w:szCs w:val="28"/>
          <w:lang w:val="en-IN"/>
        </w:rPr>
      </w:pPr>
      <w:r w:rsidRPr="00DA42BE">
        <w:rPr>
          <w:rFonts w:ascii="Arrus" w:hAnsi="Arrus"/>
          <w:sz w:val="22"/>
          <w:szCs w:val="28"/>
          <w:lang w:val="en-IN"/>
        </w:rPr>
        <w:t>If an individual earns Rs. 20 lakh in income and saves 30%, assuming an average GST rate on their expenditure of 18%, he will pay Rs. 3.1 lakh in income tax under the new tax regime and Rs. 2 lakh in GST on consumption expenditure. The total tax paid would be Rs. 5.1 lakh, or 25% of the income. If this person saves 15%, the total tax burden would come to around  28%, and, in case of no savings, it will be closer to 31%.</w:t>
      </w:r>
    </w:p>
    <w:p w14:paraId="100E1676" w14:textId="73B1D038" w:rsidR="00DA42BE" w:rsidRPr="00DA42BE" w:rsidRDefault="00DA42BE" w:rsidP="00DA42BE">
      <w:pPr>
        <w:numPr>
          <w:ilvl w:val="0"/>
          <w:numId w:val="179"/>
        </w:numPr>
        <w:jc w:val="both"/>
        <w:rPr>
          <w:rFonts w:ascii="Arrus" w:hAnsi="Arrus"/>
          <w:sz w:val="22"/>
          <w:szCs w:val="28"/>
          <w:lang w:val="en-IN"/>
        </w:rPr>
      </w:pPr>
      <w:r w:rsidRPr="00DA42BE">
        <w:rPr>
          <w:rFonts w:ascii="Arrus" w:hAnsi="Arrus"/>
          <w:sz w:val="22"/>
          <w:szCs w:val="28"/>
          <w:lang w:val="en-IN"/>
        </w:rPr>
        <w:t xml:space="preserve">Assuming an individual earns Rs. 1 crore and saves 30%, then, with an average GST rate of 23% on consumption expenditure, the tax burden, both direct and indirect, will be nearly Rs 40 lakh, or 40% of the income. If the same person saves 15%, the </w:t>
      </w:r>
      <w:r w:rsidRPr="00DA42BE">
        <w:rPr>
          <w:rFonts w:ascii="Arrus" w:hAnsi="Arrus"/>
          <w:sz w:val="22"/>
          <w:szCs w:val="28"/>
          <w:lang w:val="en-IN"/>
        </w:rPr>
        <w:lastRenderedPageBreak/>
        <w:t>tax incidence will go up to 43%, and, in case of no savings, the burden will shoot up to 47%.</w:t>
      </w:r>
      <w:r>
        <w:rPr>
          <w:rFonts w:ascii="Arrus" w:hAnsi="Arrus"/>
          <w:sz w:val="22"/>
          <w:szCs w:val="28"/>
          <w:lang w:val="en-IN"/>
        </w:rPr>
        <w:t>”</w:t>
      </w:r>
    </w:p>
    <w:p w14:paraId="5E101B9D" w14:textId="0780564E" w:rsidR="00DA42BE" w:rsidRDefault="00DA42BE" w:rsidP="00652625">
      <w:pPr>
        <w:jc w:val="both"/>
        <w:rPr>
          <w:rFonts w:ascii="Arrus" w:hAnsi="Arrus"/>
          <w:sz w:val="22"/>
          <w:szCs w:val="28"/>
          <w:lang w:val="en-GB"/>
        </w:rPr>
      </w:pPr>
    </w:p>
    <w:p w14:paraId="48685948" w14:textId="77777777" w:rsidR="001F58C3" w:rsidRDefault="001F58C3" w:rsidP="00270475">
      <w:pPr>
        <w:ind w:firstLine="360"/>
        <w:jc w:val="both"/>
        <w:rPr>
          <w:rFonts w:ascii="Arrus" w:hAnsi="Arrus"/>
          <w:sz w:val="22"/>
          <w:szCs w:val="28"/>
          <w:lang w:val="en-GB"/>
        </w:rPr>
      </w:pPr>
    </w:p>
    <w:p w14:paraId="268B319C" w14:textId="77777777" w:rsidR="00270475" w:rsidRPr="00584AEA" w:rsidRDefault="00270475" w:rsidP="00270475">
      <w:pPr>
        <w:ind w:left="720"/>
        <w:jc w:val="both"/>
        <w:rPr>
          <w:rFonts w:ascii="Arrus" w:hAnsi="Arrus"/>
          <w:sz w:val="22"/>
          <w:szCs w:val="28"/>
          <w:lang w:val="en-GB"/>
        </w:rPr>
      </w:pPr>
    </w:p>
    <w:p w14:paraId="268B319D" w14:textId="4BAB01E0" w:rsidR="00270475" w:rsidRPr="00584AEA" w:rsidRDefault="00270475" w:rsidP="00270475">
      <w:pPr>
        <w:ind w:firstLine="720"/>
        <w:jc w:val="both"/>
        <w:rPr>
          <w:rFonts w:ascii="Arrus" w:hAnsi="Arrus"/>
          <w:b/>
          <w:bCs/>
          <w:sz w:val="22"/>
          <w:szCs w:val="28"/>
          <w:lang w:val="en-GB"/>
        </w:rPr>
      </w:pPr>
      <w:r w:rsidRPr="00584AEA">
        <w:rPr>
          <w:rFonts w:ascii="Arrus" w:hAnsi="Arrus"/>
          <w:b/>
          <w:bCs/>
          <w:sz w:val="22"/>
          <w:szCs w:val="28"/>
          <w:lang w:val="en-GB"/>
        </w:rPr>
        <w:t xml:space="preserve">One positive step towards minimising economic </w:t>
      </w:r>
      <w:r w:rsidR="00F8268C">
        <w:rPr>
          <w:rFonts w:ascii="Arrus" w:hAnsi="Arrus"/>
          <w:b/>
          <w:bCs/>
          <w:sz w:val="22"/>
          <w:szCs w:val="28"/>
          <w:lang w:val="en-GB"/>
        </w:rPr>
        <w:t>inequality</w:t>
      </w:r>
      <w:r w:rsidRPr="00584AEA">
        <w:rPr>
          <w:rFonts w:ascii="Arrus" w:hAnsi="Arrus"/>
          <w:b/>
          <w:bCs/>
          <w:sz w:val="22"/>
          <w:szCs w:val="28"/>
          <w:lang w:val="en-GB"/>
        </w:rPr>
        <w:t xml:space="preserve"> will be to change the tax system in a way that tax comes from the pocket of the rich and not the less-moneyed. The above list of collections must drastically change. Taxes on income and purchase must be slowly but steadily reduced and taxes on assets should be increased. A “Tax on Production” preferably in the form of goods (not currency) can be introduced, which can then be sold or distributed by the government according to a plan. This will reverse inflation, will reduce the cost of land and houses, more people will be in a position to have their own houses, sales will increase, the income will be generated not through inflation but through increased work and production, business will grow and more people will get employment. </w:t>
      </w:r>
    </w:p>
    <w:p w14:paraId="268B319E" w14:textId="77777777" w:rsidR="00270475" w:rsidRPr="00584AEA" w:rsidRDefault="00270475" w:rsidP="00270475">
      <w:pPr>
        <w:ind w:firstLine="720"/>
        <w:jc w:val="both"/>
        <w:rPr>
          <w:rFonts w:ascii="Arrus" w:hAnsi="Arrus"/>
          <w:b/>
          <w:bCs/>
          <w:sz w:val="22"/>
          <w:szCs w:val="28"/>
          <w:lang w:val="en-GB"/>
        </w:rPr>
      </w:pPr>
      <w:r w:rsidRPr="00584AEA">
        <w:rPr>
          <w:rFonts w:ascii="Arrus" w:hAnsi="Arrus"/>
          <w:b/>
          <w:bCs/>
          <w:sz w:val="22"/>
          <w:szCs w:val="28"/>
          <w:lang w:val="en-GB"/>
        </w:rPr>
        <w:t xml:space="preserve">The present economic planning influenced by corporatisation talks of a TRICKLING EFFECT, where money flows from the top to the bottom, with the rate of flow decreasing fast as it comes down. This is truly harsh. We have to make sure that the most impoverished sections are taken care of first with the trend upwards. </w:t>
      </w:r>
    </w:p>
    <w:p w14:paraId="268B319F" w14:textId="44ABBCD2" w:rsidR="00270475" w:rsidRPr="00584AEA" w:rsidRDefault="00270475" w:rsidP="00270475">
      <w:pPr>
        <w:ind w:firstLine="720"/>
        <w:jc w:val="both"/>
        <w:rPr>
          <w:rFonts w:ascii="Arrus" w:hAnsi="Arrus"/>
          <w:b/>
          <w:bCs/>
          <w:sz w:val="22"/>
          <w:szCs w:val="28"/>
          <w:lang w:val="en-GB"/>
        </w:rPr>
      </w:pPr>
      <w:r w:rsidRPr="00584AEA">
        <w:rPr>
          <w:rFonts w:ascii="Arrus" w:hAnsi="Arrus"/>
          <w:b/>
          <w:bCs/>
          <w:sz w:val="22"/>
          <w:szCs w:val="28"/>
          <w:lang w:val="en-GB"/>
        </w:rPr>
        <w:t>“Growth” should be measured in terms of goods and services and not in terms of currency, which is a false indicator of economic activity in a country</w:t>
      </w:r>
    </w:p>
    <w:p w14:paraId="268B31A0" w14:textId="0B779CB5" w:rsidR="00270475" w:rsidRPr="00584AEA" w:rsidRDefault="00442CE6" w:rsidP="00270475">
      <w:pPr>
        <w:pStyle w:val="yiv3248879255msonormal"/>
        <w:shd w:val="clear" w:color="auto" w:fill="FFFFFF"/>
        <w:spacing w:before="0" w:beforeAutospacing="0" w:after="240" w:afterAutospacing="0"/>
        <w:jc w:val="both"/>
        <w:rPr>
          <w:rFonts w:ascii="Arrus" w:hAnsi="Arrus" w:cs="Arial"/>
          <w:sz w:val="22"/>
          <w:szCs w:val="28"/>
        </w:rPr>
      </w:pPr>
      <w:r>
        <w:rPr>
          <w:rFonts w:ascii="Arrus" w:hAnsi="Arrus" w:cs="Arial"/>
          <w:sz w:val="22"/>
          <w:szCs w:val="28"/>
        </w:rPr>
        <w:t>.</w:t>
      </w:r>
    </w:p>
    <w:p w14:paraId="268B31A1" w14:textId="77777777" w:rsidR="00270475" w:rsidRPr="00584AEA" w:rsidRDefault="00270475" w:rsidP="00270475">
      <w:pPr>
        <w:jc w:val="both"/>
        <w:rPr>
          <w:rFonts w:ascii="Arrus" w:hAnsi="Arrus"/>
          <w:b/>
          <w:szCs w:val="28"/>
          <w:lang w:val="en-GB"/>
        </w:rPr>
      </w:pPr>
      <w:r w:rsidRPr="00584AEA">
        <w:rPr>
          <w:rFonts w:ascii="Arrus" w:hAnsi="Arrus"/>
          <w:b/>
          <w:szCs w:val="28"/>
          <w:lang w:val="en-GB"/>
        </w:rPr>
        <w:t>6. Pressures of consumerism</w:t>
      </w:r>
    </w:p>
    <w:p w14:paraId="268B31A2" w14:textId="359CB9F1" w:rsidR="00270475" w:rsidRPr="00584AEA" w:rsidRDefault="00270475" w:rsidP="00270475">
      <w:pPr>
        <w:ind w:firstLine="720"/>
        <w:jc w:val="both"/>
        <w:rPr>
          <w:rFonts w:ascii="Arrus" w:hAnsi="Arrus"/>
          <w:sz w:val="22"/>
          <w:szCs w:val="28"/>
        </w:rPr>
      </w:pPr>
      <w:r w:rsidRPr="00584AEA">
        <w:rPr>
          <w:rFonts w:ascii="Arrus" w:hAnsi="Arrus"/>
          <w:sz w:val="22"/>
          <w:szCs w:val="28"/>
        </w:rPr>
        <w:t xml:space="preserve">The present economic system has travelled a long way to establish a hold of the economic fundamentalists in the world. It can be summed up that this system is mainly based on the creation of demands through whatever means possible - disinformation, high-pitched advertising of the positive aspects of the products, reconditioning of tastes and institutionalization and commercialisation of human weaknesses. Terms like "consumerism" and "capitalism", too, are in fact deliberate creations of the economic fundamentalists. By blaming consumerism, they want to shift the blame for the current socioeconomic problems of the world on the common people. They seem to suggest that, if they are selling consumer items, and are earning high profits out of it, it is simply because the people are </w:t>
      </w:r>
      <w:r w:rsidRPr="00584AEA">
        <w:rPr>
          <w:rFonts w:ascii="Arrus" w:hAnsi="Arrus"/>
          <w:sz w:val="22"/>
          <w:szCs w:val="28"/>
        </w:rPr>
        <w:lastRenderedPageBreak/>
        <w:t xml:space="preserve">becoming increasingly inclined to use these items. Had there been no demand, they argue, how they could market them. They ignore the fact that the demands are not always natural; more often, they are artificially created. It must also be clear that the demands are not always genuine; many of them are based on covetousness, and are in total disregard of their impact on the surroundings. All demands, therefore, need not be met with. For example, if there is demand for destructive weapons, would they be made available in the open market; if there a is demand for poison for the sake of killing others, would it be made available to whoever seeks it. For most of the supplies made by the market forces, no demand was, in fact, made by the people. The truth is that the majority of people do not even have any prior knowledge of what would be supplied to them in the coming future. The economic fundamentalists study the weaknesses of human beings, and then exploit them in creating demands. And after the creation of demands for a certain item, they attempt to </w:t>
      </w:r>
      <w:proofErr w:type="spellStart"/>
      <w:r w:rsidRPr="00584AEA">
        <w:rPr>
          <w:rFonts w:ascii="Arrus" w:hAnsi="Arrus"/>
          <w:sz w:val="22"/>
          <w:szCs w:val="28"/>
        </w:rPr>
        <w:t>monopolise</w:t>
      </w:r>
      <w:proofErr w:type="spellEnd"/>
      <w:r w:rsidRPr="00584AEA">
        <w:rPr>
          <w:rFonts w:ascii="Arrus" w:hAnsi="Arrus"/>
          <w:sz w:val="22"/>
          <w:szCs w:val="28"/>
        </w:rPr>
        <w:t xml:space="preserve"> its market by </w:t>
      </w:r>
      <w:proofErr w:type="spellStart"/>
      <w:r w:rsidRPr="00584AEA">
        <w:rPr>
          <w:rFonts w:ascii="Arrus" w:hAnsi="Arrus"/>
          <w:sz w:val="22"/>
          <w:szCs w:val="28"/>
        </w:rPr>
        <w:t>popularising</w:t>
      </w:r>
      <w:proofErr w:type="spellEnd"/>
      <w:r w:rsidRPr="00584AEA">
        <w:rPr>
          <w:rFonts w:ascii="Arrus" w:hAnsi="Arrus"/>
          <w:sz w:val="22"/>
          <w:szCs w:val="28"/>
        </w:rPr>
        <w:t xml:space="preserve"> a specific brand.</w:t>
      </w:r>
      <w:r w:rsidR="005F4232">
        <w:rPr>
          <w:rFonts w:ascii="Arrus" w:hAnsi="Arrus"/>
          <w:sz w:val="22"/>
          <w:szCs w:val="28"/>
        </w:rPr>
        <w:t xml:space="preserve"> 888</w:t>
      </w:r>
    </w:p>
    <w:p w14:paraId="268B31A3" w14:textId="40C31692" w:rsidR="00270475" w:rsidRPr="00584AEA" w:rsidRDefault="00270475" w:rsidP="00270475">
      <w:pPr>
        <w:jc w:val="both"/>
        <w:rPr>
          <w:rFonts w:ascii="Arrus" w:hAnsi="Arrus"/>
          <w:sz w:val="22"/>
          <w:szCs w:val="28"/>
        </w:rPr>
      </w:pPr>
      <w:r w:rsidRPr="00584AEA">
        <w:rPr>
          <w:rFonts w:ascii="Arrus" w:hAnsi="Arrus"/>
          <w:sz w:val="22"/>
          <w:szCs w:val="28"/>
        </w:rPr>
        <w:tab/>
        <w:t>Similarly, to blame capitalism is also erroneous. It also provides the economic fundamentalists with a tool which they use with tremendous effect. They can say that they are earning prof</w:t>
      </w:r>
      <w:r w:rsidRPr="00584AEA">
        <w:rPr>
          <w:rFonts w:ascii="Arrus" w:hAnsi="Arrus"/>
          <w:sz w:val="22"/>
          <w:szCs w:val="28"/>
        </w:rPr>
        <w:softHyphen/>
        <w:t>its, even if somewhat on the higher side than is expected from them, because they invest the capital. Without capital, they assert, production is not possible and, therefore, they deserve profit for that. It is now the right time to tell them that if capital is important for production</w:t>
      </w:r>
      <w:r w:rsidR="00C20480">
        <w:rPr>
          <w:rFonts w:ascii="Arrus" w:hAnsi="Arrus"/>
          <w:sz w:val="22"/>
          <w:szCs w:val="28"/>
        </w:rPr>
        <w:t>,</w:t>
      </w:r>
      <w:r w:rsidRPr="00584AEA">
        <w:rPr>
          <w:rFonts w:ascii="Arrus" w:hAnsi="Arrus"/>
          <w:sz w:val="22"/>
          <w:szCs w:val="28"/>
        </w:rPr>
        <w:t xml:space="preserve"> </w:t>
      </w:r>
      <w:proofErr w:type="spellStart"/>
      <w:r w:rsidRPr="00584AEA">
        <w:rPr>
          <w:rFonts w:ascii="Arrus" w:hAnsi="Arrus"/>
          <w:sz w:val="22"/>
          <w:szCs w:val="28"/>
        </w:rPr>
        <w:t>labour</w:t>
      </w:r>
      <w:proofErr w:type="spellEnd"/>
      <w:r w:rsidRPr="00584AEA">
        <w:rPr>
          <w:rFonts w:ascii="Arrus" w:hAnsi="Arrus"/>
          <w:sz w:val="22"/>
          <w:szCs w:val="28"/>
        </w:rPr>
        <w:t xml:space="preserve"> is no less essential, Furthermore, if capital is a “previously done </w:t>
      </w:r>
      <w:proofErr w:type="spellStart"/>
      <w:r w:rsidRPr="00584AEA">
        <w:rPr>
          <w:rFonts w:ascii="Arrus" w:hAnsi="Arrus"/>
          <w:sz w:val="22"/>
          <w:szCs w:val="28"/>
        </w:rPr>
        <w:t>labour</w:t>
      </w:r>
      <w:proofErr w:type="spellEnd"/>
      <w:r w:rsidRPr="00584AEA">
        <w:rPr>
          <w:rFonts w:ascii="Arrus" w:hAnsi="Arrus"/>
          <w:sz w:val="22"/>
          <w:szCs w:val="28"/>
        </w:rPr>
        <w:t xml:space="preserve">” and is therefore, entitled for profit, why is the 'current </w:t>
      </w:r>
      <w:proofErr w:type="spellStart"/>
      <w:r w:rsidRPr="00584AEA">
        <w:rPr>
          <w:rFonts w:ascii="Arrus" w:hAnsi="Arrus"/>
          <w:sz w:val="22"/>
          <w:szCs w:val="28"/>
        </w:rPr>
        <w:t>labour</w:t>
      </w:r>
      <w:proofErr w:type="spellEnd"/>
      <w:r w:rsidRPr="00584AEA">
        <w:rPr>
          <w:rFonts w:ascii="Arrus" w:hAnsi="Arrus"/>
          <w:sz w:val="22"/>
          <w:szCs w:val="28"/>
        </w:rPr>
        <w:t>' enti</w:t>
      </w:r>
      <w:r w:rsidRPr="00584AEA">
        <w:rPr>
          <w:rFonts w:ascii="Arrus" w:hAnsi="Arrus"/>
          <w:sz w:val="22"/>
          <w:szCs w:val="28"/>
        </w:rPr>
        <w:softHyphen/>
        <w:t xml:space="preserve">tled only for wages and not for profit. Still more important is the fact that even the capital they boast of, is only partially theirs; a large portion of it also comes from the people, either through banks or stock exchanges. They may, of course, be entitled to some additional gains for their entrepreneurship, but the importance of professionals, the skilled and unskilled </w:t>
      </w:r>
      <w:proofErr w:type="spellStart"/>
      <w:r w:rsidRPr="00584AEA">
        <w:rPr>
          <w:rFonts w:ascii="Arrus" w:hAnsi="Arrus"/>
          <w:sz w:val="22"/>
          <w:szCs w:val="28"/>
        </w:rPr>
        <w:t>labourers</w:t>
      </w:r>
      <w:proofErr w:type="spellEnd"/>
      <w:r w:rsidRPr="00584AEA">
        <w:rPr>
          <w:rFonts w:ascii="Arrus" w:hAnsi="Arrus"/>
          <w:sz w:val="22"/>
          <w:szCs w:val="28"/>
        </w:rPr>
        <w:t>, and the money of the people cannot be denied; for, without them, entrepreneurship would not have any value. Justice, therefore, demands equitable distribution of profits among all those who contribute in production.</w:t>
      </w:r>
    </w:p>
    <w:p w14:paraId="268B31A4" w14:textId="77777777" w:rsidR="00270475" w:rsidRPr="00584AEA" w:rsidRDefault="00270475" w:rsidP="00270475">
      <w:pPr>
        <w:ind w:firstLine="720"/>
        <w:jc w:val="both"/>
        <w:rPr>
          <w:rFonts w:ascii="Arrus" w:hAnsi="Arrus"/>
          <w:sz w:val="22"/>
          <w:szCs w:val="28"/>
        </w:rPr>
      </w:pPr>
      <w:r w:rsidRPr="00584AEA">
        <w:rPr>
          <w:rFonts w:ascii="Arrus" w:hAnsi="Arrus"/>
          <w:sz w:val="22"/>
          <w:szCs w:val="28"/>
        </w:rPr>
        <w:t>It can be said that the development of modern economic theory has not been without resistance from certain quarters. But what is unfortunate is that even those economists who be</w:t>
      </w:r>
      <w:r w:rsidRPr="00584AEA">
        <w:rPr>
          <w:rFonts w:ascii="Arrus" w:hAnsi="Arrus"/>
          <w:sz w:val="22"/>
          <w:szCs w:val="28"/>
        </w:rPr>
        <w:softHyphen/>
        <w:t xml:space="preserve">lieved in maintaining equilibrium between the individual and society, could not see that economics was only a part of the whole social system. They showed concern hither and thither for the health, family system (in fact, many believed in the disintegration of the family system) and social order, but </w:t>
      </w:r>
      <w:r w:rsidRPr="00584AEA">
        <w:rPr>
          <w:rFonts w:ascii="Arrus" w:hAnsi="Arrus"/>
          <w:sz w:val="22"/>
          <w:szCs w:val="28"/>
        </w:rPr>
        <w:lastRenderedPageBreak/>
        <w:t>they could not streamline their views into a well-knit, elaborate system of peaceful existence of all human beings.</w:t>
      </w:r>
    </w:p>
    <w:p w14:paraId="268B31A5" w14:textId="77777777" w:rsidR="00270475" w:rsidRPr="00584AEA" w:rsidRDefault="00270475" w:rsidP="00270475">
      <w:pPr>
        <w:jc w:val="both"/>
        <w:rPr>
          <w:rFonts w:ascii="Arrus" w:hAnsi="Arrus"/>
          <w:sz w:val="20"/>
          <w:szCs w:val="28"/>
        </w:rPr>
      </w:pPr>
      <w:r w:rsidRPr="00584AEA">
        <w:rPr>
          <w:rFonts w:ascii="Arrus" w:hAnsi="Arrus"/>
          <w:sz w:val="22"/>
          <w:szCs w:val="28"/>
        </w:rPr>
        <w:tab/>
      </w:r>
    </w:p>
    <w:p w14:paraId="268B31A6" w14:textId="77777777" w:rsidR="00270475" w:rsidRPr="00584AEA" w:rsidRDefault="00270475" w:rsidP="00270475">
      <w:pPr>
        <w:jc w:val="both"/>
        <w:rPr>
          <w:rFonts w:ascii="Arrus" w:hAnsi="Arrus"/>
          <w:b/>
          <w:szCs w:val="28"/>
          <w:lang w:val="en-GB"/>
        </w:rPr>
      </w:pPr>
      <w:r w:rsidRPr="00584AEA">
        <w:rPr>
          <w:rFonts w:ascii="Arrus" w:hAnsi="Arrus"/>
          <w:b/>
          <w:szCs w:val="28"/>
          <w:lang w:val="en-GB"/>
        </w:rPr>
        <w:t>7. Commercialisation of human susceptibilities</w:t>
      </w:r>
    </w:p>
    <w:p w14:paraId="268B31A7"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While consumerism as a whole accentuates economic disparity, as it entices less-moneyed people to spend more than what they must, commercialisation of human weaknesses is particularly dangerous. Alcohol, drugs, smoking and gambling are addictions that more often than not result in extreme poverty. The whole family suffers. The person addicted suffers with adverse effects on his health, recurrently leading to loss of his working hours with decreasing incomes, these addictions consume all his income. The effects on health of the entire family, owing to less consumption of food and inability to meet the expenses related to health trap the family in an unending cycle. These habits are also the major causes of suicides, crimes and accidents. </w:t>
      </w:r>
    </w:p>
    <w:p w14:paraId="268B31A8" w14:textId="77777777" w:rsidR="00270475" w:rsidRPr="00584AEA" w:rsidRDefault="00270475" w:rsidP="00270475">
      <w:pPr>
        <w:jc w:val="both"/>
        <w:rPr>
          <w:rFonts w:ascii="Arrus" w:hAnsi="Arrus"/>
          <w:sz w:val="22"/>
          <w:szCs w:val="28"/>
          <w:lang w:val="en-GB"/>
        </w:rPr>
      </w:pPr>
    </w:p>
    <w:p w14:paraId="268B31A9" w14:textId="77777777" w:rsidR="00270475" w:rsidRPr="00584AEA" w:rsidRDefault="00270475" w:rsidP="00270475">
      <w:pPr>
        <w:jc w:val="both"/>
        <w:rPr>
          <w:rFonts w:ascii="Arrus" w:hAnsi="Arrus"/>
          <w:b/>
          <w:szCs w:val="28"/>
          <w:lang w:val="en-GB"/>
        </w:rPr>
      </w:pPr>
      <w:r w:rsidRPr="00584AEA">
        <w:rPr>
          <w:rFonts w:ascii="Arrus" w:hAnsi="Arrus"/>
          <w:b/>
          <w:szCs w:val="28"/>
          <w:lang w:val="en-GB"/>
        </w:rPr>
        <w:t>8. Market-sponsored feminism</w:t>
      </w:r>
    </w:p>
    <w:p w14:paraId="268B31A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Market sponsored feminism has also accentuated disparity. The experts of “growth” knew that the concentration of income in some families is more likely to help their growth model rather than the distribution among larger number of families. They have therefore advanced a concept of gender equality, which helps their cause. This is especially true for a country like India where unemployment is high. There are families where both husbands and wives are working, and there are many men who are not getting employment. Furthermore, with women coming out of the homes, the fortunes of many businesses shine including cosmetics, fashion, hotelling and sex. </w:t>
      </w:r>
    </w:p>
    <w:p w14:paraId="268B31AB" w14:textId="77777777" w:rsidR="00270475" w:rsidRPr="00584AEA" w:rsidRDefault="00270475" w:rsidP="00270475">
      <w:pPr>
        <w:jc w:val="both"/>
        <w:rPr>
          <w:rFonts w:ascii="Arrus" w:hAnsi="Arrus"/>
          <w:sz w:val="22"/>
          <w:szCs w:val="28"/>
          <w:lang w:val="en-GB"/>
        </w:rPr>
      </w:pPr>
    </w:p>
    <w:p w14:paraId="268B31AC" w14:textId="77777777" w:rsidR="00270475" w:rsidRPr="00584AEA" w:rsidRDefault="00270475" w:rsidP="00270475">
      <w:pPr>
        <w:jc w:val="both"/>
        <w:rPr>
          <w:rFonts w:ascii="Arrus" w:hAnsi="Arrus"/>
          <w:b/>
          <w:szCs w:val="28"/>
          <w:lang w:val="en-GB"/>
        </w:rPr>
      </w:pPr>
      <w:r w:rsidRPr="00584AEA">
        <w:rPr>
          <w:rFonts w:ascii="Arrus" w:hAnsi="Arrus"/>
          <w:b/>
          <w:szCs w:val="28"/>
          <w:lang w:val="en-GB"/>
        </w:rPr>
        <w:t>9. Faulty distribution (of Population, Resources)</w:t>
      </w:r>
    </w:p>
    <w:p w14:paraId="268B31A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distribution has gone awry in every respect. There is huge concentration of population in big cities. The villages are getting sparsely populated compared to cities. The resources too are getting concentrated in a few pockets. Of course, the power and wealth are there in a few hands.  All these lead to huge economic disparity. </w:t>
      </w:r>
    </w:p>
    <w:p w14:paraId="268B31AE" w14:textId="77777777" w:rsidR="00270475" w:rsidRPr="00584AEA" w:rsidRDefault="00270475" w:rsidP="00270475">
      <w:pPr>
        <w:ind w:left="720"/>
        <w:jc w:val="both"/>
        <w:rPr>
          <w:rFonts w:ascii="Arrus" w:hAnsi="Arrus"/>
          <w:sz w:val="22"/>
          <w:szCs w:val="28"/>
          <w:lang w:val="en-GB"/>
        </w:rPr>
      </w:pPr>
    </w:p>
    <w:p w14:paraId="268B31AF" w14:textId="77777777" w:rsidR="00270475" w:rsidRPr="00584AEA" w:rsidRDefault="00270475" w:rsidP="00270475">
      <w:pPr>
        <w:widowControl/>
        <w:autoSpaceDE/>
        <w:autoSpaceDN/>
        <w:adjustRightInd/>
        <w:jc w:val="both"/>
        <w:rPr>
          <w:rFonts w:ascii="Arrus" w:hAnsi="Arrus"/>
          <w:b/>
          <w:szCs w:val="28"/>
          <w:lang w:val="en-GB"/>
        </w:rPr>
      </w:pPr>
      <w:r w:rsidRPr="00584AEA">
        <w:rPr>
          <w:rFonts w:ascii="Arrus" w:hAnsi="Arrus"/>
          <w:b/>
          <w:szCs w:val="28"/>
          <w:lang w:val="en-GB"/>
        </w:rPr>
        <w:t>10. Fast going Urbanisation with neglect of Rural Development</w:t>
      </w:r>
    </w:p>
    <w:p w14:paraId="268B31B0"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cruel Trickle Effect is being pursued in infrastructural development as well, with the level of development fast decreasing from metropolitan cities to other big cities, from big to smaller cities, from cities to blocks and from blocks to villages. </w:t>
      </w:r>
    </w:p>
    <w:p w14:paraId="268B31B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neglect of rural development means impoverishment of </w:t>
      </w:r>
      <w:r w:rsidRPr="00584AEA">
        <w:rPr>
          <w:rFonts w:ascii="Arrus" w:hAnsi="Arrus"/>
          <w:sz w:val="22"/>
          <w:szCs w:val="28"/>
          <w:lang w:val="en-GB"/>
        </w:rPr>
        <w:lastRenderedPageBreak/>
        <w:t xml:space="preserve">people living in villages. There is hardly any electricity in the villages with long cuts, roads are rusty, health facilities are minimal, educational institutions are concentrated only in urban areas, the cost of the land in villages is low, and the villagers are in no position to engage in marketing of the agricultural products themselves. The big business takes advantage of the land produce in a big way while farmers earn a little. </w:t>
      </w:r>
    </w:p>
    <w:p w14:paraId="268B31B2" w14:textId="77777777" w:rsidR="00270475" w:rsidRPr="00584AEA" w:rsidRDefault="00270475" w:rsidP="00270475">
      <w:pPr>
        <w:tabs>
          <w:tab w:val="left" w:pos="720"/>
        </w:tabs>
        <w:jc w:val="both"/>
        <w:rPr>
          <w:rFonts w:ascii="Arrus" w:hAnsi="Arrus"/>
          <w:sz w:val="22"/>
          <w:szCs w:val="28"/>
          <w:lang w:val="en-GB"/>
        </w:rPr>
      </w:pPr>
      <w:r w:rsidRPr="00584AEA">
        <w:rPr>
          <w:rFonts w:ascii="Arrus" w:hAnsi="Arrus"/>
          <w:sz w:val="22"/>
          <w:szCs w:val="28"/>
          <w:lang w:val="en-GB"/>
        </w:rPr>
        <w:tab/>
        <w:t>The governmental policies are to be discussed in detail particularly how these policies are adjusted to suit the needs of the corporate.</w:t>
      </w:r>
    </w:p>
    <w:p w14:paraId="268B31B3" w14:textId="77777777" w:rsidR="00270475" w:rsidRPr="00584AEA" w:rsidRDefault="00270475" w:rsidP="00270475">
      <w:pPr>
        <w:pStyle w:val="Heading1"/>
        <w:shd w:val="clear" w:color="auto" w:fill="FFFFFF"/>
        <w:spacing w:after="75"/>
        <w:rPr>
          <w:rFonts w:ascii="Arrus" w:hAnsi="Arrus"/>
          <w:b/>
          <w:bCs/>
          <w:sz w:val="30"/>
          <w:szCs w:val="36"/>
          <w:lang w:val="en-GB"/>
        </w:rPr>
      </w:pPr>
    </w:p>
    <w:p w14:paraId="268B31B4" w14:textId="77777777" w:rsidR="00270475" w:rsidRPr="00584AEA" w:rsidRDefault="00270475" w:rsidP="00270475">
      <w:pPr>
        <w:pStyle w:val="Heading1"/>
        <w:shd w:val="clear" w:color="auto" w:fill="FFFFFF"/>
        <w:spacing w:after="75"/>
        <w:jc w:val="both"/>
        <w:rPr>
          <w:rFonts w:ascii="Arrus" w:hAnsi="Arrus"/>
          <w:b/>
          <w:bCs/>
          <w:sz w:val="26"/>
          <w:szCs w:val="28"/>
          <w:lang w:val="en-GB"/>
        </w:rPr>
      </w:pPr>
      <w:r w:rsidRPr="00584AEA">
        <w:rPr>
          <w:rFonts w:ascii="Arrus" w:hAnsi="Arrus"/>
          <w:b/>
          <w:bCs/>
          <w:sz w:val="26"/>
          <w:szCs w:val="28"/>
          <w:lang w:val="en-GB"/>
        </w:rPr>
        <w:t>Let Economic Disparity be a Key Index in the Budget!</w:t>
      </w:r>
    </w:p>
    <w:p w14:paraId="268B31B5" w14:textId="77777777" w:rsidR="00270475" w:rsidRPr="00584AEA" w:rsidRDefault="00270475" w:rsidP="00270475">
      <w:pPr>
        <w:pStyle w:val="Heading1"/>
        <w:shd w:val="clear" w:color="auto" w:fill="FFFFFF"/>
        <w:spacing w:after="75"/>
        <w:ind w:firstLine="720"/>
        <w:jc w:val="both"/>
        <w:rPr>
          <w:rFonts w:ascii="Arrus" w:hAnsi="Arrus"/>
          <w:b/>
          <w:bCs/>
          <w:sz w:val="26"/>
          <w:szCs w:val="28"/>
          <w:lang w:val="en-GB"/>
        </w:rPr>
      </w:pPr>
      <w:r w:rsidRPr="00584AEA">
        <w:rPr>
          <w:rFonts w:ascii="Arrus" w:hAnsi="Arrus"/>
          <w:sz w:val="22"/>
          <w:szCs w:val="28"/>
          <w:lang w:val="en-GB"/>
        </w:rPr>
        <w:t xml:space="preserve">Every year, the Annual Budget is announced with great fanfare. It is really unfortunate that most governments do cater only to the demands of the corporates in the first three budgets and take certain measures for the masses, the so-called “populist” measures, only when the elections approach. The budget talks only about the likely Growth, Fiscal Deficit and Inflation. Growth almost always means the growth of the industrial sector. Even in that area, we have failed to differentiate between the interests of the business/corporations and the interests of big businessmen/corporates. Fiscal Deficit is the most talked about index in the pre-budget and post-budget analysis. The reason again is simple. Large fiscal deficit is what the corporates do not lavish. There is some talk on inflation but there is never an analysis of why inflation is high and what measures are being taken to keep inflation down. Even the criteria for measurement of inflation need to be revisited. Exclusion of inflation in the rates of land and properties would only keep limelight mainly on the products of agriculture. The corporate world is interested only in keeping the prices of food items low because it knows that money saved on these will ultimately get transferred to them.  </w:t>
      </w:r>
    </w:p>
    <w:p w14:paraId="268B31B6" w14:textId="77777777" w:rsidR="00270475" w:rsidRPr="00584AEA" w:rsidRDefault="00270475" w:rsidP="00270475">
      <w:pPr>
        <w:pStyle w:val="NormalWeb"/>
        <w:shd w:val="clear" w:color="auto" w:fill="FFFFFF"/>
        <w:spacing w:before="240"/>
        <w:ind w:firstLine="720"/>
        <w:jc w:val="both"/>
        <w:rPr>
          <w:rFonts w:ascii="Arrus" w:hAnsi="Arrus"/>
          <w:b/>
          <w:bCs/>
          <w:sz w:val="22"/>
          <w:szCs w:val="28"/>
          <w:lang w:val="en-GB"/>
        </w:rPr>
      </w:pPr>
      <w:r w:rsidRPr="00584AEA">
        <w:rPr>
          <w:rFonts w:ascii="Arrus" w:hAnsi="Arrus"/>
          <w:sz w:val="22"/>
          <w:szCs w:val="28"/>
          <w:lang w:val="en-GB"/>
        </w:rPr>
        <w:t xml:space="preserve">What is however is most conspicuous by its absence in the budgets is the term “Economic Disparity”, which being perhaps the most loathed term in the eyes of the forces of economics is never discussed. We often talk of Poverty Line but Poverty Line does not determine the level of economic disparity. </w:t>
      </w:r>
      <w:r w:rsidRPr="00584AEA">
        <w:rPr>
          <w:rFonts w:ascii="Arrus" w:hAnsi="Arrus"/>
          <w:b/>
          <w:bCs/>
          <w:sz w:val="22"/>
          <w:szCs w:val="28"/>
          <w:lang w:val="en-GB"/>
        </w:rPr>
        <w:t>Economic disparity represents the relative poverty of the masses and is often severe even in countries where very few people live below the so-called Poverty Line.</w:t>
      </w:r>
    </w:p>
    <w:p w14:paraId="268B31B7" w14:textId="77777777" w:rsidR="00270475" w:rsidRPr="00584AEA" w:rsidRDefault="00270475" w:rsidP="00270475">
      <w:pPr>
        <w:pStyle w:val="NormalWeb"/>
        <w:shd w:val="clear" w:color="auto" w:fill="FFFFFF"/>
        <w:spacing w:before="240"/>
        <w:ind w:firstLine="720"/>
        <w:jc w:val="both"/>
        <w:rPr>
          <w:rFonts w:ascii="Arrus" w:hAnsi="Arrus"/>
          <w:b/>
          <w:bCs/>
          <w:sz w:val="22"/>
          <w:szCs w:val="28"/>
          <w:lang w:val="en-GB"/>
        </w:rPr>
      </w:pPr>
      <w:r w:rsidRPr="00584AEA">
        <w:rPr>
          <w:rFonts w:ascii="Arrus" w:hAnsi="Arrus"/>
          <w:sz w:val="22"/>
          <w:szCs w:val="28"/>
          <w:lang w:val="en-GB"/>
        </w:rPr>
        <w:lastRenderedPageBreak/>
        <w:t xml:space="preserve">We have never heard any Finance Minister telling the level of economic disparity in the </w:t>
      </w:r>
      <w:proofErr w:type="spellStart"/>
      <w:r w:rsidRPr="00584AEA">
        <w:rPr>
          <w:rFonts w:ascii="Arrus" w:hAnsi="Arrus"/>
          <w:sz w:val="22"/>
          <w:szCs w:val="28"/>
          <w:lang w:val="en-GB"/>
        </w:rPr>
        <w:t>ginnis</w:t>
      </w:r>
      <w:proofErr w:type="spellEnd"/>
      <w:r w:rsidRPr="00584AEA">
        <w:rPr>
          <w:rFonts w:ascii="Arrus" w:hAnsi="Arrus"/>
          <w:sz w:val="22"/>
          <w:szCs w:val="28"/>
          <w:lang w:val="en-GB"/>
        </w:rPr>
        <w:t xml:space="preserve">. They are hugely concerned about the fiscal deficit but there is no concern at all about the present economic disparity and expected economic disparity in the coming financial year. </w:t>
      </w:r>
      <w:r w:rsidRPr="00584AEA">
        <w:rPr>
          <w:rFonts w:ascii="Arrus" w:hAnsi="Arrus"/>
          <w:b/>
          <w:bCs/>
          <w:sz w:val="22"/>
          <w:szCs w:val="28"/>
          <w:lang w:val="en-GB"/>
        </w:rPr>
        <w:t>There is also a need to categorize economic disparity into Region to Region, State to State; Community to Community and Urban-Rural Disparity.</w:t>
      </w:r>
    </w:p>
    <w:p w14:paraId="268B31B8" w14:textId="77777777" w:rsidR="00270475" w:rsidRPr="00584AEA" w:rsidRDefault="00270475" w:rsidP="00270475">
      <w:pPr>
        <w:pStyle w:val="NormalWeb"/>
        <w:shd w:val="clear" w:color="auto" w:fill="FFFFFF"/>
        <w:spacing w:before="240"/>
        <w:ind w:firstLine="720"/>
        <w:jc w:val="both"/>
        <w:rPr>
          <w:rFonts w:ascii="Arrus" w:hAnsi="Arrus"/>
          <w:b/>
          <w:bCs/>
          <w:sz w:val="22"/>
          <w:szCs w:val="28"/>
          <w:lang w:val="en-GB"/>
        </w:rPr>
      </w:pPr>
      <w:r w:rsidRPr="00584AEA">
        <w:rPr>
          <w:rFonts w:ascii="Arrus" w:hAnsi="Arrus"/>
          <w:b/>
          <w:bCs/>
          <w:sz w:val="22"/>
          <w:szCs w:val="28"/>
          <w:lang w:val="en-GB"/>
        </w:rPr>
        <w:t>Moreover, there is a need to discuss both the Income Disparity and Wealth Disparity. This must be remembered that while higher incomes can be good for the economy, wealth accumulation is extremely dangerous.</w:t>
      </w:r>
    </w:p>
    <w:p w14:paraId="268B31B9" w14:textId="77777777" w:rsidR="00270475" w:rsidRPr="00584AEA" w:rsidRDefault="00270475" w:rsidP="00270475">
      <w:pPr>
        <w:pStyle w:val="NormalWeb"/>
        <w:shd w:val="clear" w:color="auto" w:fill="FFFFFF"/>
        <w:spacing w:before="240"/>
        <w:ind w:firstLine="720"/>
        <w:jc w:val="both"/>
        <w:rPr>
          <w:rFonts w:ascii="Arrus" w:hAnsi="Arrus"/>
          <w:sz w:val="22"/>
          <w:szCs w:val="28"/>
          <w:lang w:val="en-GB"/>
        </w:rPr>
      </w:pPr>
      <w:r w:rsidRPr="00584AEA">
        <w:rPr>
          <w:rFonts w:ascii="Arrus" w:hAnsi="Arrus"/>
          <w:sz w:val="22"/>
          <w:szCs w:val="28"/>
          <w:lang w:val="en-GB"/>
        </w:rPr>
        <w:t>If Economic Disparity index is turned into a major topic of the debate on the budget, a sea change will be seen in the direction of the budget. If political parties have any concern whatsoever with the people of the country, they can certainly take the issue to its logical conclusion, and can make it binding on the finance ministers to have a full chapter on Economic Disparity in every budget.</w:t>
      </w:r>
    </w:p>
    <w:p w14:paraId="268B31BA" w14:textId="77777777" w:rsidR="00270475" w:rsidRPr="00584AEA" w:rsidRDefault="00270475" w:rsidP="00270475">
      <w:pPr>
        <w:jc w:val="both"/>
        <w:rPr>
          <w:rFonts w:ascii="Arrus" w:hAnsi="Arrus"/>
          <w:sz w:val="22"/>
          <w:szCs w:val="28"/>
          <w:lang w:val="en-GB"/>
        </w:rPr>
      </w:pPr>
    </w:p>
    <w:p w14:paraId="268B31BB" w14:textId="77777777" w:rsidR="00270475" w:rsidRPr="00584AEA" w:rsidRDefault="00270475" w:rsidP="00270475">
      <w:pPr>
        <w:jc w:val="both"/>
        <w:rPr>
          <w:rFonts w:ascii="Arrus" w:hAnsi="Arrus"/>
          <w:b/>
          <w:bCs/>
          <w:szCs w:val="28"/>
          <w:lang w:val="en-GB"/>
        </w:rPr>
      </w:pPr>
      <w:r w:rsidRPr="00584AEA">
        <w:rPr>
          <w:rFonts w:ascii="Arrus" w:hAnsi="Arrus"/>
          <w:b/>
          <w:bCs/>
          <w:szCs w:val="28"/>
          <w:lang w:val="en-GB"/>
        </w:rPr>
        <w:t>Support business instead of businessmen</w:t>
      </w:r>
    </w:p>
    <w:p w14:paraId="268B31BC" w14:textId="77777777" w:rsidR="00270475" w:rsidRPr="00584AEA" w:rsidRDefault="00270475" w:rsidP="00270475">
      <w:pPr>
        <w:ind w:firstLine="720"/>
        <w:jc w:val="both"/>
        <w:rPr>
          <w:rFonts w:ascii="Arrus" w:hAnsi="Arrus"/>
          <w:b/>
          <w:bCs/>
          <w:sz w:val="22"/>
          <w:szCs w:val="28"/>
          <w:lang w:val="en-GB"/>
        </w:rPr>
      </w:pPr>
      <w:r w:rsidRPr="00584AEA">
        <w:rPr>
          <w:rFonts w:ascii="Arrus" w:hAnsi="Arrus"/>
          <w:sz w:val="22"/>
          <w:szCs w:val="28"/>
          <w:lang w:val="en-GB"/>
        </w:rPr>
        <w:t xml:space="preserve">In the name of strengthening the economy and the business, the governmental policies tend to favour corporate bosses. It has to be recognised that there is a difference between supporting the business and supporting businessmen. </w:t>
      </w:r>
      <w:r w:rsidRPr="00584AEA">
        <w:rPr>
          <w:rFonts w:ascii="Arrus" w:hAnsi="Arrus"/>
          <w:b/>
          <w:bCs/>
          <w:sz w:val="22"/>
          <w:szCs w:val="28"/>
          <w:lang w:val="en-GB"/>
        </w:rPr>
        <w:t xml:space="preserve">Business is the backbone of economy but not the whole of economy. Increase in business at every level is to be supported. But support to the business and support to the dons of business are not always the same. Any business particularly that at the corporate level runs through the involvement of </w:t>
      </w:r>
    </w:p>
    <w:p w14:paraId="268B31BD" w14:textId="77777777" w:rsidR="00270475" w:rsidRPr="00584AEA" w:rsidRDefault="00270475" w:rsidP="00270475">
      <w:pPr>
        <w:ind w:left="360"/>
        <w:jc w:val="both"/>
        <w:rPr>
          <w:rFonts w:ascii="Arrus" w:hAnsi="Arrus"/>
          <w:b/>
          <w:bCs/>
          <w:sz w:val="22"/>
          <w:szCs w:val="28"/>
          <w:lang w:val="en-GB"/>
        </w:rPr>
      </w:pPr>
    </w:p>
    <w:p w14:paraId="268B31BE"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 Owners or major shareholders</w:t>
      </w:r>
    </w:p>
    <w:p w14:paraId="268B31BF"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 Minor shareholders</w:t>
      </w:r>
    </w:p>
    <w:p w14:paraId="268B31C0"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 Administrators</w:t>
      </w:r>
    </w:p>
    <w:p w14:paraId="268B31C1"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 Workers</w:t>
      </w:r>
    </w:p>
    <w:p w14:paraId="268B31C2"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 Distributors</w:t>
      </w:r>
    </w:p>
    <w:p w14:paraId="268B31C3"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 Consumers.</w:t>
      </w:r>
    </w:p>
    <w:p w14:paraId="268B31C4" w14:textId="77777777" w:rsidR="00270475" w:rsidRPr="00584AEA" w:rsidRDefault="00270475" w:rsidP="00270475">
      <w:pPr>
        <w:jc w:val="both"/>
        <w:rPr>
          <w:rFonts w:ascii="Arrus" w:hAnsi="Arrus"/>
          <w:b/>
          <w:bCs/>
          <w:sz w:val="22"/>
          <w:szCs w:val="28"/>
          <w:lang w:val="en-GB"/>
        </w:rPr>
      </w:pPr>
    </w:p>
    <w:p w14:paraId="268B31C5" w14:textId="77777777" w:rsidR="00270475" w:rsidRPr="00584AEA" w:rsidRDefault="00270475" w:rsidP="00270475">
      <w:pPr>
        <w:ind w:firstLine="720"/>
        <w:jc w:val="both"/>
        <w:rPr>
          <w:rFonts w:ascii="Arrus" w:hAnsi="Arrus"/>
          <w:b/>
          <w:bCs/>
          <w:sz w:val="22"/>
          <w:szCs w:val="28"/>
          <w:lang w:val="en-GB"/>
        </w:rPr>
      </w:pPr>
      <w:r w:rsidRPr="00584AEA">
        <w:rPr>
          <w:rFonts w:ascii="Arrus" w:hAnsi="Arrus"/>
          <w:b/>
          <w:bCs/>
          <w:sz w:val="22"/>
          <w:szCs w:val="28"/>
          <w:lang w:val="en-GB"/>
        </w:rPr>
        <w:t xml:space="preserve">If a business grows, all the above should benefit from it. But in the current scenario, it is only the major shareholders, administrators and distributors that earn the booty. Minor shareholders have hardly any say in the company matters and </w:t>
      </w:r>
      <w:r w:rsidRPr="00584AEA">
        <w:rPr>
          <w:rFonts w:ascii="Arrus" w:hAnsi="Arrus"/>
          <w:b/>
          <w:bCs/>
          <w:sz w:val="22"/>
          <w:szCs w:val="28"/>
          <w:lang w:val="en-GB"/>
        </w:rPr>
        <w:lastRenderedPageBreak/>
        <w:t xml:space="preserve">often end up as losers or insignificant beneficiaries in the longer run. Consumers are to pay much more than what they should pay. All the expenditures related to (1) the popularisation of the brands, (2) the taxes on sales and (3) the increase in price on account of the popularity of the brands have to be ultimately born by the consumers. </w:t>
      </w:r>
    </w:p>
    <w:p w14:paraId="268B31C6"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Furthermore, the difference between economics and business is to be understood. While business is important, it is not the whole of economics. In the current scenario, the rural sector has been largely ignored. If the products of the agriculture become costlier, there is a hue and cry. This is because the industry wants to keep the prices of food items (supplied directly by the agriculture sector) low. The reason is simple. The greater the share of the Agricultural Sector in the expenditures of the people, the lower will be the share of Industrial Sector.  The more a family spends on bread, vegetables, fruits and meat, the less it will save to buy the market products. They will like the people not to buy a Rs 5-glass of Mausami or Sugarcane juice from fruit vendors but a 20 Rupee-packet of Chips or Cold drink from the market.  The partisan behaviour of economy has to be changed with adequate emphasis on non-corporate modes of economy too. </w:t>
      </w:r>
    </w:p>
    <w:p w14:paraId="268B31C7" w14:textId="77777777" w:rsidR="00270475" w:rsidRPr="00584AEA" w:rsidRDefault="00270475" w:rsidP="00270475">
      <w:pPr>
        <w:ind w:left="360"/>
        <w:jc w:val="both"/>
        <w:rPr>
          <w:rFonts w:ascii="Arrus" w:hAnsi="Arrus"/>
          <w:sz w:val="22"/>
          <w:szCs w:val="28"/>
          <w:lang w:val="en-GB"/>
        </w:rPr>
      </w:pPr>
    </w:p>
    <w:p w14:paraId="268B31C8" w14:textId="77777777" w:rsidR="00270475" w:rsidRPr="00584AEA" w:rsidRDefault="00270475" w:rsidP="00270475">
      <w:pPr>
        <w:jc w:val="both"/>
        <w:rPr>
          <w:rFonts w:ascii="Arrus" w:hAnsi="Arrus"/>
          <w:b/>
          <w:bCs/>
          <w:szCs w:val="28"/>
          <w:lang w:val="en-GB"/>
        </w:rPr>
      </w:pPr>
      <w:r w:rsidRPr="00584AEA">
        <w:rPr>
          <w:rFonts w:ascii="Arrus" w:hAnsi="Arrus"/>
          <w:b/>
          <w:bCs/>
          <w:szCs w:val="28"/>
          <w:lang w:val="en-GB"/>
        </w:rPr>
        <w:t>Effect on Muslims</w:t>
      </w:r>
    </w:p>
    <w:p w14:paraId="268B31C9" w14:textId="77777777" w:rsidR="00270475" w:rsidRPr="00584AEA" w:rsidRDefault="00270475" w:rsidP="00270475">
      <w:pPr>
        <w:ind w:firstLine="720"/>
        <w:jc w:val="both"/>
        <w:rPr>
          <w:rFonts w:ascii="Arrus" w:hAnsi="Arrus"/>
          <w:b/>
          <w:bCs/>
          <w:sz w:val="22"/>
          <w:szCs w:val="28"/>
          <w:lang w:val="en-GB"/>
        </w:rPr>
      </w:pPr>
      <w:r w:rsidRPr="00584AEA">
        <w:rPr>
          <w:rFonts w:ascii="Arrus" w:hAnsi="Arrus"/>
          <w:b/>
          <w:bCs/>
          <w:sz w:val="22"/>
          <w:szCs w:val="28"/>
          <w:lang w:val="en-GB"/>
        </w:rPr>
        <w:t xml:space="preserve">The effects of all these policies on Muslims are profound because the rising economic disparity devastates it more than any other community, as they are poorer than others.  </w:t>
      </w:r>
    </w:p>
    <w:p w14:paraId="268B31CA" w14:textId="77777777" w:rsidR="00270475" w:rsidRPr="00584AEA" w:rsidRDefault="00270475" w:rsidP="00270475">
      <w:pPr>
        <w:jc w:val="both"/>
        <w:rPr>
          <w:rFonts w:ascii="Arrus" w:hAnsi="Arrus"/>
          <w:sz w:val="22"/>
          <w:szCs w:val="28"/>
          <w:lang w:val="en-GB"/>
        </w:rPr>
      </w:pPr>
    </w:p>
    <w:p w14:paraId="268B31CB" w14:textId="77777777" w:rsidR="00270475" w:rsidRPr="00584AEA" w:rsidRDefault="00270475" w:rsidP="00270475">
      <w:pPr>
        <w:jc w:val="both"/>
        <w:rPr>
          <w:rFonts w:ascii="Arrus" w:hAnsi="Arrus"/>
          <w:b/>
          <w:bCs/>
          <w:szCs w:val="28"/>
          <w:lang w:val="en-GB"/>
        </w:rPr>
      </w:pPr>
      <w:r w:rsidRPr="00584AEA">
        <w:rPr>
          <w:rFonts w:ascii="Arrus" w:hAnsi="Arrus"/>
          <w:b/>
          <w:bCs/>
          <w:szCs w:val="28"/>
          <w:lang w:val="en-GB"/>
        </w:rPr>
        <w:t>Food Security Bill</w:t>
      </w:r>
    </w:p>
    <w:p w14:paraId="268B31CC" w14:textId="77777777" w:rsidR="00270475" w:rsidRPr="00584AEA" w:rsidRDefault="00270475" w:rsidP="00270475">
      <w:pPr>
        <w:jc w:val="both"/>
        <w:rPr>
          <w:rFonts w:ascii="Arrus" w:hAnsi="Arrus"/>
          <w:sz w:val="22"/>
          <w:szCs w:val="28"/>
          <w:lang w:val="en-GB"/>
        </w:rPr>
      </w:pPr>
    </w:p>
    <w:p w14:paraId="268B31C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Food Security Bill was UPA’s much awaited Bill, which was one of the few schemes that would benefit the masses. It is steps like these that have the ability to transfer India into a welfare state. The problem is that such steps are rare, are not fully implemented and often fail to produce the expected impact on account of corruption in the administrative machinery. Through Food Security Bill, the government seeks to supply essential food items to the poor on sufficiently cheaper rates. It is to be ensured however that the deprived sections of society in all the regions of the country and belonging to all communities must get their due shares. Both the government and Muslim groups have to ensure that Muslims are not left behind. </w:t>
      </w:r>
    </w:p>
    <w:p w14:paraId="268B31CE"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If the government is seriously interested in enlarging the welfare programme network, another step on the same line may be the introduction of an </w:t>
      </w:r>
      <w:r w:rsidRPr="00584AEA">
        <w:rPr>
          <w:rFonts w:ascii="Arrus" w:hAnsi="Arrus"/>
          <w:b/>
          <w:bCs/>
          <w:sz w:val="22"/>
          <w:szCs w:val="28"/>
          <w:lang w:val="en-GB"/>
        </w:rPr>
        <w:t>Essential Consumer Items Bill</w:t>
      </w:r>
      <w:r w:rsidRPr="00584AEA">
        <w:rPr>
          <w:rFonts w:ascii="Arrus" w:hAnsi="Arrus"/>
          <w:sz w:val="22"/>
          <w:szCs w:val="28"/>
          <w:lang w:val="en-GB"/>
        </w:rPr>
        <w:t xml:space="preserve"> for the supply of </w:t>
      </w:r>
      <w:r w:rsidRPr="00584AEA">
        <w:rPr>
          <w:rFonts w:ascii="Arrus" w:hAnsi="Arrus"/>
          <w:sz w:val="22"/>
          <w:szCs w:val="28"/>
          <w:lang w:val="en-GB"/>
        </w:rPr>
        <w:lastRenderedPageBreak/>
        <w:t xml:space="preserve">essential daily use consumer items (toothbrushes, toothpastes, shaving machines, creams, undergarments, shoes, household items, electric appliances and other items—in fact everything commonly used) to the poor at cheaper rates. As I have proposed elsewhere, Production Tax may be introduced, with about 10 pc tax on the production by the industry, which will be taken in the form of the products rather than currency. If a company, for example, produces1 lakh toothbrushes, it will donate 10000 as Production Tax to the government. The government can then sell all these items to the poor at subsidised rates, especially in villages, just the same way as the food items are being sold. </w:t>
      </w:r>
    </w:p>
    <w:p w14:paraId="268B31CF" w14:textId="77777777" w:rsidR="00270475" w:rsidRPr="00584AEA" w:rsidRDefault="00270475" w:rsidP="00270475">
      <w:pPr>
        <w:tabs>
          <w:tab w:val="left" w:pos="0"/>
        </w:tabs>
        <w:jc w:val="both"/>
        <w:rPr>
          <w:rFonts w:ascii="Arrus" w:hAnsi="Arrus"/>
          <w:b/>
          <w:bCs/>
          <w:szCs w:val="32"/>
          <w:lang w:val="en-GB"/>
        </w:rPr>
      </w:pPr>
    </w:p>
    <w:p w14:paraId="268B31D0"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Cs w:val="32"/>
          <w:lang w:val="en-GB"/>
        </w:rPr>
        <w:t xml:space="preserve">Democracy or Corporatocracy: </w:t>
      </w:r>
      <w:r w:rsidRPr="00584AEA">
        <w:rPr>
          <w:rFonts w:ascii="Arrus" w:hAnsi="Arrus"/>
          <w:b/>
          <w:bCs/>
          <w:sz w:val="22"/>
          <w:szCs w:val="28"/>
          <w:lang w:val="en-GB"/>
        </w:rPr>
        <w:t>How the current model of Democracy has degenerated into Corporatocracy at the cost of the masses</w:t>
      </w:r>
    </w:p>
    <w:p w14:paraId="268B31D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The history has witnessed the birth of different forms of demo</w:t>
      </w:r>
      <w:r w:rsidRPr="00584AEA">
        <w:rPr>
          <w:rFonts w:ascii="Arrus" w:hAnsi="Arrus"/>
          <w:sz w:val="22"/>
          <w:szCs w:val="28"/>
          <w:lang w:val="en-GB"/>
        </w:rPr>
        <w:softHyphen/>
        <w:t>cratic systems in the wake of Industrial Revolution. Little wonder that the democracies prospered primarily in those lands where the industrialisation was in full swing. Multiple-party democracy was the obvious choice because, in party-less democracy, the individual leaders might have ignored the interests of the market as soon as they seized the reins of power. On the other hand, the parties had long term interests, and it was more improbable for the parties to forget the pre-election promises.</w:t>
      </w:r>
    </w:p>
    <w:p w14:paraId="268B31D2"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Though the avowed goal of democracy has been to fulfil the long cherished aspirations of the people, and to work for their all-round betterment, it has miserably failed in guarding itself against the damaging intrigues of the vested interests, particu</w:t>
      </w:r>
      <w:r w:rsidRPr="00584AEA">
        <w:rPr>
          <w:rFonts w:ascii="Arrus" w:hAnsi="Arrus"/>
          <w:sz w:val="22"/>
          <w:szCs w:val="28"/>
          <w:lang w:val="en-GB"/>
        </w:rPr>
        <w:softHyphen/>
        <w:t xml:space="preserve">larly the industrialists. The power can be seized only through the elections; the big business either fields its own candidates, or more often, it supports a political party that is expected to best serve its interests. Any meaningful electioneering requires not only huge funds, but also other extreme methods including the use of muscle-power, facilitating the entry of criminals. Thus a permanent nexus has developed between politics, organised crime and industry. This is true of almost all the big democracies of the present world. The bracket has extended itself to include the bureaucracy, administration and media. Elections are regularly held and the people can exercise their right to franchise. But the issues on which the elections are contested are usually such as suit the game-plan of the economic fundamentalists. The media creates and un-creates issues, and the masses are beguilingly reconditioned into thinking the way the media thinks. Politics has become highly expensive </w:t>
      </w:r>
      <w:r w:rsidRPr="00584AEA">
        <w:rPr>
          <w:rFonts w:ascii="Arrus" w:hAnsi="Arrus"/>
          <w:sz w:val="22"/>
          <w:szCs w:val="28"/>
          <w:lang w:val="en-GB"/>
        </w:rPr>
        <w:lastRenderedPageBreak/>
        <w:t>and hazardous. The word “moral” has ceased to exist in the political lexicon. Anyone with semblance of con</w:t>
      </w:r>
      <w:r w:rsidRPr="00584AEA">
        <w:rPr>
          <w:rFonts w:ascii="Arrus" w:hAnsi="Arrus"/>
          <w:sz w:val="22"/>
          <w:szCs w:val="28"/>
          <w:lang w:val="en-GB"/>
        </w:rPr>
        <w:softHyphen/>
        <w:t>science does not dare to venture into the political arena that has become a playground for the rich and the criminals. The upright and educated have, in fact, developed repugnance for it. Not only the politicians have harmonious relations with the criminals, the criminals have themselves developed fascination for politics; in the absence of any strict legal criteria for candidates, the undesirable elements gain a sort of legitimacy, once they enter the election fray after joining one of the par</w:t>
      </w:r>
      <w:r w:rsidRPr="00584AEA">
        <w:rPr>
          <w:rFonts w:ascii="Arrus" w:hAnsi="Arrus"/>
          <w:sz w:val="22"/>
          <w:szCs w:val="28"/>
          <w:lang w:val="en-GB"/>
        </w:rPr>
        <w:softHyphen/>
        <w:t>ties that are expected to fare well in elections. It is much more tedious for an intellectual or social activist to convince the party bosses of his claim for party ticket; the criminals' wish to become people’s representatives is expressly granted. Once they enter the Parliament or the assemblies, they    acquire a distinct halo of respectability and esteem; big functions are organised to shower encomia on them for their “services” to the nation. After a few years of politicking, they become veterans, and ministerial chairs are often occupied by them. The ongoing politicisation of criminals breeds criminalisation of politics; and the crimi</w:t>
      </w:r>
      <w:r w:rsidRPr="00584AEA">
        <w:rPr>
          <w:rFonts w:ascii="Arrus" w:hAnsi="Arrus"/>
          <w:sz w:val="22"/>
          <w:szCs w:val="28"/>
          <w:lang w:val="en-GB"/>
        </w:rPr>
        <w:softHyphen/>
        <w:t>nalisation of politics enhances the prospects of the economic fundamentalists.</w:t>
      </w:r>
    </w:p>
    <w:p w14:paraId="268B31D3"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Had democracy been properly put into practice, it might have been a sacred blessing for the common people. It might have guaranteed them a lion’s share in power, and their rightful needs and aspir</w:t>
      </w:r>
      <w:r w:rsidRPr="00584AEA">
        <w:rPr>
          <w:rFonts w:ascii="Arrus" w:hAnsi="Arrus"/>
          <w:sz w:val="22"/>
          <w:szCs w:val="28"/>
          <w:lang w:val="en-GB"/>
        </w:rPr>
        <w:softHyphen/>
        <w:t xml:space="preserve">ations might have been truly realised. It still holds true that they can successfully overthrow any government out of power. It is therefore mandatory for a party in power to keep the masses in good humour. </w:t>
      </w:r>
      <w:r w:rsidRPr="00584AEA">
        <w:rPr>
          <w:rFonts w:ascii="Arrus" w:hAnsi="Arrus"/>
          <w:b/>
          <w:bCs/>
          <w:sz w:val="22"/>
          <w:szCs w:val="28"/>
          <w:lang w:val="en-GB"/>
        </w:rPr>
        <w:t>But in reality, the remote controls of almost all governments remain in the hands of the big business</w:t>
      </w:r>
      <w:r w:rsidRPr="00584AEA">
        <w:rPr>
          <w:rFonts w:ascii="Arrus" w:hAnsi="Arrus"/>
          <w:sz w:val="22"/>
          <w:szCs w:val="28"/>
          <w:lang w:val="en-GB"/>
        </w:rPr>
        <w:t>. Through media, which blossom under its auspices, it succeeds in enthrall</w:t>
      </w:r>
      <w:r w:rsidRPr="00584AEA">
        <w:rPr>
          <w:rFonts w:ascii="Arrus" w:hAnsi="Arrus"/>
          <w:sz w:val="22"/>
          <w:szCs w:val="28"/>
          <w:lang w:val="en-GB"/>
        </w:rPr>
        <w:softHyphen/>
        <w:t xml:space="preserve">ing the imaginations of the people. The disinformation campaign in the media is too effective to permit them independent thinking and judgement Consequently, the real issues hardly surface into prominence, and the minor, insignificant and frivolous matters are made to appear as big issues that do not haunt but hunt the mind of the common man. The political bigwigs, when they ascend a public rostrum to deliver speeches that usually have plenty of rhetoric, cry their hearts out for the poor and the downtrodden. But in the comforts of their ministerial  offices, they minister only to their industrialist benefactors, and their beneficences  are gifted back </w:t>
      </w:r>
      <w:proofErr w:type="spellStart"/>
      <w:r w:rsidRPr="00584AEA">
        <w:rPr>
          <w:rFonts w:ascii="Arrus" w:hAnsi="Arrus"/>
          <w:sz w:val="22"/>
          <w:szCs w:val="28"/>
          <w:lang w:val="en-GB"/>
        </w:rPr>
        <w:t>multifold</w:t>
      </w:r>
      <w:proofErr w:type="spellEnd"/>
      <w:r w:rsidRPr="00584AEA">
        <w:rPr>
          <w:rFonts w:ascii="Arrus" w:hAnsi="Arrus"/>
          <w:sz w:val="22"/>
          <w:szCs w:val="28"/>
          <w:lang w:val="en-GB"/>
        </w:rPr>
        <w:t xml:space="preserve"> through convenient adjustments in policies and rules and regulations, grants of licences and ministerial orders for their products or services. All through their terms, the problems of the masses never bother them; but as the expiry of their term and the new elections approach, they again revert back to their favourite theme: </w:t>
      </w:r>
      <w:r w:rsidRPr="00584AEA">
        <w:rPr>
          <w:rFonts w:ascii="Arrus" w:hAnsi="Arrus"/>
          <w:sz w:val="22"/>
          <w:szCs w:val="28"/>
          <w:lang w:val="en-GB"/>
        </w:rPr>
        <w:lastRenderedPageBreak/>
        <w:t>concern for the poor. A few schemes favouring, though marginally, and often only on the paper, are announced with great media hype. If they return to power, they are back in paradise; if not, still they have great many privileges to enjoy throughout their lives. And, of course, as opposition, they have now more opportunities to stand on the rostrum and harangue about the necessity to raise the standards of life of the poor; for that to happen, the best course for the public is to bring them back in the next election.</w:t>
      </w:r>
    </w:p>
    <w:p w14:paraId="268B31D4"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In short, in economic fundamentalism can be traced the roots of what can be termed political fundamentalism that seeks to use all possible means -- moral or  immoral, to come to or stay in the saddles of power. Communalism which so ferociously struck India in the eighties the and continues to sway the mass hysteria till today, is in fact the  product of the political and not the religious fundamentalism, which has been the usual target of opprobrium. If religion has been misused, it is none of the religion’s fault; the politi</w:t>
      </w:r>
      <w:r w:rsidRPr="00584AEA">
        <w:rPr>
          <w:rFonts w:ascii="Arrus" w:hAnsi="Arrus"/>
          <w:sz w:val="22"/>
          <w:szCs w:val="28"/>
          <w:lang w:val="en-GB"/>
        </w:rPr>
        <w:softHyphen/>
        <w:t xml:space="preserve">cal fundamentalists have not missed a single opportunity for their elevation in the power-game, and have unabashedly used the religious, linguistic, </w:t>
      </w:r>
      <w:proofErr w:type="spellStart"/>
      <w:r w:rsidRPr="00584AEA">
        <w:rPr>
          <w:rFonts w:ascii="Arrus" w:hAnsi="Arrus"/>
          <w:sz w:val="22"/>
          <w:szCs w:val="28"/>
          <w:lang w:val="en-GB"/>
        </w:rPr>
        <w:t>casteist</w:t>
      </w:r>
      <w:proofErr w:type="spellEnd"/>
      <w:r w:rsidRPr="00584AEA">
        <w:rPr>
          <w:rFonts w:ascii="Arrus" w:hAnsi="Arrus"/>
          <w:sz w:val="22"/>
          <w:szCs w:val="28"/>
          <w:lang w:val="en-GB"/>
        </w:rPr>
        <w:t xml:space="preserve"> and other parochial sentiments. Communalism, regionalism, </w:t>
      </w:r>
      <w:proofErr w:type="spellStart"/>
      <w:r w:rsidRPr="00584AEA">
        <w:rPr>
          <w:rFonts w:ascii="Arrus" w:hAnsi="Arrus"/>
          <w:sz w:val="22"/>
          <w:szCs w:val="28"/>
          <w:lang w:val="en-GB"/>
        </w:rPr>
        <w:t>linguism</w:t>
      </w:r>
      <w:proofErr w:type="spellEnd"/>
      <w:r w:rsidRPr="00584AEA">
        <w:rPr>
          <w:rFonts w:ascii="Arrus" w:hAnsi="Arrus"/>
          <w:sz w:val="22"/>
          <w:szCs w:val="28"/>
          <w:lang w:val="en-GB"/>
        </w:rPr>
        <w:t>, racism -- all are the products of political fundamentalism.</w:t>
      </w:r>
    </w:p>
    <w:p w14:paraId="268B31D5"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ab/>
      </w:r>
      <w:r w:rsidRPr="00584AEA">
        <w:rPr>
          <w:rFonts w:ascii="Arrus" w:hAnsi="Arrus"/>
          <w:b/>
          <w:bCs/>
          <w:sz w:val="22"/>
          <w:szCs w:val="28"/>
          <w:lang w:val="en-GB"/>
        </w:rPr>
        <w:t xml:space="preserve">Democracy literally means ‘a government by the people, of the people and for the people’. In truth it is “Corporatocracy” -- a government </w:t>
      </w:r>
      <w:r w:rsidRPr="00584AEA">
        <w:rPr>
          <w:rFonts w:ascii="Arrus" w:hAnsi="Arrus"/>
          <w:b/>
          <w:bCs/>
          <w:i/>
          <w:iCs/>
          <w:sz w:val="22"/>
          <w:szCs w:val="28"/>
          <w:lang w:val="en-GB"/>
        </w:rPr>
        <w:t>of</w:t>
      </w:r>
      <w:r w:rsidRPr="00584AEA">
        <w:rPr>
          <w:rFonts w:ascii="Arrus" w:hAnsi="Arrus"/>
          <w:b/>
          <w:bCs/>
          <w:sz w:val="22"/>
          <w:szCs w:val="28"/>
          <w:lang w:val="en-GB"/>
        </w:rPr>
        <w:t xml:space="preserve"> </w:t>
      </w:r>
      <w:r w:rsidRPr="00584AEA">
        <w:rPr>
          <w:rFonts w:ascii="Arrus" w:hAnsi="Arrus"/>
          <w:b/>
          <w:bCs/>
          <w:i/>
          <w:iCs/>
          <w:sz w:val="22"/>
          <w:szCs w:val="28"/>
          <w:lang w:val="en-GB"/>
        </w:rPr>
        <w:t>the corporate, by the corporate and for the corporate</w:t>
      </w:r>
      <w:r w:rsidRPr="00584AEA">
        <w:rPr>
          <w:rFonts w:ascii="Arrus" w:hAnsi="Arrus"/>
          <w:i/>
          <w:iCs/>
          <w:sz w:val="22"/>
          <w:szCs w:val="28"/>
          <w:lang w:val="en-GB"/>
        </w:rPr>
        <w:t>.</w:t>
      </w:r>
      <w:r w:rsidRPr="00584AEA">
        <w:rPr>
          <w:rFonts w:ascii="Arrus" w:hAnsi="Arrus"/>
          <w:sz w:val="22"/>
          <w:szCs w:val="28"/>
          <w:lang w:val="en-GB"/>
        </w:rPr>
        <w:t xml:space="preserve"> The result is that in most of the cases it is not the best among the people that ascend the ladder of politics but the ones chosen by the corporate, who often prove to be the worst for the people. The irony is that it is the people who appear to be voting them to power; they have no option but to elect from among those chosen by their rich masters.</w:t>
      </w:r>
    </w:p>
    <w:p w14:paraId="268B31D6" w14:textId="77777777" w:rsidR="00270475" w:rsidRPr="00584AEA" w:rsidRDefault="00270475" w:rsidP="00270475">
      <w:pPr>
        <w:jc w:val="both"/>
        <w:rPr>
          <w:rFonts w:ascii="Arrus" w:hAnsi="Arrus"/>
          <w:b/>
          <w:bCs/>
          <w:sz w:val="22"/>
          <w:szCs w:val="28"/>
          <w:lang w:val="en-GB"/>
        </w:rPr>
      </w:pPr>
    </w:p>
    <w:p w14:paraId="268B31D7"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Effect on Muslims</w:t>
      </w:r>
    </w:p>
    <w:p w14:paraId="268B31D8" w14:textId="77777777" w:rsidR="00270475" w:rsidRPr="00584AEA" w:rsidRDefault="00270475" w:rsidP="00270475">
      <w:pPr>
        <w:jc w:val="both"/>
        <w:rPr>
          <w:rFonts w:ascii="Arrus" w:hAnsi="Arrus"/>
          <w:sz w:val="22"/>
          <w:szCs w:val="28"/>
          <w:lang w:val="en-GB"/>
        </w:rPr>
      </w:pPr>
      <w:r w:rsidRPr="00584AEA">
        <w:rPr>
          <w:rFonts w:ascii="Arrus" w:hAnsi="Arrus"/>
          <w:b/>
          <w:bCs/>
          <w:sz w:val="22"/>
          <w:szCs w:val="28"/>
          <w:lang w:val="en-GB"/>
        </w:rPr>
        <w:t xml:space="preserve"> </w:t>
      </w:r>
      <w:r w:rsidRPr="00584AEA">
        <w:rPr>
          <w:rFonts w:ascii="Arrus" w:hAnsi="Arrus"/>
          <w:b/>
          <w:bCs/>
          <w:sz w:val="22"/>
          <w:szCs w:val="28"/>
          <w:lang w:val="en-GB"/>
        </w:rPr>
        <w:tab/>
      </w:r>
      <w:r w:rsidRPr="00584AEA">
        <w:rPr>
          <w:rFonts w:ascii="Arrus" w:hAnsi="Arrus"/>
          <w:sz w:val="22"/>
          <w:szCs w:val="28"/>
          <w:lang w:val="en-GB"/>
        </w:rPr>
        <w:t>Democracy turning into Corporatocracy has hit all the masses but it has hit the Muslim community more because of the simple fact that Muslims are poorer and there is hardly any presence of Muslim Corporate in India. The result is that Muslim politicians and Muslim political parties do not have the kind of funds that can sustain them and turn them into important political players in the country. Muslims are unable to raise the issues which are important for them and more often than not fail to pressurise the political parties to accept their demands.</w:t>
      </w:r>
    </w:p>
    <w:p w14:paraId="268B31D9" w14:textId="77777777" w:rsidR="00270475" w:rsidRPr="00584AEA" w:rsidRDefault="00270475" w:rsidP="00270475">
      <w:pPr>
        <w:jc w:val="both"/>
        <w:rPr>
          <w:rFonts w:ascii="Arrus" w:hAnsi="Arrus"/>
          <w:sz w:val="22"/>
          <w:szCs w:val="28"/>
          <w:lang w:val="en-GB"/>
        </w:rPr>
      </w:pPr>
    </w:p>
    <w:p w14:paraId="268B31DA"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Cs w:val="32"/>
          <w:lang w:val="en-GB"/>
        </w:rPr>
        <w:t xml:space="preserve">Reservation of the Rich: </w:t>
      </w:r>
    </w:p>
    <w:p w14:paraId="268B31DB"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 xml:space="preserve">How the governmental policies have resulted in virtual reservation </w:t>
      </w:r>
      <w:r w:rsidRPr="00584AEA">
        <w:rPr>
          <w:rFonts w:ascii="Arrus" w:hAnsi="Arrus"/>
          <w:b/>
          <w:bCs/>
          <w:sz w:val="22"/>
          <w:szCs w:val="28"/>
          <w:lang w:val="en-GB"/>
        </w:rPr>
        <w:lastRenderedPageBreak/>
        <w:t>of the rich in higher education and employment at the cost of the people at large</w:t>
      </w:r>
    </w:p>
    <w:p w14:paraId="268B31DC"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 xml:space="preserve"> </w:t>
      </w:r>
      <w:r w:rsidRPr="00584AEA">
        <w:rPr>
          <w:rFonts w:ascii="Arrus" w:hAnsi="Arrus"/>
          <w:sz w:val="22"/>
          <w:szCs w:val="28"/>
          <w:lang w:val="en-GB"/>
        </w:rPr>
        <w:tab/>
        <w:t xml:space="preserve">There was huge political and social response to the Implementation of Mandal Commission Report in 1990s and the media was abuzz how this would be a grave injustice to the students who do not fall in the reserved categories. But the rapid industrialisation of education has seen no mass movement against it because the big business is involved and it supports the rich. No one is arguing that the policy of promoting private institutions in the country has resulted in virtual reservation of the rich. The ones who can afford to pay the fees can get admission in management, technical and other professional courses in reputed private institutions even if they have less than 60 per cent marks in Intermediate. Those who cannot afford cannot get admissions even if they have more than 80 pc marks.  These institutions develop partnerships with major companies and their products get good placements. Again this reservation of rich is hitting the Muslim community in a bigger way than others because it is poorer than others. With lesser percentage in private institutions, their percentage in private sector services is going to further decrease.  </w:t>
      </w:r>
    </w:p>
    <w:p w14:paraId="268B31DD" w14:textId="77777777" w:rsidR="00270475" w:rsidRPr="00584AEA" w:rsidRDefault="00270475" w:rsidP="00270475">
      <w:pPr>
        <w:ind w:left="360"/>
        <w:jc w:val="both"/>
        <w:rPr>
          <w:rFonts w:ascii="Arrus" w:hAnsi="Arrus"/>
          <w:sz w:val="22"/>
          <w:szCs w:val="28"/>
          <w:lang w:val="en-GB"/>
        </w:rPr>
      </w:pPr>
    </w:p>
    <w:p w14:paraId="268B31DE"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Steps required for countering commercialisation of human weaknesses</w:t>
      </w:r>
    </w:p>
    <w:p w14:paraId="268B31DF" w14:textId="77777777" w:rsidR="00270475" w:rsidRPr="00584AEA" w:rsidRDefault="00270475" w:rsidP="00270475">
      <w:pPr>
        <w:jc w:val="both"/>
        <w:rPr>
          <w:rFonts w:ascii="Arrus" w:hAnsi="Arrus"/>
          <w:b/>
          <w:bCs/>
          <w:szCs w:val="32"/>
          <w:lang w:val="en-GB"/>
        </w:rPr>
      </w:pPr>
    </w:p>
    <w:p w14:paraId="268B31E0"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 India too is fast becoming a victim of the ugly side of the globalisation, which banks on the commercialisation of human susceptibilities. Before starting a discussion specifically on the issues concerning Muslims, I have to take the issue of commercialisation of vices. </w:t>
      </w:r>
    </w:p>
    <w:p w14:paraId="268B31E1" w14:textId="77777777" w:rsidR="00270475" w:rsidRPr="00584AEA" w:rsidRDefault="00270475" w:rsidP="00270475">
      <w:pPr>
        <w:ind w:left="360"/>
        <w:jc w:val="both"/>
        <w:rPr>
          <w:rFonts w:ascii="Arrus" w:hAnsi="Arrus"/>
          <w:b/>
          <w:bCs/>
          <w:sz w:val="22"/>
          <w:szCs w:val="28"/>
          <w:lang w:val="en-GB"/>
        </w:rPr>
      </w:pPr>
    </w:p>
    <w:p w14:paraId="268B31E2" w14:textId="77777777" w:rsidR="00270475" w:rsidRPr="00584AEA" w:rsidRDefault="00270475" w:rsidP="00270475">
      <w:pPr>
        <w:keepNext/>
        <w:jc w:val="both"/>
        <w:rPr>
          <w:rFonts w:ascii="Arrus" w:hAnsi="Arrus"/>
          <w:b/>
          <w:bCs/>
          <w:sz w:val="22"/>
          <w:szCs w:val="28"/>
          <w:lang w:val="en-GB"/>
        </w:rPr>
      </w:pPr>
      <w:r w:rsidRPr="00584AEA">
        <w:rPr>
          <w:rFonts w:ascii="Arrus" w:hAnsi="Arrus"/>
          <w:b/>
          <w:bCs/>
          <w:sz w:val="22"/>
          <w:szCs w:val="28"/>
          <w:lang w:val="en-GB"/>
        </w:rPr>
        <w:t>Freedom and Choice: Let them not become Destroyers!</w:t>
      </w:r>
    </w:p>
    <w:p w14:paraId="268B31E3"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‘Freedom’ is the catchword for the champions of modern “civilisation”, led by corporates. This augurs well for them because it opens a great number of avenues for their business. </w:t>
      </w:r>
      <w:r w:rsidRPr="00584AEA">
        <w:rPr>
          <w:rFonts w:ascii="Arrus" w:hAnsi="Arrus" w:hint="eastAsia"/>
          <w:sz w:val="22"/>
          <w:szCs w:val="28"/>
          <w:lang w:val="en-GB"/>
        </w:rPr>
        <w:t>“</w:t>
      </w:r>
      <w:r w:rsidRPr="00584AEA">
        <w:rPr>
          <w:rFonts w:ascii="Arrus" w:hAnsi="Arrus"/>
          <w:sz w:val="22"/>
          <w:szCs w:val="28"/>
          <w:lang w:val="en-GB"/>
        </w:rPr>
        <w:t>Free</w:t>
      </w:r>
      <w:r w:rsidRPr="00584AEA">
        <w:rPr>
          <w:rFonts w:ascii="Arrus" w:hAnsi="Arrus" w:hint="eastAsia"/>
          <w:sz w:val="22"/>
          <w:szCs w:val="28"/>
          <w:lang w:val="en-GB"/>
        </w:rPr>
        <w:t>”</w:t>
      </w:r>
      <w:r w:rsidRPr="00584AEA">
        <w:rPr>
          <w:rFonts w:ascii="Arrus" w:hAnsi="Arrus"/>
          <w:sz w:val="22"/>
          <w:szCs w:val="28"/>
          <w:lang w:val="en-GB"/>
        </w:rPr>
        <w:t xml:space="preserve"> man tends to do whatever he feels like doing at a particular moment of time, </w:t>
      </w:r>
      <w:r w:rsidRPr="00584AEA">
        <w:rPr>
          <w:rFonts w:ascii="Arrus" w:hAnsi="Arrus"/>
          <w:i/>
          <w:iCs/>
          <w:sz w:val="22"/>
          <w:szCs w:val="28"/>
          <w:lang w:val="en-GB"/>
        </w:rPr>
        <w:t>irrespective</w:t>
      </w:r>
      <w:r w:rsidRPr="00584AEA">
        <w:rPr>
          <w:rFonts w:ascii="Arrus" w:hAnsi="Arrus"/>
          <w:sz w:val="22"/>
          <w:szCs w:val="28"/>
          <w:lang w:val="en-GB"/>
        </w:rPr>
        <w:t xml:space="preserve"> of its consequences on his own life or on the lives of others. The rationale behind this, according to liberalists, is that man is himself responsible for the consequences of his acts, and others have no business to interfere in his personal matters and to teach him morals</w:t>
      </w:r>
      <w:r w:rsidRPr="00584AEA">
        <w:rPr>
          <w:rFonts w:ascii="Arrus" w:hAnsi="Arrus"/>
          <w:b/>
          <w:bCs/>
          <w:sz w:val="22"/>
          <w:szCs w:val="28"/>
          <w:lang w:val="en-GB"/>
        </w:rPr>
        <w:t xml:space="preserve">. If one wants to drink, it is one’s right even if it causes severe mental anguish and financial burden to one’s dependants and </w:t>
      </w:r>
      <w:proofErr w:type="spellStart"/>
      <w:r w:rsidRPr="00584AEA">
        <w:rPr>
          <w:rFonts w:ascii="Arrus" w:hAnsi="Arrus"/>
          <w:b/>
          <w:bCs/>
          <w:sz w:val="22"/>
          <w:szCs w:val="28"/>
          <w:lang w:val="en-GB"/>
        </w:rPr>
        <w:t>well wishers</w:t>
      </w:r>
      <w:proofErr w:type="spellEnd"/>
      <w:r w:rsidRPr="00584AEA">
        <w:rPr>
          <w:rFonts w:ascii="Arrus" w:hAnsi="Arrus"/>
          <w:b/>
          <w:bCs/>
          <w:sz w:val="22"/>
          <w:szCs w:val="28"/>
          <w:lang w:val="en-GB"/>
        </w:rPr>
        <w:t xml:space="preserve">, and makes one vulnerable to several life-threatening health problems. If one wants to lie with a person of one’s choice, </w:t>
      </w:r>
      <w:r w:rsidRPr="00584AEA">
        <w:rPr>
          <w:rFonts w:ascii="Arrus" w:hAnsi="Arrus"/>
          <w:b/>
          <w:bCs/>
          <w:sz w:val="22"/>
          <w:szCs w:val="28"/>
          <w:lang w:val="en-GB"/>
        </w:rPr>
        <w:lastRenderedPageBreak/>
        <w:t>one must have full liberty to do so even if it destroys one’s family, and leads to several other unforeseen problems including fatal or incapacitating illnesses</w:t>
      </w:r>
      <w:r w:rsidRPr="00584AEA">
        <w:rPr>
          <w:rFonts w:ascii="Arrus" w:hAnsi="Arrus"/>
          <w:sz w:val="22"/>
          <w:szCs w:val="28"/>
          <w:lang w:val="en-GB"/>
        </w:rPr>
        <w:t xml:space="preserve">. If one wants to roam in minimal or no clothes it is one’s prerogative to dress as one likes even if it blazes the passions of onlookers and drives them to raping unwilling women. One must be free to commit suicide even if one’s self-destruction brings intolerable pain and suffering to one’s relatives and friends. </w:t>
      </w:r>
      <w:r w:rsidRPr="00584AEA">
        <w:rPr>
          <w:rFonts w:ascii="Arrus" w:hAnsi="Arrus"/>
          <w:b/>
          <w:bCs/>
          <w:sz w:val="22"/>
          <w:szCs w:val="28"/>
          <w:lang w:val="en-GB"/>
        </w:rPr>
        <w:t>What sort of freedom is this that kills people, maddens men, women and children, leads to sexual assaults, destroys families, makes parents and children alien to one another, turns the old into destitute and kids into orphans and gives people sleepless nights?</w:t>
      </w:r>
      <w:r w:rsidRPr="00584AEA">
        <w:rPr>
          <w:rFonts w:ascii="Arrus" w:hAnsi="Arrus"/>
          <w:sz w:val="22"/>
          <w:szCs w:val="28"/>
          <w:lang w:val="en-GB"/>
        </w:rPr>
        <w:t xml:space="preserve"> Today’s men and women are not humans but another species of animals, the </w:t>
      </w:r>
      <w:r w:rsidRPr="00584AEA">
        <w:rPr>
          <w:rFonts w:ascii="Arrus" w:hAnsi="Arrus"/>
          <w:i/>
          <w:iCs/>
          <w:sz w:val="22"/>
          <w:szCs w:val="28"/>
          <w:lang w:val="en-GB"/>
        </w:rPr>
        <w:t>Homo sapiens</w:t>
      </w:r>
      <w:r w:rsidRPr="00584AEA">
        <w:rPr>
          <w:rFonts w:ascii="Arrus" w:hAnsi="Arrus"/>
          <w:sz w:val="22"/>
          <w:szCs w:val="28"/>
          <w:lang w:val="en-GB"/>
        </w:rPr>
        <w:t xml:space="preserve"> whose animal instincts are always positioned in the driver's seat. They are in fact even worse than beasts, as</w:t>
      </w:r>
      <w:r w:rsidRPr="00584AEA">
        <w:rPr>
          <w:rFonts w:ascii="Arrus" w:hAnsi="Arrus"/>
          <w:b/>
          <w:bCs/>
          <w:sz w:val="22"/>
          <w:szCs w:val="28"/>
          <w:lang w:val="en-GB"/>
        </w:rPr>
        <w:t xml:space="preserve"> beasts do not manufacture weapons, drinks and eatables for their own destruction; their actions are simply the result of impulses and reflexes that ensure their survival. </w:t>
      </w:r>
      <w:r w:rsidRPr="00584AEA">
        <w:rPr>
          <w:rFonts w:ascii="Arrus" w:hAnsi="Arrus"/>
          <w:sz w:val="22"/>
          <w:szCs w:val="28"/>
          <w:lang w:val="en-GB"/>
        </w:rPr>
        <w:t xml:space="preserve">Whatever animals do is without the foreknowledge of the consequences of their actions. Man is mostly prescient of the possible adverse consequences of his actions on himself and on society. Still, his knowledge does not stop him from indulging in evil acts. The king of the jungle rules only due to his sheer physical force and commits “excesses” on fellow-animals only to fill his empty stomach, having no other option to satiate his hunger. Lions neither exploit the other inhabitants in their territories nor prevent them from availing themselves the products of nature. </w:t>
      </w:r>
      <w:r w:rsidRPr="00584AEA">
        <w:rPr>
          <w:rFonts w:ascii="Arrus" w:hAnsi="Arrus"/>
          <w:b/>
          <w:bCs/>
          <w:sz w:val="22"/>
          <w:szCs w:val="28"/>
          <w:lang w:val="en-GB"/>
        </w:rPr>
        <w:t xml:space="preserve">The rulers of the world of </w:t>
      </w:r>
      <w:r w:rsidRPr="00584AEA">
        <w:rPr>
          <w:rFonts w:ascii="Arrus" w:hAnsi="Arrus"/>
          <w:b/>
          <w:bCs/>
          <w:i/>
          <w:iCs/>
          <w:sz w:val="22"/>
          <w:szCs w:val="28"/>
          <w:lang w:val="en-GB"/>
        </w:rPr>
        <w:t>Homo sapiens</w:t>
      </w:r>
      <w:r w:rsidRPr="00584AEA">
        <w:rPr>
          <w:rFonts w:ascii="Arrus" w:hAnsi="Arrus"/>
          <w:b/>
          <w:bCs/>
          <w:sz w:val="22"/>
          <w:szCs w:val="28"/>
          <w:lang w:val="en-GB"/>
        </w:rPr>
        <w:t xml:space="preserve"> commit excesses, oppress and cheat their species-fellows for their own nefarious designs</w:t>
      </w:r>
      <w:r w:rsidRPr="00584AEA">
        <w:rPr>
          <w:rFonts w:ascii="Arrus" w:hAnsi="Arrus"/>
          <w:sz w:val="22"/>
          <w:szCs w:val="28"/>
          <w:lang w:val="en-GB"/>
        </w:rPr>
        <w:t>. They are worse than carnivores and saprophytes. It is not the compelling necessities but their covetousness that makes them ruthless dictators. They kill people not to fill their hungry intestines but to perpetuate their rapacious hold on the economic or political power; their intention</w:t>
      </w:r>
    </w:p>
    <w:p w14:paraId="268B31E4" w14:textId="77777777" w:rsidR="00270475" w:rsidRPr="00584AEA" w:rsidRDefault="00270475" w:rsidP="00270475">
      <w:pPr>
        <w:jc w:val="both"/>
        <w:rPr>
          <w:rFonts w:ascii="Arrus" w:hAnsi="Arrus"/>
          <w:sz w:val="22"/>
          <w:szCs w:val="28"/>
          <w:lang w:val="en-GB"/>
        </w:rPr>
      </w:pPr>
    </w:p>
    <w:p w14:paraId="268B31E5"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 None -- individual, society, corporate sector or government, can be allowed to offer the </w:t>
      </w:r>
      <w:r w:rsidRPr="00584AEA">
        <w:rPr>
          <w:rFonts w:ascii="Arrus" w:hAnsi="Arrus"/>
          <w:b/>
          <w:bCs/>
          <w:i/>
          <w:iCs/>
          <w:sz w:val="22"/>
          <w:szCs w:val="28"/>
          <w:lang w:val="en-GB"/>
        </w:rPr>
        <w:t>choice of death</w:t>
      </w:r>
      <w:r w:rsidRPr="00584AEA">
        <w:rPr>
          <w:rFonts w:ascii="Arrus" w:hAnsi="Arrus"/>
          <w:sz w:val="22"/>
          <w:szCs w:val="28"/>
          <w:lang w:val="en-GB"/>
        </w:rPr>
        <w:t xml:space="preserve"> to the people; </w:t>
      </w:r>
      <w:r w:rsidRPr="00584AEA">
        <w:rPr>
          <w:rFonts w:ascii="Arrus" w:hAnsi="Arrus"/>
          <w:b/>
          <w:bCs/>
          <w:sz w:val="22"/>
          <w:szCs w:val="28"/>
          <w:lang w:val="en-GB"/>
        </w:rPr>
        <w:t xml:space="preserve">freedom of choice must be limited to </w:t>
      </w:r>
      <w:r w:rsidRPr="00584AEA">
        <w:rPr>
          <w:rFonts w:ascii="Arrus" w:hAnsi="Arrus"/>
          <w:b/>
          <w:bCs/>
          <w:i/>
          <w:iCs/>
          <w:sz w:val="22"/>
          <w:szCs w:val="28"/>
          <w:lang w:val="en-GB"/>
        </w:rPr>
        <w:t>choice among the good</w:t>
      </w:r>
      <w:r w:rsidRPr="00584AEA">
        <w:rPr>
          <w:rFonts w:ascii="Arrus" w:hAnsi="Arrus"/>
          <w:sz w:val="22"/>
          <w:szCs w:val="28"/>
          <w:lang w:val="en-GB"/>
        </w:rPr>
        <w:t>. A choice between life and death cannot be given to the vulnerable. A child cannot be left on a highway hoping that it will take all the necessary precautions to save it from being crushed by fast moving vehicles. People are like children who more often than not are guided by baser instincts that suck them into all forms of life-threatening and peace-threatening habits</w:t>
      </w:r>
      <w:r w:rsidRPr="00584AEA">
        <w:rPr>
          <w:rFonts w:ascii="Arrus" w:hAnsi="Arrus"/>
          <w:b/>
          <w:bCs/>
          <w:sz w:val="22"/>
          <w:szCs w:val="28"/>
          <w:lang w:val="en-GB"/>
        </w:rPr>
        <w:t xml:space="preserve">. </w:t>
      </w:r>
      <w:r w:rsidRPr="00584AEA">
        <w:rPr>
          <w:rFonts w:ascii="Arrus" w:hAnsi="Arrus"/>
          <w:b/>
          <w:bCs/>
          <w:i/>
          <w:iCs/>
          <w:sz w:val="22"/>
          <w:szCs w:val="28"/>
          <w:lang w:val="en-GB"/>
        </w:rPr>
        <w:t>Addiction has hardly any regard or fondness for knowledge and sanity</w:t>
      </w:r>
      <w:r w:rsidRPr="00584AEA">
        <w:rPr>
          <w:rFonts w:ascii="Arrus" w:hAnsi="Arrus"/>
          <w:sz w:val="22"/>
          <w:szCs w:val="28"/>
          <w:lang w:val="en-GB"/>
        </w:rPr>
        <w:t xml:space="preserve">. Who knows better, about the effects of alcohol, </w:t>
      </w:r>
      <w:r w:rsidRPr="00584AEA">
        <w:rPr>
          <w:rFonts w:ascii="Arrus" w:hAnsi="Arrus"/>
          <w:sz w:val="22"/>
          <w:szCs w:val="28"/>
          <w:lang w:val="en-GB"/>
        </w:rPr>
        <w:lastRenderedPageBreak/>
        <w:t xml:space="preserve">smoking and sexual perversions, than do doctors? Still they often succumb to the temptations. A smoker, a drinker, a drug addict and a promiscuous person understand that they face huge risks on account of their habits; but such is the effect of these on baser instincts that they find it hard to be governed by their knowledge. </w:t>
      </w:r>
    </w:p>
    <w:p w14:paraId="268B31E6"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It is well known how the organised businesses of prohibited trades, riots related to racial or communal hatred and wars and civil wars have killed hundreds of millions of people in the twentieth century. </w:t>
      </w:r>
      <w:r w:rsidRPr="00584AEA">
        <w:rPr>
          <w:rFonts w:ascii="Arrus" w:hAnsi="Arrus"/>
          <w:b/>
          <w:bCs/>
          <w:sz w:val="22"/>
          <w:szCs w:val="28"/>
          <w:lang w:val="en-GB"/>
        </w:rPr>
        <w:t xml:space="preserve">Scientific advancement </w:t>
      </w:r>
      <w:r w:rsidRPr="00584AEA">
        <w:rPr>
          <w:rFonts w:ascii="Arrus" w:hAnsi="Arrus"/>
          <w:b/>
          <w:bCs/>
          <w:i/>
          <w:iCs/>
          <w:sz w:val="22"/>
          <w:szCs w:val="28"/>
          <w:lang w:val="en-GB"/>
        </w:rPr>
        <w:t>without deterrent laws</w:t>
      </w:r>
      <w:r w:rsidRPr="00584AEA">
        <w:rPr>
          <w:rFonts w:ascii="Arrus" w:hAnsi="Arrus"/>
          <w:b/>
          <w:bCs/>
          <w:sz w:val="22"/>
          <w:szCs w:val="28"/>
          <w:lang w:val="en-GB"/>
        </w:rPr>
        <w:t xml:space="preserve">, especially laws against crimes and dangerous practices bring </w:t>
      </w:r>
      <w:r w:rsidRPr="00584AEA">
        <w:rPr>
          <w:rFonts w:ascii="Arrus" w:hAnsi="Arrus"/>
          <w:b/>
          <w:bCs/>
          <w:i/>
          <w:iCs/>
          <w:sz w:val="22"/>
          <w:szCs w:val="28"/>
          <w:lang w:val="en-GB"/>
        </w:rPr>
        <w:t xml:space="preserve">greater threats than comforts </w:t>
      </w:r>
      <w:r w:rsidRPr="00584AEA">
        <w:rPr>
          <w:rFonts w:ascii="Arrus" w:hAnsi="Arrus"/>
          <w:b/>
          <w:bCs/>
          <w:sz w:val="22"/>
          <w:szCs w:val="28"/>
          <w:lang w:val="en-GB"/>
        </w:rPr>
        <w:t>for mankind. Inflaming hatred on any ground is unacceptable; those involved in it have to be severely punished. Similarly, those that use their “rights of expression” to malign or slander great personalities held dear by any community must be given exemplary punishments, for their callousness or designed mischief for motivated interests may hurt sentiments and inflame passions, which often lead to riots causing significant loss of innocent lives</w:t>
      </w:r>
      <w:r w:rsidRPr="00584AEA">
        <w:rPr>
          <w:rFonts w:ascii="Arrus" w:hAnsi="Arrus"/>
          <w:sz w:val="22"/>
          <w:szCs w:val="28"/>
          <w:lang w:val="en-GB"/>
        </w:rPr>
        <w:t>. If an author or artist really regards him a revolutionary and feels he has justifiable reasons to target any ideology or its sacred personalities and books, he must be ready to face punishment at the hands of the law or aggrieved masses. If he inflames passions and then hurries for shelter, it would clearly mean his intentions were not genuine. A “revolutionary” must be ready to sacrifice his own life rather than risking lives of others.</w:t>
      </w:r>
    </w:p>
    <w:p w14:paraId="268B31E7"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The commercialisation of human weaknesses has a massive devastating effect on the lives of individuals, families and society. The Big Business with the help of media and other institutions, all of which are dependant in one way or the other on their money, produces every possible argument to keep the Dirty Businesses going on. Alcohol, gambling, smoking and sex are all some of the biggest trades of the world and they are the biggest destroyers of human lives and peace. Despite their having no place in Islam, in absence of a system that effectively prohibits them, Muslims too especially living in non-Muslim countries succumb to them. In India, the lesser educated Muslims are more vulnerable to gambling, drugs, smoking and prostitution. </w:t>
      </w:r>
    </w:p>
    <w:p w14:paraId="268B31E8" w14:textId="77777777" w:rsidR="00270475" w:rsidRPr="00584AEA" w:rsidRDefault="00270475" w:rsidP="00270475">
      <w:pPr>
        <w:jc w:val="both"/>
        <w:rPr>
          <w:rFonts w:ascii="Arrus" w:hAnsi="Arrus"/>
          <w:b/>
          <w:bCs/>
          <w:sz w:val="22"/>
          <w:szCs w:val="28"/>
          <w:lang w:val="en-GB"/>
        </w:rPr>
      </w:pPr>
    </w:p>
    <w:p w14:paraId="268B31E9" w14:textId="77777777" w:rsidR="00270475" w:rsidRPr="00584AEA" w:rsidRDefault="00270475" w:rsidP="00270475">
      <w:pPr>
        <w:jc w:val="both"/>
        <w:rPr>
          <w:rFonts w:ascii="Arrus" w:hAnsi="Arrus"/>
          <w:b/>
          <w:bCs/>
          <w:sz w:val="26"/>
          <w:szCs w:val="36"/>
          <w:lang w:val="en-GB"/>
        </w:rPr>
      </w:pPr>
      <w:r w:rsidRPr="00584AEA">
        <w:rPr>
          <w:rFonts w:ascii="Arrus" w:hAnsi="Arrus"/>
          <w:b/>
          <w:bCs/>
          <w:sz w:val="26"/>
          <w:szCs w:val="36"/>
          <w:lang w:val="en-GB"/>
        </w:rPr>
        <w:t>Social Evils in India</w:t>
      </w:r>
    </w:p>
    <w:p w14:paraId="268B31E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We will be giving here some statistics related to Social Evils in India.</w:t>
      </w:r>
    </w:p>
    <w:p w14:paraId="268B31EB" w14:textId="77777777" w:rsidR="00270475" w:rsidRPr="00584AEA" w:rsidRDefault="00270475" w:rsidP="00270475">
      <w:pPr>
        <w:jc w:val="both"/>
        <w:rPr>
          <w:rFonts w:ascii="Arrus" w:hAnsi="Arrus"/>
          <w:b/>
          <w:bCs/>
          <w:sz w:val="22"/>
          <w:szCs w:val="28"/>
          <w:lang w:val="en-GB"/>
        </w:rPr>
      </w:pPr>
    </w:p>
    <w:p w14:paraId="268B31EC" w14:textId="77777777" w:rsidR="00270475" w:rsidRPr="00584AEA" w:rsidRDefault="00270475" w:rsidP="00270475">
      <w:pPr>
        <w:jc w:val="both"/>
        <w:rPr>
          <w:rFonts w:ascii="Arrus" w:hAnsi="Arrus"/>
          <w:b/>
          <w:bCs/>
          <w:sz w:val="22"/>
          <w:szCs w:val="32"/>
          <w:lang w:val="en-GB"/>
        </w:rPr>
      </w:pPr>
      <w:r w:rsidRPr="00584AEA">
        <w:rPr>
          <w:rFonts w:ascii="Arrus" w:hAnsi="Arrus"/>
          <w:b/>
          <w:bCs/>
          <w:sz w:val="22"/>
          <w:szCs w:val="32"/>
          <w:lang w:val="en-GB"/>
        </w:rPr>
        <w:t>Alcohol Consumption in India</w:t>
      </w:r>
    </w:p>
    <w:p w14:paraId="268B31ED" w14:textId="77777777" w:rsidR="00270475" w:rsidRPr="00584AEA" w:rsidRDefault="00270475" w:rsidP="00270475">
      <w:pPr>
        <w:ind w:firstLine="720"/>
        <w:jc w:val="both"/>
        <w:rPr>
          <w:rFonts w:ascii="Arrus" w:hAnsi="Arrus"/>
          <w:sz w:val="22"/>
          <w:szCs w:val="28"/>
          <w:lang w:val="en-GB"/>
        </w:rPr>
      </w:pPr>
      <w:r w:rsidRPr="00584AEA">
        <w:rPr>
          <w:rFonts w:ascii="Arrus" w:hAnsi="Arrus"/>
          <w:b/>
          <w:bCs/>
          <w:sz w:val="22"/>
          <w:szCs w:val="28"/>
          <w:lang w:val="en-GB"/>
        </w:rPr>
        <w:t xml:space="preserve">These are some of the important findings related to alcohol </w:t>
      </w:r>
      <w:r w:rsidRPr="00584AEA">
        <w:rPr>
          <w:rFonts w:ascii="Arrus" w:hAnsi="Arrus"/>
          <w:b/>
          <w:bCs/>
          <w:sz w:val="22"/>
          <w:szCs w:val="28"/>
          <w:lang w:val="en-GB"/>
        </w:rPr>
        <w:lastRenderedPageBreak/>
        <w:t xml:space="preserve">consumption in India, according to T </w:t>
      </w:r>
      <w:proofErr w:type="spellStart"/>
      <w:r w:rsidRPr="00584AEA">
        <w:rPr>
          <w:rFonts w:ascii="Arrus" w:hAnsi="Arrus"/>
          <w:b/>
          <w:bCs/>
          <w:sz w:val="22"/>
          <w:szCs w:val="28"/>
          <w:lang w:val="en-GB"/>
        </w:rPr>
        <w:t>T</w:t>
      </w:r>
      <w:proofErr w:type="spellEnd"/>
      <w:r w:rsidRPr="00584AEA">
        <w:rPr>
          <w:rFonts w:ascii="Arrus" w:hAnsi="Arrus"/>
          <w:b/>
          <w:bCs/>
          <w:sz w:val="22"/>
          <w:szCs w:val="28"/>
          <w:lang w:val="en-GB"/>
        </w:rPr>
        <w:t xml:space="preserve"> Ranganathan Clinical Research Foundation, Chennai:</w:t>
      </w:r>
    </w:p>
    <w:p w14:paraId="268B31EE" w14:textId="77777777" w:rsidR="00270475" w:rsidRPr="00584AEA" w:rsidRDefault="00270475" w:rsidP="00270475">
      <w:pPr>
        <w:jc w:val="both"/>
        <w:rPr>
          <w:rFonts w:ascii="Arrus" w:hAnsi="Arrus"/>
          <w:b/>
          <w:bCs/>
          <w:sz w:val="22"/>
          <w:szCs w:val="28"/>
          <w:lang w:val="en-GB"/>
        </w:rPr>
      </w:pPr>
    </w:p>
    <w:p w14:paraId="268B31E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Alcohol consumption has been steadily increasing in developing countries like India and decreasing in developed countries since the 1980s.</w:t>
      </w:r>
    </w:p>
    <w:p w14:paraId="268B31F0" w14:textId="77777777" w:rsidR="00270475" w:rsidRPr="00584AEA" w:rsidRDefault="00270475" w:rsidP="00270475">
      <w:pPr>
        <w:jc w:val="both"/>
        <w:rPr>
          <w:rFonts w:ascii="Arrus" w:hAnsi="Arrus"/>
          <w:b/>
          <w:bCs/>
          <w:sz w:val="22"/>
          <w:szCs w:val="28"/>
          <w:lang w:val="en-GB"/>
        </w:rPr>
      </w:pPr>
      <w:r w:rsidRPr="00584AEA">
        <w:rPr>
          <w:rFonts w:ascii="Arrus" w:hAnsi="Arrus"/>
          <w:sz w:val="22"/>
          <w:szCs w:val="28"/>
          <w:lang w:val="en-GB"/>
        </w:rPr>
        <w:t xml:space="preserve">* </w:t>
      </w:r>
      <w:r w:rsidRPr="00584AEA">
        <w:rPr>
          <w:rFonts w:ascii="Arrus" w:hAnsi="Arrus"/>
          <w:b/>
          <w:bCs/>
          <w:sz w:val="22"/>
          <w:szCs w:val="28"/>
          <w:lang w:val="en-GB"/>
        </w:rPr>
        <w:t>62.5 million Alcohol users estimated in India</w:t>
      </w:r>
    </w:p>
    <w:p w14:paraId="268B31F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Per capita consumption of alcohol increased by 106.7% over the 15-year period from 1970 to 1996. (It has surely increased much more in last decade but I could not find the data)</w:t>
      </w:r>
    </w:p>
    <w:p w14:paraId="268B31F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Due to its large population, India has been identified as the potentially third largest market for alcoholic beverages in the world which has attracted the attention of multi-national liquor companies.</w:t>
      </w:r>
    </w:p>
    <w:p w14:paraId="268B31F3" w14:textId="77777777" w:rsidR="00270475" w:rsidRPr="00584AEA" w:rsidRDefault="00270475" w:rsidP="00270475">
      <w:pPr>
        <w:jc w:val="both"/>
        <w:rPr>
          <w:rFonts w:ascii="Arrus" w:hAnsi="Arrus"/>
          <w:b/>
          <w:bCs/>
          <w:sz w:val="22"/>
          <w:szCs w:val="28"/>
          <w:lang w:val="en-GB"/>
        </w:rPr>
      </w:pPr>
      <w:r w:rsidRPr="00584AEA">
        <w:rPr>
          <w:rFonts w:ascii="Arrus" w:hAnsi="Arrus"/>
          <w:sz w:val="22"/>
          <w:szCs w:val="28"/>
          <w:lang w:val="en-GB"/>
        </w:rPr>
        <w:t xml:space="preserve">* </w:t>
      </w:r>
      <w:r w:rsidRPr="00584AEA">
        <w:rPr>
          <w:rFonts w:ascii="Arrus" w:hAnsi="Arrus"/>
          <w:b/>
          <w:bCs/>
          <w:sz w:val="22"/>
          <w:szCs w:val="28"/>
          <w:lang w:val="en-GB"/>
        </w:rPr>
        <w:t>Sale of alcohol has been growing steadily at 6% and is estimated to grow at the rate of 8% per year.</w:t>
      </w:r>
    </w:p>
    <w:p w14:paraId="268B31F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About 80% of alcohol consumption is in the form of hard liquor or distilled spirits showing that the majority drink beverages with a high concentration of alcohol.</w:t>
      </w:r>
    </w:p>
    <w:p w14:paraId="268B31F5"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Branded liquor accounts for about 40% of alcohol consumption while the rest is in the form of country liquor.</w:t>
      </w:r>
    </w:p>
    <w:p w14:paraId="268B31F6"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w:t>
      </w:r>
      <w:r w:rsidRPr="00584AEA">
        <w:rPr>
          <w:rFonts w:ascii="Arrus" w:hAnsi="Arrus"/>
          <w:b/>
          <w:bCs/>
          <w:sz w:val="22"/>
          <w:szCs w:val="28"/>
          <w:lang w:val="en-GB"/>
        </w:rPr>
        <w:t>People drink at an earlier age than previously. The mean age of initiation of alcohol use has decreased from 23.36 years in 1950 to 1960 to 19.45 years in 1980 to 1990.</w:t>
      </w:r>
    </w:p>
    <w:p w14:paraId="268B31F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India has a large proportion of lifetime abstainers (89.6%). The female population is largely abstinent with 98.4% as lifetime abstainers. This makes India an attractive business proposition for the liquor industry.</w:t>
      </w:r>
    </w:p>
    <w:p w14:paraId="268B31F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Changing social norms, urbanization, increased availability, high intensity mass marketing and relaxation of overseas trade rules along with poor level of awareness related to alcohol has contributed to increased alcohol use.</w:t>
      </w:r>
    </w:p>
    <w:p w14:paraId="268B31F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Taxes generated from alcohol production and sale is the major source of revenue in most states (Rs.25,000 crores) and has been cited as a reason for permitting alcohol sale. </w:t>
      </w:r>
    </w:p>
    <w:p w14:paraId="268B31F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Four states - Gujarat, Mizoram, Manipur and Nagaland - have enforced prohibition. Bihar has also announce Prohibition to be </w:t>
      </w:r>
      <w:r w:rsidRPr="00584AEA">
        <w:rPr>
          <w:rFonts w:ascii="Arrus" w:hAnsi="Arrus" w:hint="eastAsia"/>
          <w:sz w:val="22"/>
          <w:szCs w:val="28"/>
          <w:lang w:val="en-GB"/>
        </w:rPr>
        <w:t>effective</w:t>
      </w:r>
      <w:r w:rsidRPr="00584AEA">
        <w:rPr>
          <w:rFonts w:ascii="Arrus" w:hAnsi="Arrus"/>
          <w:sz w:val="22"/>
          <w:szCs w:val="28"/>
          <w:lang w:val="en-GB"/>
        </w:rPr>
        <w:t xml:space="preserve"> from April 2016.</w:t>
      </w:r>
    </w:p>
    <w:p w14:paraId="268B31FB"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Profile of clients in addiction treatment centres in 23 states (including states with prohibition) showed that alcohol was the first or second major drug of abuse in all except one state.</w:t>
      </w:r>
    </w:p>
    <w:p w14:paraId="268B31FC" w14:textId="77777777" w:rsidR="00270475" w:rsidRPr="00584AEA" w:rsidRDefault="00270475" w:rsidP="00270475">
      <w:pPr>
        <w:jc w:val="both"/>
        <w:rPr>
          <w:rFonts w:ascii="Arrus" w:hAnsi="Arrus"/>
          <w:sz w:val="22"/>
          <w:szCs w:val="28"/>
          <w:lang w:val="en-GB"/>
        </w:rPr>
      </w:pPr>
      <w:r w:rsidRPr="00584AEA">
        <w:rPr>
          <w:rFonts w:ascii="Arrus" w:hAnsi="Arrus"/>
          <w:b/>
          <w:bCs/>
          <w:sz w:val="22"/>
          <w:szCs w:val="28"/>
          <w:lang w:val="en-GB"/>
        </w:rPr>
        <w:t xml:space="preserve">* </w:t>
      </w:r>
      <w:r w:rsidRPr="00584AEA">
        <w:rPr>
          <w:rFonts w:ascii="Arrus" w:hAnsi="Arrus"/>
          <w:sz w:val="22"/>
          <w:szCs w:val="28"/>
          <w:lang w:val="en-GB"/>
        </w:rPr>
        <w:t xml:space="preserve">Large amount of revenue is generated from sale of alcohol. Yet, the hidden, cumulative costs of health care, absenteeism and reduced income levels related to heavy alcohol use are higher. These costs </w:t>
      </w:r>
      <w:r w:rsidRPr="00584AEA">
        <w:rPr>
          <w:rFonts w:ascii="Arrus" w:hAnsi="Arrus"/>
          <w:sz w:val="22"/>
          <w:szCs w:val="28"/>
          <w:lang w:val="en-GB"/>
        </w:rPr>
        <w:lastRenderedPageBreak/>
        <w:t>were estimated to be 60% more than the revenue generated in a study from Karnataka.</w:t>
      </w:r>
    </w:p>
    <w:p w14:paraId="268B31FD" w14:textId="77777777" w:rsidR="00270475" w:rsidRPr="00584AEA" w:rsidRDefault="00270475" w:rsidP="00270475">
      <w:pPr>
        <w:pStyle w:val="Heading1"/>
        <w:keepNext/>
        <w:spacing w:before="240" w:after="60"/>
        <w:jc w:val="both"/>
        <w:rPr>
          <w:rFonts w:ascii="Arrus" w:hAnsi="Arrus"/>
          <w:b/>
          <w:bCs/>
          <w:kern w:val="32"/>
          <w:sz w:val="22"/>
          <w:szCs w:val="28"/>
          <w:lang w:val="en-GB"/>
        </w:rPr>
      </w:pPr>
      <w:r w:rsidRPr="00584AEA">
        <w:rPr>
          <w:rFonts w:ascii="Arrus" w:hAnsi="Arrus"/>
          <w:b/>
          <w:bCs/>
          <w:kern w:val="32"/>
          <w:sz w:val="22"/>
          <w:szCs w:val="28"/>
          <w:lang w:val="en-GB"/>
        </w:rPr>
        <w:t xml:space="preserve">According to another study, India: Alcohol and public health by Dr Vivek Benegal): </w:t>
      </w:r>
    </w:p>
    <w:p w14:paraId="268B31F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The prevalence of current use of alcohol ranged from a low of 7% in the western state of Gujarat (officially under Prohibition) to 75% in the North-eastern state of Arunachal Pradesh.</w:t>
      </w:r>
    </w:p>
    <w:p w14:paraId="268B31F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Repeated observations have documented that more than </w:t>
      </w:r>
      <w:r w:rsidRPr="00584AEA">
        <w:rPr>
          <w:rFonts w:ascii="Arrus" w:hAnsi="Arrus"/>
          <w:b/>
          <w:bCs/>
          <w:sz w:val="22"/>
          <w:szCs w:val="28"/>
          <w:lang w:val="en-GB"/>
        </w:rPr>
        <w:t xml:space="preserve">50% of all drinkers satisfy criteria for hazardous drinking. </w:t>
      </w:r>
      <w:r w:rsidRPr="00584AEA">
        <w:rPr>
          <w:rFonts w:ascii="Arrus" w:hAnsi="Arrus"/>
          <w:sz w:val="22"/>
          <w:szCs w:val="28"/>
          <w:lang w:val="en-GB"/>
        </w:rPr>
        <w:t>The signature pattern is one of heavy drinking, typically more than 5 standard drinks on typical occasions.</w:t>
      </w:r>
    </w:p>
    <w:p w14:paraId="268B3200" w14:textId="77777777" w:rsidR="00270475" w:rsidRPr="00584AEA" w:rsidRDefault="00270475" w:rsidP="00270475">
      <w:pPr>
        <w:jc w:val="both"/>
        <w:rPr>
          <w:rFonts w:ascii="Arrus" w:hAnsi="Arrus"/>
          <w:sz w:val="22"/>
          <w:szCs w:val="28"/>
          <w:lang w:val="en-GB"/>
        </w:rPr>
      </w:pPr>
      <w:r w:rsidRPr="00584AEA">
        <w:rPr>
          <w:rFonts w:ascii="Arrus" w:hAnsi="Arrus"/>
          <w:b/>
          <w:bCs/>
          <w:sz w:val="22"/>
          <w:szCs w:val="28"/>
          <w:lang w:val="en-GB"/>
        </w:rPr>
        <w:t>* Alcohol related problems account for over a fifth of hospital admissions but are under recognized by primary care physicians. Alcohol misuse has been implicated in over 20% of traumatic brain injuries and 60% of all injuries reporting to emergency rooms</w:t>
      </w:r>
      <w:r w:rsidRPr="00584AEA">
        <w:rPr>
          <w:rFonts w:ascii="Arrus" w:hAnsi="Arrus"/>
          <w:sz w:val="22"/>
          <w:szCs w:val="28"/>
          <w:lang w:val="en-GB"/>
        </w:rPr>
        <w:t>. It has a disproportionately high association with deliberate self-harm, high-risk sexual behaviour, HIV infection, tuberculosis, oesophageal cancer, liver disease and duodenal ulcer.</w:t>
      </w:r>
    </w:p>
    <w:p w14:paraId="268B320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w:t>
      </w:r>
      <w:r w:rsidRPr="00584AEA">
        <w:rPr>
          <w:rFonts w:ascii="Arrus" w:hAnsi="Arrus"/>
          <w:b/>
          <w:bCs/>
          <w:sz w:val="22"/>
          <w:szCs w:val="28"/>
          <w:lang w:val="en-GB"/>
        </w:rPr>
        <w:t>A study from the state of Karnataka in South India estimated that monetizable direct and indirect costs attributable to people with alcohol dependence alone, was more than 3 times the profits from alcohol taxation and several times more than the annual health budget of that state.</w:t>
      </w:r>
    </w:p>
    <w:p w14:paraId="268B320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The local alcohol industry, quick to seize upon this emerging market, has introduced new products such as flavoured and mild alcoholic products, aimed to recruit non-drinkers, targeted primarily at women and young men. </w:t>
      </w:r>
    </w:p>
    <w:p w14:paraId="268B3203" w14:textId="77777777" w:rsidR="00270475" w:rsidRPr="00584AEA" w:rsidRDefault="00270475" w:rsidP="00270475">
      <w:pPr>
        <w:jc w:val="both"/>
        <w:rPr>
          <w:rFonts w:ascii="Arrus" w:hAnsi="Arrus"/>
          <w:sz w:val="22"/>
          <w:szCs w:val="28"/>
          <w:lang w:val="en-GB"/>
        </w:rPr>
      </w:pPr>
    </w:p>
    <w:p w14:paraId="268B3204"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I tried but could not find any data on the Muslims in India. But if such a study is conducted, following facts are likely to emerge:</w:t>
      </w:r>
    </w:p>
    <w:p w14:paraId="268B3205"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1. The general rate of consumption among Muslims will be found lower than other communities. It will be found even lower in Muslim women compared to women in other communities.</w:t>
      </w:r>
    </w:p>
    <w:p w14:paraId="268B3206"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2. It will be found that young Muslims especially studying or working in areas where majority are non-Muslims are more likely to start drinking.</w:t>
      </w:r>
    </w:p>
    <w:p w14:paraId="268B320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3. Uneducated Muslims of labourers are perhaps bigger consumers than the educated Muslim class in general, which is showing greater awareness for Islam.</w:t>
      </w:r>
    </w:p>
    <w:p w14:paraId="268B320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4. Muslims are more likely to give up alcohol, and dugs than others if properly counselled. </w:t>
      </w:r>
    </w:p>
    <w:p w14:paraId="268B320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5. There is an urgent need that Muslim organizations must come up </w:t>
      </w:r>
      <w:r w:rsidRPr="00584AEA">
        <w:rPr>
          <w:rFonts w:ascii="Arrus" w:hAnsi="Arrus"/>
          <w:sz w:val="22"/>
          <w:szCs w:val="28"/>
          <w:lang w:val="en-GB"/>
        </w:rPr>
        <w:lastRenderedPageBreak/>
        <w:t>with a plan to keep Muslims away from alcohol and drugs;</w:t>
      </w:r>
    </w:p>
    <w:p w14:paraId="268B320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6. A Muslim initiative against social evils can help in integration of communities in India with decreased level of communalism. </w:t>
      </w:r>
    </w:p>
    <w:p w14:paraId="268B320B" w14:textId="77777777" w:rsidR="00270475" w:rsidRPr="00584AEA" w:rsidRDefault="00270475" w:rsidP="00270475">
      <w:pPr>
        <w:jc w:val="both"/>
        <w:rPr>
          <w:rFonts w:ascii="Arrus" w:hAnsi="Arrus"/>
          <w:sz w:val="22"/>
          <w:szCs w:val="28"/>
          <w:lang w:val="en-GB"/>
        </w:rPr>
      </w:pPr>
    </w:p>
    <w:p w14:paraId="268B320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problems related to alcohol and other social evils are likely to multiply fast in coming decades. </w:t>
      </w:r>
    </w:p>
    <w:p w14:paraId="268B320D" w14:textId="77777777" w:rsidR="00270475" w:rsidRPr="00584AEA" w:rsidRDefault="00270475" w:rsidP="00270475">
      <w:pPr>
        <w:jc w:val="both"/>
        <w:rPr>
          <w:rFonts w:ascii="Arrus" w:hAnsi="Arrus"/>
          <w:sz w:val="22"/>
          <w:szCs w:val="28"/>
          <w:lang w:val="en-GB"/>
        </w:rPr>
      </w:pPr>
    </w:p>
    <w:p w14:paraId="268B320E"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Commercialisation of Sex</w:t>
      </w:r>
    </w:p>
    <w:p w14:paraId="268B320F"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champions of women’s rights talk a lot about the problems of women related to divorces and polygamy but hardly talk of prostitution, which is a much bigger problem involving much greater number of women and causing much greater damage to life, dignity and peace. Yet, if there is any campaign on the issue, thanks to the forces of globalisation, it is aimed at the legalising rather than banning the prostitution and all other forms of sexual misdemeanours and perversions. </w:t>
      </w:r>
    </w:p>
    <w:p w14:paraId="268B3210" w14:textId="77777777" w:rsidR="00270475" w:rsidRPr="00584AEA" w:rsidRDefault="00270475" w:rsidP="00270475">
      <w:pPr>
        <w:jc w:val="both"/>
        <w:rPr>
          <w:rFonts w:ascii="Arrus" w:hAnsi="Arrus"/>
          <w:sz w:val="22"/>
          <w:szCs w:val="28"/>
          <w:lang w:val="en-GB"/>
        </w:rPr>
      </w:pPr>
    </w:p>
    <w:p w14:paraId="268B321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According to a report appearing on Wikipedia:</w:t>
      </w:r>
    </w:p>
    <w:p w14:paraId="268B3212"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“An in-depth study of the red light area and the pattern of functioning reflect the dehumanizing situation that the commercially sexually exploited women (CSEW) face every day. </w:t>
      </w:r>
      <w:r w:rsidRPr="00584AEA">
        <w:rPr>
          <w:rFonts w:ascii="Arrus" w:hAnsi="Arrus"/>
          <w:b/>
          <w:bCs/>
          <w:i/>
          <w:sz w:val="22"/>
          <w:szCs w:val="28"/>
          <w:lang w:val="en-GB"/>
        </w:rPr>
        <w:t>They are pushed into the trade at a young age, at times even before they attain puberty and thus are not aware of the trap they are falling into</w:t>
      </w:r>
      <w:r w:rsidRPr="00584AEA">
        <w:rPr>
          <w:rFonts w:ascii="Arrus" w:hAnsi="Arrus"/>
          <w:i/>
          <w:sz w:val="22"/>
          <w:szCs w:val="28"/>
          <w:lang w:val="en-GB"/>
        </w:rPr>
        <w:t xml:space="preserve">. Once in the trade, there is no escape, till the brothel keeper has earned well enough through them. Here they are subjected to physical and mental torture if they refuse to abide by the wishes of the keeper. As most women have no formal education, they have no knowledge of how much they earn. </w:t>
      </w:r>
      <w:r w:rsidRPr="00584AEA">
        <w:rPr>
          <w:rFonts w:ascii="Arrus" w:hAnsi="Arrus"/>
          <w:b/>
          <w:bCs/>
          <w:i/>
          <w:sz w:val="22"/>
          <w:szCs w:val="28"/>
          <w:lang w:val="en-GB"/>
        </w:rPr>
        <w:t>When they are allowed to leave the set-up, they are most probably a victim of life threatening diseases like AIDS, without any place to go to</w:t>
      </w:r>
      <w:r w:rsidRPr="00584AEA">
        <w:rPr>
          <w:rFonts w:ascii="Arrus" w:hAnsi="Arrus"/>
          <w:i/>
          <w:sz w:val="22"/>
          <w:szCs w:val="28"/>
          <w:lang w:val="en-GB"/>
        </w:rPr>
        <w:t>. Thus in all probability, they will continue in the area and start soliciting and earning. Once trapped in the trade, women get pulled into a vicious circle from which escape is difficult. They get succour through the contacts with various organizations working in the area. They form the bridge for them to develop linkage with the outside world, which also form the support system to the women, should they choose to move out of the trade</w:t>
      </w:r>
      <w:r w:rsidRPr="00584AEA">
        <w:rPr>
          <w:rFonts w:ascii="Arrus" w:hAnsi="Arrus" w:hint="eastAsia"/>
          <w:i/>
          <w:sz w:val="22"/>
          <w:szCs w:val="28"/>
          <w:lang w:val="en-GB"/>
        </w:rPr>
        <w:t>…</w:t>
      </w:r>
      <w:r w:rsidRPr="00584AEA">
        <w:rPr>
          <w:rFonts w:ascii="Arrus" w:hAnsi="Arrus"/>
          <w:i/>
          <w:sz w:val="22"/>
          <w:szCs w:val="28"/>
          <w:lang w:val="en-GB"/>
        </w:rPr>
        <w:t>.</w:t>
      </w:r>
    </w:p>
    <w:p w14:paraId="268B3213" w14:textId="77777777" w:rsidR="00270475" w:rsidRPr="00584AEA" w:rsidRDefault="00270475" w:rsidP="00270475">
      <w:pPr>
        <w:jc w:val="both"/>
        <w:rPr>
          <w:rFonts w:ascii="Arrus" w:hAnsi="Arrus"/>
          <w:i/>
          <w:sz w:val="22"/>
          <w:szCs w:val="28"/>
          <w:vertAlign w:val="superscript"/>
          <w:lang w:val="en-GB"/>
        </w:rPr>
      </w:pPr>
      <w:r w:rsidRPr="00584AEA">
        <w:rPr>
          <w:rFonts w:ascii="Arrus" w:hAnsi="Arrus"/>
          <w:i/>
          <w:sz w:val="22"/>
          <w:szCs w:val="28"/>
          <w:lang w:val="en-GB"/>
        </w:rPr>
        <w:t>“In 2007, the Ministry of Women and Child Development reported the presence of over 3 million female sex workers in India, with 35.47 percent of them entering the trade before the age of 18 years</w:t>
      </w:r>
      <w:r w:rsidRPr="00584AEA">
        <w:rPr>
          <w:rFonts w:ascii="Arrus" w:hAnsi="Arrus" w:hint="eastAsia"/>
          <w:i/>
          <w:sz w:val="22"/>
          <w:szCs w:val="28"/>
          <w:lang w:val="en-GB"/>
        </w:rPr>
        <w:t>……</w:t>
      </w:r>
      <w:r w:rsidRPr="00584AEA">
        <w:rPr>
          <w:rFonts w:ascii="Arrus" w:hAnsi="Arrus"/>
          <w:i/>
          <w:sz w:val="22"/>
          <w:szCs w:val="28"/>
          <w:lang w:val="en-GB"/>
        </w:rPr>
        <w:t xml:space="preserve">.. </w:t>
      </w:r>
      <w:r w:rsidRPr="00584AEA">
        <w:rPr>
          <w:rFonts w:ascii="Arrus" w:hAnsi="Arrus"/>
          <w:b/>
          <w:bCs/>
          <w:i/>
          <w:sz w:val="22"/>
          <w:szCs w:val="28"/>
          <w:lang w:val="en-GB"/>
        </w:rPr>
        <w:t xml:space="preserve">Human Rights Watch puts the figure of sex workers in India at around 20 million, with Mumbai alone being home to 200,000 sex workers, the largest sex industry centre in Asia. </w:t>
      </w:r>
      <w:r w:rsidRPr="00584AEA">
        <w:rPr>
          <w:rFonts w:ascii="Arrus" w:hAnsi="Arrus"/>
          <w:i/>
          <w:sz w:val="22"/>
          <w:szCs w:val="28"/>
          <w:lang w:val="en-GB"/>
        </w:rPr>
        <w:t xml:space="preserve">The number of </w:t>
      </w:r>
      <w:r w:rsidRPr="00584AEA">
        <w:rPr>
          <w:rFonts w:ascii="Arrus" w:hAnsi="Arrus"/>
          <w:i/>
          <w:sz w:val="22"/>
          <w:szCs w:val="28"/>
          <w:lang w:val="en-GB"/>
        </w:rPr>
        <w:lastRenderedPageBreak/>
        <w:t>prostitutes has doubled in the last decade.”</w:t>
      </w:r>
    </w:p>
    <w:p w14:paraId="268B3214" w14:textId="77777777" w:rsidR="00270475" w:rsidRPr="00584AEA" w:rsidRDefault="00270475" w:rsidP="00270475">
      <w:pPr>
        <w:jc w:val="both"/>
        <w:rPr>
          <w:rFonts w:ascii="Arrus" w:hAnsi="Arrus"/>
          <w:sz w:val="18"/>
          <w:szCs w:val="28"/>
          <w:lang w:val="en-GB"/>
        </w:rPr>
      </w:pPr>
      <w:hyperlink r:id="rId554" w:history="1">
        <w:r w:rsidRPr="00584AEA">
          <w:rPr>
            <w:rStyle w:val="Hyperlink"/>
            <w:rFonts w:ascii="Arrus" w:eastAsiaTheme="majorEastAsia" w:hAnsi="Arrus" w:cs="Arial"/>
            <w:sz w:val="18"/>
            <w:szCs w:val="28"/>
            <w:lang w:val="en-GB"/>
          </w:rPr>
          <w:t>http://en.wikipedia.org/wiki/Prostitution_in_India</w:t>
        </w:r>
      </w:hyperlink>
      <w:r w:rsidRPr="00584AEA">
        <w:rPr>
          <w:rFonts w:ascii="Arrus" w:hAnsi="Arrus"/>
          <w:sz w:val="18"/>
          <w:szCs w:val="28"/>
          <w:lang w:val="en-GB"/>
        </w:rPr>
        <w:t>.</w:t>
      </w:r>
    </w:p>
    <w:p w14:paraId="268B3215"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The sex trade has now assumed another transformation with high profile women entering the trade in a high profile way earning millions. I am presenting below parts of a report which may be of special interest for the readers for various reasons:</w:t>
      </w:r>
    </w:p>
    <w:p w14:paraId="268B3216" w14:textId="77777777" w:rsidR="00270475" w:rsidRPr="00584AEA" w:rsidRDefault="00270475" w:rsidP="00270475">
      <w:pPr>
        <w:jc w:val="both"/>
        <w:rPr>
          <w:rFonts w:ascii="Arrus" w:hAnsi="Arrus"/>
          <w:sz w:val="22"/>
          <w:szCs w:val="28"/>
          <w:lang w:val="en-GB"/>
        </w:rPr>
      </w:pPr>
    </w:p>
    <w:p w14:paraId="268B3217"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 xml:space="preserve">“Zeba, a 23-year-old model and actress, says she has found the perfect job. The money is great, she rubs shoulders with the very wealthy and her working hours are convenient. Zeba is one of thousands of high-price call girls servicing India's nouveau riche and the throng of foreign businessmen drawn to a booming economy. </w:t>
      </w:r>
    </w:p>
    <w:p w14:paraId="268B3218"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"If you have a modelling assignment, you have to work hard," Zeba said in American-accented English. She declined to give her full name, saying that she was doing so to protect her identity.</w:t>
      </w:r>
    </w:p>
    <w:p w14:paraId="268B3219"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"But over here," she said, "it's just one hour. You talk to the person for half-an-hour and then the other half-an-hour in bed. You make a lot of money and it's easy."</w:t>
      </w:r>
    </w:p>
    <w:p w14:paraId="268B321A"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Zeba charges 200,000 rupees, or more than $4,000, for a one-hour encounter, of which the escort agency keeps half.</w:t>
      </w:r>
    </w:p>
    <w:p w14:paraId="268B321B"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Call girls like Zeba live in a world far removed from the infamous GB Road in New Delhi, the city's main red-light district, plying their trade in five-star hotels rather than on the streets or in brothels.</w:t>
      </w:r>
    </w:p>
    <w:p w14:paraId="268B321C"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Many high-price escorts are educated women from middle-class families who consider prostitution a lucrative and even glamorous profession.</w:t>
      </w:r>
    </w:p>
    <w:p w14:paraId="268B321D"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Ranjana Kumari, an advocate of women's rights and director of the Centre for Social Research in New Delhi, said: "Only 2 to 3 percent of India's prostitutes enter the profession willingly. These are the high-class girls, and it is them exercising their democratic rights."</w:t>
      </w:r>
    </w:p>
    <w:p w14:paraId="268B321E"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Kumari added, "These high-class escorts are definitely an outcome of globalized India."</w:t>
      </w:r>
    </w:p>
    <w:p w14:paraId="268B321F"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The growth of upper-class prostitution in India underscores not only the affluence among those who have the money to hire such prostitutes, but also the changing role of women in a deeply conservative society.</w:t>
      </w:r>
    </w:p>
    <w:p w14:paraId="268B3220"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lastRenderedPageBreak/>
        <w:t>Even today, Indian women are expected to cover up in public and conform to strict social norms. Premarital sex is taboo and Bollywood movies tease but they generally stop short of kissing.</w:t>
      </w:r>
    </w:p>
    <w:p w14:paraId="268B3221"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Yet the country's newfound economic affluence and expanding middle class has also brought an insatiable appetite for the good things in life, from designer clothes and fast cars to Champagne dinners.</w:t>
      </w:r>
    </w:p>
    <w:p w14:paraId="268B3222"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"With the changes in the economy and increased consumerism, the Indian woman is under pressure to conform to a highly capitalistic image which requires a lot of money to upkeep," said Anuja Agrawal, a sociologist at the University of Delhi.</w:t>
      </w:r>
    </w:p>
    <w:p w14:paraId="268B3223"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"If Indian society were to really allow their women to be free," Agrawal added, "they won't be forced to conform to such a rigid behaviour."</w:t>
      </w:r>
    </w:p>
    <w:p w14:paraId="268B3224"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High-priced sex workers in India charge anywhere from 10,000 to 50,000 rupees for an hour, but some charge many times more.</w:t>
      </w:r>
    </w:p>
    <w:p w14:paraId="268B3225"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Sameer Chamadi, who runs an escort agency in India that has branches in Dubai and London, said: "I accommodate the rich multimillionaires and business entrepreneurs. Obviously, it's a very big industry and in India it is especially fast-growing."</w:t>
      </w:r>
    </w:p>
    <w:p w14:paraId="268B3226" w14:textId="77777777" w:rsidR="00270475" w:rsidRPr="00584AEA" w:rsidRDefault="00270475" w:rsidP="00270475">
      <w:pPr>
        <w:spacing w:after="240"/>
        <w:jc w:val="both"/>
        <w:rPr>
          <w:rFonts w:ascii="Arrus" w:hAnsi="Arrus"/>
          <w:i/>
          <w:iCs/>
          <w:sz w:val="22"/>
          <w:szCs w:val="28"/>
          <w:lang w:val="en-GB"/>
        </w:rPr>
      </w:pPr>
      <w:proofErr w:type="spellStart"/>
      <w:r w:rsidRPr="00584AEA">
        <w:rPr>
          <w:rFonts w:ascii="Arrus" w:hAnsi="Arrus"/>
          <w:i/>
          <w:iCs/>
          <w:sz w:val="22"/>
          <w:szCs w:val="28"/>
          <w:lang w:val="en-GB"/>
        </w:rPr>
        <w:t>Chamadi</w:t>
      </w:r>
      <w:proofErr w:type="spellEnd"/>
      <w:r w:rsidRPr="00584AEA">
        <w:rPr>
          <w:rFonts w:ascii="Arrus" w:hAnsi="Arrus"/>
          <w:i/>
          <w:iCs/>
          <w:sz w:val="22"/>
          <w:szCs w:val="28"/>
          <w:lang w:val="en-GB"/>
        </w:rPr>
        <w:t xml:space="preserve"> added, "If the guys have money, they can have my escorts."</w:t>
      </w:r>
    </w:p>
    <w:p w14:paraId="268B3227"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His business is one of many online escort agencies in India that are sprouting up on the Internet.</w:t>
      </w:r>
    </w:p>
    <w:p w14:paraId="268B3228"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The police in India say they try to enforce anti-prostitution laws by checking classified advertisements and the Internet for those soliciting sex. But they acknowledge that it is difficult to clamp down on expensive prostitutes and wealthy clients whose liaisons are usually arranged and conducted in private.</w:t>
      </w:r>
    </w:p>
    <w:p w14:paraId="268B3229" w14:textId="77777777" w:rsidR="00270475" w:rsidRPr="00584AEA" w:rsidRDefault="00270475" w:rsidP="00270475">
      <w:pPr>
        <w:spacing w:after="240"/>
        <w:jc w:val="both"/>
        <w:rPr>
          <w:rFonts w:ascii="Arrus" w:hAnsi="Arrus"/>
          <w:i/>
          <w:iCs/>
          <w:sz w:val="22"/>
          <w:szCs w:val="28"/>
          <w:lang w:val="en-GB"/>
        </w:rPr>
      </w:pPr>
      <w:proofErr w:type="spellStart"/>
      <w:r w:rsidRPr="00584AEA">
        <w:rPr>
          <w:rFonts w:ascii="Arrus" w:hAnsi="Arrus"/>
          <w:i/>
          <w:iCs/>
          <w:sz w:val="22"/>
          <w:szCs w:val="28"/>
          <w:lang w:val="en-GB"/>
        </w:rPr>
        <w:t>Chamadi</w:t>
      </w:r>
      <w:proofErr w:type="spellEnd"/>
      <w:r w:rsidRPr="00584AEA">
        <w:rPr>
          <w:rFonts w:ascii="Arrus" w:hAnsi="Arrus"/>
          <w:i/>
          <w:iCs/>
          <w:sz w:val="22"/>
          <w:szCs w:val="28"/>
          <w:lang w:val="en-GB"/>
        </w:rPr>
        <w:t xml:space="preserve"> and other escort agency owners insist that their call girls are worth the high price and can do anything for their clients, from conversation to bondage fetishes.</w:t>
      </w:r>
    </w:p>
    <w:p w14:paraId="268B322A"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Zeba said, "It's a major, major, class difference, and with us it's not just 'slam, bang, thank you, ma'am.' You can actually sit and have a proper conversation with us."</w:t>
      </w:r>
    </w:p>
    <w:p w14:paraId="268B322B"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lastRenderedPageBreak/>
        <w:t>Starting out in Mumbai as a model, Zeba, a college graduate, got her break in movies through a client who was influential in Bollywood. She said she had no regrets about her chosen profession.</w:t>
      </w:r>
    </w:p>
    <w:p w14:paraId="268B322C" w14:textId="77777777" w:rsidR="00270475" w:rsidRPr="00584AEA" w:rsidRDefault="00270475" w:rsidP="00270475">
      <w:pPr>
        <w:spacing w:after="240"/>
        <w:jc w:val="both"/>
        <w:rPr>
          <w:rFonts w:ascii="Arrus" w:hAnsi="Arrus"/>
          <w:i/>
          <w:iCs/>
          <w:sz w:val="22"/>
          <w:szCs w:val="28"/>
          <w:lang w:val="en-GB"/>
        </w:rPr>
      </w:pPr>
      <w:r w:rsidRPr="00584AEA">
        <w:rPr>
          <w:rFonts w:ascii="Arrus" w:hAnsi="Arrus"/>
          <w:i/>
          <w:iCs/>
          <w:sz w:val="22"/>
          <w:szCs w:val="28"/>
          <w:lang w:val="en-GB"/>
        </w:rPr>
        <w:t>"I really hate people who put on an act about not liking something when they actually do," she said. "I mean, sex is not just what men want. We women want it also."</w:t>
      </w:r>
    </w:p>
    <w:p w14:paraId="268B322D" w14:textId="77777777" w:rsidR="00270475" w:rsidRPr="00584AEA" w:rsidRDefault="00270475" w:rsidP="00270475">
      <w:pPr>
        <w:jc w:val="both"/>
        <w:rPr>
          <w:rFonts w:ascii="Arrus" w:hAnsi="Arrus"/>
          <w:sz w:val="18"/>
          <w:szCs w:val="22"/>
          <w:lang w:val="en-GB"/>
        </w:rPr>
      </w:pPr>
      <w:r w:rsidRPr="00584AEA">
        <w:rPr>
          <w:rFonts w:ascii="Arrus" w:hAnsi="Arrus"/>
          <w:sz w:val="18"/>
          <w:szCs w:val="22"/>
          <w:lang w:val="en-GB"/>
        </w:rPr>
        <w:t>http://www.nytimes.com/2008/09/14/business/worldbusiness/14iht-escort.1.16126839.html</w:t>
      </w:r>
    </w:p>
    <w:p w14:paraId="268B322E" w14:textId="77777777" w:rsidR="00270475" w:rsidRPr="00584AEA" w:rsidRDefault="00270475" w:rsidP="00270475">
      <w:pPr>
        <w:jc w:val="both"/>
        <w:rPr>
          <w:rFonts w:ascii="Arrus" w:hAnsi="Arrus"/>
          <w:sz w:val="22"/>
          <w:szCs w:val="28"/>
          <w:lang w:val="en-GB"/>
        </w:rPr>
      </w:pPr>
    </w:p>
    <w:p w14:paraId="268B322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This report shows many aspects:</w:t>
      </w:r>
    </w:p>
    <w:p w14:paraId="268B3230" w14:textId="77777777" w:rsidR="00270475" w:rsidRPr="00584AEA" w:rsidRDefault="00270475" w:rsidP="006F4670">
      <w:pPr>
        <w:numPr>
          <w:ilvl w:val="0"/>
          <w:numId w:val="32"/>
        </w:numPr>
        <w:tabs>
          <w:tab w:val="left" w:pos="720"/>
        </w:tabs>
        <w:ind w:left="720" w:hanging="360"/>
        <w:jc w:val="both"/>
        <w:rPr>
          <w:rFonts w:ascii="Arrus" w:hAnsi="Arrus"/>
          <w:sz w:val="22"/>
          <w:szCs w:val="28"/>
          <w:lang w:val="en-GB"/>
        </w:rPr>
      </w:pPr>
      <w:r w:rsidRPr="00584AEA">
        <w:rPr>
          <w:rFonts w:ascii="Arrus" w:hAnsi="Arrus"/>
          <w:sz w:val="22"/>
          <w:szCs w:val="28"/>
          <w:lang w:val="en-GB"/>
        </w:rPr>
        <w:t>In India, Muslim women too are falling prey to both kinds of prostitution, forced and choice; (Zeba may not necessarily be a Muslim though);</w:t>
      </w:r>
    </w:p>
    <w:p w14:paraId="268B3231" w14:textId="77777777" w:rsidR="00270475" w:rsidRPr="00584AEA" w:rsidRDefault="00270475" w:rsidP="006F4670">
      <w:pPr>
        <w:numPr>
          <w:ilvl w:val="0"/>
          <w:numId w:val="33"/>
        </w:numPr>
        <w:tabs>
          <w:tab w:val="left" w:pos="720"/>
        </w:tabs>
        <w:ind w:left="720" w:hanging="360"/>
        <w:jc w:val="both"/>
        <w:rPr>
          <w:rFonts w:ascii="Arrus" w:hAnsi="Arrus"/>
          <w:sz w:val="22"/>
          <w:szCs w:val="28"/>
          <w:lang w:val="en-GB"/>
        </w:rPr>
      </w:pPr>
      <w:r w:rsidRPr="00584AEA">
        <w:rPr>
          <w:rFonts w:ascii="Arrus" w:hAnsi="Arrus"/>
          <w:sz w:val="22"/>
          <w:szCs w:val="28"/>
          <w:lang w:val="en-GB"/>
        </w:rPr>
        <w:t>The number of prostitutes in India is much bigger than the so-called victims of divorces and polygamy;</w:t>
      </w:r>
    </w:p>
    <w:p w14:paraId="268B3232" w14:textId="77777777" w:rsidR="00270475" w:rsidRPr="00584AEA" w:rsidRDefault="00270475" w:rsidP="006F4670">
      <w:pPr>
        <w:numPr>
          <w:ilvl w:val="0"/>
          <w:numId w:val="33"/>
        </w:numPr>
        <w:tabs>
          <w:tab w:val="left" w:pos="720"/>
        </w:tabs>
        <w:ind w:left="720" w:hanging="360"/>
        <w:jc w:val="both"/>
        <w:rPr>
          <w:rFonts w:ascii="Arrus" w:hAnsi="Arrus"/>
          <w:sz w:val="22"/>
          <w:szCs w:val="28"/>
          <w:lang w:val="en-GB"/>
        </w:rPr>
      </w:pPr>
      <w:r w:rsidRPr="00584AEA">
        <w:rPr>
          <w:rFonts w:ascii="Arrus" w:hAnsi="Arrus"/>
          <w:sz w:val="22"/>
          <w:szCs w:val="28"/>
          <w:lang w:val="en-GB"/>
        </w:rPr>
        <w:t>The prostitution and promiscuity along with pornography are the major factors in the spread of AIDS and other sexually transmitted and sexually linked diseases including Hepatitis B which combined may have at least 7 to 10 million patients in the country;</w:t>
      </w:r>
    </w:p>
    <w:p w14:paraId="268B3233" w14:textId="77777777" w:rsidR="00270475" w:rsidRPr="00584AEA" w:rsidRDefault="00270475" w:rsidP="006F4670">
      <w:pPr>
        <w:numPr>
          <w:ilvl w:val="0"/>
          <w:numId w:val="33"/>
        </w:numPr>
        <w:tabs>
          <w:tab w:val="left" w:pos="720"/>
        </w:tabs>
        <w:ind w:left="720" w:hanging="360"/>
        <w:jc w:val="both"/>
        <w:rPr>
          <w:rFonts w:ascii="Arrus" w:hAnsi="Arrus"/>
          <w:sz w:val="22"/>
          <w:szCs w:val="28"/>
          <w:lang w:val="en-GB"/>
        </w:rPr>
      </w:pPr>
      <w:r w:rsidRPr="00584AEA">
        <w:rPr>
          <w:rFonts w:ascii="Arrus" w:hAnsi="Arrus"/>
          <w:sz w:val="22"/>
          <w:szCs w:val="28"/>
          <w:lang w:val="en-GB"/>
        </w:rPr>
        <w:t>Islamic and Muslim organizations have never bothered to campaign on these issues. No attempt whatsoever has ever been made to rehabilitate Muslim prostitutes or against prostitution in general;</w:t>
      </w:r>
    </w:p>
    <w:p w14:paraId="268B3234" w14:textId="77777777" w:rsidR="00270475" w:rsidRPr="00584AEA" w:rsidRDefault="00270475" w:rsidP="006F4670">
      <w:pPr>
        <w:numPr>
          <w:ilvl w:val="0"/>
          <w:numId w:val="33"/>
        </w:numPr>
        <w:tabs>
          <w:tab w:val="left" w:pos="720"/>
        </w:tabs>
        <w:ind w:left="720" w:hanging="360"/>
        <w:jc w:val="both"/>
        <w:rPr>
          <w:rFonts w:ascii="Arrus" w:hAnsi="Arrus"/>
          <w:sz w:val="22"/>
          <w:szCs w:val="28"/>
          <w:lang w:val="en-GB"/>
        </w:rPr>
      </w:pPr>
      <w:r w:rsidRPr="00584AEA">
        <w:rPr>
          <w:rFonts w:ascii="Arrus" w:hAnsi="Arrus"/>
          <w:sz w:val="22"/>
          <w:szCs w:val="28"/>
          <w:lang w:val="en-GB"/>
        </w:rPr>
        <w:t xml:space="preserve">If Muslims take lead in these campaigns, they are likely to earn more respect in the country and many people from other communities will come to support them. </w:t>
      </w:r>
    </w:p>
    <w:p w14:paraId="268B3235" w14:textId="77777777" w:rsidR="00270475" w:rsidRPr="00584AEA" w:rsidRDefault="00270475" w:rsidP="00270475">
      <w:pPr>
        <w:jc w:val="both"/>
        <w:rPr>
          <w:rFonts w:ascii="Arrus" w:hAnsi="Arrus"/>
          <w:sz w:val="22"/>
          <w:szCs w:val="28"/>
          <w:lang w:val="en-GB"/>
        </w:rPr>
      </w:pPr>
    </w:p>
    <w:p w14:paraId="268B3236"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The gambling is another important social problem that attracts attention. But we will discuss this and other issues like abortion at a later stage. </w:t>
      </w:r>
    </w:p>
    <w:p w14:paraId="268B3237" w14:textId="77777777" w:rsidR="00270475" w:rsidRPr="00584AEA" w:rsidRDefault="00270475" w:rsidP="00270475">
      <w:pPr>
        <w:ind w:left="360"/>
        <w:jc w:val="both"/>
        <w:rPr>
          <w:rFonts w:ascii="Arrus" w:hAnsi="Arrus"/>
          <w:b/>
          <w:bCs/>
          <w:sz w:val="22"/>
          <w:szCs w:val="28"/>
          <w:lang w:val="en-GB"/>
        </w:rPr>
      </w:pPr>
    </w:p>
    <w:p w14:paraId="268B3238"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Right to Health</w:t>
      </w:r>
    </w:p>
    <w:p w14:paraId="268B3239" w14:textId="77777777" w:rsidR="00270475" w:rsidRPr="00584AEA" w:rsidRDefault="00270475" w:rsidP="00270475">
      <w:pPr>
        <w:ind w:firstLine="720"/>
        <w:jc w:val="both"/>
        <w:rPr>
          <w:rFonts w:ascii="Arrus" w:hAnsi="Arrus"/>
          <w:bCs/>
          <w:sz w:val="22"/>
          <w:szCs w:val="28"/>
          <w:lang w:val="en-GB"/>
        </w:rPr>
      </w:pPr>
      <w:r w:rsidRPr="00584AEA">
        <w:rPr>
          <w:rFonts w:ascii="Arrus" w:hAnsi="Arrus"/>
          <w:bCs/>
          <w:sz w:val="22"/>
          <w:szCs w:val="28"/>
          <w:lang w:val="en-GB"/>
        </w:rPr>
        <w:t xml:space="preserve">Right to health is universally recognised as one of the most important rights of individuals. But as is always the case, the right to health has also evolved under the patronage of the forces of economics that seek to preserve their own interests. It has never occurred to anyone that the onus of preservation of human life and maintenance of health falls not only on the shoulders of individuals themselves but the system must also be life preserving and health protective. This in turn means that the system must ensure that the individuals should not be </w:t>
      </w:r>
      <w:r w:rsidRPr="00584AEA">
        <w:rPr>
          <w:rFonts w:ascii="Arrus" w:hAnsi="Arrus"/>
          <w:bCs/>
          <w:sz w:val="22"/>
          <w:szCs w:val="28"/>
          <w:lang w:val="en-GB"/>
        </w:rPr>
        <w:lastRenderedPageBreak/>
        <w:t xml:space="preserve">exposed to materials and practices that endanger health in a substantial way. The natural corollary of this is that the State and the International bodies must ensure that no such materials and practices will be allowed to be sold to the people as are dangerous, in short term or long term, to human health. </w:t>
      </w:r>
    </w:p>
    <w:p w14:paraId="268B323A" w14:textId="77777777" w:rsidR="00270475" w:rsidRPr="00584AEA" w:rsidRDefault="00270475" w:rsidP="00270475">
      <w:pPr>
        <w:ind w:firstLine="720"/>
        <w:jc w:val="both"/>
        <w:rPr>
          <w:rFonts w:ascii="Arrus" w:hAnsi="Arrus"/>
          <w:sz w:val="22"/>
          <w:szCs w:val="28"/>
          <w:lang w:val="en-GB"/>
        </w:rPr>
      </w:pPr>
      <w:hyperlink r:id="rId555" w:anchor="Article_25" w:tooltip="United Nations Declaration of Human Rights" w:history="1">
        <w:r w:rsidRPr="00584AEA">
          <w:rPr>
            <w:rStyle w:val="Hyperlink"/>
            <w:rFonts w:ascii="Arrus" w:eastAsiaTheme="majorEastAsia" w:hAnsi="Arrus" w:cs="Arial"/>
            <w:sz w:val="22"/>
            <w:szCs w:val="28"/>
            <w:lang w:val="en-GB"/>
          </w:rPr>
          <w:t>Article 25 of the Universal Declaration of Human Rights</w:t>
        </w:r>
      </w:hyperlink>
      <w:r w:rsidRPr="00584AEA">
        <w:rPr>
          <w:rStyle w:val="apple-converted-space"/>
          <w:rFonts w:ascii="Arrus" w:hAnsi="Arrus"/>
          <w:sz w:val="22"/>
          <w:szCs w:val="28"/>
          <w:lang w:val="en-GB"/>
        </w:rPr>
        <w:t> </w:t>
      </w:r>
      <w:r w:rsidRPr="00584AEA">
        <w:rPr>
          <w:rFonts w:ascii="Arrus" w:hAnsi="Arrus"/>
          <w:sz w:val="22"/>
          <w:szCs w:val="28"/>
          <w:lang w:val="en-GB"/>
        </w:rPr>
        <w:t xml:space="preserve">1948 states that "Everyone has the right to a standard of living adequate for the health, and well-being of himself and his family...". </w:t>
      </w:r>
    </w:p>
    <w:p w14:paraId="268B323B"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Now, while the “well-being of family” is being talked about, the role of family comprising a male and female and their kids as a health-protective institution is ignored. If traditional family system is accepted as the best system for the preservation of life and maintenance of health, the forces of economics would again be in trouble. With huge planning, they have ushered in a “sexual revolution”, which makes it possible for them to use all types of services of women for the market, which in turn increases the prospects of a large number of industries including fashion, cosmetics, entertainment, media and tourism on the one hand and sex, gambling and alcohol  industry on the other.  </w:t>
      </w:r>
    </w:p>
    <w:p w14:paraId="268B323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The</w:t>
      </w:r>
      <w:r w:rsidRPr="00584AEA">
        <w:rPr>
          <w:rStyle w:val="apple-converted-space"/>
          <w:rFonts w:ascii="Arrus" w:hAnsi="Arrus"/>
          <w:sz w:val="22"/>
          <w:szCs w:val="28"/>
          <w:lang w:val="en-GB"/>
        </w:rPr>
        <w:t> </w:t>
      </w:r>
      <w:hyperlink r:id="rId556" w:tooltip="Preamble" w:history="1">
        <w:r w:rsidRPr="00584AEA">
          <w:rPr>
            <w:rStyle w:val="Hyperlink"/>
            <w:rFonts w:ascii="Arrus" w:eastAsiaTheme="majorEastAsia" w:hAnsi="Arrus" w:cs="Arial"/>
            <w:sz w:val="22"/>
            <w:szCs w:val="28"/>
            <w:lang w:val="en-GB"/>
          </w:rPr>
          <w:t>Preamble</w:t>
        </w:r>
      </w:hyperlink>
      <w:r w:rsidRPr="00584AEA">
        <w:rPr>
          <w:rStyle w:val="apple-converted-space"/>
          <w:rFonts w:ascii="Arrus" w:hAnsi="Arrus"/>
          <w:sz w:val="22"/>
          <w:szCs w:val="28"/>
          <w:lang w:val="en-GB"/>
        </w:rPr>
        <w:t> </w:t>
      </w:r>
      <w:r w:rsidRPr="00584AEA">
        <w:rPr>
          <w:rFonts w:ascii="Arrus" w:hAnsi="Arrus"/>
          <w:sz w:val="22"/>
          <w:szCs w:val="28"/>
          <w:lang w:val="en-GB"/>
        </w:rPr>
        <w:t>to the</w:t>
      </w:r>
      <w:r w:rsidRPr="00584AEA">
        <w:rPr>
          <w:rStyle w:val="apple-converted-space"/>
          <w:rFonts w:ascii="Arrus" w:hAnsi="Arrus"/>
          <w:sz w:val="22"/>
          <w:szCs w:val="28"/>
          <w:lang w:val="en-GB"/>
        </w:rPr>
        <w:t> </w:t>
      </w:r>
      <w:hyperlink r:id="rId557" w:tooltip="World Health Organisation" w:history="1">
        <w:r w:rsidRPr="00584AEA">
          <w:rPr>
            <w:rStyle w:val="Hyperlink"/>
            <w:rFonts w:ascii="Arrus" w:eastAsiaTheme="majorEastAsia" w:hAnsi="Arrus" w:cs="Arial"/>
            <w:sz w:val="22"/>
            <w:szCs w:val="28"/>
            <w:lang w:val="en-GB"/>
          </w:rPr>
          <w:t>World Health Organisation</w:t>
        </w:r>
      </w:hyperlink>
      <w:r w:rsidRPr="00584AEA">
        <w:rPr>
          <w:rFonts w:ascii="Arrus" w:hAnsi="Arrus"/>
          <w:sz w:val="22"/>
          <w:szCs w:val="28"/>
          <w:lang w:val="en-GB"/>
        </w:rPr>
        <w:t>'s (WHO) constitution also declares that it is one of the fundamental rights of every human being to enjoy "the highest attainable standard of health". The United Nations further defined the right to health in Article 12 of the</w:t>
      </w:r>
      <w:r w:rsidRPr="00584AEA">
        <w:rPr>
          <w:rStyle w:val="apple-converted-space"/>
          <w:rFonts w:ascii="Arrus" w:hAnsi="Arrus"/>
          <w:sz w:val="22"/>
          <w:szCs w:val="28"/>
          <w:lang w:val="en-GB"/>
        </w:rPr>
        <w:t> </w:t>
      </w:r>
      <w:hyperlink r:id="rId558" w:tooltip="International Covenant on Economic, Social and Cultural Rights" w:history="1">
        <w:r w:rsidRPr="00584AEA">
          <w:rPr>
            <w:rStyle w:val="Hyperlink"/>
            <w:rFonts w:ascii="Arrus" w:eastAsiaTheme="majorEastAsia" w:hAnsi="Arrus" w:cs="Arial"/>
            <w:sz w:val="22"/>
            <w:szCs w:val="28"/>
            <w:lang w:val="en-GB"/>
          </w:rPr>
          <w:t>International Covenant on Economic, Social and Cultural Rights</w:t>
        </w:r>
      </w:hyperlink>
      <w:r w:rsidRPr="00584AEA">
        <w:rPr>
          <w:rStyle w:val="apple-converted-space"/>
          <w:rFonts w:ascii="Arrus" w:hAnsi="Arrus"/>
          <w:sz w:val="22"/>
          <w:szCs w:val="28"/>
          <w:lang w:val="en-GB"/>
        </w:rPr>
        <w:t> </w:t>
      </w:r>
      <w:r w:rsidRPr="00584AEA">
        <w:rPr>
          <w:rFonts w:ascii="Arrus" w:hAnsi="Arrus"/>
          <w:sz w:val="22"/>
          <w:szCs w:val="28"/>
          <w:lang w:val="en-GB"/>
        </w:rPr>
        <w:t>in 1966. The Covenant guarantees the "right of everyone to the enjoyment of the highest attainable standard of health", and calls for the "provision for the reductions of . . . infant mortality and for the healthy development of the child; the improvement of all aspects of environmental and industrial hygiene; the prevention, treatment and control of</w:t>
      </w:r>
      <w:r w:rsidRPr="00584AEA">
        <w:rPr>
          <w:rStyle w:val="apple-converted-space"/>
          <w:rFonts w:ascii="Arrus" w:hAnsi="Arrus"/>
          <w:sz w:val="22"/>
          <w:szCs w:val="28"/>
          <w:lang w:val="en-GB"/>
        </w:rPr>
        <w:t> </w:t>
      </w:r>
      <w:hyperlink r:id="rId559" w:tooltip="Epidemic" w:history="1">
        <w:r w:rsidRPr="00584AEA">
          <w:rPr>
            <w:rStyle w:val="Hyperlink"/>
            <w:rFonts w:ascii="Arrus" w:eastAsiaTheme="majorEastAsia" w:hAnsi="Arrus" w:cs="Arial"/>
            <w:sz w:val="22"/>
            <w:szCs w:val="28"/>
            <w:lang w:val="en-GB"/>
          </w:rPr>
          <w:t>epidemic</w:t>
        </w:r>
      </w:hyperlink>
      <w:r w:rsidRPr="00584AEA">
        <w:rPr>
          <w:rFonts w:ascii="Arrus" w:hAnsi="Arrus"/>
          <w:sz w:val="22"/>
          <w:szCs w:val="28"/>
          <w:lang w:val="en-GB"/>
        </w:rPr>
        <w:t>,</w:t>
      </w:r>
      <w:r w:rsidRPr="00584AEA">
        <w:rPr>
          <w:rStyle w:val="apple-converted-space"/>
          <w:rFonts w:ascii="Arrus" w:hAnsi="Arrus"/>
          <w:sz w:val="22"/>
          <w:szCs w:val="28"/>
          <w:lang w:val="en-GB"/>
        </w:rPr>
        <w:t> </w:t>
      </w:r>
      <w:hyperlink r:id="rId560" w:tooltip="Endemic" w:history="1">
        <w:r w:rsidRPr="00584AEA">
          <w:rPr>
            <w:rStyle w:val="Hyperlink"/>
            <w:rFonts w:ascii="Arrus" w:eastAsiaTheme="majorEastAsia" w:hAnsi="Arrus" w:cs="Arial"/>
            <w:sz w:val="22"/>
            <w:szCs w:val="28"/>
            <w:lang w:val="en-GB"/>
          </w:rPr>
          <w:t>endemic</w:t>
        </w:r>
      </w:hyperlink>
      <w:r w:rsidRPr="00584AEA">
        <w:rPr>
          <w:rFonts w:ascii="Arrus" w:hAnsi="Arrus"/>
          <w:sz w:val="22"/>
          <w:szCs w:val="28"/>
          <w:lang w:val="en-GB"/>
        </w:rPr>
        <w:t>,</w:t>
      </w:r>
      <w:r w:rsidRPr="00584AEA">
        <w:rPr>
          <w:rStyle w:val="apple-converted-space"/>
          <w:rFonts w:ascii="Arrus" w:hAnsi="Arrus"/>
          <w:sz w:val="22"/>
          <w:szCs w:val="28"/>
          <w:lang w:val="en-GB"/>
        </w:rPr>
        <w:t> </w:t>
      </w:r>
      <w:hyperlink r:id="rId561" w:tooltip="Occupational disease" w:history="1">
        <w:r w:rsidRPr="00584AEA">
          <w:rPr>
            <w:rStyle w:val="Hyperlink"/>
            <w:rFonts w:ascii="Arrus" w:eastAsiaTheme="majorEastAsia" w:hAnsi="Arrus" w:cs="Arial"/>
            <w:sz w:val="22"/>
            <w:szCs w:val="28"/>
            <w:lang w:val="en-GB"/>
          </w:rPr>
          <w:t>occupational</w:t>
        </w:r>
      </w:hyperlink>
      <w:r w:rsidRPr="00584AEA">
        <w:rPr>
          <w:rFonts w:ascii="Arrus" w:hAnsi="Arrus"/>
          <w:sz w:val="22"/>
          <w:szCs w:val="28"/>
          <w:lang w:val="en-GB"/>
        </w:rPr>
        <w:t>, and other</w:t>
      </w:r>
      <w:r w:rsidRPr="00584AEA">
        <w:rPr>
          <w:rStyle w:val="apple-converted-space"/>
          <w:rFonts w:ascii="Arrus" w:hAnsi="Arrus"/>
          <w:sz w:val="22"/>
          <w:szCs w:val="28"/>
          <w:lang w:val="en-GB"/>
        </w:rPr>
        <w:t> </w:t>
      </w:r>
      <w:hyperlink r:id="rId562" w:tooltip="Disease" w:history="1">
        <w:r w:rsidRPr="00584AEA">
          <w:rPr>
            <w:rStyle w:val="Hyperlink"/>
            <w:rFonts w:ascii="Arrus" w:eastAsiaTheme="majorEastAsia" w:hAnsi="Arrus" w:cs="Arial"/>
            <w:sz w:val="22"/>
            <w:szCs w:val="28"/>
            <w:lang w:val="en-GB"/>
          </w:rPr>
          <w:t>diseases</w:t>
        </w:r>
      </w:hyperlink>
      <w:r w:rsidRPr="00584AEA">
        <w:rPr>
          <w:rFonts w:ascii="Arrus" w:hAnsi="Arrus"/>
          <w:sz w:val="22"/>
          <w:szCs w:val="28"/>
          <w:lang w:val="en-GB"/>
        </w:rPr>
        <w:t>; and the creation of conditions which could assure to all</w:t>
      </w:r>
      <w:r w:rsidRPr="00584AEA">
        <w:rPr>
          <w:rStyle w:val="apple-converted-space"/>
          <w:rFonts w:ascii="Arrus" w:hAnsi="Arrus"/>
          <w:sz w:val="22"/>
          <w:szCs w:val="28"/>
          <w:lang w:val="en-GB"/>
        </w:rPr>
        <w:t> </w:t>
      </w:r>
      <w:hyperlink r:id="rId563" w:tooltip="Health care" w:history="1">
        <w:r w:rsidRPr="00584AEA">
          <w:rPr>
            <w:rStyle w:val="Hyperlink"/>
            <w:rFonts w:ascii="Arrus" w:eastAsiaTheme="majorEastAsia" w:hAnsi="Arrus" w:cs="Arial"/>
            <w:sz w:val="22"/>
            <w:szCs w:val="28"/>
            <w:lang w:val="en-GB"/>
          </w:rPr>
          <w:t>medical service</w:t>
        </w:r>
      </w:hyperlink>
      <w:r w:rsidRPr="00584AEA">
        <w:rPr>
          <w:rStyle w:val="apple-converted-space"/>
          <w:rFonts w:ascii="Arrus" w:hAnsi="Arrus"/>
          <w:sz w:val="22"/>
          <w:szCs w:val="28"/>
          <w:lang w:val="en-GB"/>
        </w:rPr>
        <w:t> </w:t>
      </w:r>
      <w:r w:rsidRPr="00584AEA">
        <w:rPr>
          <w:rFonts w:ascii="Arrus" w:hAnsi="Arrus"/>
          <w:sz w:val="22"/>
          <w:szCs w:val="28"/>
          <w:lang w:val="en-GB"/>
        </w:rPr>
        <w:t>and medical attention in the event of sickness."</w:t>
      </w:r>
    </w:p>
    <w:p w14:paraId="268B323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ab/>
        <w:t>Article 25 of the</w:t>
      </w:r>
      <w:r w:rsidRPr="00584AEA">
        <w:rPr>
          <w:rStyle w:val="apple-converted-space"/>
          <w:rFonts w:ascii="Arrus" w:hAnsi="Arrus"/>
          <w:sz w:val="22"/>
          <w:szCs w:val="28"/>
          <w:lang w:val="en-GB"/>
        </w:rPr>
        <w:t> </w:t>
      </w:r>
      <w:hyperlink r:id="rId564" w:tooltip="Convention on the Rights of Persons with Disabilities" w:history="1">
        <w:r w:rsidRPr="00584AEA">
          <w:rPr>
            <w:rStyle w:val="Hyperlink"/>
            <w:rFonts w:ascii="Arrus" w:eastAsiaTheme="majorEastAsia" w:hAnsi="Arrus" w:cs="Arial"/>
            <w:sz w:val="22"/>
            <w:szCs w:val="28"/>
            <w:lang w:val="en-GB"/>
          </w:rPr>
          <w:t>Convention on the Rights of Persons with Disabilities</w:t>
        </w:r>
      </w:hyperlink>
      <w:r w:rsidRPr="00584AEA">
        <w:rPr>
          <w:rStyle w:val="apple-converted-space"/>
          <w:rFonts w:ascii="Arrus" w:hAnsi="Arrus"/>
          <w:sz w:val="22"/>
          <w:szCs w:val="28"/>
          <w:lang w:val="en-GB"/>
        </w:rPr>
        <w:t> </w:t>
      </w:r>
      <w:r w:rsidRPr="00584AEA">
        <w:rPr>
          <w:rFonts w:ascii="Arrus" w:hAnsi="Arrus"/>
          <w:sz w:val="22"/>
          <w:szCs w:val="28"/>
          <w:lang w:val="en-GB"/>
        </w:rPr>
        <w:t>specifies that "persons with disabilities have the right to the enjoyment of the highest attainable standard of health without discrimination on the basis of disability."</w:t>
      </w:r>
    </w:p>
    <w:p w14:paraId="268B323E"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Now again it is conveniently forgotten that "the highest attainable standard of health” cannot be realised unless the social and family systems are health-protective, curbing the availability of anything that endangers health.  It is again forgotten that “preservation of life” should include the right of a foetus to develop and get born; and that abortion should only be allowed only on medical and some other special grounds.</w:t>
      </w:r>
    </w:p>
    <w:p w14:paraId="268B323F" w14:textId="77777777" w:rsidR="00270475" w:rsidRPr="00584AEA" w:rsidRDefault="00270475" w:rsidP="00270475">
      <w:pPr>
        <w:jc w:val="both"/>
        <w:rPr>
          <w:rFonts w:ascii="Arrus" w:hAnsi="Arrus"/>
          <w:b/>
          <w:bCs/>
          <w:sz w:val="26"/>
          <w:szCs w:val="36"/>
          <w:lang w:val="en-GB"/>
        </w:rPr>
      </w:pPr>
    </w:p>
    <w:p w14:paraId="268B3240" w14:textId="77777777" w:rsidR="00270475" w:rsidRPr="00584AEA" w:rsidRDefault="00270475" w:rsidP="00270475">
      <w:pPr>
        <w:jc w:val="both"/>
        <w:rPr>
          <w:rFonts w:ascii="Arrus" w:hAnsi="Arrus"/>
          <w:b/>
          <w:bCs/>
          <w:sz w:val="26"/>
          <w:szCs w:val="36"/>
          <w:vertAlign w:val="superscript"/>
          <w:lang w:val="en-GB"/>
        </w:rPr>
      </w:pPr>
      <w:r w:rsidRPr="00584AEA">
        <w:rPr>
          <w:rFonts w:ascii="Arrus" w:hAnsi="Arrus"/>
          <w:b/>
          <w:bCs/>
          <w:sz w:val="26"/>
          <w:szCs w:val="36"/>
          <w:lang w:val="en-GB"/>
        </w:rPr>
        <w:t>India</w:t>
      </w:r>
    </w:p>
    <w:p w14:paraId="268B324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In India, Right to health is not included directly in as a fundamental right in the Indian Constitution. The Constitution makers imposed this duty on state to ensure social and economic justice. Part four of Indian constitution, which is DPSP (Directive Principles of State Policy), imposed duty on States. The Constitution directs the state to take measures to improve the condition of health care of the people.</w:t>
      </w:r>
    </w:p>
    <w:p w14:paraId="268B3242" w14:textId="77777777" w:rsidR="00270475" w:rsidRPr="00584AEA" w:rsidRDefault="00270475" w:rsidP="00270475">
      <w:pPr>
        <w:pStyle w:val="NormalWeb"/>
        <w:spacing w:before="0"/>
        <w:ind w:firstLine="720"/>
        <w:jc w:val="both"/>
        <w:rPr>
          <w:rFonts w:ascii="Arrus" w:hAnsi="Arrus"/>
          <w:sz w:val="22"/>
          <w:szCs w:val="28"/>
          <w:lang w:val="en-GB"/>
        </w:rPr>
      </w:pPr>
      <w:r w:rsidRPr="00584AEA">
        <w:rPr>
          <w:rFonts w:ascii="Arrus" w:hAnsi="Arrus"/>
          <w:sz w:val="22"/>
          <w:szCs w:val="28"/>
          <w:lang w:val="en-GB"/>
        </w:rPr>
        <w:t>Article 38 of Indian Constitution imposes liability on State that states will secure a social order for the promotion of welfare of the people but without public health we cannot achieve it. It means without public health welfare of people is impossible. Article 39(e) related with workers to protect their health. Article 41 imposed duty on State to public assistance basically for those who are sick and disable. Article 42 makes provision to protect the health of infant and mother by maternity benefit.</w:t>
      </w:r>
    </w:p>
    <w:p w14:paraId="268B3243" w14:textId="77777777" w:rsidR="00270475" w:rsidRPr="00584AEA" w:rsidRDefault="00270475" w:rsidP="00270475">
      <w:pPr>
        <w:pStyle w:val="NormalWeb"/>
        <w:spacing w:before="0" w:after="300"/>
        <w:ind w:firstLine="720"/>
        <w:jc w:val="both"/>
        <w:rPr>
          <w:rFonts w:ascii="Arrus" w:hAnsi="Arrus"/>
          <w:sz w:val="22"/>
          <w:szCs w:val="28"/>
          <w:lang w:val="en-GB"/>
        </w:rPr>
      </w:pPr>
      <w:r w:rsidRPr="00584AEA">
        <w:rPr>
          <w:rFonts w:ascii="Arrus" w:hAnsi="Arrus"/>
          <w:sz w:val="22"/>
          <w:szCs w:val="28"/>
          <w:lang w:val="en-GB"/>
        </w:rPr>
        <w:t xml:space="preserve">In the India the Directive Principle of State Policy under the Article 47 considers it the primary duty of the state to improve public health, securing of justice, human condition of works, extension of sickness, old age, disablement and maternity benefits and also contemplated. Further, State’s duty includes prohibition of consumption of intoxicating drinking and drugs are injurious to health. Article 48A ensures that State shall Endeavour to protect and impose the pollution free environment for good health. </w:t>
      </w:r>
    </w:p>
    <w:p w14:paraId="268B3244" w14:textId="77777777" w:rsidR="00270475" w:rsidRPr="00584AEA" w:rsidRDefault="00270475" w:rsidP="00270475">
      <w:pPr>
        <w:pStyle w:val="NormalWeb"/>
        <w:spacing w:before="0" w:after="300"/>
        <w:ind w:firstLine="720"/>
        <w:jc w:val="both"/>
        <w:rPr>
          <w:rFonts w:ascii="Arrus" w:hAnsi="Arrus"/>
          <w:sz w:val="22"/>
          <w:szCs w:val="28"/>
          <w:lang w:val="en-GB"/>
        </w:rPr>
      </w:pPr>
      <w:r w:rsidRPr="00584AEA">
        <w:rPr>
          <w:rFonts w:ascii="Arrus" w:hAnsi="Arrus"/>
          <w:sz w:val="22"/>
          <w:szCs w:val="28"/>
          <w:lang w:val="en-GB"/>
        </w:rPr>
        <w:t>But the Supreme Court has brought the right to health under the preview of Article 21. The scope of this provision is very wide. It prescribes for the right of life and personal liberty. The Supreme Court, in</w:t>
      </w:r>
      <w:r w:rsidRPr="00584AEA">
        <w:rPr>
          <w:rStyle w:val="apple-converted-space"/>
          <w:rFonts w:ascii="Arrus" w:hAnsi="Arrus"/>
          <w:sz w:val="22"/>
          <w:szCs w:val="28"/>
          <w:lang w:val="en-GB"/>
        </w:rPr>
        <w:t> </w:t>
      </w:r>
      <w:r w:rsidRPr="00584AEA">
        <w:rPr>
          <w:rStyle w:val="Emphasis"/>
          <w:rFonts w:ascii="Arrus" w:eastAsiaTheme="majorEastAsia" w:hAnsi="Arrus"/>
          <w:sz w:val="22"/>
          <w:szCs w:val="28"/>
          <w:lang w:val="en-GB"/>
        </w:rPr>
        <w:t xml:space="preserve">Paschim Banga Khet mazdoor Samity &amp; </w:t>
      </w:r>
      <w:proofErr w:type="spellStart"/>
      <w:r w:rsidRPr="00584AEA">
        <w:rPr>
          <w:rStyle w:val="Emphasis"/>
          <w:rFonts w:ascii="Arrus" w:eastAsiaTheme="majorEastAsia" w:hAnsi="Arrus"/>
          <w:sz w:val="22"/>
          <w:szCs w:val="28"/>
          <w:lang w:val="en-GB"/>
        </w:rPr>
        <w:t>ors</w:t>
      </w:r>
      <w:proofErr w:type="spellEnd"/>
      <w:r w:rsidRPr="00584AEA">
        <w:rPr>
          <w:rStyle w:val="Emphasis"/>
          <w:rFonts w:ascii="Arrus" w:eastAsiaTheme="majorEastAsia" w:hAnsi="Arrus"/>
          <w:sz w:val="22"/>
          <w:szCs w:val="28"/>
          <w:lang w:val="en-GB"/>
        </w:rPr>
        <w:t xml:space="preserve"> v. State of West Bengal &amp; </w:t>
      </w:r>
      <w:proofErr w:type="spellStart"/>
      <w:r w:rsidRPr="00584AEA">
        <w:rPr>
          <w:rStyle w:val="Emphasis"/>
          <w:rFonts w:ascii="Arrus" w:eastAsiaTheme="majorEastAsia" w:hAnsi="Arrus"/>
          <w:sz w:val="22"/>
          <w:szCs w:val="28"/>
          <w:lang w:val="en-GB"/>
        </w:rPr>
        <w:t>ors</w:t>
      </w:r>
      <w:proofErr w:type="spellEnd"/>
      <w:r w:rsidRPr="00584AEA">
        <w:rPr>
          <w:rFonts w:ascii="Arrus" w:hAnsi="Arrus"/>
          <w:sz w:val="22"/>
          <w:szCs w:val="28"/>
          <w:lang w:val="en-GB"/>
        </w:rPr>
        <w:t>, while widening the scope of art 21 and the government’s responsibility to provide medical aid to every person in the country, held that in a welfare state, the primary duty of the government is to secure the welfare of the people. Providing adequate medical facilities for the people is an obligation undertaken by the government in a welfare state. The government discharges this obligation by providing medical care to the persons seeking to avail of those facilities. Article 21 imposes an obligation on the state to safeguard the right to life of every person. Preservation of human life is thus of paramount importance.</w:t>
      </w:r>
    </w:p>
    <w:p w14:paraId="268B3245" w14:textId="77777777" w:rsidR="00270475" w:rsidRPr="00584AEA" w:rsidRDefault="00270475" w:rsidP="00270475">
      <w:pPr>
        <w:pStyle w:val="NormalWeb"/>
        <w:spacing w:before="0" w:after="300"/>
        <w:jc w:val="both"/>
        <w:rPr>
          <w:rFonts w:ascii="Arrus" w:hAnsi="Arrus"/>
          <w:b/>
          <w:bCs/>
          <w:sz w:val="22"/>
          <w:szCs w:val="28"/>
          <w:lang w:val="en-GB"/>
        </w:rPr>
      </w:pPr>
      <w:r w:rsidRPr="00584AEA">
        <w:rPr>
          <w:rFonts w:ascii="Arrus" w:hAnsi="Arrus"/>
          <w:b/>
          <w:bCs/>
          <w:sz w:val="22"/>
          <w:szCs w:val="28"/>
          <w:lang w:val="en-GB"/>
        </w:rPr>
        <w:t>Time to introduce Right to Health as Fundamental Right</w:t>
      </w:r>
    </w:p>
    <w:p w14:paraId="268B3246" w14:textId="77777777" w:rsidR="00270475" w:rsidRPr="00584AEA" w:rsidRDefault="00270475" w:rsidP="00270475">
      <w:pPr>
        <w:pStyle w:val="NormalWeb"/>
        <w:spacing w:before="0" w:after="300"/>
        <w:ind w:firstLine="360"/>
        <w:jc w:val="both"/>
        <w:rPr>
          <w:rFonts w:ascii="Arrus" w:hAnsi="Arrus"/>
          <w:sz w:val="22"/>
          <w:szCs w:val="28"/>
          <w:lang w:val="en-GB"/>
        </w:rPr>
      </w:pPr>
      <w:r w:rsidRPr="00584AEA">
        <w:rPr>
          <w:rFonts w:ascii="Arrus" w:hAnsi="Arrus"/>
          <w:sz w:val="22"/>
          <w:szCs w:val="28"/>
          <w:lang w:val="en-GB"/>
        </w:rPr>
        <w:lastRenderedPageBreak/>
        <w:t>The preservation of life and attainment of highest quality of life are undoubtedly the biggest objective of human society. All other objectives are directly or indirectly related to these objectives. The Indian Constitution must declare “Right to Life” as a fundamental constitutional right. It must ensure that</w:t>
      </w:r>
    </w:p>
    <w:p w14:paraId="268B3247" w14:textId="77777777" w:rsidR="00270475" w:rsidRPr="00584AEA" w:rsidRDefault="00270475" w:rsidP="006F4670">
      <w:pPr>
        <w:pStyle w:val="NormalWeb"/>
        <w:numPr>
          <w:ilvl w:val="0"/>
          <w:numId w:val="34"/>
        </w:numPr>
        <w:spacing w:before="0" w:after="300"/>
        <w:jc w:val="both"/>
        <w:rPr>
          <w:rFonts w:ascii="Arrus" w:hAnsi="Arrus"/>
          <w:sz w:val="22"/>
          <w:szCs w:val="28"/>
          <w:lang w:val="en-GB"/>
        </w:rPr>
      </w:pPr>
      <w:r w:rsidRPr="00584AEA">
        <w:rPr>
          <w:rFonts w:ascii="Arrus" w:hAnsi="Arrus"/>
          <w:sz w:val="22"/>
          <w:szCs w:val="28"/>
          <w:lang w:val="en-GB"/>
        </w:rPr>
        <w:t xml:space="preserve">Health is properly defined with all aspects of health – individual (physical, mental, spiritual and social), family and social – included. </w:t>
      </w:r>
    </w:p>
    <w:p w14:paraId="268B3248" w14:textId="77777777" w:rsidR="00270475" w:rsidRPr="00584AEA" w:rsidRDefault="00270475" w:rsidP="006F4670">
      <w:pPr>
        <w:pStyle w:val="NormalWeb"/>
        <w:numPr>
          <w:ilvl w:val="0"/>
          <w:numId w:val="34"/>
        </w:numPr>
        <w:spacing w:before="0" w:after="300"/>
        <w:jc w:val="both"/>
        <w:rPr>
          <w:rFonts w:ascii="Arrus" w:hAnsi="Arrus"/>
          <w:sz w:val="22"/>
          <w:szCs w:val="28"/>
          <w:lang w:val="en-GB"/>
        </w:rPr>
      </w:pPr>
      <w:r w:rsidRPr="00584AEA">
        <w:rPr>
          <w:rFonts w:ascii="Arrus" w:hAnsi="Arrus"/>
          <w:sz w:val="22"/>
          <w:szCs w:val="28"/>
          <w:lang w:val="en-GB"/>
        </w:rPr>
        <w:t>The duty of preserving life and maintenance of health falls not only on individuals but also on family, society and system. (There is a need to differentiate between “society:, which speaks for collective conscience of the individuals and “system” which provides legal, structural, socioeconomic framework for any objectives);</w:t>
      </w:r>
    </w:p>
    <w:p w14:paraId="268B3249" w14:textId="77777777" w:rsidR="00270475" w:rsidRPr="00584AEA" w:rsidRDefault="00270475" w:rsidP="006F4670">
      <w:pPr>
        <w:pStyle w:val="NormalWeb"/>
        <w:numPr>
          <w:ilvl w:val="0"/>
          <w:numId w:val="34"/>
        </w:numPr>
        <w:spacing w:before="0" w:after="300"/>
        <w:jc w:val="both"/>
        <w:rPr>
          <w:rFonts w:ascii="Arrus" w:hAnsi="Arrus"/>
          <w:sz w:val="22"/>
          <w:szCs w:val="28"/>
          <w:lang w:val="en-GB"/>
        </w:rPr>
      </w:pPr>
      <w:r w:rsidRPr="00584AEA">
        <w:rPr>
          <w:rFonts w:ascii="Arrus" w:hAnsi="Arrus"/>
          <w:sz w:val="22"/>
          <w:szCs w:val="28"/>
          <w:lang w:val="en-GB"/>
        </w:rPr>
        <w:t xml:space="preserve">The State must ensure that any materials and services that are known to have substantial damaging effects on health are not available to the people in any form. This is the most important part, as this is where the confrontation begins between the various power groups. The people in general will like curbs on damaging practices, the religious forces would love it, the experts really concerned with the health of the people will endorse it but the big business and their allies in bureaucracy, academia, media and politics would never allow it. </w:t>
      </w:r>
    </w:p>
    <w:p w14:paraId="268B324A" w14:textId="77777777" w:rsidR="00270475" w:rsidRPr="00584AEA" w:rsidRDefault="00270475" w:rsidP="006F4670">
      <w:pPr>
        <w:pStyle w:val="NormalWeb"/>
        <w:numPr>
          <w:ilvl w:val="0"/>
          <w:numId w:val="34"/>
        </w:numPr>
        <w:spacing w:before="0" w:after="300"/>
        <w:jc w:val="both"/>
        <w:rPr>
          <w:rFonts w:ascii="Arrus" w:hAnsi="Arrus"/>
          <w:sz w:val="22"/>
          <w:szCs w:val="28"/>
          <w:lang w:val="en-GB"/>
        </w:rPr>
      </w:pPr>
      <w:r w:rsidRPr="00584AEA">
        <w:rPr>
          <w:rFonts w:ascii="Arrus" w:hAnsi="Arrus"/>
          <w:sz w:val="22"/>
          <w:szCs w:val="28"/>
          <w:lang w:val="en-GB"/>
        </w:rPr>
        <w:t xml:space="preserve">The health care is available to all the citizens, and the state expenditures take health and security as one of the biggest beneficiaries. </w:t>
      </w:r>
    </w:p>
    <w:p w14:paraId="268B324B" w14:textId="77777777" w:rsidR="00270475" w:rsidRPr="00584AEA" w:rsidRDefault="00270475" w:rsidP="006F4670">
      <w:pPr>
        <w:pStyle w:val="NormalWeb"/>
        <w:numPr>
          <w:ilvl w:val="0"/>
          <w:numId w:val="34"/>
        </w:numPr>
        <w:spacing w:before="0" w:after="300"/>
        <w:jc w:val="both"/>
        <w:rPr>
          <w:rFonts w:ascii="Arrus" w:hAnsi="Arrus"/>
          <w:sz w:val="22"/>
          <w:szCs w:val="28"/>
          <w:lang w:val="en-GB"/>
        </w:rPr>
      </w:pPr>
      <w:r w:rsidRPr="00584AEA">
        <w:rPr>
          <w:rFonts w:ascii="Arrus" w:hAnsi="Arrus"/>
          <w:sz w:val="22"/>
          <w:szCs w:val="28"/>
          <w:lang w:val="en-GB"/>
        </w:rPr>
        <w:t xml:space="preserve">Special measures need to be taken to reduce the cost of medical care. </w:t>
      </w:r>
    </w:p>
    <w:p w14:paraId="268B324C" w14:textId="77777777" w:rsidR="00270475" w:rsidRPr="00584AEA" w:rsidRDefault="00270475" w:rsidP="006F4670">
      <w:pPr>
        <w:pStyle w:val="NormalWeb"/>
        <w:numPr>
          <w:ilvl w:val="0"/>
          <w:numId w:val="34"/>
        </w:numPr>
        <w:spacing w:before="0" w:after="300"/>
        <w:jc w:val="both"/>
        <w:rPr>
          <w:rFonts w:ascii="Arrus" w:hAnsi="Arrus"/>
          <w:sz w:val="22"/>
          <w:szCs w:val="28"/>
          <w:lang w:val="en-GB"/>
        </w:rPr>
      </w:pPr>
      <w:r w:rsidRPr="00584AEA">
        <w:rPr>
          <w:rFonts w:ascii="Arrus" w:hAnsi="Arrus"/>
          <w:sz w:val="22"/>
          <w:szCs w:val="28"/>
          <w:lang w:val="en-GB"/>
        </w:rPr>
        <w:t xml:space="preserve">Good Healthcare should be made available to the rural areas and deprived sections of society, which deserve special attention. These include minorities. </w:t>
      </w:r>
    </w:p>
    <w:p w14:paraId="268B324D" w14:textId="77777777" w:rsidR="00270475" w:rsidRPr="00584AEA" w:rsidRDefault="00270475" w:rsidP="00270475">
      <w:pPr>
        <w:pStyle w:val="NormalWeb"/>
        <w:spacing w:before="0" w:after="300"/>
        <w:ind w:firstLine="720"/>
        <w:jc w:val="both"/>
        <w:rPr>
          <w:rFonts w:ascii="Arrus" w:hAnsi="Arrus"/>
          <w:sz w:val="22"/>
          <w:szCs w:val="28"/>
          <w:lang w:val="en-GB"/>
        </w:rPr>
      </w:pPr>
      <w:r w:rsidRPr="00584AEA">
        <w:rPr>
          <w:rFonts w:ascii="Arrus" w:hAnsi="Arrus"/>
          <w:sz w:val="22"/>
          <w:szCs w:val="28"/>
          <w:lang w:val="en-GB"/>
        </w:rPr>
        <w:t xml:space="preserve">In order to make Right to Health a fundamental right in the constitution, there is a need to initiate a big mass movement. All the right-minded people belonging to all religions must participate in this </w:t>
      </w:r>
      <w:r w:rsidRPr="00584AEA">
        <w:rPr>
          <w:rFonts w:ascii="Arrus" w:hAnsi="Arrus"/>
          <w:sz w:val="22"/>
          <w:szCs w:val="28"/>
          <w:lang w:val="en-GB"/>
        </w:rPr>
        <w:lastRenderedPageBreak/>
        <w:t xml:space="preserve">mass movement. Medical inputs and social data should be presented as a proof of the massive damage caused by various materials and practices being promoted in the name of “freedom of choice”. </w:t>
      </w:r>
    </w:p>
    <w:p w14:paraId="268B324E" w14:textId="77777777" w:rsidR="00270475" w:rsidRPr="00584AEA" w:rsidRDefault="00270475" w:rsidP="00270475">
      <w:pPr>
        <w:jc w:val="both"/>
        <w:rPr>
          <w:rFonts w:ascii="Arrus" w:hAnsi="Arrus"/>
          <w:sz w:val="22"/>
          <w:szCs w:val="28"/>
          <w:lang w:val="en-GB"/>
        </w:rPr>
      </w:pPr>
      <w:r w:rsidRPr="00584AEA">
        <w:rPr>
          <w:rFonts w:ascii="Arrus" w:hAnsi="Arrus"/>
          <w:b/>
          <w:bCs/>
          <w:szCs w:val="32"/>
          <w:lang w:val="en-GB"/>
        </w:rPr>
        <w:t>Right to Justice</w:t>
      </w:r>
    </w:p>
    <w:p w14:paraId="268B324F" w14:textId="77777777" w:rsidR="00270475" w:rsidRPr="00584AEA" w:rsidRDefault="00270475" w:rsidP="00270475">
      <w:pPr>
        <w:widowControl/>
        <w:shd w:val="clear" w:color="auto" w:fill="FFFFFF"/>
        <w:autoSpaceDE/>
        <w:autoSpaceDN/>
        <w:adjustRightInd/>
        <w:spacing w:before="240" w:after="240"/>
        <w:ind w:firstLine="720"/>
        <w:jc w:val="both"/>
        <w:rPr>
          <w:rFonts w:ascii="Arrus" w:hAnsi="Arrus"/>
          <w:sz w:val="22"/>
          <w:szCs w:val="28"/>
        </w:rPr>
      </w:pPr>
      <w:r w:rsidRPr="00584AEA">
        <w:rPr>
          <w:rFonts w:ascii="Arrus" w:hAnsi="Arrus"/>
          <w:i/>
          <w:iCs/>
          <w:sz w:val="22"/>
          <w:szCs w:val="28"/>
        </w:rPr>
        <w:t>International Covenant on Civil and Political Rights </w:t>
      </w:r>
      <w:r w:rsidRPr="00584AEA">
        <w:rPr>
          <w:rFonts w:ascii="Arrus" w:hAnsi="Arrus"/>
          <w:sz w:val="22"/>
          <w:szCs w:val="28"/>
        </w:rPr>
        <w:t>(ICCPR) has talked of “right to Justice” as a fundamental human right, which includes the right to:</w:t>
      </w:r>
    </w:p>
    <w:p w14:paraId="268B3250" w14:textId="77777777" w:rsidR="00270475" w:rsidRPr="00584AEA" w:rsidRDefault="00270475" w:rsidP="006F4670">
      <w:pPr>
        <w:widowControl/>
        <w:numPr>
          <w:ilvl w:val="0"/>
          <w:numId w:val="35"/>
        </w:numPr>
        <w:shd w:val="clear" w:color="auto" w:fill="FFFFFF"/>
        <w:autoSpaceDE/>
        <w:autoSpaceDN/>
        <w:adjustRightInd/>
        <w:spacing w:before="100" w:beforeAutospacing="1" w:after="100" w:afterAutospacing="1"/>
        <w:ind w:left="0" w:firstLine="0"/>
        <w:jc w:val="both"/>
        <w:rPr>
          <w:rFonts w:ascii="Arrus" w:hAnsi="Arrus"/>
          <w:sz w:val="22"/>
          <w:szCs w:val="28"/>
        </w:rPr>
      </w:pPr>
      <w:r w:rsidRPr="00584AEA">
        <w:rPr>
          <w:rFonts w:ascii="Arrus" w:hAnsi="Arrus"/>
          <w:sz w:val="22"/>
          <w:szCs w:val="28"/>
        </w:rPr>
        <w:t>A fair trial;</w:t>
      </w:r>
    </w:p>
    <w:p w14:paraId="268B3251" w14:textId="77777777" w:rsidR="00270475" w:rsidRPr="00584AEA" w:rsidRDefault="00270475" w:rsidP="006F4670">
      <w:pPr>
        <w:widowControl/>
        <w:numPr>
          <w:ilvl w:val="0"/>
          <w:numId w:val="35"/>
        </w:numPr>
        <w:shd w:val="clear" w:color="auto" w:fill="FFFFFF"/>
        <w:autoSpaceDE/>
        <w:autoSpaceDN/>
        <w:adjustRightInd/>
        <w:spacing w:before="100" w:beforeAutospacing="1" w:after="100" w:afterAutospacing="1"/>
        <w:ind w:left="0" w:firstLine="0"/>
        <w:jc w:val="both"/>
        <w:rPr>
          <w:rFonts w:ascii="Arrus" w:hAnsi="Arrus"/>
          <w:sz w:val="22"/>
          <w:szCs w:val="28"/>
        </w:rPr>
      </w:pPr>
      <w:r w:rsidRPr="00584AEA">
        <w:rPr>
          <w:rFonts w:ascii="Arrus" w:hAnsi="Arrus"/>
          <w:sz w:val="22"/>
          <w:szCs w:val="28"/>
        </w:rPr>
        <w:t>A public hearing before an independent impartial tribunal;</w:t>
      </w:r>
    </w:p>
    <w:p w14:paraId="268B3252" w14:textId="77777777" w:rsidR="00270475" w:rsidRPr="00584AEA" w:rsidRDefault="00270475" w:rsidP="006F4670">
      <w:pPr>
        <w:widowControl/>
        <w:numPr>
          <w:ilvl w:val="0"/>
          <w:numId w:val="35"/>
        </w:numPr>
        <w:shd w:val="clear" w:color="auto" w:fill="FFFFFF"/>
        <w:autoSpaceDE/>
        <w:autoSpaceDN/>
        <w:adjustRightInd/>
        <w:spacing w:before="100" w:beforeAutospacing="1" w:after="100" w:afterAutospacing="1"/>
        <w:ind w:left="0" w:firstLine="0"/>
        <w:jc w:val="both"/>
        <w:rPr>
          <w:rFonts w:ascii="Arrus" w:hAnsi="Arrus"/>
          <w:sz w:val="22"/>
          <w:szCs w:val="28"/>
        </w:rPr>
      </w:pPr>
      <w:r w:rsidRPr="00584AEA">
        <w:rPr>
          <w:rFonts w:ascii="Arrus" w:hAnsi="Arrus"/>
          <w:sz w:val="22"/>
          <w:szCs w:val="28"/>
        </w:rPr>
        <w:t>Be presumed innocent until proven guilty when accused of a crime;</w:t>
      </w:r>
    </w:p>
    <w:p w14:paraId="268B3253" w14:textId="77777777" w:rsidR="00270475" w:rsidRPr="00584AEA" w:rsidRDefault="00270475" w:rsidP="006F4670">
      <w:pPr>
        <w:widowControl/>
        <w:numPr>
          <w:ilvl w:val="0"/>
          <w:numId w:val="35"/>
        </w:numPr>
        <w:shd w:val="clear" w:color="auto" w:fill="FFFFFF"/>
        <w:autoSpaceDE/>
        <w:autoSpaceDN/>
        <w:adjustRightInd/>
        <w:spacing w:before="100" w:beforeAutospacing="1" w:after="100" w:afterAutospacing="1"/>
        <w:ind w:left="0" w:firstLine="0"/>
        <w:jc w:val="both"/>
        <w:rPr>
          <w:rFonts w:ascii="Arrus" w:hAnsi="Arrus"/>
          <w:sz w:val="22"/>
          <w:szCs w:val="28"/>
        </w:rPr>
      </w:pPr>
      <w:r w:rsidRPr="00584AEA">
        <w:rPr>
          <w:rFonts w:ascii="Arrus" w:hAnsi="Arrus"/>
          <w:sz w:val="22"/>
          <w:szCs w:val="28"/>
        </w:rPr>
        <w:t>Not be tried or punished more than once for the same offence, sometimes known as double jeopardy;</w:t>
      </w:r>
    </w:p>
    <w:p w14:paraId="268B3254" w14:textId="77777777" w:rsidR="00270475" w:rsidRPr="00584AEA" w:rsidRDefault="00270475" w:rsidP="006F4670">
      <w:pPr>
        <w:widowControl/>
        <w:numPr>
          <w:ilvl w:val="0"/>
          <w:numId w:val="35"/>
        </w:numPr>
        <w:shd w:val="clear" w:color="auto" w:fill="FFFFFF"/>
        <w:autoSpaceDE/>
        <w:autoSpaceDN/>
        <w:adjustRightInd/>
        <w:spacing w:before="100" w:beforeAutospacing="1" w:after="100" w:afterAutospacing="1"/>
        <w:ind w:left="0" w:firstLine="0"/>
        <w:jc w:val="both"/>
        <w:rPr>
          <w:rFonts w:ascii="Arrus" w:hAnsi="Arrus"/>
          <w:sz w:val="22"/>
          <w:szCs w:val="28"/>
        </w:rPr>
      </w:pPr>
      <w:r w:rsidRPr="00584AEA">
        <w:rPr>
          <w:rFonts w:ascii="Arrus" w:hAnsi="Arrus"/>
          <w:sz w:val="22"/>
          <w:szCs w:val="28"/>
        </w:rPr>
        <w:t xml:space="preserve">Protection against prosecution for retrospective criminal offences, or behaviour that was not against the law at the time, but only </w:t>
      </w:r>
      <w:proofErr w:type="spellStart"/>
      <w:r w:rsidRPr="00584AEA">
        <w:rPr>
          <w:rFonts w:ascii="Arrus" w:hAnsi="Arrus"/>
          <w:sz w:val="22"/>
          <w:szCs w:val="28"/>
        </w:rPr>
        <w:t>criminalised</w:t>
      </w:r>
      <w:proofErr w:type="spellEnd"/>
      <w:r w:rsidRPr="00584AEA">
        <w:rPr>
          <w:rFonts w:ascii="Arrus" w:hAnsi="Arrus"/>
          <w:sz w:val="22"/>
          <w:szCs w:val="28"/>
        </w:rPr>
        <w:t xml:space="preserve"> afterwards; and</w:t>
      </w:r>
    </w:p>
    <w:p w14:paraId="268B3255" w14:textId="77777777" w:rsidR="00270475" w:rsidRPr="00584AEA" w:rsidRDefault="00270475" w:rsidP="006F4670">
      <w:pPr>
        <w:widowControl/>
        <w:numPr>
          <w:ilvl w:val="0"/>
          <w:numId w:val="35"/>
        </w:numPr>
        <w:shd w:val="clear" w:color="auto" w:fill="FFFFFF"/>
        <w:autoSpaceDE/>
        <w:autoSpaceDN/>
        <w:adjustRightInd/>
        <w:spacing w:before="100" w:beforeAutospacing="1" w:after="100" w:afterAutospacing="1"/>
        <w:ind w:left="0" w:firstLine="0"/>
        <w:jc w:val="both"/>
        <w:rPr>
          <w:rFonts w:ascii="Arrus" w:hAnsi="Arrus"/>
          <w:sz w:val="22"/>
          <w:szCs w:val="28"/>
        </w:rPr>
      </w:pPr>
      <w:r w:rsidRPr="00584AEA">
        <w:rPr>
          <w:rFonts w:ascii="Arrus" w:hAnsi="Arrus"/>
          <w:sz w:val="22"/>
          <w:szCs w:val="28"/>
        </w:rPr>
        <w:t>Individual and collective remedies for an injustice.</w:t>
      </w:r>
    </w:p>
    <w:p w14:paraId="268B3256" w14:textId="77777777" w:rsidR="00270475" w:rsidRPr="00584AEA" w:rsidRDefault="00270475" w:rsidP="00270475">
      <w:pPr>
        <w:widowControl/>
        <w:shd w:val="clear" w:color="auto" w:fill="FFFFFF"/>
        <w:autoSpaceDE/>
        <w:autoSpaceDN/>
        <w:adjustRightInd/>
        <w:spacing w:before="240" w:after="240"/>
        <w:ind w:firstLine="720"/>
        <w:jc w:val="both"/>
        <w:rPr>
          <w:rFonts w:ascii="Arrus" w:hAnsi="Arrus"/>
          <w:sz w:val="22"/>
          <w:szCs w:val="28"/>
        </w:rPr>
      </w:pPr>
      <w:r w:rsidRPr="00584AEA">
        <w:rPr>
          <w:rFonts w:ascii="Arrus" w:hAnsi="Arrus"/>
          <w:sz w:val="22"/>
          <w:szCs w:val="28"/>
        </w:rPr>
        <w:t xml:space="preserve">For every right, there should exist a remedy if it is infringed. The right to justice therefore involves the right to both individual and collective remedies for an injustice. The individual right to justice under the criminal law includes the right of an accused person to a fair and public hearing before an independent and impartial tribunal. </w:t>
      </w:r>
    </w:p>
    <w:p w14:paraId="268B3257" w14:textId="77777777" w:rsidR="00270475" w:rsidRPr="00584AEA" w:rsidRDefault="00270475" w:rsidP="00270475">
      <w:pPr>
        <w:widowControl/>
        <w:shd w:val="clear" w:color="auto" w:fill="FFFFFF"/>
        <w:autoSpaceDE/>
        <w:autoSpaceDN/>
        <w:adjustRightInd/>
        <w:spacing w:after="240"/>
        <w:ind w:firstLine="720"/>
        <w:jc w:val="both"/>
        <w:rPr>
          <w:rFonts w:ascii="Arrus" w:hAnsi="Arrus"/>
          <w:sz w:val="22"/>
          <w:szCs w:val="28"/>
        </w:rPr>
      </w:pPr>
      <w:r w:rsidRPr="00584AEA">
        <w:rPr>
          <w:rFonts w:ascii="Arrus" w:hAnsi="Arrus"/>
          <w:sz w:val="22"/>
          <w:szCs w:val="28"/>
        </w:rPr>
        <w:t xml:space="preserve">While we can discuss on what is more to be needed under the “Right to Justice”, there should be no two opinions about the need of the right as a fundamental right in every constitution.  In India, unfortunately, this has not yet become a fundamental constitutional right. Attempts have been made in recent years but have been deferred. </w:t>
      </w:r>
    </w:p>
    <w:p w14:paraId="268B3258" w14:textId="77777777" w:rsidR="00270475" w:rsidRPr="00584AEA" w:rsidRDefault="00270475" w:rsidP="00270475">
      <w:pPr>
        <w:widowControl/>
        <w:shd w:val="clear" w:color="auto" w:fill="FFFFFF"/>
        <w:autoSpaceDE/>
        <w:autoSpaceDN/>
        <w:adjustRightInd/>
        <w:spacing w:after="240"/>
        <w:ind w:firstLine="720"/>
        <w:jc w:val="both"/>
        <w:rPr>
          <w:rFonts w:ascii="Arrus" w:hAnsi="Arrus"/>
          <w:sz w:val="22"/>
          <w:szCs w:val="28"/>
        </w:rPr>
      </w:pPr>
      <w:r w:rsidRPr="00584AEA">
        <w:rPr>
          <w:rFonts w:ascii="Arrus" w:hAnsi="Arrus"/>
          <w:sz w:val="22"/>
          <w:szCs w:val="28"/>
        </w:rPr>
        <w:t xml:space="preserve">According to a report published in Indian Express (January 3, 2011), </w:t>
      </w:r>
    </w:p>
    <w:p w14:paraId="268B3259" w14:textId="77777777" w:rsidR="00270475" w:rsidRPr="00584AEA" w:rsidRDefault="00270475" w:rsidP="00270475">
      <w:pPr>
        <w:widowControl/>
        <w:shd w:val="clear" w:color="auto" w:fill="FFFFFF"/>
        <w:autoSpaceDE/>
        <w:autoSpaceDN/>
        <w:adjustRightInd/>
        <w:spacing w:after="240"/>
        <w:jc w:val="both"/>
        <w:rPr>
          <w:rFonts w:ascii="Arrus" w:hAnsi="Arrus"/>
          <w:sz w:val="22"/>
          <w:szCs w:val="28"/>
        </w:rPr>
      </w:pPr>
      <w:r w:rsidRPr="00584AEA">
        <w:rPr>
          <w:rFonts w:ascii="Arrus" w:hAnsi="Arrus"/>
          <w:sz w:val="22"/>
          <w:szCs w:val="28"/>
        </w:rPr>
        <w:t>“</w:t>
      </w:r>
      <w:r w:rsidRPr="00584AEA">
        <w:rPr>
          <w:rFonts w:ascii="Arrus" w:hAnsi="Arrus"/>
          <w:i/>
          <w:iCs/>
          <w:sz w:val="22"/>
          <w:szCs w:val="28"/>
        </w:rPr>
        <w:t>The Union Law Ministry's proposal to make Right to Justice a guaranteed right under the constitution, will entitle every citizen of the country to time-bound justice, ensuring right to acquittal if trial does not start within a specified time period/</w:t>
      </w:r>
    </w:p>
    <w:p w14:paraId="268B325A"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i/>
          <w:sz w:val="22"/>
          <w:szCs w:val="28"/>
        </w:rPr>
      </w:pPr>
      <w:r w:rsidRPr="00584AEA">
        <w:rPr>
          <w:rFonts w:ascii="Arrus" w:hAnsi="Arrus" w:hint="eastAsia"/>
          <w:i/>
          <w:sz w:val="22"/>
          <w:szCs w:val="28"/>
        </w:rPr>
        <w:lastRenderedPageBreak/>
        <w:t>“</w:t>
      </w:r>
      <w:r w:rsidRPr="00584AEA">
        <w:rPr>
          <w:rFonts w:ascii="Arrus" w:hAnsi="Arrus"/>
          <w:i/>
          <w:sz w:val="22"/>
          <w:szCs w:val="28"/>
        </w:rPr>
        <w:t xml:space="preserve">It is learnt that the Union Law Ministry has </w:t>
      </w:r>
      <w:proofErr w:type="spellStart"/>
      <w:r w:rsidRPr="00584AEA">
        <w:rPr>
          <w:rFonts w:ascii="Arrus" w:hAnsi="Arrus"/>
          <w:i/>
          <w:sz w:val="22"/>
          <w:szCs w:val="28"/>
        </w:rPr>
        <w:t>finalised</w:t>
      </w:r>
      <w:proofErr w:type="spellEnd"/>
      <w:r w:rsidRPr="00584AEA">
        <w:rPr>
          <w:rFonts w:ascii="Arrus" w:hAnsi="Arrus"/>
          <w:i/>
          <w:sz w:val="22"/>
          <w:szCs w:val="28"/>
        </w:rPr>
        <w:t xml:space="preserve"> the draft of the proposal to make Right to Justice a fundamental right</w:t>
      </w:r>
      <w:r w:rsidRPr="00584AEA">
        <w:rPr>
          <w:rFonts w:ascii="Arrus" w:hAnsi="Arrus" w:hint="eastAsia"/>
          <w:i/>
          <w:sz w:val="22"/>
          <w:szCs w:val="28"/>
        </w:rPr>
        <w:t>…</w:t>
      </w:r>
      <w:r w:rsidRPr="00584AEA">
        <w:rPr>
          <w:rFonts w:ascii="Arrus" w:hAnsi="Arrus"/>
          <w:i/>
          <w:sz w:val="22"/>
          <w:szCs w:val="28"/>
        </w:rPr>
        <w:t>.While the Supreme Court, in a number of rulings, has stressed the need for right to speedy justice and free legal aid, successive governments have failed to translate the court’s orders into legislative acts.</w:t>
      </w:r>
    </w:p>
    <w:p w14:paraId="268B325B"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i/>
          <w:sz w:val="22"/>
          <w:szCs w:val="28"/>
        </w:rPr>
      </w:pPr>
      <w:r w:rsidRPr="00584AEA">
        <w:rPr>
          <w:rFonts w:ascii="Arrus" w:hAnsi="Arrus"/>
          <w:i/>
          <w:sz w:val="22"/>
          <w:szCs w:val="28"/>
        </w:rPr>
        <w:t xml:space="preserve">“The government intends to ensure that receiving justice is the right of each and every individual, irrespective of his or her caste, </w:t>
      </w:r>
      <w:proofErr w:type="spellStart"/>
      <w:r w:rsidRPr="00584AEA">
        <w:rPr>
          <w:rFonts w:ascii="Arrus" w:hAnsi="Arrus"/>
          <w:i/>
          <w:sz w:val="22"/>
          <w:szCs w:val="28"/>
        </w:rPr>
        <w:t>colour</w:t>
      </w:r>
      <w:proofErr w:type="spellEnd"/>
      <w:r w:rsidRPr="00584AEA">
        <w:rPr>
          <w:rFonts w:ascii="Arrus" w:hAnsi="Arrus"/>
          <w:i/>
          <w:sz w:val="22"/>
          <w:szCs w:val="28"/>
        </w:rPr>
        <w:t>, creed, social and financial status.</w:t>
      </w:r>
    </w:p>
    <w:p w14:paraId="268B325C"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i/>
          <w:sz w:val="22"/>
          <w:szCs w:val="28"/>
        </w:rPr>
      </w:pPr>
      <w:r w:rsidRPr="00584AEA">
        <w:rPr>
          <w:rFonts w:ascii="Arrus" w:hAnsi="Arrus"/>
          <w:i/>
          <w:sz w:val="22"/>
          <w:szCs w:val="28"/>
        </w:rPr>
        <w:t xml:space="preserve"> “We want to bring a law to make Right to Justice a right guaranteed under the Constitution, like the Right to Education. We want no poor citizen to be deprived of his rights due to absence of a mechanism to provide legal aid to him or his failure to make use of available options due to illiteracy. We feel every act of injustice corrodes the foundations of democracy,” Law Minister M </w:t>
      </w:r>
      <w:proofErr w:type="spellStart"/>
      <w:r w:rsidRPr="00584AEA">
        <w:rPr>
          <w:rFonts w:ascii="Arrus" w:hAnsi="Arrus"/>
          <w:i/>
          <w:sz w:val="22"/>
          <w:szCs w:val="28"/>
        </w:rPr>
        <w:t>Veerappa</w:t>
      </w:r>
      <w:proofErr w:type="spellEnd"/>
      <w:r w:rsidRPr="00584AEA">
        <w:rPr>
          <w:rFonts w:ascii="Arrus" w:hAnsi="Arrus"/>
          <w:i/>
          <w:sz w:val="22"/>
          <w:szCs w:val="28"/>
        </w:rPr>
        <w:t xml:space="preserve"> Moily said.</w:t>
      </w:r>
    </w:p>
    <w:p w14:paraId="268B325D"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i/>
          <w:sz w:val="22"/>
          <w:szCs w:val="28"/>
        </w:rPr>
      </w:pPr>
      <w:r w:rsidRPr="00584AEA">
        <w:rPr>
          <w:rFonts w:ascii="Arrus" w:hAnsi="Arrus" w:hint="eastAsia"/>
          <w:i/>
          <w:sz w:val="22"/>
          <w:szCs w:val="28"/>
        </w:rPr>
        <w:t>“</w:t>
      </w:r>
      <w:r w:rsidRPr="00584AEA">
        <w:rPr>
          <w:rFonts w:ascii="Arrus" w:hAnsi="Arrus"/>
          <w:i/>
          <w:sz w:val="22"/>
          <w:szCs w:val="28"/>
        </w:rPr>
        <w:t xml:space="preserve">Sources said the Ministry plans to make court cases time-bound, with a fixed time frame within which each court will have to decide a case; </w:t>
      </w:r>
      <w:proofErr w:type="spellStart"/>
      <w:r w:rsidRPr="00584AEA">
        <w:rPr>
          <w:rFonts w:ascii="Arrus" w:hAnsi="Arrus"/>
          <w:i/>
          <w:sz w:val="22"/>
          <w:szCs w:val="28"/>
        </w:rPr>
        <w:t>institutionalise</w:t>
      </w:r>
      <w:proofErr w:type="spellEnd"/>
      <w:r w:rsidRPr="00584AEA">
        <w:rPr>
          <w:rFonts w:ascii="Arrus" w:hAnsi="Arrus"/>
          <w:i/>
          <w:sz w:val="22"/>
          <w:szCs w:val="28"/>
        </w:rPr>
        <w:t xml:space="preserve"> the public interest litigation; and streamline the system of ‘letter petition’, which refers to the process of a citizen activating the court by simply writing a letter in matters concerning violation of fundamental rights.</w:t>
      </w:r>
    </w:p>
    <w:p w14:paraId="268B325E"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i/>
          <w:sz w:val="22"/>
          <w:szCs w:val="28"/>
        </w:rPr>
      </w:pPr>
      <w:r w:rsidRPr="00584AEA">
        <w:rPr>
          <w:rFonts w:ascii="Arrus" w:hAnsi="Arrus" w:hint="eastAsia"/>
          <w:i/>
          <w:sz w:val="22"/>
          <w:szCs w:val="28"/>
        </w:rPr>
        <w:t>“</w:t>
      </w:r>
      <w:r w:rsidRPr="00584AEA">
        <w:rPr>
          <w:rFonts w:ascii="Arrus" w:hAnsi="Arrus"/>
          <w:i/>
          <w:sz w:val="22"/>
          <w:szCs w:val="28"/>
        </w:rPr>
        <w:t>A striking feature of the proposed law is that an undertrial will be entitled to be released on bail after spending a specified time period in jail. Granting bail to an undertrial will no longer be the prerogative of a Judge.</w:t>
      </w:r>
    </w:p>
    <w:p w14:paraId="268B325F"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i/>
          <w:sz w:val="22"/>
          <w:szCs w:val="28"/>
        </w:rPr>
      </w:pPr>
      <w:r w:rsidRPr="00584AEA">
        <w:rPr>
          <w:rFonts w:ascii="Arrus" w:hAnsi="Arrus" w:hint="eastAsia"/>
          <w:i/>
          <w:sz w:val="22"/>
          <w:szCs w:val="28"/>
        </w:rPr>
        <w:t>“</w:t>
      </w:r>
      <w:r w:rsidRPr="00584AEA">
        <w:rPr>
          <w:rFonts w:ascii="Arrus" w:hAnsi="Arrus"/>
          <w:i/>
          <w:sz w:val="22"/>
          <w:szCs w:val="28"/>
        </w:rPr>
        <w:t>However, the proposed law will not cover those who are accused of terrorist and anti-national acts or are accused under laws such as Arms Act and NDPS Act.</w:t>
      </w:r>
    </w:p>
    <w:p w14:paraId="268B3260"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i/>
          <w:sz w:val="22"/>
          <w:szCs w:val="28"/>
        </w:rPr>
      </w:pPr>
      <w:r w:rsidRPr="00584AEA">
        <w:rPr>
          <w:rFonts w:ascii="Arrus" w:hAnsi="Arrus"/>
          <w:i/>
          <w:sz w:val="22"/>
          <w:szCs w:val="28"/>
        </w:rPr>
        <w:t xml:space="preserve"> “When we talk of Right to Justice, it will involve a constitutional amendment for which we will talk to all stakeholders. But the time has come for India to emulate developed countries in making justice a right of the common man. We are also planning to improve the criminal justice system,” said Moily.</w:t>
      </w:r>
    </w:p>
    <w:p w14:paraId="268B3261"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i/>
          <w:sz w:val="22"/>
          <w:szCs w:val="28"/>
        </w:rPr>
      </w:pPr>
      <w:r w:rsidRPr="00584AEA">
        <w:rPr>
          <w:rFonts w:ascii="Arrus" w:hAnsi="Arrus" w:hint="eastAsia"/>
          <w:i/>
          <w:sz w:val="22"/>
          <w:szCs w:val="28"/>
        </w:rPr>
        <w:t>“</w:t>
      </w:r>
      <w:r w:rsidRPr="00584AEA">
        <w:rPr>
          <w:rFonts w:ascii="Arrus" w:hAnsi="Arrus"/>
          <w:i/>
          <w:sz w:val="22"/>
          <w:szCs w:val="28"/>
        </w:rPr>
        <w:t xml:space="preserve">The proposed legislation will also set a time-table for the disposal of each case and develop a case management system. “Basically, we are </w:t>
      </w:r>
      <w:r w:rsidRPr="00584AEA">
        <w:rPr>
          <w:rFonts w:ascii="Arrus" w:hAnsi="Arrus"/>
          <w:i/>
          <w:sz w:val="22"/>
          <w:szCs w:val="28"/>
        </w:rPr>
        <w:lastRenderedPageBreak/>
        <w:t>planning to propose that the courts deal with similar cases as bunch matters and also fix a tailored time-table, taking into account the claims of the parties and time required to settle each law point,” explained a Law Ministry officer who is involved in drafting the legislation.</w:t>
      </w:r>
    </w:p>
    <w:p w14:paraId="268B3262"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i/>
          <w:sz w:val="22"/>
          <w:szCs w:val="28"/>
        </w:rPr>
      </w:pPr>
      <w:r w:rsidRPr="00584AEA">
        <w:rPr>
          <w:rFonts w:ascii="Arrus" w:hAnsi="Arrus" w:hint="eastAsia"/>
          <w:i/>
          <w:sz w:val="22"/>
          <w:szCs w:val="28"/>
        </w:rPr>
        <w:t>“</w:t>
      </w:r>
      <w:r w:rsidRPr="00584AEA">
        <w:rPr>
          <w:rFonts w:ascii="Arrus" w:hAnsi="Arrus"/>
          <w:i/>
          <w:sz w:val="22"/>
          <w:szCs w:val="28"/>
        </w:rPr>
        <w:t>A three-tier case management system, which is in the works, provides for increase in the jurisdiction of small-claims courts, new fast-track courts for certain types of cases and a new, improved multi-track system for other types of cases.</w:t>
      </w:r>
    </w:p>
    <w:p w14:paraId="268B3263"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i/>
          <w:sz w:val="22"/>
          <w:szCs w:val="28"/>
        </w:rPr>
      </w:pPr>
      <w:r w:rsidRPr="00584AEA">
        <w:rPr>
          <w:rFonts w:ascii="Arrus" w:hAnsi="Arrus" w:hint="eastAsia"/>
          <w:i/>
          <w:sz w:val="22"/>
          <w:szCs w:val="28"/>
        </w:rPr>
        <w:t>“</w:t>
      </w:r>
      <w:r w:rsidRPr="00584AEA">
        <w:rPr>
          <w:rFonts w:ascii="Arrus" w:hAnsi="Arrus"/>
          <w:i/>
          <w:sz w:val="22"/>
          <w:szCs w:val="28"/>
        </w:rPr>
        <w:t>Sources said the Ministry also intends to review the working of the legal aid system in the country as well as the alternative dispute redressal system.”</w:t>
      </w:r>
    </w:p>
    <w:p w14:paraId="268B3264" w14:textId="77777777" w:rsidR="00270475" w:rsidRPr="00584AEA" w:rsidRDefault="00270475" w:rsidP="00270475">
      <w:pPr>
        <w:widowControl/>
        <w:shd w:val="clear" w:color="auto" w:fill="FFFFFF"/>
        <w:autoSpaceDE/>
        <w:autoSpaceDN/>
        <w:adjustRightInd/>
        <w:spacing w:before="100" w:beforeAutospacing="1" w:after="100" w:afterAutospacing="1"/>
        <w:ind w:firstLine="720"/>
        <w:jc w:val="both"/>
        <w:rPr>
          <w:rFonts w:ascii="Arrus" w:hAnsi="Arrus"/>
          <w:sz w:val="22"/>
          <w:szCs w:val="28"/>
        </w:rPr>
      </w:pPr>
      <w:r w:rsidRPr="00584AEA">
        <w:rPr>
          <w:rFonts w:ascii="Arrus" w:hAnsi="Arrus"/>
          <w:sz w:val="22"/>
          <w:szCs w:val="28"/>
        </w:rPr>
        <w:t xml:space="preserve">There was lot of enthusiasm in the Law Ministry in 2011 but it has since then evaporated and there is no talk now anywhere of the proposed bill. </w:t>
      </w:r>
    </w:p>
    <w:p w14:paraId="268B3265"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It is the duty of State to ensure justice to every citizen irrespective of his identity and economic status.  Right to justice must not only ensure speedy trial but must also sure adequate compensation for the victims of any kinds of assaults if the judicial system is unable to find the perpetrator.  </w:t>
      </w:r>
    </w:p>
    <w:p w14:paraId="268B3266" w14:textId="77777777" w:rsidR="00270475" w:rsidRPr="00584AEA" w:rsidRDefault="00270475" w:rsidP="00270475">
      <w:pPr>
        <w:jc w:val="both"/>
        <w:rPr>
          <w:rFonts w:ascii="Arrus" w:hAnsi="Arrus"/>
          <w:sz w:val="22"/>
          <w:szCs w:val="28"/>
          <w:lang w:val="en-GB"/>
        </w:rPr>
      </w:pPr>
    </w:p>
    <w:p w14:paraId="268B3267"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Further, the victim or his heirs must be consulted in matters of dispensation of mercy appeals. </w:t>
      </w:r>
    </w:p>
    <w:p w14:paraId="268B3268" w14:textId="77777777" w:rsidR="00270475" w:rsidRPr="00584AEA" w:rsidRDefault="00270475" w:rsidP="00270475">
      <w:pPr>
        <w:jc w:val="both"/>
        <w:rPr>
          <w:rFonts w:ascii="Arrus" w:hAnsi="Arrus"/>
          <w:sz w:val="22"/>
          <w:szCs w:val="28"/>
          <w:lang w:val="en-GB"/>
        </w:rPr>
      </w:pPr>
    </w:p>
    <w:p w14:paraId="268B3269"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Emphasis on Rural Development</w:t>
      </w:r>
    </w:p>
    <w:p w14:paraId="268B326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The economic fundamentalists have made conscious efforts to equate “economic growth” mainly with the industrial growth. “Growth” is neither indicative of the general economic scene nor does it duly focus on agricultural growth. The truth is that “economic growth” has been a well-orchestrated movement primarily targeting agriculture; for the consumer industry regards the expansion of agriculture as counterproductive for its own growth. The overwhelming majority of the world popu</w:t>
      </w:r>
      <w:r w:rsidRPr="00584AEA">
        <w:rPr>
          <w:rFonts w:ascii="Arrus" w:hAnsi="Arrus"/>
          <w:sz w:val="22"/>
          <w:szCs w:val="28"/>
          <w:lang w:val="en-GB"/>
        </w:rPr>
        <w:softHyphen/>
        <w:t xml:space="preserve">lation still lives in villages. This is particularly true for a country like India where over 70 per cent of the people live in rural areas, and their main source of income is their land. Despite the fact that they provide food to the whole population for survival and many other items of comfort, they continue to pass their lives in pathetic conditions. The main reason for this may be summed up as follows:               </w:t>
      </w:r>
    </w:p>
    <w:p w14:paraId="268B326B"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First, what they produce is usually sold at very low prices (compared </w:t>
      </w:r>
      <w:r w:rsidRPr="00584AEA">
        <w:rPr>
          <w:rFonts w:ascii="Arrus" w:hAnsi="Arrus"/>
          <w:sz w:val="22"/>
          <w:szCs w:val="28"/>
          <w:lang w:val="en-GB"/>
        </w:rPr>
        <w:lastRenderedPageBreak/>
        <w:t xml:space="preserve">with the products of industries). </w:t>
      </w:r>
    </w:p>
    <w:p w14:paraId="268B326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Secondly, they are not able to increase the demands of certain products like ghee, milk, butter, honey, etc. as they do not have the means to advertise. They cannot compete with the industries which sell, thanks to high profile advertising, even harmful, non-nutritious and tasteless items at very high prices</w:t>
      </w:r>
    </w:p>
    <w:p w14:paraId="268B326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Thirdly, being mostly uneducated, they have not been able to organise themselves at different levels. They have a very little role to play in the politics and administration of the country. Even the political and non-political organisations speaking on behalf of the farmers tend only to make demands that are mostly of cosmetic nature.</w:t>
      </w:r>
    </w:p>
    <w:p w14:paraId="268B326E"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It must be realised that the villagers are engaged in extremely important economic activities, which are in fact, more valuable than those of the industrialists. Not only do they deserve credit for supplying the essentials for the very survival of mankind, but also for deriving them directly from their natural resources. In contradistinction to the industries which only modify, restruc</w:t>
      </w:r>
      <w:r w:rsidRPr="00584AEA">
        <w:rPr>
          <w:rFonts w:ascii="Arrus" w:hAnsi="Arrus"/>
          <w:sz w:val="22"/>
          <w:szCs w:val="28"/>
          <w:lang w:val="en-GB"/>
        </w:rPr>
        <w:softHyphen/>
        <w:t>ture or refine what has already been produced by Nature, agriculture, husbandry, poultry and fishing convert natural energies and materials into essential items. Their contribution is the real addition to the sustenance of mankind. It is therefore necessary that the villagers be given generous assistance in using their capabilities to the full, and they re</w:t>
      </w:r>
      <w:r w:rsidRPr="00584AEA">
        <w:rPr>
          <w:rFonts w:ascii="Arrus" w:hAnsi="Arrus"/>
          <w:sz w:val="22"/>
          <w:szCs w:val="28"/>
          <w:lang w:val="en-GB"/>
        </w:rPr>
        <w:softHyphen/>
        <w:t xml:space="preserve">ceive due returns for their labour. If it does not enhance the status of the villagers, the economic development has no meaning at all. </w:t>
      </w:r>
    </w:p>
    <w:p w14:paraId="268B326F" w14:textId="77777777" w:rsidR="00270475" w:rsidRPr="00584AEA" w:rsidRDefault="00270475" w:rsidP="00270475">
      <w:pPr>
        <w:jc w:val="both"/>
        <w:rPr>
          <w:rFonts w:ascii="Arrus" w:hAnsi="Arrus"/>
          <w:b/>
          <w:bCs/>
          <w:szCs w:val="32"/>
          <w:lang w:val="en-GB"/>
        </w:rPr>
      </w:pPr>
    </w:p>
    <w:p w14:paraId="268B3270"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 xml:space="preserve">Emphasis on development of undeveloped urban areas particularly civic amenities </w:t>
      </w:r>
    </w:p>
    <w:p w14:paraId="268B327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Not only there is a huge gap between cities and villages, there is also a huge gap between underdeveloped and developed urban areas. The conditions in many of the colonies and </w:t>
      </w:r>
      <w:proofErr w:type="spellStart"/>
      <w:r w:rsidRPr="00584AEA">
        <w:rPr>
          <w:rFonts w:ascii="Arrus" w:hAnsi="Arrus"/>
          <w:sz w:val="22"/>
          <w:szCs w:val="28"/>
          <w:lang w:val="en-GB"/>
        </w:rPr>
        <w:t>muhallas</w:t>
      </w:r>
      <w:proofErr w:type="spellEnd"/>
      <w:r w:rsidRPr="00584AEA">
        <w:rPr>
          <w:rFonts w:ascii="Arrus" w:hAnsi="Arrus"/>
          <w:sz w:val="22"/>
          <w:szCs w:val="28"/>
          <w:lang w:val="en-GB"/>
        </w:rPr>
        <w:t xml:space="preserve"> are pathetic. </w:t>
      </w:r>
      <w:r w:rsidRPr="00584AEA">
        <w:rPr>
          <w:rFonts w:ascii="Arrus" w:hAnsi="Arrus"/>
          <w:b/>
          <w:bCs/>
          <w:sz w:val="22"/>
          <w:szCs w:val="28"/>
          <w:lang w:val="en-GB"/>
        </w:rPr>
        <w:t>The power supply to these areas is 20 to 60 pc of the more developed areas, the water supply is highly deficient and defective, the conditions of roads and streets are extremely bad, the hygienic conditions are at their worst, the presence of good schools in these areas is minimal, there are hardly any good medical facilities and the social and cultural conditions are as bad as they can b</w:t>
      </w:r>
      <w:r w:rsidRPr="00584AEA">
        <w:rPr>
          <w:rFonts w:ascii="Arrus" w:hAnsi="Arrus"/>
          <w:b/>
          <w:sz w:val="22"/>
          <w:szCs w:val="28"/>
          <w:lang w:val="en-GB"/>
        </w:rPr>
        <w:t>e</w:t>
      </w:r>
      <w:r w:rsidRPr="00584AEA">
        <w:rPr>
          <w:rFonts w:ascii="Arrus" w:hAnsi="Arrus"/>
          <w:sz w:val="22"/>
          <w:szCs w:val="28"/>
          <w:lang w:val="en-GB"/>
        </w:rPr>
        <w:t xml:space="preserve">. The government machinery, right from the highest to the lowest level, the politicians from MPs to Municipality members, social organisations and religious leaders – all seem to be blissfully unaware of the hell in which the people are passing their lives there. All of them tend to blame the people living or operating there without owning any responsibilities. The social evils like gambling, alcohol, smoking and drugs are the order </w:t>
      </w:r>
      <w:r w:rsidRPr="00584AEA">
        <w:rPr>
          <w:rFonts w:ascii="Arrus" w:hAnsi="Arrus"/>
          <w:sz w:val="22"/>
          <w:szCs w:val="28"/>
          <w:lang w:val="en-GB"/>
        </w:rPr>
        <w:lastRenderedPageBreak/>
        <w:t xml:space="preserve">of the day. The health indicators of the overwhelming majority of the population are in poor shape.  Muslim </w:t>
      </w:r>
      <w:proofErr w:type="spellStart"/>
      <w:r w:rsidRPr="00584AEA">
        <w:rPr>
          <w:rFonts w:ascii="Arrus" w:hAnsi="Arrus"/>
          <w:sz w:val="22"/>
          <w:szCs w:val="28"/>
          <w:lang w:val="en-GB"/>
        </w:rPr>
        <w:t>muhallas</w:t>
      </w:r>
      <w:proofErr w:type="spellEnd"/>
      <w:r w:rsidRPr="00584AEA">
        <w:rPr>
          <w:rFonts w:ascii="Arrus" w:hAnsi="Arrus"/>
          <w:sz w:val="22"/>
          <w:szCs w:val="28"/>
          <w:lang w:val="en-GB"/>
        </w:rPr>
        <w:t xml:space="preserve"> are of course the major sufferers.</w:t>
      </w:r>
    </w:p>
    <w:p w14:paraId="268B3272" w14:textId="77777777" w:rsidR="00270475" w:rsidRPr="00584AEA" w:rsidRDefault="00270475" w:rsidP="00270475">
      <w:pPr>
        <w:jc w:val="both"/>
        <w:rPr>
          <w:rFonts w:ascii="Arrus" w:hAnsi="Arrus"/>
          <w:b/>
          <w:bCs/>
          <w:sz w:val="22"/>
          <w:szCs w:val="28"/>
          <w:lang w:val="en-GB"/>
        </w:rPr>
      </w:pPr>
    </w:p>
    <w:p w14:paraId="268B3273" w14:textId="77777777" w:rsidR="00270475" w:rsidRPr="00584AEA" w:rsidRDefault="00270475" w:rsidP="00270475">
      <w:pPr>
        <w:jc w:val="both"/>
        <w:rPr>
          <w:rFonts w:ascii="Arrus" w:hAnsi="Arrus"/>
          <w:b/>
          <w:bCs/>
          <w:sz w:val="22"/>
          <w:szCs w:val="28"/>
          <w:lang w:val="en-GB"/>
        </w:rPr>
      </w:pPr>
    </w:p>
    <w:p w14:paraId="268B3274" w14:textId="77777777" w:rsidR="00270475" w:rsidRPr="00584AEA" w:rsidRDefault="00270475" w:rsidP="00270475">
      <w:pPr>
        <w:jc w:val="both"/>
        <w:rPr>
          <w:rFonts w:ascii="Arrus" w:hAnsi="Arrus"/>
          <w:b/>
          <w:bCs/>
          <w:sz w:val="42"/>
          <w:szCs w:val="52"/>
          <w:lang w:val="en-GB"/>
        </w:rPr>
      </w:pPr>
    </w:p>
    <w:p w14:paraId="268B3275" w14:textId="77777777" w:rsidR="00270475" w:rsidRPr="00584AEA" w:rsidRDefault="00270475" w:rsidP="00270475">
      <w:pPr>
        <w:jc w:val="both"/>
        <w:rPr>
          <w:rFonts w:ascii="Arrus" w:hAnsi="Arrus"/>
          <w:b/>
          <w:bCs/>
          <w:sz w:val="42"/>
          <w:szCs w:val="52"/>
          <w:lang w:val="en-GB"/>
        </w:rPr>
      </w:pPr>
    </w:p>
    <w:p w14:paraId="268B3276" w14:textId="77777777" w:rsidR="00270475" w:rsidRPr="00584AEA" w:rsidRDefault="00270475" w:rsidP="00270475">
      <w:pPr>
        <w:jc w:val="both"/>
        <w:rPr>
          <w:rFonts w:ascii="Arrus" w:hAnsi="Arrus"/>
          <w:b/>
          <w:sz w:val="50"/>
          <w:szCs w:val="28"/>
          <w:lang w:val="en-GB"/>
        </w:rPr>
      </w:pPr>
    </w:p>
    <w:p w14:paraId="268B3277" w14:textId="77777777" w:rsidR="00270475" w:rsidRPr="00584AEA" w:rsidRDefault="00270475" w:rsidP="00270475">
      <w:pPr>
        <w:jc w:val="both"/>
        <w:rPr>
          <w:rFonts w:ascii="Arrus" w:hAnsi="Arrus"/>
          <w:b/>
          <w:sz w:val="50"/>
          <w:szCs w:val="28"/>
          <w:lang w:val="en-GB"/>
        </w:rPr>
      </w:pPr>
    </w:p>
    <w:p w14:paraId="268B3278" w14:textId="77777777" w:rsidR="00270475" w:rsidRPr="00584AEA" w:rsidRDefault="00270475" w:rsidP="00270475">
      <w:pPr>
        <w:jc w:val="both"/>
        <w:rPr>
          <w:rFonts w:ascii="Arrus" w:hAnsi="Arrus"/>
          <w:b/>
          <w:sz w:val="50"/>
          <w:szCs w:val="28"/>
          <w:lang w:val="en-GB"/>
        </w:rPr>
      </w:pPr>
    </w:p>
    <w:p w14:paraId="268B3279" w14:textId="77777777" w:rsidR="00270475" w:rsidRPr="00584AEA" w:rsidRDefault="00270475" w:rsidP="00270475">
      <w:pPr>
        <w:jc w:val="both"/>
        <w:rPr>
          <w:rFonts w:ascii="Arrus" w:hAnsi="Arrus"/>
          <w:b/>
          <w:sz w:val="50"/>
          <w:szCs w:val="28"/>
          <w:lang w:val="en-GB"/>
        </w:rPr>
      </w:pPr>
    </w:p>
    <w:p w14:paraId="268B327A" w14:textId="77777777" w:rsidR="00270475" w:rsidRPr="00584AEA" w:rsidRDefault="00270475" w:rsidP="00270475">
      <w:pPr>
        <w:jc w:val="both"/>
        <w:rPr>
          <w:rFonts w:ascii="Arrus" w:hAnsi="Arrus"/>
          <w:b/>
          <w:sz w:val="50"/>
          <w:szCs w:val="28"/>
          <w:lang w:val="en-GB"/>
        </w:rPr>
      </w:pPr>
    </w:p>
    <w:p w14:paraId="268B327B" w14:textId="77777777" w:rsidR="00270475" w:rsidRPr="00584AEA" w:rsidRDefault="00270475" w:rsidP="00270475">
      <w:pPr>
        <w:jc w:val="both"/>
        <w:rPr>
          <w:rFonts w:ascii="Arrus" w:hAnsi="Arrus"/>
          <w:b/>
          <w:sz w:val="50"/>
          <w:szCs w:val="28"/>
          <w:lang w:val="en-GB"/>
        </w:rPr>
      </w:pPr>
      <w:r w:rsidRPr="00584AEA">
        <w:rPr>
          <w:rFonts w:ascii="Arrus" w:hAnsi="Arrus"/>
          <w:b/>
          <w:sz w:val="50"/>
          <w:szCs w:val="28"/>
          <w:lang w:val="en-GB"/>
        </w:rPr>
        <w:t>Part B: Empowerment of Muslims: Holistic Approach</w:t>
      </w:r>
    </w:p>
    <w:p w14:paraId="268B327C" w14:textId="77777777" w:rsidR="00270475" w:rsidRPr="00584AEA" w:rsidRDefault="00270475" w:rsidP="00270475">
      <w:pPr>
        <w:jc w:val="both"/>
        <w:rPr>
          <w:rFonts w:ascii="Arrus" w:hAnsi="Arrus"/>
          <w:b/>
          <w:sz w:val="50"/>
          <w:szCs w:val="28"/>
          <w:lang w:val="en-GB"/>
        </w:rPr>
      </w:pPr>
    </w:p>
    <w:p w14:paraId="268B327D" w14:textId="77777777" w:rsidR="00270475" w:rsidRPr="00584AEA" w:rsidRDefault="00270475" w:rsidP="00270475">
      <w:pPr>
        <w:jc w:val="both"/>
        <w:rPr>
          <w:rFonts w:ascii="Arrus" w:hAnsi="Arrus"/>
          <w:b/>
          <w:sz w:val="50"/>
          <w:szCs w:val="28"/>
          <w:lang w:val="en-GB"/>
        </w:rPr>
      </w:pPr>
    </w:p>
    <w:p w14:paraId="268B327E" w14:textId="77777777" w:rsidR="00270475" w:rsidRPr="00584AEA" w:rsidRDefault="00270475" w:rsidP="00270475">
      <w:pPr>
        <w:jc w:val="both"/>
        <w:rPr>
          <w:rFonts w:ascii="Arrus" w:hAnsi="Arrus"/>
          <w:b/>
          <w:sz w:val="50"/>
          <w:szCs w:val="28"/>
          <w:lang w:val="en-GB"/>
        </w:rPr>
      </w:pPr>
    </w:p>
    <w:p w14:paraId="268B327F" w14:textId="77777777" w:rsidR="00270475" w:rsidRPr="00584AEA" w:rsidRDefault="00270475" w:rsidP="00270475">
      <w:pPr>
        <w:jc w:val="both"/>
        <w:rPr>
          <w:rFonts w:ascii="Arrus" w:hAnsi="Arrus"/>
          <w:b/>
          <w:sz w:val="50"/>
          <w:szCs w:val="28"/>
          <w:lang w:val="en-GB"/>
        </w:rPr>
      </w:pPr>
    </w:p>
    <w:p w14:paraId="268B3280" w14:textId="77777777" w:rsidR="00270475" w:rsidRPr="00584AEA" w:rsidRDefault="00270475" w:rsidP="00270475">
      <w:pPr>
        <w:jc w:val="both"/>
        <w:rPr>
          <w:rFonts w:ascii="Arrus" w:hAnsi="Arrus"/>
          <w:b/>
          <w:sz w:val="50"/>
          <w:szCs w:val="28"/>
          <w:lang w:val="en-GB"/>
        </w:rPr>
      </w:pPr>
    </w:p>
    <w:p w14:paraId="268B3281" w14:textId="77777777" w:rsidR="00270475" w:rsidRPr="00584AEA" w:rsidRDefault="00270475" w:rsidP="00270475">
      <w:pPr>
        <w:jc w:val="both"/>
        <w:rPr>
          <w:rFonts w:ascii="Arrus" w:hAnsi="Arrus"/>
          <w:b/>
          <w:sz w:val="50"/>
          <w:szCs w:val="28"/>
          <w:lang w:val="en-GB"/>
        </w:rPr>
      </w:pPr>
    </w:p>
    <w:p w14:paraId="268B3282" w14:textId="77777777" w:rsidR="00270475" w:rsidRPr="00584AEA" w:rsidRDefault="00270475" w:rsidP="00270475">
      <w:pPr>
        <w:jc w:val="both"/>
        <w:rPr>
          <w:rFonts w:ascii="Arrus" w:hAnsi="Arrus"/>
          <w:b/>
          <w:sz w:val="50"/>
          <w:szCs w:val="28"/>
          <w:lang w:val="en-GB"/>
        </w:rPr>
      </w:pPr>
    </w:p>
    <w:p w14:paraId="268B3283" w14:textId="77777777" w:rsidR="00270475" w:rsidRPr="00584AEA" w:rsidRDefault="00270475" w:rsidP="00270475">
      <w:pPr>
        <w:jc w:val="both"/>
        <w:rPr>
          <w:rFonts w:ascii="Arrus" w:hAnsi="Arrus"/>
          <w:b/>
          <w:sz w:val="50"/>
          <w:szCs w:val="28"/>
          <w:lang w:val="en-GB"/>
        </w:rPr>
      </w:pPr>
    </w:p>
    <w:p w14:paraId="268B3284" w14:textId="77777777" w:rsidR="00270475" w:rsidRPr="00584AEA" w:rsidRDefault="00270475" w:rsidP="00270475">
      <w:pPr>
        <w:jc w:val="both"/>
        <w:rPr>
          <w:rFonts w:ascii="Arrus" w:hAnsi="Arrus"/>
          <w:b/>
          <w:sz w:val="50"/>
          <w:szCs w:val="28"/>
          <w:lang w:val="en-GB"/>
        </w:rPr>
      </w:pPr>
    </w:p>
    <w:p w14:paraId="268B3285" w14:textId="77777777" w:rsidR="00270475" w:rsidRPr="00584AEA" w:rsidRDefault="00270475" w:rsidP="00270475">
      <w:pPr>
        <w:jc w:val="both"/>
        <w:rPr>
          <w:rFonts w:ascii="Arrus" w:hAnsi="Arrus"/>
          <w:b/>
          <w:sz w:val="50"/>
          <w:szCs w:val="28"/>
          <w:lang w:val="en-GB"/>
        </w:rPr>
      </w:pPr>
    </w:p>
    <w:p w14:paraId="268B3286" w14:textId="77777777" w:rsidR="00270475" w:rsidRPr="00584AEA" w:rsidRDefault="00270475" w:rsidP="00270475">
      <w:pPr>
        <w:jc w:val="both"/>
        <w:rPr>
          <w:rFonts w:ascii="Arrus" w:hAnsi="Arrus"/>
          <w:b/>
          <w:sz w:val="50"/>
          <w:szCs w:val="28"/>
          <w:lang w:val="en-GB"/>
        </w:rPr>
      </w:pPr>
    </w:p>
    <w:p w14:paraId="268B3287" w14:textId="77777777" w:rsidR="00270475" w:rsidRPr="00584AEA" w:rsidRDefault="00270475" w:rsidP="00270475">
      <w:pPr>
        <w:jc w:val="both"/>
        <w:rPr>
          <w:rFonts w:ascii="Arrus" w:hAnsi="Arrus"/>
          <w:b/>
          <w:sz w:val="50"/>
          <w:szCs w:val="28"/>
          <w:lang w:val="en-GB"/>
        </w:rPr>
      </w:pPr>
    </w:p>
    <w:p w14:paraId="268B3288" w14:textId="77777777" w:rsidR="00270475" w:rsidRPr="00584AEA" w:rsidRDefault="00270475" w:rsidP="00270475">
      <w:pPr>
        <w:jc w:val="both"/>
        <w:rPr>
          <w:rFonts w:ascii="Arrus" w:hAnsi="Arrus"/>
          <w:b/>
          <w:sz w:val="50"/>
          <w:szCs w:val="28"/>
          <w:lang w:val="en-GB"/>
        </w:rPr>
      </w:pPr>
    </w:p>
    <w:p w14:paraId="268B3289" w14:textId="77777777" w:rsidR="00270475" w:rsidRPr="00584AEA" w:rsidRDefault="00270475" w:rsidP="00270475">
      <w:pPr>
        <w:jc w:val="both"/>
        <w:rPr>
          <w:rFonts w:ascii="Arrus" w:hAnsi="Arrus"/>
          <w:b/>
          <w:sz w:val="50"/>
          <w:szCs w:val="28"/>
          <w:lang w:val="en-GB"/>
        </w:rPr>
      </w:pPr>
    </w:p>
    <w:p w14:paraId="268B328A" w14:textId="77777777" w:rsidR="00270475" w:rsidRPr="00584AEA" w:rsidRDefault="00270475" w:rsidP="00270475">
      <w:pPr>
        <w:jc w:val="both"/>
        <w:rPr>
          <w:rFonts w:ascii="Arrus" w:hAnsi="Arrus"/>
          <w:b/>
          <w:sz w:val="50"/>
          <w:szCs w:val="28"/>
          <w:lang w:val="en-GB"/>
        </w:rPr>
      </w:pPr>
    </w:p>
    <w:p w14:paraId="268B328B" w14:textId="77777777" w:rsidR="00270475" w:rsidRPr="00584AEA" w:rsidRDefault="00270475" w:rsidP="00270475">
      <w:pPr>
        <w:jc w:val="both"/>
        <w:rPr>
          <w:rFonts w:ascii="Arrus" w:hAnsi="Arrus"/>
          <w:b/>
          <w:sz w:val="50"/>
          <w:szCs w:val="28"/>
          <w:lang w:val="en-GB"/>
        </w:rPr>
      </w:pPr>
    </w:p>
    <w:p w14:paraId="268B328C" w14:textId="77777777" w:rsidR="00270475" w:rsidRPr="00584AEA" w:rsidRDefault="00270475" w:rsidP="00270475">
      <w:pPr>
        <w:jc w:val="both"/>
        <w:rPr>
          <w:rFonts w:ascii="Arrus" w:hAnsi="Arrus"/>
          <w:b/>
          <w:sz w:val="50"/>
          <w:szCs w:val="28"/>
          <w:lang w:val="en-GB"/>
        </w:rPr>
      </w:pPr>
    </w:p>
    <w:p w14:paraId="268B328D" w14:textId="77777777" w:rsidR="00270475" w:rsidRPr="00584AEA" w:rsidRDefault="00270475" w:rsidP="006F4670">
      <w:pPr>
        <w:pStyle w:val="ListParagraph"/>
        <w:numPr>
          <w:ilvl w:val="0"/>
          <w:numId w:val="157"/>
        </w:numPr>
        <w:ind w:left="720"/>
        <w:jc w:val="both"/>
        <w:rPr>
          <w:rFonts w:ascii="Arrus" w:hAnsi="Arrus"/>
          <w:b/>
          <w:sz w:val="38"/>
          <w:szCs w:val="28"/>
          <w:lang w:val="en-GB"/>
        </w:rPr>
      </w:pPr>
      <w:r w:rsidRPr="00584AEA">
        <w:rPr>
          <w:rFonts w:ascii="Arrus" w:hAnsi="Arrus"/>
          <w:b/>
          <w:sz w:val="38"/>
          <w:szCs w:val="28"/>
          <w:lang w:val="en-GB"/>
        </w:rPr>
        <w:t>Ideological Empowerment of Muslims</w:t>
      </w:r>
    </w:p>
    <w:p w14:paraId="268B328E" w14:textId="77777777" w:rsidR="00270475" w:rsidRPr="00584AEA" w:rsidRDefault="00270475" w:rsidP="00270475">
      <w:pPr>
        <w:jc w:val="both"/>
        <w:rPr>
          <w:rFonts w:ascii="Arrus" w:hAnsi="Arrus"/>
          <w:b/>
          <w:bCs/>
          <w:sz w:val="34"/>
          <w:szCs w:val="44"/>
          <w:lang w:val="en-GB"/>
        </w:rPr>
      </w:pPr>
    </w:p>
    <w:p w14:paraId="268B328F" w14:textId="77777777" w:rsidR="00270475" w:rsidRPr="00584AEA" w:rsidRDefault="00270475" w:rsidP="00270475">
      <w:pPr>
        <w:ind w:firstLine="360"/>
        <w:jc w:val="both"/>
        <w:rPr>
          <w:rFonts w:ascii="Arrus" w:hAnsi="Arrus"/>
          <w:bCs/>
          <w:sz w:val="22"/>
          <w:szCs w:val="28"/>
          <w:lang w:val="en-GB"/>
        </w:rPr>
      </w:pPr>
      <w:r w:rsidRPr="00584AEA">
        <w:rPr>
          <w:rFonts w:ascii="Arrus" w:hAnsi="Arrus"/>
          <w:bCs/>
          <w:sz w:val="22"/>
          <w:szCs w:val="28"/>
          <w:lang w:val="en-GB"/>
        </w:rPr>
        <w:t xml:space="preserve">Ideological Empowerment is the key to confidence, proper planning and ultimate success. It involves proper knowledge and understanding of Islam, its application in all the spheres of life, individual, family, social and systematic, proper understanding of the major ideologies governing the world and their impact, an insight into the national policies and the ability to counter the propaganda unleashed by vested interests against Islam and Muslims. This involves several steps. We will discuss important issues in this chapter, which are important for the ideological empowerment of Muslims. </w:t>
      </w:r>
    </w:p>
    <w:p w14:paraId="268B3290" w14:textId="77777777" w:rsidR="00270475" w:rsidRPr="00584AEA" w:rsidRDefault="00270475" w:rsidP="00270475">
      <w:pPr>
        <w:jc w:val="both"/>
        <w:rPr>
          <w:rFonts w:ascii="Arrus" w:hAnsi="Arrus"/>
          <w:bCs/>
          <w:sz w:val="22"/>
          <w:szCs w:val="28"/>
          <w:lang w:val="en-GB"/>
        </w:rPr>
      </w:pPr>
    </w:p>
    <w:p w14:paraId="268B3291" w14:textId="77777777" w:rsidR="00270475" w:rsidRPr="00584AEA" w:rsidRDefault="00270475" w:rsidP="006F4670">
      <w:pPr>
        <w:pStyle w:val="ListParagraph"/>
        <w:numPr>
          <w:ilvl w:val="0"/>
          <w:numId w:val="160"/>
        </w:numPr>
        <w:ind w:left="810" w:hanging="810"/>
        <w:jc w:val="both"/>
        <w:rPr>
          <w:rFonts w:ascii="Arrus" w:hAnsi="Arrus"/>
          <w:sz w:val="30"/>
          <w:szCs w:val="32"/>
          <w:lang w:val="en-GB"/>
        </w:rPr>
      </w:pPr>
      <w:r w:rsidRPr="00584AEA">
        <w:rPr>
          <w:rFonts w:ascii="Arrus" w:hAnsi="Arrus"/>
          <w:b/>
          <w:bCs/>
          <w:sz w:val="30"/>
          <w:szCs w:val="32"/>
          <w:lang w:val="en-GB"/>
        </w:rPr>
        <w:t>Religious Education</w:t>
      </w:r>
    </w:p>
    <w:p w14:paraId="268B3292"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 </w:t>
      </w:r>
    </w:p>
    <w:p w14:paraId="268B3293" w14:textId="77777777" w:rsidR="00270475" w:rsidRPr="00584AEA" w:rsidRDefault="00270475" w:rsidP="00270475">
      <w:pPr>
        <w:tabs>
          <w:tab w:val="left" w:pos="0"/>
        </w:tabs>
        <w:ind w:left="90"/>
        <w:jc w:val="both"/>
        <w:rPr>
          <w:rFonts w:ascii="Arrus" w:hAnsi="Arrus"/>
          <w:b/>
          <w:bCs/>
          <w:sz w:val="22"/>
          <w:szCs w:val="28"/>
          <w:lang w:val="en-GB"/>
        </w:rPr>
      </w:pPr>
      <w:r w:rsidRPr="00584AEA">
        <w:rPr>
          <w:rFonts w:ascii="Arrus" w:hAnsi="Arrus"/>
          <w:b/>
          <w:bCs/>
          <w:sz w:val="22"/>
          <w:szCs w:val="28"/>
          <w:lang w:val="en-GB"/>
        </w:rPr>
        <w:t>Remodelling of Madrasa System: Introduce Applied Islamics</w:t>
      </w:r>
    </w:p>
    <w:p w14:paraId="268B3294"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 There has been a lot of talk in recent years about the </w:t>
      </w:r>
      <w:r w:rsidRPr="00584AEA">
        <w:rPr>
          <w:rFonts w:ascii="Arrus" w:hAnsi="Arrus"/>
          <w:sz w:val="22"/>
          <w:szCs w:val="28"/>
          <w:lang w:val="en-GB"/>
        </w:rPr>
        <w:lastRenderedPageBreak/>
        <w:t xml:space="preserve">modernisation of Madrasa system. The friends as well as foes of Islam have developed a notion that Madrasas are not doing what they must do. The champions of modernism and the forces hostile to Islam want radical changes in the Madrasa system so that, in their minds, they do not pose threats to their interests. The intellectual Muslims cry for change because they think that the Madrasas have become irrelevant in the modern world. They feel that the introduction of English, Computer Education and job-oriented courses would help them become more suited to fulfil the needs of the community. Islamic scholars on the other hand want Madrasas to play a more proactive role in disseminating the knowledge of Islam and to counter the growth of un-Islamic systems in the world. </w:t>
      </w:r>
    </w:p>
    <w:p w14:paraId="268B3295"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It will be a travesty of justice to say that Madrasa have become totally irrelevant. The truth on the other hand is that they have successfully carried the original texts of Quran, Sunnah and Fiqh to successive generations. This in itself is no small achievement. They have also been successful in keeping the moral values under Islamic injunctions of </w:t>
      </w:r>
      <w:r w:rsidRPr="00584AEA">
        <w:rPr>
          <w:rFonts w:ascii="Arrus" w:hAnsi="Arrus"/>
          <w:i/>
          <w:sz w:val="22"/>
          <w:szCs w:val="28"/>
          <w:lang w:val="en-GB"/>
        </w:rPr>
        <w:t>Haram</w:t>
      </w:r>
      <w:r w:rsidRPr="00584AEA">
        <w:rPr>
          <w:rFonts w:ascii="Arrus" w:hAnsi="Arrus"/>
          <w:sz w:val="22"/>
          <w:szCs w:val="28"/>
          <w:lang w:val="en-GB"/>
        </w:rPr>
        <w:t xml:space="preserve"> and </w:t>
      </w:r>
      <w:r w:rsidRPr="00584AEA">
        <w:rPr>
          <w:rFonts w:ascii="Arrus" w:hAnsi="Arrus"/>
          <w:i/>
          <w:sz w:val="22"/>
          <w:szCs w:val="28"/>
          <w:lang w:val="en-GB"/>
        </w:rPr>
        <w:t>Halal</w:t>
      </w:r>
      <w:r w:rsidRPr="00584AEA">
        <w:rPr>
          <w:rFonts w:ascii="Arrus" w:hAnsi="Arrus"/>
          <w:sz w:val="22"/>
          <w:szCs w:val="28"/>
          <w:lang w:val="en-GB"/>
        </w:rPr>
        <w:t xml:space="preserve"> alive and well in the minds of Muslims. Further, it is through these Madrasas that Muslims learn the Quran, their day to day duties, the desirable and undesirable nature of their actions; and it is through them that they inculcate spiritual values in their lives, which help them in maintaining certain equilibrium in their individual and collective lives. Even the scholars who later chose to challenge the traditional scholars owe much of their knowledge and enthusiasm to their initial contacts with the products of these madrasas. </w:t>
      </w:r>
    </w:p>
    <w:p w14:paraId="268B3296"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It will however be unwise to claim that Madrasas are achieving what they should, and they need not improve their functioning. If Madrasas are not producing the desired results, the main reason is that the Madrasa people, owing to internal as well as external factors, are not studying the developments taking place in the world in different fields and are therefore not in a position to analyse them with the help of Islamic principles and concepts. They have not shown any notable enthusiasm to bring out critical studies of international concepts, programmes and policies in the light of Islamic parameters and producing alternative Islamic models. </w:t>
      </w:r>
    </w:p>
    <w:p w14:paraId="268B3297"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This is the shift, which needs to be brought at the earliest if Madrasas have to retain their leadership status in the Muslim community, and if they have to play a larger role in extending the benefits of Islam to the whole mankind. The change has to be brought not only through introduction of the languages of communication like English and Computers but also </w:t>
      </w:r>
      <w:r w:rsidRPr="00584AEA">
        <w:rPr>
          <w:rFonts w:ascii="Arrus" w:hAnsi="Arrus"/>
          <w:b/>
          <w:bCs/>
          <w:sz w:val="22"/>
          <w:szCs w:val="28"/>
          <w:lang w:val="en-GB"/>
        </w:rPr>
        <w:t>introduction of the subjects of Applied Islamic Studies</w:t>
      </w:r>
      <w:r w:rsidRPr="00584AEA">
        <w:rPr>
          <w:rFonts w:ascii="Arrus" w:hAnsi="Arrus"/>
          <w:sz w:val="22"/>
          <w:szCs w:val="28"/>
          <w:lang w:val="en-GB"/>
        </w:rPr>
        <w:t xml:space="preserve"> including Law, Politics, Economics, Natural  </w:t>
      </w:r>
      <w:r w:rsidRPr="00584AEA">
        <w:rPr>
          <w:rFonts w:ascii="Arrus" w:hAnsi="Arrus"/>
          <w:sz w:val="22"/>
          <w:szCs w:val="28"/>
          <w:lang w:val="en-GB"/>
        </w:rPr>
        <w:lastRenderedPageBreak/>
        <w:t>and medical sciences; particularly the analysis of the world developments, policies and programmes in the light of Islamic principles.</w:t>
      </w:r>
    </w:p>
    <w:p w14:paraId="268B3298"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Islam is for all times to come. Islam’s ultimate aim is to achieve peace. When Qur’an calls, </w:t>
      </w:r>
      <w:r w:rsidRPr="00584AEA">
        <w:rPr>
          <w:rFonts w:ascii="Arrus" w:hAnsi="Arrus"/>
          <w:b/>
          <w:bCs/>
          <w:i/>
          <w:iCs/>
          <w:sz w:val="22"/>
          <w:szCs w:val="28"/>
          <w:lang w:val="en-GB"/>
        </w:rPr>
        <w:t xml:space="preserve">"Enter Islam wholeheartedly", </w:t>
      </w:r>
      <w:r w:rsidRPr="00584AEA">
        <w:rPr>
          <w:rFonts w:ascii="Arrus" w:hAnsi="Arrus"/>
          <w:sz w:val="22"/>
          <w:szCs w:val="28"/>
          <w:lang w:val="en-GB"/>
        </w:rPr>
        <w:t xml:space="preserve">it does not merely invite its adherents to follow the institutionalised system of Islam; it also beckons to them that the real, comprehensive and long lasting peace can be achieved only through total acceptance of the System of God. In Islam, peace is not just a state of absence of war or chaos in society; it has the broadest and the most comprehensive meaning, in terms of extent, depth and longevity. Peace has to be not just personal, not just family and not just social; it has to be at all the three levels and in the widest discernible sense. At the individual level, it does not merely mean peace of mind; it encompasses physical, mental, spiritual and social health. At the family level, it comprises peaceful relationship between husband and wife, between parents and children, and between children themselves. At the social level, it does not only indicate absence of war or chaos, it also means absence of all forms of crimes and social tensions, and prevalence of mutual brotherhood and justice. Peace is also not something bound by time or space; it is as much for this world as for the Hereafter; peace is eternal. </w:t>
      </w:r>
    </w:p>
    <w:p w14:paraId="268B3299" w14:textId="77777777" w:rsidR="00270475" w:rsidRPr="00584AEA" w:rsidRDefault="00270475" w:rsidP="00270475">
      <w:pPr>
        <w:tabs>
          <w:tab w:val="left" w:pos="720"/>
        </w:tabs>
        <w:jc w:val="both"/>
        <w:rPr>
          <w:rFonts w:ascii="Arrus" w:hAnsi="Arrus"/>
          <w:sz w:val="22"/>
          <w:szCs w:val="28"/>
          <w:lang w:val="en-GB"/>
        </w:rPr>
      </w:pPr>
      <w:r w:rsidRPr="00584AEA">
        <w:rPr>
          <w:rFonts w:ascii="Arrus" w:hAnsi="Arrus"/>
          <w:sz w:val="22"/>
          <w:szCs w:val="28"/>
          <w:lang w:val="en-GB"/>
        </w:rPr>
        <w:tab/>
        <w:t xml:space="preserve">The educational, social, political and economic development of mankind must have ideally been under the premises of the Divine system. The aim of development must have been none other than the aim of Islam: attainment of peace at all levels. Unfortunately the development of modern world and modern sciences has taken place without taking into consideration the Qur’anic guidelines. </w:t>
      </w:r>
    </w:p>
    <w:p w14:paraId="268B329A"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sz w:val="22"/>
          <w:szCs w:val="28"/>
          <w:lang w:val="en-GB"/>
        </w:rPr>
        <w:tab/>
        <w:t>The study of all the developments in the light of Islam, based on Qur’an and Sunnah, collection of required information and data and proposing of alternative paradigms is what can be termed as Applied Islamics. Islamic scholars have time and again touched some of the related subjects. But there has not been a concerted effort to develop it as a well-defined broad discipline of social and natural sciences. What is to be stressed here is that it is the new sciences and new developments are to be studied in the light of Islam and revised accordingly rather than studying and revising Islam in the light of the modern developments. Unfortunately, most Islamic scholars working in these fields have been sticking to the latter approach.</w:t>
      </w:r>
      <w:r w:rsidRPr="00584AEA">
        <w:rPr>
          <w:rFonts w:ascii="Arrus" w:hAnsi="Arrus"/>
          <w:sz w:val="20"/>
          <w:lang w:val="en-GB"/>
        </w:rPr>
        <w:t xml:space="preserve"> We need to create a right balance in this approach. While modern sciences need to be introduced to Islamic scholars, Islamic principles also need to be introduced to the modern scientists.</w:t>
      </w:r>
      <w:r w:rsidRPr="00584AEA">
        <w:rPr>
          <w:rFonts w:ascii="Arrus" w:hAnsi="Arrus"/>
          <w:sz w:val="22"/>
          <w:szCs w:val="28"/>
          <w:lang w:val="en-GB"/>
        </w:rPr>
        <w:t xml:space="preserve"> This however requires a thorough understanding of modern sciences as well as of Islamic sources. Applied studies of Islam may </w:t>
      </w:r>
      <w:r w:rsidRPr="00584AEA">
        <w:rPr>
          <w:rFonts w:ascii="Arrus" w:hAnsi="Arrus"/>
          <w:sz w:val="22"/>
          <w:szCs w:val="28"/>
          <w:lang w:val="en-GB"/>
        </w:rPr>
        <w:lastRenderedPageBreak/>
        <w:t xml:space="preserve">have numerable branches. But the most important are: </w:t>
      </w:r>
    </w:p>
    <w:p w14:paraId="268B329B"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 xml:space="preserve">Islamic Sociology, </w:t>
      </w:r>
    </w:p>
    <w:p w14:paraId="268B329C"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 xml:space="preserve">Islamic Economics or Peace Economics, </w:t>
      </w:r>
    </w:p>
    <w:p w14:paraId="268B329D"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 xml:space="preserve">Islamic Law, </w:t>
      </w:r>
    </w:p>
    <w:p w14:paraId="268B329E"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 xml:space="preserve">Islamic Health Sciences, </w:t>
      </w:r>
    </w:p>
    <w:p w14:paraId="268B329F"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 xml:space="preserve">Islamic Physics, </w:t>
      </w:r>
    </w:p>
    <w:p w14:paraId="268B32A0"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 xml:space="preserve">Spiritual Sciences, </w:t>
      </w:r>
    </w:p>
    <w:p w14:paraId="268B32A1"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 xml:space="preserve">History from Islamic perspective, </w:t>
      </w:r>
    </w:p>
    <w:p w14:paraId="268B32A2"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 xml:space="preserve">Politics in Islamic perspective, </w:t>
      </w:r>
    </w:p>
    <w:p w14:paraId="268B32A3"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 xml:space="preserve">Culture in Islamic perspective, </w:t>
      </w:r>
    </w:p>
    <w:p w14:paraId="268B32A4"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 xml:space="preserve">International relations in Islamic perspective, </w:t>
      </w:r>
    </w:p>
    <w:p w14:paraId="268B32A5"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 xml:space="preserve">Literature in Islamic perspective, </w:t>
      </w:r>
    </w:p>
    <w:p w14:paraId="268B32A6"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 xml:space="preserve">Therapeutic Sociology, </w:t>
      </w:r>
    </w:p>
    <w:p w14:paraId="268B32A7"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b/>
          <w:bCs/>
          <w:sz w:val="22"/>
          <w:szCs w:val="28"/>
          <w:lang w:val="en-GB"/>
        </w:rPr>
        <w:t>Criminology,</w:t>
      </w:r>
      <w:r w:rsidRPr="00584AEA">
        <w:rPr>
          <w:rFonts w:ascii="Arrus" w:hAnsi="Arrus"/>
          <w:sz w:val="22"/>
          <w:szCs w:val="28"/>
          <w:lang w:val="en-GB"/>
        </w:rPr>
        <w:t xml:space="preserve"> etc. </w:t>
      </w:r>
    </w:p>
    <w:p w14:paraId="268B32A8" w14:textId="77777777" w:rsidR="00270475" w:rsidRPr="00584AEA" w:rsidRDefault="00270475" w:rsidP="00270475">
      <w:pPr>
        <w:tabs>
          <w:tab w:val="left" w:pos="720"/>
        </w:tabs>
        <w:ind w:left="720" w:hanging="360"/>
        <w:jc w:val="both"/>
        <w:rPr>
          <w:rFonts w:ascii="Arrus" w:hAnsi="Arrus"/>
          <w:sz w:val="22"/>
          <w:szCs w:val="28"/>
          <w:lang w:val="en-GB"/>
        </w:rPr>
      </w:pPr>
    </w:p>
    <w:p w14:paraId="268B32A9"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There is a need to establish an International Institute/Centre or University for the Applied Studies of Islam (or Islamics). What is to be kept in mind however is that Applied Islamics must work for the benefit of the whole mankind and not just for Muslims. Its aim must be to promote universal peace. It must not be defensive in approach but must aggressively pursue programmes and policies in different fields all over the world, and must collect data, </w:t>
      </w:r>
      <w:proofErr w:type="spellStart"/>
      <w:r w:rsidRPr="00584AEA">
        <w:rPr>
          <w:rFonts w:ascii="Arrus" w:hAnsi="Arrus"/>
          <w:sz w:val="22"/>
          <w:szCs w:val="28"/>
          <w:lang w:val="en-GB"/>
        </w:rPr>
        <w:t>analyze</w:t>
      </w:r>
      <w:proofErr w:type="spellEnd"/>
      <w:r w:rsidRPr="00584AEA">
        <w:rPr>
          <w:rFonts w:ascii="Arrus" w:hAnsi="Arrus"/>
          <w:sz w:val="22"/>
          <w:szCs w:val="28"/>
          <w:lang w:val="en-GB"/>
        </w:rPr>
        <w:t xml:space="preserve"> them and declare results. The results must be duly publicized. The politicians, social activists and media must be supplied with the reports and pressurised to attend to them. If Applied Islamics develops into a really formidable discipline, it can certainly contribute hugely to the attainment of universal peace under Divine Guidance.</w:t>
      </w:r>
    </w:p>
    <w:p w14:paraId="268B32AA"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b/>
          <w:bCs/>
          <w:sz w:val="22"/>
          <w:szCs w:val="28"/>
          <w:lang w:val="en-GB"/>
        </w:rPr>
        <w:tab/>
        <w:t xml:space="preserve">Islam is perforce a future-oriented world-view. </w:t>
      </w:r>
      <w:r w:rsidRPr="00584AEA">
        <w:rPr>
          <w:rFonts w:ascii="Arrus" w:hAnsi="Arrus"/>
          <w:sz w:val="22"/>
          <w:szCs w:val="28"/>
          <w:lang w:val="en-GB"/>
        </w:rPr>
        <w:t>We should learn from our historical experiences and incorporate them in our present actions in order to make our future better. We project the glories of the past into the future through the contemplation of the present wishing to make the possible real. The solution to our past mishaps and present agonies lies in the future.</w:t>
      </w:r>
    </w:p>
    <w:p w14:paraId="268B32AB"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It is quite obvious that Applied Islamics is inter-disciplinary. The contemporary societies with complementary and interconnectedness used the linkages and interactions between diverse fields of learning and approaches to the discovery of new knowledge. All this has forced us to adopt a holistic and dynamic approach.</w:t>
      </w:r>
    </w:p>
    <w:p w14:paraId="268B32AC"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 xml:space="preserve"> </w:t>
      </w:r>
      <w:r w:rsidRPr="00584AEA">
        <w:rPr>
          <w:rFonts w:ascii="Arrus" w:hAnsi="Arrus"/>
          <w:sz w:val="22"/>
          <w:szCs w:val="28"/>
          <w:lang w:val="en-GB"/>
        </w:rPr>
        <w:tab/>
        <w:t xml:space="preserve">In Applied Islamics there should be no place for the purely artificial phenomenon for the division of reality into independent disciplines. The classical Islamic principle of the unity of all knowledge developed </w:t>
      </w:r>
      <w:proofErr w:type="spellStart"/>
      <w:r w:rsidRPr="00584AEA">
        <w:rPr>
          <w:rFonts w:ascii="Arrus" w:hAnsi="Arrus"/>
          <w:sz w:val="22"/>
          <w:szCs w:val="28"/>
          <w:lang w:val="en-GB"/>
        </w:rPr>
        <w:t>polymatics</w:t>
      </w:r>
      <w:proofErr w:type="spellEnd"/>
      <w:r w:rsidRPr="00584AEA">
        <w:rPr>
          <w:rFonts w:ascii="Arrus" w:hAnsi="Arrus"/>
          <w:sz w:val="22"/>
          <w:szCs w:val="28"/>
          <w:lang w:val="en-GB"/>
        </w:rPr>
        <w:t xml:space="preserve">, the coherent and unified manifestation of Islamic </w:t>
      </w:r>
      <w:r w:rsidRPr="00584AEA">
        <w:rPr>
          <w:rFonts w:ascii="Arrus" w:hAnsi="Arrus"/>
          <w:sz w:val="22"/>
          <w:szCs w:val="28"/>
          <w:lang w:val="en-GB"/>
        </w:rPr>
        <w:lastRenderedPageBreak/>
        <w:t>scholarship. The contemporary and future Islamic scholars have to be the counterparts of the polymaths of classical Islam – Al-</w:t>
      </w:r>
      <w:proofErr w:type="spellStart"/>
      <w:r w:rsidRPr="00584AEA">
        <w:rPr>
          <w:rFonts w:ascii="Arrus" w:hAnsi="Arrus"/>
          <w:sz w:val="22"/>
          <w:szCs w:val="28"/>
          <w:lang w:val="en-GB"/>
        </w:rPr>
        <w:t>Burani</w:t>
      </w:r>
      <w:proofErr w:type="spellEnd"/>
      <w:r w:rsidRPr="00584AEA">
        <w:rPr>
          <w:rFonts w:ascii="Arrus" w:hAnsi="Arrus"/>
          <w:sz w:val="22"/>
          <w:szCs w:val="28"/>
          <w:lang w:val="en-GB"/>
        </w:rPr>
        <w:t xml:space="preserve">, Ibn </w:t>
      </w:r>
      <w:proofErr w:type="spellStart"/>
      <w:r w:rsidRPr="00584AEA">
        <w:rPr>
          <w:rFonts w:ascii="Arrus" w:hAnsi="Arrus"/>
          <w:sz w:val="22"/>
          <w:szCs w:val="28"/>
          <w:lang w:val="en-GB"/>
        </w:rPr>
        <w:t>sina</w:t>
      </w:r>
      <w:proofErr w:type="spellEnd"/>
      <w:r w:rsidRPr="00584AEA">
        <w:rPr>
          <w:rFonts w:ascii="Arrus" w:hAnsi="Arrus"/>
          <w:sz w:val="22"/>
          <w:szCs w:val="28"/>
          <w:lang w:val="en-GB"/>
        </w:rPr>
        <w:t>, Al-Guzzali and Ibn Rushed, Ibn Tufail and Ibn Bajjah. Hence Islamic pursuits in future should be regarded as the foci of advancing knowledge, having an interaction among many fields and techniques.</w:t>
      </w:r>
    </w:p>
    <w:p w14:paraId="268B32AD" w14:textId="77777777" w:rsidR="00270475" w:rsidRPr="00584AEA" w:rsidRDefault="00270475" w:rsidP="00270475">
      <w:pPr>
        <w:tabs>
          <w:tab w:val="left" w:pos="0"/>
        </w:tabs>
        <w:jc w:val="both"/>
        <w:rPr>
          <w:rFonts w:ascii="Arrus" w:hAnsi="Arrus"/>
          <w:b/>
          <w:sz w:val="22"/>
          <w:szCs w:val="28"/>
          <w:lang w:val="en-GB"/>
        </w:rPr>
      </w:pPr>
      <w:r w:rsidRPr="00584AEA">
        <w:rPr>
          <w:rFonts w:ascii="Arrus" w:hAnsi="Arrus"/>
          <w:sz w:val="22"/>
          <w:szCs w:val="28"/>
          <w:lang w:val="en-GB"/>
        </w:rPr>
        <w:tab/>
        <w:t>An inter-disciplinary approach is like an ‘intellectual-communication’ in which many disciplines cross-interact. The interaction may range from simple communication of ideas to the mutual integration of organising concepts, methodology, procedures, epistemology, terminology data and organisation of research in a fairly large field. Such an approach bears the unification of all knowledge. The existing disciplines have to be integrated into a unified body of knowledge which is the need to study complex reality.</w:t>
      </w:r>
    </w:p>
    <w:p w14:paraId="268B32AE" w14:textId="77777777" w:rsidR="00270475" w:rsidRPr="00584AEA" w:rsidRDefault="00270475" w:rsidP="006F4670">
      <w:pPr>
        <w:pStyle w:val="ListParagraph"/>
        <w:numPr>
          <w:ilvl w:val="1"/>
          <w:numId w:val="150"/>
        </w:numPr>
        <w:tabs>
          <w:tab w:val="left" w:pos="0"/>
        </w:tabs>
        <w:jc w:val="both"/>
        <w:rPr>
          <w:rFonts w:ascii="Arrus" w:hAnsi="Arrus"/>
          <w:b/>
          <w:sz w:val="22"/>
          <w:szCs w:val="28"/>
          <w:lang w:val="en-GB"/>
        </w:rPr>
      </w:pPr>
      <w:r w:rsidRPr="00584AEA">
        <w:rPr>
          <w:rFonts w:ascii="Arrus" w:hAnsi="Arrus"/>
          <w:b/>
          <w:sz w:val="22"/>
          <w:szCs w:val="28"/>
          <w:lang w:val="en-GB"/>
        </w:rPr>
        <w:t>Applied Islamics shall activate a system of concepts, ideas and values that germinate from the world-view of Islam in an effective, rational and creative way, and put it into a framework of thinking and action having a high degree of diversity.</w:t>
      </w:r>
    </w:p>
    <w:p w14:paraId="268B32AF" w14:textId="77777777" w:rsidR="00270475" w:rsidRPr="00584AEA" w:rsidRDefault="00270475" w:rsidP="006F4670">
      <w:pPr>
        <w:pStyle w:val="ListParagraph"/>
        <w:numPr>
          <w:ilvl w:val="1"/>
          <w:numId w:val="150"/>
        </w:numPr>
        <w:tabs>
          <w:tab w:val="left" w:pos="0"/>
        </w:tabs>
        <w:jc w:val="both"/>
        <w:rPr>
          <w:rFonts w:ascii="Arrus" w:hAnsi="Arrus"/>
          <w:b/>
          <w:sz w:val="22"/>
          <w:szCs w:val="28"/>
          <w:lang w:val="en-GB"/>
        </w:rPr>
      </w:pPr>
      <w:r w:rsidRPr="00584AEA">
        <w:rPr>
          <w:rFonts w:ascii="Arrus" w:hAnsi="Arrus"/>
          <w:b/>
          <w:sz w:val="22"/>
          <w:szCs w:val="28"/>
          <w:lang w:val="en-GB"/>
        </w:rPr>
        <w:t>The main objective of Applied Islamics is to develop a contemporary integrated Islamic system of thought and action that presents a genuine alternative to the present system. The task is to elaborate the world-view of Islam, within a macro- or micro-perspective, using the conceptual matrix to build viable modules and develop appropriate routes.</w:t>
      </w:r>
    </w:p>
    <w:p w14:paraId="268B32B0"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Had Islam been the guiding factor in the development of all sciences and advancements in various fields, mankind would have not just attained prosperity but also peace at every level. We cannot resuscitate the past. But we can certainly work for a better future. It is therefore necessary to critically analyse all the developments, campaigns, programmes and movements in all fields in the light of Islamic principles. Islam clearly lays down the principle that all developments must take place to ensure health, family peace and social order. Islam also clearly lays down guiding principles in different fields. After critically analysing these developments and programmes, endeavours should be made to develop alternative paradigms consistent with Islamic teachings.  This can very well be regarded as the most lovable form of </w:t>
      </w:r>
      <w:proofErr w:type="spellStart"/>
      <w:r w:rsidRPr="00584AEA">
        <w:rPr>
          <w:rFonts w:ascii="Arrus" w:hAnsi="Arrus"/>
          <w:sz w:val="22"/>
          <w:szCs w:val="28"/>
          <w:lang w:val="en-GB"/>
        </w:rPr>
        <w:t>Ijtahad</w:t>
      </w:r>
      <w:proofErr w:type="spellEnd"/>
      <w:r w:rsidRPr="00584AEA">
        <w:rPr>
          <w:rFonts w:ascii="Arrus" w:hAnsi="Arrus"/>
          <w:sz w:val="22"/>
          <w:szCs w:val="28"/>
          <w:lang w:val="en-GB"/>
        </w:rPr>
        <w:t xml:space="preserve">. </w:t>
      </w:r>
    </w:p>
    <w:p w14:paraId="268B32B1" w14:textId="77777777" w:rsidR="00270475" w:rsidRPr="00584AEA" w:rsidRDefault="00270475" w:rsidP="00270475">
      <w:pPr>
        <w:tabs>
          <w:tab w:val="left" w:pos="0"/>
        </w:tabs>
        <w:jc w:val="both"/>
        <w:rPr>
          <w:rFonts w:ascii="Arrus" w:hAnsi="Arrus"/>
          <w:sz w:val="22"/>
          <w:szCs w:val="28"/>
          <w:lang w:val="en-GB"/>
        </w:rPr>
      </w:pPr>
    </w:p>
    <w:p w14:paraId="268B32B2"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b/>
          <w:bCs/>
          <w:sz w:val="22"/>
          <w:szCs w:val="28"/>
          <w:lang w:val="en-GB"/>
        </w:rPr>
        <w:t>Religious Institutions Act</w:t>
      </w:r>
      <w:r w:rsidRPr="00584AEA">
        <w:rPr>
          <w:rFonts w:ascii="Arrus" w:hAnsi="Arrus"/>
          <w:sz w:val="22"/>
          <w:szCs w:val="28"/>
          <w:lang w:val="en-GB"/>
        </w:rPr>
        <w:t xml:space="preserve"> </w:t>
      </w:r>
    </w:p>
    <w:p w14:paraId="268B32B3"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The Government must consider the possibility of passing </w:t>
      </w:r>
      <w:r w:rsidRPr="00584AEA">
        <w:rPr>
          <w:rFonts w:ascii="Arrus" w:hAnsi="Arrus"/>
          <w:b/>
          <w:bCs/>
          <w:sz w:val="22"/>
          <w:szCs w:val="28"/>
          <w:lang w:val="en-GB"/>
        </w:rPr>
        <w:t>Religious Institutions Act</w:t>
      </w:r>
      <w:r w:rsidRPr="00584AEA">
        <w:rPr>
          <w:rFonts w:ascii="Arrus" w:hAnsi="Arrus"/>
          <w:sz w:val="22"/>
          <w:szCs w:val="28"/>
          <w:lang w:val="en-GB"/>
        </w:rPr>
        <w:t xml:space="preserve"> that must ensure governmental financial aid </w:t>
      </w:r>
      <w:r w:rsidRPr="00584AEA">
        <w:rPr>
          <w:rFonts w:ascii="Arrus" w:hAnsi="Arrus"/>
          <w:sz w:val="22"/>
          <w:szCs w:val="28"/>
          <w:lang w:val="en-GB"/>
        </w:rPr>
        <w:lastRenderedPageBreak/>
        <w:t xml:space="preserve">without any governmental intervention. The Act must create a self-regulatory mechanism through which there can be a continuous monitoring of the institutions. </w:t>
      </w:r>
      <w:r w:rsidRPr="00584AEA">
        <w:rPr>
          <w:rFonts w:ascii="Arrus" w:hAnsi="Arrus"/>
          <w:b/>
          <w:bCs/>
          <w:sz w:val="22"/>
          <w:szCs w:val="28"/>
          <w:lang w:val="en-GB"/>
        </w:rPr>
        <w:t>Muslim Personal Law Board should be taken into confidence regarding all the aspects of the Act,</w:t>
      </w:r>
      <w:r w:rsidRPr="00584AEA">
        <w:rPr>
          <w:rFonts w:ascii="Arrus" w:hAnsi="Arrus"/>
          <w:sz w:val="22"/>
          <w:szCs w:val="28"/>
          <w:lang w:val="en-GB"/>
        </w:rPr>
        <w:t xml:space="preserve"> and may in fact act as the Parent Body for monitoring all the activities of the madrasas. </w:t>
      </w:r>
    </w:p>
    <w:p w14:paraId="268B32B4"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Religious institution act assumes importance in view of recurring controversies within factions controlling different madrasas, one taking steps to get the Madrasa registered under Societies Registration Act, and the other vehemently opposing it on the ground of the change in nature of the ideology.   Once a Madrasa or the society running it is registered under Societies Registration Act, it changes from a religious institution to a theological one. This controversy started when Darul Uloom Deoband was registered and the other fraction opposed it with the result that the Madrasa got divided into two. This again happened in Saharanpur where Mazahir Uloom got divided into two factions that are still engaged in acrimonious legal and public rivalries. To avoid this, </w:t>
      </w:r>
      <w:r w:rsidRPr="00584AEA">
        <w:rPr>
          <w:rFonts w:ascii="Arrus" w:hAnsi="Arrus"/>
          <w:b/>
          <w:bCs/>
          <w:sz w:val="22"/>
          <w:szCs w:val="28"/>
          <w:lang w:val="en-GB"/>
        </w:rPr>
        <w:t>Religious Institutions Act can be introduced which guarantees the functioning of Madrasa in accordance with the principles of the Fiqh to which it belongs without any outside intervention in its ideological proclivities and syllabus and without any threat to the ownership of properties and assets of the madrasas</w:t>
      </w:r>
      <w:r w:rsidRPr="00584AEA">
        <w:rPr>
          <w:rFonts w:ascii="Arrus" w:hAnsi="Arrus"/>
          <w:sz w:val="22"/>
          <w:szCs w:val="28"/>
          <w:lang w:val="en-GB"/>
        </w:rPr>
        <w:t xml:space="preserve">. </w:t>
      </w:r>
    </w:p>
    <w:p w14:paraId="268B32B5"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The </w:t>
      </w:r>
      <w:r w:rsidRPr="00584AEA">
        <w:rPr>
          <w:rFonts w:ascii="Arrus" w:hAnsi="Arrus"/>
          <w:b/>
          <w:bCs/>
          <w:sz w:val="22"/>
          <w:szCs w:val="28"/>
          <w:lang w:val="en-GB"/>
        </w:rPr>
        <w:t>possibility of governmental grants for Madrasas</w:t>
      </w:r>
      <w:r w:rsidRPr="00584AEA">
        <w:rPr>
          <w:rFonts w:ascii="Arrus" w:hAnsi="Arrus"/>
          <w:sz w:val="22"/>
          <w:szCs w:val="28"/>
          <w:lang w:val="en-GB"/>
        </w:rPr>
        <w:t xml:space="preserve"> should be seriously considered. When Muslims contribute to the Government why should they hesitate to receive aids from it? When Muslims are ready to receive scholarships and other aids from the government, why they cannot take it for religious institutions if their conditions are duly met with? This is their right. </w:t>
      </w:r>
      <w:r w:rsidRPr="00584AEA">
        <w:rPr>
          <w:rFonts w:ascii="Arrus" w:hAnsi="Arrus"/>
          <w:b/>
          <w:bCs/>
          <w:sz w:val="22"/>
          <w:szCs w:val="28"/>
          <w:lang w:val="en-GB"/>
        </w:rPr>
        <w:t xml:space="preserve">Why should Madrasa </w:t>
      </w:r>
      <w:proofErr w:type="spellStart"/>
      <w:r w:rsidRPr="00584AEA">
        <w:rPr>
          <w:rFonts w:ascii="Arrus" w:hAnsi="Arrus"/>
          <w:b/>
          <w:bCs/>
          <w:sz w:val="22"/>
          <w:szCs w:val="28"/>
          <w:lang w:val="en-GB"/>
        </w:rPr>
        <w:t>ustaads</w:t>
      </w:r>
      <w:proofErr w:type="spellEnd"/>
      <w:r w:rsidRPr="00584AEA">
        <w:rPr>
          <w:rFonts w:ascii="Arrus" w:hAnsi="Arrus"/>
          <w:b/>
          <w:bCs/>
          <w:sz w:val="22"/>
          <w:szCs w:val="28"/>
          <w:lang w:val="en-GB"/>
        </w:rPr>
        <w:t xml:space="preserve"> who are as good as lectures and professors of any university or college not be given salaries and perks comparable to their counterparts in universities and colleges? </w:t>
      </w:r>
      <w:r w:rsidRPr="00584AEA">
        <w:rPr>
          <w:rFonts w:ascii="Arrus" w:hAnsi="Arrus"/>
          <w:sz w:val="22"/>
          <w:szCs w:val="28"/>
          <w:lang w:val="en-GB"/>
        </w:rPr>
        <w:t xml:space="preserve">It has to be stressed here that religion based moral education including theology is an important requirement of social life, which is in no way less important than the studies of history, theology, languages and various other non-technical courses being taught in modern colleges and universities. Having said that, I also know that despite the fact that they deserve much more, the Ulama themselves are normally God-fearing people who are relatively less attracted towards the worldly glare. They have therefore rejected such offers in the past and have preferred to be contented with very small salaries. Even if offered again, they would be reluctant to receive higher salaries, particularly if they have any doubts about the source of the money. Indian Ulama have in general been reluctant to receive any </w:t>
      </w:r>
      <w:r w:rsidRPr="00584AEA">
        <w:rPr>
          <w:rFonts w:ascii="Arrus" w:hAnsi="Arrus"/>
          <w:sz w:val="22"/>
          <w:szCs w:val="28"/>
          <w:lang w:val="en-GB"/>
        </w:rPr>
        <w:lastRenderedPageBreak/>
        <w:t xml:space="preserve">grants from the government due to genuine fears of intervention. It should therefore be left entirely to them to see if they can be ready to receive funds if suitable conditions are agreed upon and if the All India Muslim Personal Law Board is given the supreme authority to distribute and monitor funds. This is only a suggestion, which I will not like to insist upon. But I strongly feel that we should find ways to give better salaries to Ulama so that their families can enjoy a more comfortable life. </w:t>
      </w:r>
    </w:p>
    <w:p w14:paraId="268B32B6"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In short, I propose the following broad principles regarding the government funds:</w:t>
      </w:r>
    </w:p>
    <w:p w14:paraId="268B32B7" w14:textId="77777777" w:rsidR="00270475" w:rsidRPr="00584AEA" w:rsidRDefault="00270475" w:rsidP="00270475">
      <w:pPr>
        <w:spacing w:before="100" w:after="100"/>
        <w:jc w:val="both"/>
        <w:rPr>
          <w:rFonts w:ascii="Arrus" w:hAnsi="Arrus"/>
          <w:sz w:val="22"/>
          <w:szCs w:val="28"/>
          <w:lang w:val="en-GB"/>
        </w:rPr>
      </w:pPr>
      <w:r w:rsidRPr="00584AEA">
        <w:rPr>
          <w:rFonts w:ascii="Arrus" w:hAnsi="Arrus"/>
          <w:sz w:val="22"/>
          <w:szCs w:val="28"/>
          <w:lang w:val="en-GB"/>
        </w:rPr>
        <w:t>1. As Muslims pay all forms of the taxes levied upon them, they have their constitutional and moral right to seek and get the governmental aid wherever possible and necessary;</w:t>
      </w:r>
    </w:p>
    <w:p w14:paraId="268B32B8" w14:textId="77777777" w:rsidR="00270475" w:rsidRPr="00584AEA" w:rsidRDefault="00270475" w:rsidP="00270475">
      <w:pPr>
        <w:spacing w:before="100" w:after="100"/>
        <w:jc w:val="both"/>
        <w:rPr>
          <w:rFonts w:ascii="Arrus" w:hAnsi="Arrus"/>
          <w:sz w:val="22"/>
          <w:szCs w:val="28"/>
          <w:lang w:val="en-GB"/>
        </w:rPr>
      </w:pPr>
      <w:r w:rsidRPr="00584AEA">
        <w:rPr>
          <w:rFonts w:ascii="Arrus" w:hAnsi="Arrus"/>
          <w:sz w:val="22"/>
          <w:szCs w:val="28"/>
          <w:lang w:val="en-GB"/>
        </w:rPr>
        <w:t>2. This aid must never be at the cost of any compromise on the principles of Islam, rights of minorities to open and run their own institutions in accordance with their religious and cultural requirements and their right to run these institutions without any outside intervention in any form including that in the name of financial irregularities;</w:t>
      </w:r>
    </w:p>
    <w:p w14:paraId="268B32B9" w14:textId="77777777" w:rsidR="00270475" w:rsidRPr="00584AEA" w:rsidRDefault="00270475" w:rsidP="00270475">
      <w:pPr>
        <w:spacing w:before="100" w:after="100"/>
        <w:jc w:val="both"/>
        <w:rPr>
          <w:rFonts w:ascii="Arrus" w:hAnsi="Arrus"/>
          <w:sz w:val="22"/>
          <w:szCs w:val="28"/>
          <w:lang w:val="en-GB"/>
        </w:rPr>
      </w:pPr>
      <w:r w:rsidRPr="00584AEA">
        <w:rPr>
          <w:rFonts w:ascii="Arrus" w:hAnsi="Arrus"/>
          <w:sz w:val="22"/>
          <w:szCs w:val="28"/>
          <w:lang w:val="en-GB"/>
        </w:rPr>
        <w:t>3. There is a special need to be extremely cautious in the matter of religious institutions, as there are strong apprehensions in the Muslim community including Ulama about the acceptability of such an aid;</w:t>
      </w:r>
    </w:p>
    <w:p w14:paraId="268B32BA" w14:textId="77777777" w:rsidR="00270475" w:rsidRPr="00584AEA" w:rsidRDefault="00270475" w:rsidP="00270475">
      <w:pPr>
        <w:spacing w:before="100" w:after="100"/>
        <w:jc w:val="both"/>
        <w:rPr>
          <w:rFonts w:ascii="Arrus" w:hAnsi="Arrus"/>
          <w:sz w:val="22"/>
          <w:szCs w:val="28"/>
          <w:lang w:val="en-GB"/>
        </w:rPr>
      </w:pPr>
      <w:r w:rsidRPr="00584AEA">
        <w:rPr>
          <w:rFonts w:ascii="Arrus" w:hAnsi="Arrus"/>
          <w:sz w:val="22"/>
          <w:szCs w:val="28"/>
          <w:lang w:val="en-GB"/>
        </w:rPr>
        <w:t>4. We will not accept any aid unless we develop a fail-proof mechanism by which this aid can be taken without compromising our commitments and concerns;</w:t>
      </w:r>
    </w:p>
    <w:p w14:paraId="268B32BB" w14:textId="77777777" w:rsidR="00270475" w:rsidRPr="00584AEA" w:rsidRDefault="00270475" w:rsidP="00270475">
      <w:pPr>
        <w:spacing w:before="100" w:after="100"/>
        <w:jc w:val="both"/>
        <w:rPr>
          <w:rFonts w:ascii="Arrus" w:hAnsi="Arrus"/>
          <w:sz w:val="22"/>
          <w:szCs w:val="28"/>
          <w:lang w:val="en-GB"/>
        </w:rPr>
      </w:pPr>
      <w:r w:rsidRPr="00584AEA">
        <w:rPr>
          <w:rFonts w:ascii="Arrus" w:hAnsi="Arrus"/>
          <w:sz w:val="22"/>
          <w:szCs w:val="28"/>
          <w:lang w:val="en-GB"/>
        </w:rPr>
        <w:t xml:space="preserve">5. Such a mechanism needs to be studied. Is there any possibility that a body created by the AIMPB receives grants from the government with full guarantee to receive and use it without compromising commitments and concerns and with the fill responsibility of distributing and monitoring? </w:t>
      </w:r>
    </w:p>
    <w:p w14:paraId="268B32BC" w14:textId="77777777" w:rsidR="00270475" w:rsidRPr="00584AEA" w:rsidRDefault="00270475" w:rsidP="00270475">
      <w:pPr>
        <w:spacing w:before="100" w:after="100"/>
        <w:jc w:val="both"/>
        <w:rPr>
          <w:rFonts w:ascii="Arrus" w:hAnsi="Arrus"/>
          <w:sz w:val="22"/>
          <w:szCs w:val="28"/>
          <w:lang w:val="en-GB"/>
        </w:rPr>
      </w:pPr>
      <w:r w:rsidRPr="00584AEA">
        <w:rPr>
          <w:rFonts w:ascii="Arrus" w:hAnsi="Arrus"/>
          <w:sz w:val="22"/>
          <w:szCs w:val="28"/>
          <w:lang w:val="en-GB"/>
        </w:rPr>
        <w:t xml:space="preserve">6. Till everybody is satisfied, we will not support any proposal for the government aid to madrasas. The final decision should of course be left to the Ulama themselves. </w:t>
      </w:r>
    </w:p>
    <w:p w14:paraId="268B32BD" w14:textId="77777777" w:rsidR="00270475" w:rsidRPr="00584AEA" w:rsidRDefault="00270475" w:rsidP="00270475">
      <w:pPr>
        <w:spacing w:before="100" w:after="100"/>
        <w:jc w:val="both"/>
        <w:rPr>
          <w:rFonts w:ascii="Arrus" w:hAnsi="Arrus"/>
          <w:sz w:val="22"/>
          <w:szCs w:val="28"/>
          <w:lang w:val="en-GB"/>
        </w:rPr>
      </w:pPr>
      <w:r w:rsidRPr="00584AEA">
        <w:rPr>
          <w:rFonts w:ascii="Arrus" w:hAnsi="Arrus"/>
          <w:sz w:val="22"/>
          <w:szCs w:val="28"/>
          <w:lang w:val="en-GB"/>
        </w:rPr>
        <w:t>7. There are of course Madrasas that are already receiving aids.  The hurdles and unnecessary encumbrances in the functioning of already government-aided Islamic institutions must be removed.</w:t>
      </w:r>
    </w:p>
    <w:p w14:paraId="268B32BE"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 xml:space="preserve">8. At the same time, the teachers and research scholars of the madrasas deserve attention regarding their salaries. Most of them are working on paltry salaries, and there needs to be a way where they can be given good salaries. </w:t>
      </w:r>
    </w:p>
    <w:p w14:paraId="268B32BF" w14:textId="77777777" w:rsidR="00270475" w:rsidRPr="00584AEA" w:rsidRDefault="00270475" w:rsidP="00270475">
      <w:pPr>
        <w:tabs>
          <w:tab w:val="left" w:pos="0"/>
        </w:tabs>
        <w:jc w:val="both"/>
        <w:rPr>
          <w:rFonts w:ascii="Arrus" w:hAnsi="Arrus"/>
          <w:sz w:val="22"/>
          <w:szCs w:val="28"/>
          <w:lang w:val="en-GB"/>
        </w:rPr>
      </w:pPr>
    </w:p>
    <w:p w14:paraId="268B32C0" w14:textId="77777777" w:rsidR="00270475" w:rsidRPr="00584AEA" w:rsidRDefault="00270475" w:rsidP="00270475">
      <w:pPr>
        <w:tabs>
          <w:tab w:val="left" w:pos="720"/>
        </w:tabs>
        <w:jc w:val="both"/>
        <w:rPr>
          <w:rFonts w:ascii="Arrus" w:hAnsi="Arrus"/>
          <w:sz w:val="22"/>
          <w:szCs w:val="28"/>
          <w:lang w:val="en-GB"/>
        </w:rPr>
      </w:pPr>
      <w:r w:rsidRPr="00584AEA">
        <w:rPr>
          <w:rFonts w:ascii="Arrus" w:hAnsi="Arrus"/>
          <w:sz w:val="22"/>
          <w:szCs w:val="28"/>
          <w:lang w:val="en-GB"/>
        </w:rPr>
        <w:tab/>
        <w:t>The attempts to introduce modern subjects in high-level Madrasas however have to be strongly opposed. Madrasas are specialised institutions meant for the studies of Islamic sciences. Only 4 pc of Muslim children join the Madrasa system. All the others join the modern educational system. Even junior Madrasas are already teaching, in growing numbers, courses up to 8</w:t>
      </w:r>
      <w:r w:rsidRPr="00584AEA">
        <w:rPr>
          <w:rFonts w:ascii="Arrus" w:hAnsi="Arrus"/>
          <w:sz w:val="22"/>
          <w:szCs w:val="28"/>
          <w:vertAlign w:val="superscript"/>
          <w:lang w:val="en-GB"/>
        </w:rPr>
        <w:t>th</w:t>
      </w:r>
      <w:r w:rsidRPr="00584AEA">
        <w:rPr>
          <w:rFonts w:ascii="Arrus" w:hAnsi="Arrus"/>
          <w:sz w:val="22"/>
          <w:szCs w:val="28"/>
          <w:lang w:val="en-GB"/>
        </w:rPr>
        <w:t xml:space="preserve"> standard. Several Madrasas are joining the open school system. But to mount pressure on high-level madrasas teaching Aalim, Fazil and </w:t>
      </w:r>
      <w:proofErr w:type="spellStart"/>
      <w:r w:rsidRPr="00584AEA">
        <w:rPr>
          <w:rFonts w:ascii="Arrus" w:hAnsi="Arrus"/>
          <w:sz w:val="22"/>
          <w:szCs w:val="28"/>
          <w:lang w:val="en-GB"/>
        </w:rPr>
        <w:t>Takhassus</w:t>
      </w:r>
      <w:proofErr w:type="spellEnd"/>
      <w:r w:rsidRPr="00584AEA">
        <w:rPr>
          <w:rFonts w:ascii="Arrus" w:hAnsi="Arrus"/>
          <w:sz w:val="22"/>
          <w:szCs w:val="28"/>
          <w:lang w:val="en-GB"/>
        </w:rPr>
        <w:t xml:space="preserve"> courses to change their syllabi to suit the demands of modern educations needs to be totally rejected. Any courses that diluter ideological positions (Ideological Modernisation) of Islam cannot be permitted. However infrastructural modernisation including the use of modern technologies, teaching methodologies and communication skills need to be introduced at the earliest in all madrasas. It has already been done in majority of the big madrasas and others can be expected to follow suit. </w:t>
      </w:r>
    </w:p>
    <w:p w14:paraId="268B32C1" w14:textId="77777777" w:rsidR="00270475" w:rsidRPr="00584AEA" w:rsidRDefault="00270475" w:rsidP="00270475">
      <w:pPr>
        <w:tabs>
          <w:tab w:val="left" w:pos="720"/>
        </w:tabs>
        <w:jc w:val="both"/>
        <w:rPr>
          <w:rFonts w:ascii="Arrus" w:hAnsi="Arrus"/>
          <w:sz w:val="22"/>
          <w:szCs w:val="28"/>
          <w:lang w:val="en-GB"/>
        </w:rPr>
      </w:pPr>
    </w:p>
    <w:p w14:paraId="268B32C2"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Keep the Minority Education Institutions including the Madrasas outside the RTE 2007 Act</w:t>
      </w:r>
    </w:p>
    <w:p w14:paraId="268B32C3"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This is necessary to make Madrasas feel more secure in their functioning. These madrasas are working on very small budgets with minimal staff, and there are many elements in society that want them closed. RTE may become a tool in their hands to pressurise these institutions so that they cannot function smoothly. However, an internal mechanism to monitor any irregularities can be put in place. For example, a team appointed by Muslim Personal Law Board may regularly interact with the administrators of Madrasas to make sure that everything is beyond suspicion. </w:t>
      </w:r>
    </w:p>
    <w:p w14:paraId="268B32C4"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India Muslim Personal Law Board has put up a strong case against the Act. A report appearing in Milli Gazette says:</w:t>
      </w:r>
    </w:p>
    <w:p w14:paraId="268B32C5" w14:textId="77777777" w:rsidR="00270475" w:rsidRPr="00584AEA" w:rsidRDefault="00270475" w:rsidP="00270475">
      <w:pPr>
        <w:spacing w:before="100" w:after="100"/>
        <w:jc w:val="both"/>
        <w:rPr>
          <w:rFonts w:ascii="Arrus" w:hAnsi="Arrus"/>
          <w:i/>
          <w:sz w:val="22"/>
          <w:szCs w:val="28"/>
          <w:lang w:val="en-GB"/>
        </w:rPr>
      </w:pPr>
      <w:r w:rsidRPr="00584AEA">
        <w:rPr>
          <w:rFonts w:ascii="Arrus" w:hAnsi="Arrus"/>
          <w:i/>
          <w:sz w:val="22"/>
          <w:szCs w:val="28"/>
          <w:lang w:val="en-GB"/>
        </w:rPr>
        <w:t xml:space="preserve">“After the analysis of RTE 2009, it was found, that there would be hazardous consequences of the RTE 2009 which are yet to unfold, as its clauses are likely to make it impossible to survive for any Muslim madrasa as well as minority-run institutions throughout the length and </w:t>
      </w:r>
      <w:proofErr w:type="spellStart"/>
      <w:r w:rsidRPr="00584AEA">
        <w:rPr>
          <w:rFonts w:ascii="Arrus" w:hAnsi="Arrus"/>
          <w:i/>
          <w:sz w:val="22"/>
          <w:szCs w:val="28"/>
          <w:lang w:val="en-GB"/>
        </w:rPr>
        <w:t>breath</w:t>
      </w:r>
      <w:proofErr w:type="spellEnd"/>
      <w:r w:rsidRPr="00584AEA">
        <w:rPr>
          <w:rFonts w:ascii="Arrus" w:hAnsi="Arrus"/>
          <w:i/>
          <w:sz w:val="22"/>
          <w:szCs w:val="28"/>
          <w:lang w:val="en-GB"/>
        </w:rPr>
        <w:t xml:space="preserve"> of the country. RTE 2009, will make it impossible for any madrasa to impart religious education, and also it would disallow any madrassa or any minority-run-institution, until class VIII, to impart education in its mother tongue (Urdu), as Hindi language has been superimposed through the Act.</w:t>
      </w:r>
    </w:p>
    <w:p w14:paraId="268B32C6" w14:textId="77777777" w:rsidR="00270475" w:rsidRPr="00584AEA" w:rsidRDefault="00270475" w:rsidP="00270475">
      <w:pPr>
        <w:spacing w:before="100" w:after="100"/>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 xml:space="preserve">According to the Act, if the present madrasas, </w:t>
      </w:r>
      <w:proofErr w:type="spellStart"/>
      <w:r w:rsidRPr="00584AEA">
        <w:rPr>
          <w:rFonts w:ascii="Arrus" w:hAnsi="Arrus"/>
          <w:i/>
          <w:sz w:val="22"/>
          <w:szCs w:val="28"/>
          <w:lang w:val="en-GB"/>
        </w:rPr>
        <w:t>matkabs</w:t>
      </w:r>
      <w:proofErr w:type="spellEnd"/>
      <w:r w:rsidRPr="00584AEA">
        <w:rPr>
          <w:rFonts w:ascii="Arrus" w:hAnsi="Arrus"/>
          <w:i/>
          <w:sz w:val="22"/>
          <w:szCs w:val="28"/>
          <w:lang w:val="en-GB"/>
        </w:rPr>
        <w:t xml:space="preserve"> (Muslim schools of learning) and minority-run-institutions, are not to comply with </w:t>
      </w:r>
      <w:r w:rsidRPr="00584AEA">
        <w:rPr>
          <w:rFonts w:ascii="Arrus" w:hAnsi="Arrus"/>
          <w:i/>
          <w:sz w:val="22"/>
          <w:szCs w:val="28"/>
          <w:lang w:val="en-GB"/>
        </w:rPr>
        <w:lastRenderedPageBreak/>
        <w:t>the new set of rules within three years, and apply for their recognition, then ultimately they would be shut down! “This would be in stark contravention of the guarantees given by the Constitution of India, which through its Article 25 (Freedom of Conscience, profession, practice and propagation of religion, Article 26 (Freedom to manage religious affairs) and Article 30, makes it amply clear, that minorities can teach their own curriculum, in their institutions, or can impart education, by way of a slight amendment, in the government education policy too, but, this present RTE 2009, through it sections 8 &amp; 9 has given this right to the state governments and the local bodies! What local bodies and state governments, do, would always be guided, by the sentiment of the majority community. RTE 2009 is a mockery of sorts. A Neo-liberal fascism on the floor,” castigated Bishop Gerald Mathias.</w:t>
      </w:r>
    </w:p>
    <w:p w14:paraId="268B32C7" w14:textId="77777777" w:rsidR="00270475" w:rsidRPr="00584AEA" w:rsidRDefault="00270475" w:rsidP="00270475">
      <w:pPr>
        <w:spacing w:before="100" w:after="100"/>
        <w:jc w:val="both"/>
        <w:rPr>
          <w:rFonts w:ascii="Arrus" w:hAnsi="Arrus"/>
          <w:i/>
          <w:sz w:val="22"/>
          <w:szCs w:val="28"/>
          <w:lang w:val="en-GB"/>
        </w:rPr>
      </w:pPr>
    </w:p>
    <w:p w14:paraId="268B32C8" w14:textId="77777777" w:rsidR="00270475" w:rsidRPr="00584AEA" w:rsidRDefault="00270475" w:rsidP="00270475">
      <w:pPr>
        <w:spacing w:before="100" w:after="100"/>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RTE 2009, also makes it clear, through its section 21, that the managing committee of a minority-run-institution, would cease to have the right to induct a minority-community member in it, hence, it would be the prerogative of the government, to impose a member of its choice! Even in minority-institutions. “The erstwhile NDA government could not dare implement such decrees to swallow up minorities. What do minorities have except for a few schools and colleges and even they are thorn in the side of the present government,” said Syed Kalbe Sadiq. “The Article 30 of the Constitution has empowered the minorities to appoint members of minority communities in their run institution,” he reiterated.</w:t>
      </w:r>
    </w:p>
    <w:p w14:paraId="268B32C9" w14:textId="77777777" w:rsidR="00270475" w:rsidRPr="00584AEA" w:rsidRDefault="00270475" w:rsidP="00270475">
      <w:pPr>
        <w:spacing w:before="100" w:after="100"/>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RTE 2009, through its section 3/ 4 vests the decision for the Educational Qualification of teachers, into an ‘Academic Authority’ appointed by the central government, and hence, this right too would be snatched from minority institutions.</w:t>
      </w:r>
    </w:p>
    <w:p w14:paraId="268B32CA" w14:textId="77777777" w:rsidR="00270475" w:rsidRPr="00584AEA" w:rsidRDefault="00270475" w:rsidP="00270475">
      <w:pPr>
        <w:spacing w:before="100" w:after="100"/>
        <w:jc w:val="both"/>
        <w:rPr>
          <w:rFonts w:ascii="Arrus" w:hAnsi="Arrus"/>
          <w:i/>
          <w:sz w:val="22"/>
          <w:szCs w:val="28"/>
          <w:lang w:val="en-GB"/>
        </w:rPr>
      </w:pPr>
      <w:r w:rsidRPr="00584AEA">
        <w:rPr>
          <w:rFonts w:ascii="Arrus" w:hAnsi="Arrus"/>
          <w:i/>
          <w:sz w:val="22"/>
          <w:szCs w:val="28"/>
          <w:lang w:val="en-GB"/>
        </w:rPr>
        <w:t xml:space="preserve">“The minority institutions will not even have the right to accord the educational qualification to those teachers who impart religious education! This is total anarchy in the educational forum.  Moreover, RTE 2009 stipulates that children would be admitted to schools closer to their homes, and through its section 3, education is to be compulsory and absolutely free. This would lead to a situation as Muslim children would be forced to study in schools in their areas (which may be </w:t>
      </w:r>
      <w:proofErr w:type="spellStart"/>
      <w:r w:rsidRPr="00584AEA">
        <w:rPr>
          <w:rFonts w:ascii="Arrus" w:hAnsi="Arrus"/>
          <w:i/>
          <w:sz w:val="22"/>
          <w:szCs w:val="28"/>
          <w:lang w:val="en-GB"/>
        </w:rPr>
        <w:t>Shishu</w:t>
      </w:r>
      <w:proofErr w:type="spellEnd"/>
      <w:r w:rsidRPr="00584AEA">
        <w:rPr>
          <w:rFonts w:ascii="Arrus" w:hAnsi="Arrus"/>
          <w:i/>
          <w:sz w:val="22"/>
          <w:szCs w:val="28"/>
          <w:lang w:val="en-GB"/>
        </w:rPr>
        <w:t xml:space="preserve"> Mandirs run by RSS) and non-Muslim students would be in strength in minority-run-institutions. This would lead to a non-homogenous environment, and all minorities would be subjected to go haywire, as the safeguards to their culture, language, identity etc would the thrown to the dogs. What kind of an India has this government envisaged? All </w:t>
      </w:r>
      <w:r w:rsidRPr="00584AEA">
        <w:rPr>
          <w:rFonts w:ascii="Arrus" w:hAnsi="Arrus"/>
          <w:i/>
          <w:sz w:val="22"/>
          <w:szCs w:val="28"/>
          <w:lang w:val="en-GB"/>
        </w:rPr>
        <w:lastRenderedPageBreak/>
        <w:t>diversity would soon become a thing of the past. RTE 2009 is actually a direct onslaught on the culture of all minorities, to be finally assimilated into the Hindu culture. Article 30 is now blown to smithereens,” said the piqued Zafaryab Jilani.”</w:t>
      </w:r>
    </w:p>
    <w:p w14:paraId="268B32CB" w14:textId="77777777" w:rsidR="00270475" w:rsidRPr="00584AEA" w:rsidRDefault="00270475" w:rsidP="00270475">
      <w:pPr>
        <w:spacing w:before="100" w:after="100"/>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 xml:space="preserve">Muslim Personal Law Board has also objected to the imposition of Direct Taxes on madrasas. The issue of Direct Taxes Code Bill 2011 it calls, for levying taxes on all religious and charitable trusts, institutions, societies and </w:t>
      </w:r>
      <w:proofErr w:type="spellStart"/>
      <w:r w:rsidRPr="00584AEA">
        <w:rPr>
          <w:rFonts w:ascii="Arrus" w:hAnsi="Arrus"/>
          <w:i/>
          <w:sz w:val="22"/>
          <w:szCs w:val="28"/>
          <w:lang w:val="en-GB"/>
        </w:rPr>
        <w:t>anjumans</w:t>
      </w:r>
      <w:proofErr w:type="spellEnd"/>
      <w:r w:rsidRPr="00584AEA">
        <w:rPr>
          <w:rFonts w:ascii="Arrus" w:hAnsi="Arrus"/>
          <w:i/>
          <w:sz w:val="22"/>
          <w:szCs w:val="28"/>
          <w:lang w:val="en-GB"/>
        </w:rPr>
        <w:t xml:space="preserve"> (organisations) “which is nothing but a ploy to hamper the working of such bodies.”</w:t>
      </w:r>
    </w:p>
    <w:p w14:paraId="268B32CC" w14:textId="77777777" w:rsidR="00270475" w:rsidRPr="00584AEA" w:rsidRDefault="00270475" w:rsidP="00270475">
      <w:pPr>
        <w:tabs>
          <w:tab w:val="left" w:pos="720"/>
        </w:tabs>
        <w:jc w:val="both"/>
        <w:rPr>
          <w:rFonts w:ascii="Arrus" w:hAnsi="Arrus"/>
          <w:b/>
          <w:bCs/>
          <w:sz w:val="22"/>
          <w:szCs w:val="28"/>
          <w:lang w:val="en-GB"/>
        </w:rPr>
      </w:pPr>
    </w:p>
    <w:p w14:paraId="268B32CD" w14:textId="77777777" w:rsidR="00270475" w:rsidRPr="00584AEA" w:rsidRDefault="00270475" w:rsidP="00270475">
      <w:pPr>
        <w:tabs>
          <w:tab w:val="left" w:pos="720"/>
        </w:tabs>
        <w:jc w:val="both"/>
        <w:rPr>
          <w:rFonts w:ascii="Arrus" w:hAnsi="Arrus"/>
          <w:sz w:val="22"/>
          <w:szCs w:val="28"/>
          <w:lang w:val="en-GB"/>
        </w:rPr>
      </w:pPr>
      <w:r w:rsidRPr="00584AEA">
        <w:rPr>
          <w:rFonts w:ascii="Arrus" w:hAnsi="Arrus"/>
          <w:b/>
          <w:bCs/>
          <w:sz w:val="22"/>
          <w:szCs w:val="28"/>
          <w:lang w:val="en-GB"/>
        </w:rPr>
        <w:t>Other Steps</w:t>
      </w:r>
    </w:p>
    <w:p w14:paraId="268B32CE"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1.</w:t>
      </w:r>
      <w:r w:rsidRPr="00584AEA">
        <w:rPr>
          <w:rFonts w:ascii="Arrus" w:hAnsi="Arrus"/>
          <w:sz w:val="22"/>
          <w:szCs w:val="28"/>
          <w:lang w:val="en-GB"/>
        </w:rPr>
        <w:tab/>
        <w:t xml:space="preserve">The </w:t>
      </w:r>
      <w:r w:rsidRPr="00584AEA">
        <w:rPr>
          <w:rFonts w:ascii="Arrus" w:hAnsi="Arrus"/>
          <w:b/>
          <w:bCs/>
          <w:sz w:val="22"/>
          <w:szCs w:val="28"/>
          <w:lang w:val="en-GB"/>
        </w:rPr>
        <w:t>Madrasas should arrange regular lectures for its teachers and students by the Islamic experts in different fields</w:t>
      </w:r>
      <w:r w:rsidRPr="00584AEA">
        <w:rPr>
          <w:rFonts w:ascii="Arrus" w:hAnsi="Arrus"/>
          <w:sz w:val="22"/>
          <w:szCs w:val="28"/>
          <w:lang w:val="en-GB"/>
        </w:rPr>
        <w:t xml:space="preserve"> particularly those who can analyse the world developments in the light of Islamic principles enshrined in Qur’an and Sunnah. </w:t>
      </w:r>
    </w:p>
    <w:p w14:paraId="268B32CF"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This will enlighten the students and lecturers about the on-going policies and programmes at the national and international level and their implications. The new generation of Ulama will be in a better position to emerge as good leaders and guides of the mankind. The interaction between traditional (Lama) and modern educated Islamic scholars will have far reaching consequences. They will be in a better position to respond to new situations and their mutual differences will substantially subside. This will pave a way for good working relationship between Ulama, modern educated Islamic scholars, other academicians and the common people. In 10 years of time it can be expected that the new generation of Ulama will be in a stronger position to face the challenges to Islam and Muslims. </w:t>
      </w:r>
    </w:p>
    <w:p w14:paraId="268B32D0" w14:textId="77777777" w:rsidR="00270475" w:rsidRPr="00584AEA" w:rsidRDefault="00270475" w:rsidP="00270475">
      <w:pPr>
        <w:tabs>
          <w:tab w:val="left" w:pos="0"/>
        </w:tabs>
        <w:jc w:val="both"/>
        <w:rPr>
          <w:rFonts w:ascii="Arrus" w:hAnsi="Arrus"/>
          <w:sz w:val="22"/>
          <w:szCs w:val="28"/>
          <w:lang w:val="en-GB"/>
        </w:rPr>
      </w:pPr>
    </w:p>
    <w:p w14:paraId="268B32D1"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 xml:space="preserve">2. The </w:t>
      </w:r>
      <w:r w:rsidRPr="00584AEA">
        <w:rPr>
          <w:rFonts w:ascii="Arrus" w:hAnsi="Arrus"/>
          <w:b/>
          <w:bCs/>
          <w:sz w:val="22"/>
          <w:szCs w:val="28"/>
          <w:lang w:val="en-GB"/>
        </w:rPr>
        <w:t>modern institutions should arrange lectures by Ulama</w:t>
      </w:r>
      <w:r w:rsidRPr="00584AEA">
        <w:rPr>
          <w:rFonts w:ascii="Arrus" w:hAnsi="Arrus"/>
          <w:sz w:val="22"/>
          <w:szCs w:val="28"/>
          <w:lang w:val="en-GB"/>
        </w:rPr>
        <w:t xml:space="preserve"> so that the teachers and students can enhance their Islamic learning and develop deep sense of devotion, morality and </w:t>
      </w:r>
      <w:proofErr w:type="spellStart"/>
      <w:r w:rsidRPr="00584AEA">
        <w:rPr>
          <w:rFonts w:ascii="Arrus" w:hAnsi="Arrus"/>
          <w:sz w:val="22"/>
          <w:szCs w:val="28"/>
          <w:lang w:val="en-GB"/>
        </w:rPr>
        <w:t>Taqwah</w:t>
      </w:r>
      <w:proofErr w:type="spellEnd"/>
      <w:r w:rsidRPr="00584AEA">
        <w:rPr>
          <w:rFonts w:ascii="Arrus" w:hAnsi="Arrus"/>
          <w:sz w:val="22"/>
          <w:szCs w:val="28"/>
          <w:lang w:val="en-GB"/>
        </w:rPr>
        <w:t xml:space="preserve">. </w:t>
      </w:r>
    </w:p>
    <w:p w14:paraId="268B32D2"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It is equally important that Modern Muslim institutions – primary, secondary and higher, should arrange lectures by Ulama for their students depending upon their level of understanding. This will bring students closer to Islam particularly the moral and spiritual aspects of faith. They will learn the Fundamental Duties, Fundamental Rights and Fundamental Prohibitions enshrined in Islam, and will develop greater devotion towards Allah, His prophets and Qur’an and Hadith. Special programmes should be arranged in the month of Ramadhan, on the occasion of Hajj, Prophet’s Birthday, Muharram, Meraj Day, Shab-e Baraat etc so that people can know their religious and historical </w:t>
      </w:r>
      <w:r w:rsidRPr="00584AEA">
        <w:rPr>
          <w:rFonts w:ascii="Arrus" w:hAnsi="Arrus"/>
          <w:sz w:val="22"/>
          <w:szCs w:val="28"/>
          <w:lang w:val="en-GB"/>
        </w:rPr>
        <w:lastRenderedPageBreak/>
        <w:t xml:space="preserve">significance. Qirat, Naat, Essay and Islamic GK competitions should be organised. Care should be taken to organise these functions in a way that the sensitivities of different </w:t>
      </w:r>
      <w:proofErr w:type="spellStart"/>
      <w:r w:rsidRPr="00584AEA">
        <w:rPr>
          <w:rFonts w:ascii="Arrus" w:hAnsi="Arrus"/>
          <w:sz w:val="22"/>
          <w:szCs w:val="28"/>
          <w:lang w:val="en-GB"/>
        </w:rPr>
        <w:t>fiqhs</w:t>
      </w:r>
      <w:proofErr w:type="spellEnd"/>
      <w:r w:rsidRPr="00584AEA">
        <w:rPr>
          <w:rFonts w:ascii="Arrus" w:hAnsi="Arrus"/>
          <w:sz w:val="22"/>
          <w:szCs w:val="28"/>
          <w:lang w:val="en-GB"/>
        </w:rPr>
        <w:t xml:space="preserve"> in the area are not hurt. Parents should also be involved in at least some of these programmes. </w:t>
      </w:r>
    </w:p>
    <w:p w14:paraId="268B32D3" w14:textId="77777777" w:rsidR="00270475" w:rsidRPr="00584AEA" w:rsidRDefault="00270475" w:rsidP="00270475">
      <w:pPr>
        <w:tabs>
          <w:tab w:val="left" w:pos="0"/>
        </w:tabs>
        <w:jc w:val="both"/>
        <w:rPr>
          <w:rFonts w:ascii="Arrus" w:hAnsi="Arrus"/>
          <w:sz w:val="22"/>
          <w:szCs w:val="28"/>
          <w:lang w:val="en-GB"/>
        </w:rPr>
      </w:pPr>
    </w:p>
    <w:p w14:paraId="268B32D4" w14:textId="77777777" w:rsidR="00270475" w:rsidRPr="00584AEA" w:rsidRDefault="00270475" w:rsidP="006F4670">
      <w:pPr>
        <w:pStyle w:val="ListParagraph"/>
        <w:numPr>
          <w:ilvl w:val="0"/>
          <w:numId w:val="30"/>
        </w:numPr>
        <w:tabs>
          <w:tab w:val="left" w:pos="0"/>
        </w:tabs>
        <w:ind w:left="0"/>
        <w:jc w:val="both"/>
        <w:rPr>
          <w:rFonts w:ascii="Arrus" w:hAnsi="Arrus"/>
          <w:sz w:val="22"/>
          <w:szCs w:val="28"/>
          <w:lang w:val="en-GB"/>
        </w:rPr>
      </w:pPr>
      <w:r w:rsidRPr="00584AEA">
        <w:rPr>
          <w:rFonts w:ascii="Arrus" w:hAnsi="Arrus"/>
          <w:sz w:val="22"/>
          <w:szCs w:val="28"/>
          <w:lang w:val="en-GB"/>
        </w:rPr>
        <w:t xml:space="preserve">The </w:t>
      </w:r>
      <w:r w:rsidRPr="00584AEA">
        <w:rPr>
          <w:rFonts w:ascii="Arrus" w:hAnsi="Arrus"/>
          <w:b/>
          <w:bCs/>
          <w:sz w:val="22"/>
          <w:szCs w:val="28"/>
          <w:lang w:val="en-GB"/>
        </w:rPr>
        <w:t>Ulama should play a more proactive role in fighting against the forbidden practices</w:t>
      </w:r>
      <w:r w:rsidRPr="00584AEA">
        <w:rPr>
          <w:rFonts w:ascii="Arrus" w:hAnsi="Arrus"/>
          <w:sz w:val="22"/>
          <w:szCs w:val="28"/>
          <w:lang w:val="en-GB"/>
        </w:rPr>
        <w:t xml:space="preserve"> at the national and international level and in guiding the Muslims to successes both in this world and the Next World.  Madrasas should issue statements regularly pressurising the administration to effectively ban social evils; and they should also launch awareness campaigns for that purpose. In such programmes, it would be better to invite non-Muslims as well. This will help in development of an all-religion alliance for implementing a Common Minimum Agenda acceptable to all religions; and will also reduce inter-religion rivalries and communal conflicts.  </w:t>
      </w:r>
    </w:p>
    <w:p w14:paraId="268B32D5"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Ulama must make a renewed effort to present Islam for the whole mankind rather than for Muslims. They and other Islamic scholars  are also expected to understand the difference between Islam and Muslimism, the former being a God-given system for the whole mankind, and the latter being a desire to support Muslims at various levels. </w:t>
      </w:r>
    </w:p>
    <w:p w14:paraId="268B32D6" w14:textId="77777777" w:rsidR="00270475" w:rsidRPr="00584AEA" w:rsidRDefault="00270475" w:rsidP="00270475">
      <w:pPr>
        <w:tabs>
          <w:tab w:val="left" w:pos="0"/>
        </w:tabs>
        <w:jc w:val="both"/>
        <w:rPr>
          <w:rFonts w:ascii="Arrus" w:hAnsi="Arrus"/>
          <w:sz w:val="22"/>
          <w:szCs w:val="28"/>
          <w:lang w:val="en-GB"/>
        </w:rPr>
      </w:pPr>
    </w:p>
    <w:p w14:paraId="268B32D7" w14:textId="77777777" w:rsidR="00270475" w:rsidRPr="00584AEA" w:rsidRDefault="00270475" w:rsidP="006F4670">
      <w:pPr>
        <w:pStyle w:val="ListParagraph"/>
        <w:numPr>
          <w:ilvl w:val="0"/>
          <w:numId w:val="160"/>
        </w:numPr>
        <w:tabs>
          <w:tab w:val="left" w:pos="720"/>
        </w:tabs>
        <w:ind w:left="1080"/>
        <w:jc w:val="both"/>
        <w:rPr>
          <w:rFonts w:ascii="Arrus" w:hAnsi="Arrus"/>
          <w:b/>
          <w:bCs/>
          <w:sz w:val="30"/>
          <w:szCs w:val="32"/>
          <w:lang w:val="en-GB"/>
        </w:rPr>
      </w:pPr>
      <w:r w:rsidRPr="00584AEA">
        <w:rPr>
          <w:rFonts w:ascii="Arrus" w:hAnsi="Arrus"/>
          <w:b/>
          <w:bCs/>
          <w:sz w:val="30"/>
          <w:szCs w:val="32"/>
          <w:lang w:val="en-GB"/>
        </w:rPr>
        <w:t xml:space="preserve">Mosques the Islamic Centres </w:t>
      </w:r>
    </w:p>
    <w:p w14:paraId="268B32D8" w14:textId="77777777" w:rsidR="00270475" w:rsidRPr="00584AEA" w:rsidRDefault="00270475" w:rsidP="00270475">
      <w:pPr>
        <w:tabs>
          <w:tab w:val="left" w:pos="720"/>
        </w:tabs>
        <w:jc w:val="both"/>
        <w:rPr>
          <w:rFonts w:ascii="Arrus" w:hAnsi="Arrus"/>
          <w:b/>
          <w:bCs/>
          <w:sz w:val="22"/>
          <w:szCs w:val="28"/>
          <w:lang w:val="en-GB"/>
        </w:rPr>
      </w:pPr>
    </w:p>
    <w:p w14:paraId="268B32D9" w14:textId="77777777" w:rsidR="00270475" w:rsidRPr="00584AEA" w:rsidRDefault="00270475" w:rsidP="00270475">
      <w:pPr>
        <w:tabs>
          <w:tab w:val="left" w:pos="720"/>
        </w:tabs>
        <w:jc w:val="both"/>
        <w:rPr>
          <w:rFonts w:ascii="Arrus" w:hAnsi="Arrus"/>
          <w:b/>
          <w:bCs/>
          <w:sz w:val="22"/>
          <w:szCs w:val="28"/>
          <w:lang w:val="en-GB"/>
        </w:rPr>
      </w:pPr>
      <w:r w:rsidRPr="00584AEA">
        <w:rPr>
          <w:rFonts w:ascii="Arrus" w:hAnsi="Arrus"/>
          <w:b/>
          <w:bCs/>
          <w:sz w:val="22"/>
          <w:szCs w:val="28"/>
          <w:lang w:val="en-GB"/>
        </w:rPr>
        <w:tab/>
        <w:t xml:space="preserve">Within the boundaries permitted by respective </w:t>
      </w:r>
      <w:proofErr w:type="spellStart"/>
      <w:r w:rsidRPr="00584AEA">
        <w:rPr>
          <w:rFonts w:ascii="Arrus" w:hAnsi="Arrus"/>
          <w:b/>
          <w:bCs/>
          <w:sz w:val="22"/>
          <w:szCs w:val="28"/>
          <w:lang w:val="en-GB"/>
        </w:rPr>
        <w:t>fiqhs</w:t>
      </w:r>
      <w:proofErr w:type="spellEnd"/>
      <w:r w:rsidRPr="00584AEA">
        <w:rPr>
          <w:rFonts w:ascii="Arrus" w:hAnsi="Arrus"/>
          <w:b/>
          <w:bCs/>
          <w:sz w:val="22"/>
          <w:szCs w:val="28"/>
          <w:lang w:val="en-GB"/>
        </w:rPr>
        <w:t>, the mosques must function as Islamic centres so that they play an important part in the overall development of Muslims with greater emphasis on their moral education, and campaign against social evils.</w:t>
      </w:r>
    </w:p>
    <w:p w14:paraId="268B32D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 This again is an extremely important idea that can have far reaching consequences on the physical, moral, social and spiritual health of Muslim community.  Almost every Muslim visits a mosque, daily, weekly or at least on the occasions of </w:t>
      </w:r>
      <w:proofErr w:type="spellStart"/>
      <w:r w:rsidRPr="00584AEA">
        <w:rPr>
          <w:rFonts w:ascii="Arrus" w:hAnsi="Arrus"/>
          <w:sz w:val="22"/>
          <w:szCs w:val="28"/>
          <w:lang w:val="en-GB"/>
        </w:rPr>
        <w:t>Eids</w:t>
      </w:r>
      <w:proofErr w:type="spellEnd"/>
      <w:r w:rsidRPr="00584AEA">
        <w:rPr>
          <w:rFonts w:ascii="Arrus" w:hAnsi="Arrus"/>
          <w:sz w:val="22"/>
          <w:szCs w:val="28"/>
          <w:lang w:val="en-GB"/>
        </w:rPr>
        <w:t xml:space="preserve">. Fortunately the percentage of Muslims visiting mosques is steadily growing. In the days of Prophet SAW, mosques used to be the nerve centres of the Muslim Community. Unfortunately, in India, their status has been reduced to prayer-places. </w:t>
      </w:r>
      <w:r w:rsidRPr="00584AEA">
        <w:rPr>
          <w:rFonts w:ascii="Arrus" w:hAnsi="Arrus"/>
          <w:b/>
          <w:bCs/>
          <w:sz w:val="22"/>
          <w:szCs w:val="28"/>
          <w:lang w:val="en-GB"/>
        </w:rPr>
        <w:t xml:space="preserve">The visitors of mosques therefore and the community as a whole do not derive the benefits that must be the automatic outcome of the congregational prayers. Issues related to general </w:t>
      </w:r>
      <w:proofErr w:type="spellStart"/>
      <w:r w:rsidRPr="00584AEA">
        <w:rPr>
          <w:rFonts w:ascii="Arrus" w:hAnsi="Arrus"/>
          <w:b/>
          <w:bCs/>
          <w:sz w:val="22"/>
          <w:szCs w:val="28"/>
          <w:lang w:val="en-GB"/>
        </w:rPr>
        <w:t>well being</w:t>
      </w:r>
      <w:proofErr w:type="spellEnd"/>
      <w:r w:rsidRPr="00584AEA">
        <w:rPr>
          <w:rFonts w:ascii="Arrus" w:hAnsi="Arrus"/>
          <w:b/>
          <w:bCs/>
          <w:sz w:val="22"/>
          <w:szCs w:val="28"/>
          <w:lang w:val="en-GB"/>
        </w:rPr>
        <w:t>, education, health, hygiene, environment, social evils and collective approach are hardly if ever discussed in the mosques.</w:t>
      </w:r>
      <w:r w:rsidRPr="00584AEA">
        <w:rPr>
          <w:rFonts w:ascii="Arrus" w:hAnsi="Arrus"/>
          <w:sz w:val="22"/>
          <w:szCs w:val="28"/>
          <w:lang w:val="en-GB"/>
        </w:rPr>
        <w:t xml:space="preserve"> There are no organised efforts to fight social evils and </w:t>
      </w:r>
      <w:r w:rsidRPr="00584AEA">
        <w:rPr>
          <w:rFonts w:ascii="Arrus" w:hAnsi="Arrus"/>
          <w:sz w:val="22"/>
          <w:szCs w:val="28"/>
          <w:lang w:val="en-GB"/>
        </w:rPr>
        <w:lastRenderedPageBreak/>
        <w:t>un-Islamic customs and practices and to develop cohesiveness in the community. Friday Khutbas, at least in Northern India, have become tame affairs with most of the people having no idea of what is being said in the age old Khutbas. The role of mosques should enlarge:</w:t>
      </w:r>
    </w:p>
    <w:p w14:paraId="268B32DB" w14:textId="77777777" w:rsidR="00270475" w:rsidRPr="00584AEA" w:rsidRDefault="00270475" w:rsidP="00270475">
      <w:pPr>
        <w:tabs>
          <w:tab w:val="left" w:pos="1440"/>
        </w:tabs>
        <w:ind w:left="1440" w:hanging="360"/>
        <w:jc w:val="both"/>
        <w:rPr>
          <w:rFonts w:ascii="Arrus" w:hAnsi="Arrus"/>
          <w:sz w:val="22"/>
          <w:szCs w:val="28"/>
          <w:lang w:val="en-GB"/>
        </w:rPr>
      </w:pPr>
      <w:r w:rsidRPr="00584AEA">
        <w:rPr>
          <w:rFonts w:ascii="Arrus" w:hAnsi="Arrus"/>
          <w:sz w:val="22"/>
          <w:szCs w:val="28"/>
          <w:lang w:val="en-GB"/>
        </w:rPr>
        <w:t>a.</w:t>
      </w:r>
      <w:r w:rsidRPr="00584AEA">
        <w:rPr>
          <w:rFonts w:ascii="Arrus" w:hAnsi="Arrus"/>
          <w:sz w:val="22"/>
          <w:szCs w:val="28"/>
          <w:lang w:val="en-GB"/>
        </w:rPr>
        <w:tab/>
        <w:t xml:space="preserve">Every mosque should have a </w:t>
      </w:r>
      <w:r w:rsidRPr="00584AEA">
        <w:rPr>
          <w:rFonts w:ascii="Arrus" w:hAnsi="Arrus"/>
          <w:b/>
          <w:bCs/>
          <w:sz w:val="22"/>
          <w:szCs w:val="28"/>
          <w:lang w:val="en-GB"/>
        </w:rPr>
        <w:t>small library</w:t>
      </w:r>
      <w:r w:rsidRPr="00584AEA">
        <w:rPr>
          <w:rFonts w:ascii="Arrus" w:hAnsi="Arrus"/>
          <w:sz w:val="22"/>
          <w:szCs w:val="28"/>
          <w:lang w:val="en-GB"/>
        </w:rPr>
        <w:t xml:space="preserve"> with books on Islam, of course consistent with the Fiqh the mosque follows;</w:t>
      </w:r>
    </w:p>
    <w:p w14:paraId="268B32DC" w14:textId="77777777" w:rsidR="00270475" w:rsidRPr="00584AEA" w:rsidRDefault="00270475" w:rsidP="00270475">
      <w:pPr>
        <w:tabs>
          <w:tab w:val="left" w:pos="1440"/>
        </w:tabs>
        <w:ind w:left="1440" w:hanging="360"/>
        <w:jc w:val="both"/>
        <w:rPr>
          <w:rFonts w:ascii="Arrus" w:hAnsi="Arrus"/>
          <w:sz w:val="22"/>
          <w:szCs w:val="28"/>
          <w:lang w:val="en-GB"/>
        </w:rPr>
      </w:pPr>
      <w:r w:rsidRPr="00584AEA">
        <w:rPr>
          <w:rFonts w:ascii="Arrus" w:hAnsi="Arrus"/>
          <w:sz w:val="22"/>
          <w:szCs w:val="28"/>
          <w:lang w:val="en-GB"/>
        </w:rPr>
        <w:t>b.</w:t>
      </w:r>
      <w:r w:rsidRPr="00584AEA">
        <w:rPr>
          <w:rFonts w:ascii="Arrus" w:hAnsi="Arrus"/>
          <w:sz w:val="22"/>
          <w:szCs w:val="28"/>
          <w:lang w:val="en-GB"/>
        </w:rPr>
        <w:tab/>
        <w:t xml:space="preserve">Every mosque should hold </w:t>
      </w:r>
      <w:r w:rsidRPr="00584AEA">
        <w:rPr>
          <w:rFonts w:ascii="Arrus" w:hAnsi="Arrus"/>
          <w:b/>
          <w:bCs/>
          <w:sz w:val="22"/>
          <w:szCs w:val="28"/>
          <w:lang w:val="en-GB"/>
        </w:rPr>
        <w:t xml:space="preserve">regular lectures on all aspects of the religion </w:t>
      </w:r>
      <w:r w:rsidRPr="00584AEA">
        <w:rPr>
          <w:rFonts w:ascii="Arrus" w:hAnsi="Arrus"/>
          <w:sz w:val="22"/>
          <w:szCs w:val="28"/>
          <w:lang w:val="en-GB"/>
        </w:rPr>
        <w:t>particularly issues related to moral, social and family values. There should be special weekly programmes for students and women and children. (Programmes for women can be organised in a house close to the mosques, if the local trend does not accept their programmes in the mosque.)</w:t>
      </w:r>
    </w:p>
    <w:p w14:paraId="268B32DD" w14:textId="77777777" w:rsidR="00270475" w:rsidRPr="00584AEA" w:rsidRDefault="00270475" w:rsidP="00270475">
      <w:pPr>
        <w:tabs>
          <w:tab w:val="left" w:pos="1440"/>
        </w:tabs>
        <w:ind w:left="1440" w:hanging="360"/>
        <w:jc w:val="both"/>
        <w:rPr>
          <w:rFonts w:ascii="Arrus" w:hAnsi="Arrus"/>
          <w:sz w:val="22"/>
          <w:szCs w:val="28"/>
          <w:lang w:val="en-GB"/>
        </w:rPr>
      </w:pPr>
      <w:r w:rsidRPr="00584AEA">
        <w:rPr>
          <w:rFonts w:ascii="Arrus" w:hAnsi="Arrus"/>
          <w:sz w:val="22"/>
          <w:szCs w:val="28"/>
          <w:lang w:val="en-GB"/>
        </w:rPr>
        <w:t>c.</w:t>
      </w:r>
      <w:r w:rsidRPr="00584AEA">
        <w:rPr>
          <w:rFonts w:ascii="Arrus" w:hAnsi="Arrus"/>
          <w:sz w:val="22"/>
          <w:szCs w:val="28"/>
          <w:lang w:val="en-GB"/>
        </w:rPr>
        <w:tab/>
      </w:r>
      <w:proofErr w:type="spellStart"/>
      <w:r w:rsidRPr="00584AEA">
        <w:rPr>
          <w:rFonts w:ascii="Arrus" w:hAnsi="Arrus"/>
          <w:b/>
          <w:bCs/>
          <w:sz w:val="22"/>
          <w:szCs w:val="28"/>
          <w:lang w:val="en-GB"/>
        </w:rPr>
        <w:t>Jumaa</w:t>
      </w:r>
      <w:proofErr w:type="spellEnd"/>
      <w:r w:rsidRPr="00584AEA">
        <w:rPr>
          <w:rFonts w:ascii="Arrus" w:hAnsi="Arrus"/>
          <w:b/>
          <w:bCs/>
          <w:sz w:val="22"/>
          <w:szCs w:val="28"/>
          <w:lang w:val="en-GB"/>
        </w:rPr>
        <w:t xml:space="preserve"> Khutbas</w:t>
      </w:r>
      <w:r w:rsidRPr="00584AEA">
        <w:rPr>
          <w:rFonts w:ascii="Arrus" w:hAnsi="Arrus"/>
          <w:sz w:val="22"/>
          <w:szCs w:val="28"/>
          <w:lang w:val="en-GB"/>
        </w:rPr>
        <w:t xml:space="preserve"> should relate to the specific occasions and events and must focus on all the issues in a systematic manner. Issues related to theology, Haram and Halal, family laws, social evils and need of unity among Muslims as well as with the rest of the nation and the mankind must all be included in weekly </w:t>
      </w:r>
      <w:proofErr w:type="spellStart"/>
      <w:r w:rsidRPr="00584AEA">
        <w:rPr>
          <w:rFonts w:ascii="Arrus" w:hAnsi="Arrus"/>
          <w:sz w:val="22"/>
          <w:szCs w:val="28"/>
          <w:lang w:val="en-GB"/>
        </w:rPr>
        <w:t>jumaa</w:t>
      </w:r>
      <w:proofErr w:type="spellEnd"/>
      <w:r w:rsidRPr="00584AEA">
        <w:rPr>
          <w:rFonts w:ascii="Arrus" w:hAnsi="Arrus"/>
          <w:sz w:val="22"/>
          <w:szCs w:val="28"/>
          <w:lang w:val="en-GB"/>
        </w:rPr>
        <w:t xml:space="preserve"> Khutbas or </w:t>
      </w:r>
      <w:proofErr w:type="spellStart"/>
      <w:r w:rsidRPr="00584AEA">
        <w:rPr>
          <w:rFonts w:ascii="Arrus" w:hAnsi="Arrus"/>
          <w:sz w:val="22"/>
          <w:szCs w:val="28"/>
          <w:lang w:val="en-GB"/>
        </w:rPr>
        <w:t>bayaans</w:t>
      </w:r>
      <w:proofErr w:type="spellEnd"/>
      <w:r w:rsidRPr="00584AEA">
        <w:rPr>
          <w:rFonts w:ascii="Arrus" w:hAnsi="Arrus"/>
          <w:sz w:val="22"/>
          <w:szCs w:val="28"/>
          <w:lang w:val="en-GB"/>
        </w:rPr>
        <w:t xml:space="preserve">. With internet facility now available everywhere, Khutbas in Urdu or other local languages may be prepared by some higher authorities and then distributed to all the mosques where they can be read just before the beginning of the formal Arabic Khutba. </w:t>
      </w:r>
    </w:p>
    <w:p w14:paraId="268B32DE" w14:textId="77777777" w:rsidR="00270475" w:rsidRPr="00584AEA" w:rsidRDefault="00270475" w:rsidP="00270475">
      <w:pPr>
        <w:tabs>
          <w:tab w:val="left" w:pos="1440"/>
        </w:tabs>
        <w:ind w:left="1440" w:hanging="360"/>
        <w:jc w:val="both"/>
        <w:rPr>
          <w:rFonts w:ascii="Arrus" w:hAnsi="Arrus"/>
          <w:sz w:val="22"/>
          <w:szCs w:val="28"/>
          <w:lang w:val="en-GB"/>
        </w:rPr>
      </w:pPr>
      <w:r w:rsidRPr="00584AEA">
        <w:rPr>
          <w:rFonts w:ascii="Arrus" w:hAnsi="Arrus"/>
          <w:sz w:val="22"/>
          <w:szCs w:val="28"/>
          <w:lang w:val="en-GB"/>
        </w:rPr>
        <w:t>d.</w:t>
      </w:r>
      <w:r w:rsidRPr="00584AEA">
        <w:rPr>
          <w:rFonts w:ascii="Arrus" w:hAnsi="Arrus"/>
          <w:sz w:val="22"/>
          <w:szCs w:val="28"/>
          <w:lang w:val="en-GB"/>
        </w:rPr>
        <w:tab/>
      </w:r>
      <w:r w:rsidRPr="00584AEA">
        <w:rPr>
          <w:rFonts w:ascii="Arrus" w:hAnsi="Arrus"/>
          <w:b/>
          <w:bCs/>
          <w:sz w:val="22"/>
          <w:szCs w:val="28"/>
          <w:lang w:val="en-GB"/>
        </w:rPr>
        <w:t>Special efforts during Ramadhan</w:t>
      </w:r>
      <w:r w:rsidRPr="00584AEA">
        <w:rPr>
          <w:rFonts w:ascii="Arrus" w:hAnsi="Arrus"/>
          <w:sz w:val="22"/>
          <w:szCs w:val="28"/>
          <w:lang w:val="en-GB"/>
        </w:rPr>
        <w:t xml:space="preserve">: People are more inclined to religious teachings in the month of Ramadhan. The number of visitors to the mosques increases multiple times. The month of Ramadhan should be used for imparting messages that have lasting effects on the lives of the people. Taravih should not be allowed to become mere exercise of recitation of Qur’an but a gist of Qur’anic messages given in the chapters being recited on the day should also be described by someone who can do this in a systematic manner.  Similarly </w:t>
      </w:r>
      <w:proofErr w:type="spellStart"/>
      <w:r w:rsidRPr="00584AEA">
        <w:rPr>
          <w:rFonts w:ascii="Arrus" w:hAnsi="Arrus"/>
          <w:sz w:val="22"/>
          <w:szCs w:val="28"/>
          <w:lang w:val="en-GB"/>
        </w:rPr>
        <w:t>Eidul</w:t>
      </w:r>
      <w:proofErr w:type="spellEnd"/>
      <w:r w:rsidRPr="00584AEA">
        <w:rPr>
          <w:rFonts w:ascii="Arrus" w:hAnsi="Arrus"/>
          <w:sz w:val="22"/>
          <w:szCs w:val="28"/>
          <w:lang w:val="en-GB"/>
        </w:rPr>
        <w:t xml:space="preserve"> Fitr and Eid-al Adha Khutbas must be more comprehensive with strong moral, spiritual and social messages in them.</w:t>
      </w:r>
    </w:p>
    <w:p w14:paraId="268B32DF" w14:textId="77777777" w:rsidR="00270475" w:rsidRPr="00584AEA" w:rsidRDefault="00270475" w:rsidP="00270475">
      <w:pPr>
        <w:tabs>
          <w:tab w:val="left" w:pos="1440"/>
        </w:tabs>
        <w:ind w:left="1440" w:hanging="360"/>
        <w:jc w:val="both"/>
        <w:rPr>
          <w:rFonts w:ascii="Arrus" w:hAnsi="Arrus"/>
          <w:sz w:val="22"/>
          <w:szCs w:val="28"/>
          <w:lang w:val="en-GB"/>
        </w:rPr>
      </w:pPr>
      <w:r w:rsidRPr="00584AEA">
        <w:rPr>
          <w:rFonts w:ascii="Arrus" w:hAnsi="Arrus"/>
          <w:sz w:val="22"/>
          <w:szCs w:val="28"/>
          <w:lang w:val="en-GB"/>
        </w:rPr>
        <w:t>e.</w:t>
      </w:r>
      <w:r w:rsidRPr="00584AEA">
        <w:rPr>
          <w:rFonts w:ascii="Arrus" w:hAnsi="Arrus"/>
          <w:sz w:val="22"/>
          <w:szCs w:val="28"/>
          <w:lang w:val="en-GB"/>
        </w:rPr>
        <w:tab/>
      </w:r>
      <w:r w:rsidRPr="00584AEA">
        <w:rPr>
          <w:rFonts w:ascii="Arrus" w:hAnsi="Arrus"/>
          <w:b/>
          <w:bCs/>
          <w:sz w:val="22"/>
          <w:szCs w:val="28"/>
          <w:lang w:val="en-GB"/>
        </w:rPr>
        <w:t>Special meetings</w:t>
      </w:r>
      <w:r w:rsidRPr="00584AEA">
        <w:rPr>
          <w:rFonts w:ascii="Arrus" w:hAnsi="Arrus"/>
          <w:sz w:val="22"/>
          <w:szCs w:val="28"/>
          <w:lang w:val="en-GB"/>
        </w:rPr>
        <w:t xml:space="preserve"> can be organised for improving the hygienic standards of the area and for any other problem affecting the specific areas or general population. </w:t>
      </w:r>
    </w:p>
    <w:p w14:paraId="268B32E0" w14:textId="77777777" w:rsidR="00270475" w:rsidRPr="00584AEA" w:rsidRDefault="00270475" w:rsidP="00270475">
      <w:pPr>
        <w:ind w:firstLine="360"/>
        <w:jc w:val="both"/>
        <w:rPr>
          <w:rFonts w:ascii="Arrus" w:hAnsi="Arrus"/>
          <w:b/>
          <w:bCs/>
          <w:sz w:val="22"/>
          <w:szCs w:val="28"/>
          <w:lang w:val="en-GB"/>
        </w:rPr>
      </w:pPr>
      <w:r w:rsidRPr="00584AEA">
        <w:rPr>
          <w:rFonts w:ascii="Arrus" w:hAnsi="Arrus"/>
          <w:b/>
          <w:bCs/>
          <w:sz w:val="22"/>
          <w:szCs w:val="28"/>
          <w:lang w:val="en-GB"/>
        </w:rPr>
        <w:t xml:space="preserve">All these activities should however be done under the strict </w:t>
      </w:r>
      <w:r w:rsidRPr="00584AEA">
        <w:rPr>
          <w:rFonts w:ascii="Arrus" w:hAnsi="Arrus"/>
          <w:b/>
          <w:bCs/>
          <w:sz w:val="22"/>
          <w:szCs w:val="28"/>
          <w:lang w:val="en-GB"/>
        </w:rPr>
        <w:lastRenderedPageBreak/>
        <w:t xml:space="preserve">vigilance of local religious authorities. </w:t>
      </w:r>
    </w:p>
    <w:p w14:paraId="268B32E1" w14:textId="77777777" w:rsidR="00270475" w:rsidRPr="00584AEA" w:rsidRDefault="00270475" w:rsidP="00270475">
      <w:pPr>
        <w:jc w:val="both"/>
        <w:rPr>
          <w:rFonts w:ascii="Arrus" w:hAnsi="Arrus"/>
          <w:b/>
          <w:bCs/>
          <w:sz w:val="34"/>
          <w:szCs w:val="44"/>
          <w:lang w:val="en-GB"/>
        </w:rPr>
      </w:pPr>
    </w:p>
    <w:p w14:paraId="268B32E2" w14:textId="77777777" w:rsidR="00270475" w:rsidRPr="00584AEA" w:rsidRDefault="00270475" w:rsidP="006F4670">
      <w:pPr>
        <w:pStyle w:val="ListParagraph"/>
        <w:numPr>
          <w:ilvl w:val="0"/>
          <w:numId w:val="160"/>
        </w:numPr>
        <w:tabs>
          <w:tab w:val="left" w:pos="720"/>
        </w:tabs>
        <w:ind w:left="990" w:hanging="990"/>
        <w:jc w:val="both"/>
        <w:rPr>
          <w:rFonts w:ascii="Arrus" w:hAnsi="Arrus"/>
          <w:b/>
          <w:bCs/>
          <w:sz w:val="30"/>
          <w:szCs w:val="32"/>
          <w:lang w:val="en-GB"/>
        </w:rPr>
      </w:pPr>
      <w:r w:rsidRPr="00584AEA">
        <w:rPr>
          <w:rFonts w:ascii="Arrus" w:hAnsi="Arrus"/>
          <w:b/>
          <w:bCs/>
          <w:sz w:val="30"/>
          <w:szCs w:val="32"/>
          <w:lang w:val="en-GB"/>
        </w:rPr>
        <w:t>Unity of Muslims</w:t>
      </w:r>
    </w:p>
    <w:p w14:paraId="268B32E3" w14:textId="77777777" w:rsidR="00270475" w:rsidRPr="00584AEA" w:rsidRDefault="00270475" w:rsidP="00270475">
      <w:pPr>
        <w:spacing w:before="150"/>
        <w:ind w:firstLine="720"/>
        <w:jc w:val="both"/>
        <w:rPr>
          <w:rFonts w:ascii="Arrus" w:hAnsi="Arrus"/>
          <w:sz w:val="22"/>
          <w:szCs w:val="28"/>
          <w:lang w:val="en-GB"/>
        </w:rPr>
      </w:pPr>
      <w:r w:rsidRPr="00584AEA">
        <w:rPr>
          <w:rFonts w:ascii="Arrus" w:hAnsi="Arrus"/>
          <w:sz w:val="22"/>
          <w:szCs w:val="28"/>
          <w:lang w:val="en-GB"/>
        </w:rPr>
        <w:t xml:space="preserve">Divisions are common in all the religious communities of the world. Fortunately, the divisions among Muslims are not as fundamental as in many other communities, with </w:t>
      </w:r>
      <w:r w:rsidRPr="00584AEA">
        <w:rPr>
          <w:rFonts w:ascii="Arrus" w:hAnsi="Arrus"/>
          <w:b/>
          <w:bCs/>
          <w:sz w:val="22"/>
          <w:szCs w:val="28"/>
          <w:lang w:val="en-GB"/>
        </w:rPr>
        <w:t>Faith in One God, Muhammad (SAW) the Last Prophet and Qur’an the Last Book, being common to all the sects</w:t>
      </w:r>
      <w:r w:rsidRPr="00584AEA">
        <w:rPr>
          <w:rFonts w:ascii="Arrus" w:hAnsi="Arrus"/>
          <w:sz w:val="22"/>
          <w:szCs w:val="28"/>
          <w:lang w:val="en-GB"/>
        </w:rPr>
        <w:t>. Though there are several sects and sub sects within Islam, the most known division has been between the Sunni and Shia versions of Islam. If things are closely examined, there are hardly any major differences between the two and the differences are of much less ideological importance.  Historically the two have been often at loggerheads with one another but except on few occasions this has largely been a war of words. Though the two have often got involved in bloodshed, particularly in regions where both have sizeable presence, like Iraq and the Indian subcontinent, there is hardly any history of civil wars or big carnages on the sectarian grounds. Still, the problem persists and remains the major stumbling block in the unity of Ummah. In India too, the sectarian divisions have surfaced here and there but except for a few occasions when there were violent clashes at Lucknow and some other parts of the country, there have not been any major riots. In India, more than Sunni-Shia Divide, the Deobandi-</w:t>
      </w:r>
      <w:proofErr w:type="spellStart"/>
      <w:r w:rsidRPr="00584AEA">
        <w:rPr>
          <w:rFonts w:ascii="Arrus" w:hAnsi="Arrus"/>
          <w:sz w:val="22"/>
          <w:szCs w:val="28"/>
          <w:lang w:val="en-GB"/>
        </w:rPr>
        <w:t>Bareilvi</w:t>
      </w:r>
      <w:proofErr w:type="spellEnd"/>
      <w:r w:rsidRPr="00584AEA">
        <w:rPr>
          <w:rFonts w:ascii="Arrus" w:hAnsi="Arrus"/>
          <w:sz w:val="22"/>
          <w:szCs w:val="28"/>
          <w:lang w:val="en-GB"/>
        </w:rPr>
        <w:t xml:space="preserve"> rivalry has hit the community. </w:t>
      </w:r>
      <w:r w:rsidRPr="00584AEA">
        <w:rPr>
          <w:rFonts w:ascii="Arrus" w:hAnsi="Arrus"/>
          <w:b/>
          <w:bCs/>
          <w:sz w:val="22"/>
          <w:szCs w:val="28"/>
          <w:lang w:val="en-GB"/>
        </w:rPr>
        <w:t xml:space="preserve">Ulama have unfortunately been devoting much greater time to highlighting the differences between the two, denigrating one another as infidels or close to infidels, than in focussing on the real challenges that the system of Islam faces from the emerging world orders. </w:t>
      </w:r>
      <w:r w:rsidRPr="00584AEA">
        <w:rPr>
          <w:rFonts w:ascii="Arrus" w:hAnsi="Arrus"/>
          <w:sz w:val="22"/>
          <w:szCs w:val="28"/>
          <w:lang w:val="en-GB"/>
        </w:rPr>
        <w:t>The net loss is an inability on the part of the Ummah to plan a united effort for attaining their goals as a responsible community.</w:t>
      </w:r>
    </w:p>
    <w:p w14:paraId="268B32E4" w14:textId="77777777" w:rsidR="00270475" w:rsidRPr="00584AEA" w:rsidRDefault="00270475" w:rsidP="00270475">
      <w:pPr>
        <w:spacing w:before="150"/>
        <w:ind w:firstLine="720"/>
        <w:jc w:val="both"/>
        <w:rPr>
          <w:rFonts w:ascii="Arrus" w:hAnsi="Arrus"/>
          <w:sz w:val="22"/>
          <w:szCs w:val="28"/>
          <w:lang w:val="en-GB"/>
        </w:rPr>
      </w:pPr>
      <w:r w:rsidRPr="00584AEA">
        <w:rPr>
          <w:rFonts w:ascii="Arrus" w:hAnsi="Arrus"/>
          <w:sz w:val="22"/>
          <w:szCs w:val="28"/>
          <w:lang w:val="en-GB"/>
        </w:rPr>
        <w:t xml:space="preserve">What is the Solution? This is indeed a very difficult question to answer, and I had several rounds of thinking and rethinking, as I feared that any thoughtful analysis could open a Pandora’s Box, which I want to avoid at any cost. Moreover, </w:t>
      </w:r>
      <w:r w:rsidRPr="00584AEA">
        <w:rPr>
          <w:rFonts w:ascii="Arrus" w:hAnsi="Arrus"/>
          <w:b/>
          <w:bCs/>
          <w:sz w:val="22"/>
          <w:szCs w:val="28"/>
          <w:lang w:val="en-GB"/>
        </w:rPr>
        <w:t>I feel inclined to believe that the road to their mutual understanding lies less in sorting out their mutual differences and more in their realization of the larger goals of Islam, which in my view would automatically scale down their differences.</w:t>
      </w:r>
      <w:r w:rsidRPr="00584AEA">
        <w:rPr>
          <w:rFonts w:ascii="Arrus" w:hAnsi="Arrus"/>
          <w:sz w:val="22"/>
          <w:szCs w:val="28"/>
          <w:lang w:val="en-GB"/>
        </w:rPr>
        <w:t xml:space="preserve">  </w:t>
      </w:r>
    </w:p>
    <w:p w14:paraId="268B32E5" w14:textId="77777777" w:rsidR="00270475" w:rsidRPr="00584AEA" w:rsidRDefault="00270475" w:rsidP="00270475">
      <w:pPr>
        <w:spacing w:before="150"/>
        <w:ind w:firstLine="720"/>
        <w:jc w:val="both"/>
        <w:rPr>
          <w:rFonts w:ascii="Arrus" w:hAnsi="Arrus"/>
          <w:sz w:val="22"/>
          <w:szCs w:val="28"/>
          <w:lang w:val="en-GB"/>
        </w:rPr>
      </w:pPr>
      <w:proofErr w:type="spellStart"/>
      <w:r w:rsidRPr="00584AEA">
        <w:rPr>
          <w:rFonts w:ascii="Arrus" w:hAnsi="Arrus"/>
          <w:sz w:val="22"/>
          <w:szCs w:val="28"/>
          <w:lang w:val="en-GB"/>
        </w:rPr>
        <w:t>Qadiyanis</w:t>
      </w:r>
      <w:proofErr w:type="spellEnd"/>
      <w:r w:rsidRPr="00584AEA">
        <w:rPr>
          <w:rFonts w:ascii="Arrus" w:hAnsi="Arrus"/>
          <w:sz w:val="22"/>
          <w:szCs w:val="28"/>
          <w:lang w:val="en-GB"/>
        </w:rPr>
        <w:t xml:space="preserve"> have rightly been declared as “non-Muslims” by most of the Islamic scholars because they do not believe in the fundamental Islamic principle of Muhammad SAW being the Last Prophet. But the </w:t>
      </w:r>
      <w:r w:rsidRPr="00584AEA">
        <w:rPr>
          <w:rFonts w:ascii="Arrus" w:hAnsi="Arrus"/>
          <w:sz w:val="22"/>
          <w:szCs w:val="28"/>
          <w:lang w:val="en-GB"/>
        </w:rPr>
        <w:lastRenderedPageBreak/>
        <w:t xml:space="preserve">more the Islamic scholars campaign against them the more they will benefit; and they will earn sympathy of those who miss no opportunity to target Muslims. Moreover, the campaign against </w:t>
      </w:r>
      <w:proofErr w:type="spellStart"/>
      <w:r w:rsidRPr="00584AEA">
        <w:rPr>
          <w:rFonts w:ascii="Arrus" w:hAnsi="Arrus"/>
          <w:sz w:val="22"/>
          <w:szCs w:val="28"/>
          <w:lang w:val="en-GB"/>
        </w:rPr>
        <w:t>Qadiyaniyat</w:t>
      </w:r>
      <w:proofErr w:type="spellEnd"/>
      <w:r w:rsidRPr="00584AEA">
        <w:rPr>
          <w:rFonts w:ascii="Arrus" w:hAnsi="Arrus"/>
          <w:sz w:val="22"/>
          <w:szCs w:val="28"/>
          <w:lang w:val="en-GB"/>
        </w:rPr>
        <w:t xml:space="preserve"> must be limited to the ideological front; and there should be no attempts to discriminate against them or subject them to any kind of violence.  </w:t>
      </w:r>
    </w:p>
    <w:p w14:paraId="268B32E6" w14:textId="77777777" w:rsidR="00270475" w:rsidRPr="00584AEA" w:rsidRDefault="00270475" w:rsidP="00270475">
      <w:pPr>
        <w:spacing w:before="150"/>
        <w:ind w:firstLine="720"/>
        <w:jc w:val="both"/>
        <w:rPr>
          <w:rFonts w:ascii="Arrus" w:hAnsi="Arrus"/>
          <w:sz w:val="22"/>
          <w:szCs w:val="28"/>
          <w:lang w:val="en-GB"/>
        </w:rPr>
      </w:pPr>
      <w:r w:rsidRPr="00584AEA">
        <w:rPr>
          <w:rFonts w:ascii="Arrus" w:hAnsi="Arrus"/>
          <w:b/>
          <w:bCs/>
          <w:sz w:val="22"/>
          <w:szCs w:val="28"/>
          <w:lang w:val="en-GB"/>
        </w:rPr>
        <w:t xml:space="preserve">Differences of opinion are part of human nature. The problem comes when differences get institutionalised. Once institutionalised, the followers of the respective institutions make it incumbent on themselves to stick to their positions. It is this institutionalisation of differences, which creates sects., </w:t>
      </w:r>
    </w:p>
    <w:p w14:paraId="268B32E7" w14:textId="77777777" w:rsidR="00270475" w:rsidRPr="00584AEA" w:rsidRDefault="00270475" w:rsidP="00270475">
      <w:pPr>
        <w:spacing w:before="150"/>
        <w:ind w:firstLine="720"/>
        <w:jc w:val="both"/>
        <w:rPr>
          <w:rFonts w:ascii="Arrus" w:hAnsi="Arrus"/>
          <w:sz w:val="22"/>
          <w:szCs w:val="28"/>
          <w:lang w:val="en-GB"/>
        </w:rPr>
      </w:pPr>
      <w:r w:rsidRPr="00584AEA">
        <w:rPr>
          <w:rFonts w:ascii="Arrus" w:hAnsi="Arrus"/>
          <w:sz w:val="22"/>
          <w:szCs w:val="28"/>
          <w:lang w:val="en-GB"/>
        </w:rPr>
        <w:t xml:space="preserve">There can be solutions that can force all the sects of Islam to bury their differences. But it requires separate treatment. </w:t>
      </w:r>
      <w:r w:rsidRPr="00584AEA">
        <w:rPr>
          <w:rFonts w:ascii="Arrus" w:hAnsi="Arrus"/>
          <w:b/>
          <w:bCs/>
          <w:sz w:val="22"/>
          <w:szCs w:val="28"/>
          <w:lang w:val="en-GB"/>
        </w:rPr>
        <w:t xml:space="preserve">As I have said earlier, the crux of the problem lies not in their fundamental differences, which are not many but in their attitudes and historical rivalries. Once we are in a position to emphasize our similarities rather than differences, we will not only pave a way for the unity of Muslims but for the unity of all those who want to make life better, healthier and more peaceful, in this world as well as in the Next. </w:t>
      </w:r>
    </w:p>
    <w:p w14:paraId="268B32E8"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In India, caste divisions among Muslims too are troublesome though they have never been as obnoxious as the caste system among Hindus. This has to be buried at all costs. The so-called Ashraf must better realise it sooner than later that the future lies in business; and the chances of the people skilled in different kinds of works are very bright. Several communities like Qasai, Lohar, </w:t>
      </w:r>
      <w:proofErr w:type="spellStart"/>
      <w:r w:rsidRPr="00584AEA">
        <w:rPr>
          <w:rFonts w:ascii="Arrus" w:hAnsi="Arrus"/>
          <w:sz w:val="22"/>
          <w:szCs w:val="28"/>
          <w:lang w:val="en-GB"/>
        </w:rPr>
        <w:t>Julaha</w:t>
      </w:r>
      <w:proofErr w:type="spellEnd"/>
      <w:r w:rsidRPr="00584AEA">
        <w:rPr>
          <w:rFonts w:ascii="Arrus" w:hAnsi="Arrus"/>
          <w:sz w:val="22"/>
          <w:szCs w:val="28"/>
          <w:lang w:val="en-GB"/>
        </w:rPr>
        <w:t xml:space="preserve"> and </w:t>
      </w:r>
      <w:proofErr w:type="spellStart"/>
      <w:r w:rsidRPr="00584AEA">
        <w:rPr>
          <w:rFonts w:ascii="Arrus" w:hAnsi="Arrus"/>
          <w:sz w:val="22"/>
          <w:szCs w:val="28"/>
          <w:lang w:val="en-GB"/>
        </w:rPr>
        <w:t>shamsis</w:t>
      </w:r>
      <w:proofErr w:type="spellEnd"/>
      <w:r w:rsidRPr="00584AEA">
        <w:rPr>
          <w:rFonts w:ascii="Arrus" w:hAnsi="Arrus"/>
          <w:sz w:val="22"/>
          <w:szCs w:val="28"/>
          <w:lang w:val="en-GB"/>
        </w:rPr>
        <w:t xml:space="preserve"> highlight this point. If we collect the data of the top Muslim industrialists and the richest Muslims of the country, the list would have a substantial number of people belonging to the so-called lower castes. The more they have education the more they will be inclined to use their traditional expertise and inclinations to develop small and big industrialists. Meat exports have seen phenomenal rise, the garages in most Muslim areas belong to Lohar </w:t>
      </w:r>
      <w:proofErr w:type="spellStart"/>
      <w:r w:rsidRPr="00584AEA">
        <w:rPr>
          <w:rFonts w:ascii="Arrus" w:hAnsi="Arrus"/>
          <w:sz w:val="22"/>
          <w:szCs w:val="28"/>
          <w:lang w:val="en-GB"/>
        </w:rPr>
        <w:t>biradari</w:t>
      </w:r>
      <w:proofErr w:type="spellEnd"/>
      <w:r w:rsidRPr="00584AEA">
        <w:rPr>
          <w:rFonts w:ascii="Arrus" w:hAnsi="Arrus"/>
          <w:sz w:val="22"/>
          <w:szCs w:val="28"/>
          <w:lang w:val="en-GB"/>
        </w:rPr>
        <w:t xml:space="preserve"> who have also established several factories and </w:t>
      </w:r>
      <w:proofErr w:type="spellStart"/>
      <w:r w:rsidRPr="00584AEA">
        <w:rPr>
          <w:rFonts w:ascii="Arrus" w:hAnsi="Arrus"/>
          <w:sz w:val="22"/>
          <w:szCs w:val="28"/>
          <w:lang w:val="en-GB"/>
        </w:rPr>
        <w:t>Shamsis</w:t>
      </w:r>
      <w:proofErr w:type="spellEnd"/>
      <w:r w:rsidRPr="00584AEA">
        <w:rPr>
          <w:rFonts w:ascii="Arrus" w:hAnsi="Arrus"/>
          <w:sz w:val="22"/>
          <w:szCs w:val="28"/>
          <w:lang w:val="en-GB"/>
        </w:rPr>
        <w:t xml:space="preserve"> and Kambojs have developed into successful traders. More and more Ansaris are now building their own export companies. </w:t>
      </w:r>
    </w:p>
    <w:p w14:paraId="268B32E9" w14:textId="77777777" w:rsidR="00270475" w:rsidRPr="00584AEA" w:rsidRDefault="00270475" w:rsidP="00270475">
      <w:pPr>
        <w:pStyle w:val="ListParagraph"/>
        <w:jc w:val="both"/>
        <w:rPr>
          <w:rFonts w:ascii="Arrus" w:hAnsi="Arrus"/>
          <w:b/>
          <w:bCs/>
          <w:sz w:val="30"/>
          <w:szCs w:val="32"/>
          <w:lang w:val="en-GB"/>
        </w:rPr>
      </w:pPr>
    </w:p>
    <w:p w14:paraId="268B32EA" w14:textId="77777777" w:rsidR="00270475" w:rsidRPr="00584AEA" w:rsidRDefault="00270475" w:rsidP="006F4670">
      <w:pPr>
        <w:pStyle w:val="ListParagraph"/>
        <w:numPr>
          <w:ilvl w:val="0"/>
          <w:numId w:val="160"/>
        </w:numPr>
        <w:ind w:left="720" w:hanging="720"/>
        <w:jc w:val="both"/>
        <w:rPr>
          <w:rFonts w:ascii="Arrus" w:hAnsi="Arrus"/>
          <w:b/>
          <w:bCs/>
          <w:sz w:val="30"/>
          <w:szCs w:val="32"/>
          <w:lang w:val="en-GB"/>
        </w:rPr>
      </w:pPr>
      <w:r w:rsidRPr="00584AEA">
        <w:rPr>
          <w:rFonts w:ascii="Arrus" w:hAnsi="Arrus"/>
          <w:b/>
          <w:bCs/>
          <w:sz w:val="30"/>
          <w:szCs w:val="32"/>
          <w:lang w:val="en-GB"/>
        </w:rPr>
        <w:t>Interfaith Alliance for Larger Objectives</w:t>
      </w:r>
    </w:p>
    <w:p w14:paraId="268B32EB"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There has been an outcry in recent times with people trying to present religion as a destabilising force. The truth however is that it is not the religion but the </w:t>
      </w:r>
      <w:r w:rsidRPr="00584AEA">
        <w:rPr>
          <w:rFonts w:ascii="Arrus" w:hAnsi="Arrus"/>
          <w:b/>
          <w:bCs/>
          <w:sz w:val="22"/>
          <w:szCs w:val="28"/>
          <w:lang w:val="en-GB"/>
        </w:rPr>
        <w:t>economic fundamentalism</w:t>
      </w:r>
      <w:r w:rsidRPr="00584AEA">
        <w:rPr>
          <w:rFonts w:ascii="Arrus" w:hAnsi="Arrus"/>
          <w:sz w:val="22"/>
          <w:szCs w:val="28"/>
          <w:lang w:val="en-GB"/>
        </w:rPr>
        <w:t xml:space="preserve">, with its tirade against religion and its attempt to marginalize religion, which is primarily responsible for much of the chaos in the present world. It is in this </w:t>
      </w:r>
      <w:r w:rsidRPr="00584AEA">
        <w:rPr>
          <w:rFonts w:ascii="Arrus" w:hAnsi="Arrus"/>
          <w:sz w:val="22"/>
          <w:szCs w:val="28"/>
          <w:lang w:val="en-GB"/>
        </w:rPr>
        <w:lastRenderedPageBreak/>
        <w:t>context that the need of forming an alliance of all religions is there. But the question arises: Should this unity of religions be only aimed at having more cordial relations among the people of different faiths, or should it be directed at a larger objective?</w:t>
      </w:r>
    </w:p>
    <w:p w14:paraId="268B32EC"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Throughout the history, religion has played a significant role in the individual and social affairs of human beings. For most of the people that flourished in different regions of the planet earth and in different eras, faith has been a </w:t>
      </w:r>
      <w:r w:rsidRPr="00584AEA">
        <w:rPr>
          <w:rFonts w:ascii="Arrus" w:hAnsi="Arrus"/>
          <w:i/>
          <w:iCs/>
          <w:sz w:val="22"/>
          <w:szCs w:val="28"/>
          <w:lang w:val="en-GB"/>
        </w:rPr>
        <w:t>sine qua non</w:t>
      </w:r>
      <w:r w:rsidRPr="00584AEA">
        <w:rPr>
          <w:rFonts w:ascii="Arrus" w:hAnsi="Arrus"/>
          <w:sz w:val="22"/>
          <w:szCs w:val="28"/>
          <w:lang w:val="en-GB"/>
        </w:rPr>
        <w:t xml:space="preserve"> for their existence</w:t>
      </w:r>
      <w:r w:rsidRPr="00584AEA">
        <w:rPr>
          <w:rFonts w:ascii="Arrus" w:hAnsi="Arrus"/>
          <w:b/>
          <w:bCs/>
          <w:sz w:val="22"/>
          <w:szCs w:val="28"/>
          <w:lang w:val="en-GB"/>
        </w:rPr>
        <w:t xml:space="preserve">. In spite of the fact that religion has more often than not been defiled or contaminated by the </w:t>
      </w:r>
      <w:proofErr w:type="spellStart"/>
      <w:r w:rsidRPr="00584AEA">
        <w:rPr>
          <w:rFonts w:ascii="Arrus" w:hAnsi="Arrus"/>
          <w:b/>
          <w:bCs/>
          <w:sz w:val="22"/>
          <w:szCs w:val="28"/>
          <w:lang w:val="en-GB"/>
        </w:rPr>
        <w:t>self seeking</w:t>
      </w:r>
      <w:proofErr w:type="spellEnd"/>
      <w:r w:rsidRPr="00584AEA">
        <w:rPr>
          <w:rFonts w:ascii="Arrus" w:hAnsi="Arrus"/>
          <w:b/>
          <w:bCs/>
          <w:sz w:val="22"/>
          <w:szCs w:val="28"/>
          <w:lang w:val="en-GB"/>
        </w:rPr>
        <w:t xml:space="preserve"> clerics, it has earnestly and relentlessly endeavoured to discipline life</w:t>
      </w:r>
      <w:r w:rsidRPr="00584AEA">
        <w:rPr>
          <w:rFonts w:ascii="Arrus" w:hAnsi="Arrus"/>
          <w:sz w:val="22"/>
          <w:szCs w:val="28"/>
          <w:lang w:val="en-GB"/>
        </w:rPr>
        <w:t xml:space="preserve"> by erecting the ethical fence around it. It has almost been a periodical phenomenon that the prophets and sages arrived with sublime messages of highest virtues, and no sooner did they depart, their followers successively adulterated those with immoralities and indecencies. Yet, it is an irrefutable truth that it is mainly owing to the strong influences on human minds and hearts wielded by religion that truth, honesty, sacrifice for others, justice and mercy have always been regarded as commendable virtues in society, even if the constituent members of society have not generally put them into practice. </w:t>
      </w:r>
      <w:r w:rsidRPr="00584AEA">
        <w:rPr>
          <w:rFonts w:ascii="Arrus" w:hAnsi="Arrus"/>
          <w:b/>
          <w:bCs/>
          <w:sz w:val="22"/>
          <w:szCs w:val="28"/>
          <w:lang w:val="en-GB"/>
        </w:rPr>
        <w:t>What is indisputably commendable is that religion assisted mankind in overcoming dilemma of routine life at a time when it was not advanced enough to objectively discriminate between the right and wrong. In the midst of all-pervading gloom, the solitary torch of religion shone; whoever had the eyes that could observe it, darkness made exit from his life</w:t>
      </w:r>
      <w:r w:rsidRPr="00584AEA">
        <w:rPr>
          <w:rFonts w:ascii="Arrus" w:hAnsi="Arrus"/>
          <w:sz w:val="22"/>
          <w:szCs w:val="28"/>
          <w:lang w:val="en-GB"/>
        </w:rPr>
        <w:t>.</w:t>
      </w:r>
    </w:p>
    <w:p w14:paraId="268B32ED"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The faiths that have been dominant in the world during last few millennia - Hinduism, Zoroastrianism, Judaism, Buddhism, Jainism. Christianity, Islam and Sikhism -- all have, without exception, magnified moral values. </w:t>
      </w:r>
      <w:r w:rsidRPr="00584AEA">
        <w:rPr>
          <w:rFonts w:ascii="Arrus" w:hAnsi="Arrus"/>
          <w:b/>
          <w:bCs/>
          <w:sz w:val="22"/>
          <w:szCs w:val="28"/>
          <w:lang w:val="en-GB"/>
        </w:rPr>
        <w:t xml:space="preserve">No religion preaches falsehood, dishonesty, cheating, bribery, hatred, violence, adultery and fornication. Each of them eschews, albeit in varying degrees, this-worldliness; Jainism and Buddhism, altogether, condemn this life; Christianity promotes celibacy; and Islam, while permitting necessities and enjoyment of life within prescribed limits, promotes love for other-worldliness. </w:t>
      </w:r>
      <w:r w:rsidRPr="00584AEA">
        <w:rPr>
          <w:rFonts w:ascii="Arrus" w:hAnsi="Arrus"/>
          <w:sz w:val="22"/>
          <w:szCs w:val="28"/>
          <w:lang w:val="en-GB"/>
        </w:rPr>
        <w:t>Religion aims at achieving peace, and gives less importance to material gains. This principle applies to all religions, and this is what annoys most the</w:t>
      </w:r>
      <w:r w:rsidRPr="00584AEA">
        <w:rPr>
          <w:rFonts w:ascii="Arrus" w:hAnsi="Arrus"/>
          <w:b/>
          <w:bCs/>
          <w:sz w:val="22"/>
          <w:szCs w:val="28"/>
          <w:lang w:val="en-GB"/>
        </w:rPr>
        <w:t xml:space="preserve"> economic fundamentalists; for promotion of materialism reigns supreme in their scheme of things</w:t>
      </w:r>
      <w:r w:rsidRPr="00584AEA">
        <w:rPr>
          <w:rFonts w:ascii="Arrus" w:hAnsi="Arrus"/>
          <w:sz w:val="22"/>
          <w:szCs w:val="28"/>
          <w:lang w:val="en-GB"/>
        </w:rPr>
        <w:t xml:space="preserve">. </w:t>
      </w:r>
      <w:r w:rsidRPr="00584AEA">
        <w:rPr>
          <w:rFonts w:ascii="Arrus" w:hAnsi="Arrus"/>
          <w:b/>
          <w:bCs/>
          <w:sz w:val="22"/>
          <w:szCs w:val="28"/>
          <w:lang w:val="en-GB"/>
        </w:rPr>
        <w:t xml:space="preserve">Their plan cannot succeed, unless people became least entangled in moral dilemma, and the love of this worldliness ravishes that of the other-worldliness; if honesty rules the roost in their life, sex outside the </w:t>
      </w:r>
      <w:r w:rsidRPr="00584AEA">
        <w:rPr>
          <w:rFonts w:ascii="Arrus" w:hAnsi="Arrus"/>
          <w:b/>
          <w:bCs/>
          <w:sz w:val="22"/>
          <w:szCs w:val="28"/>
          <w:lang w:val="en-GB"/>
        </w:rPr>
        <w:lastRenderedPageBreak/>
        <w:t>ambit of marriage is considered immoral and illegal, self-sacrifice lords over their hearts and minds, and deceit and falsehood haunt their conscience, how would they be persuaded to "enjoy" the "comforts of life" (without unduly caring for right and wrong) that the merchants seek to market with great fanfare.</w:t>
      </w:r>
    </w:p>
    <w:p w14:paraId="268B32EE"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It first happened in West where the business moguls, involved in rapid industrialization, realised the compelling need to marginalise religion, </w:t>
      </w:r>
      <w:r w:rsidRPr="00584AEA">
        <w:rPr>
          <w:rFonts w:ascii="Arrus" w:hAnsi="Arrus"/>
          <w:b/>
          <w:bCs/>
          <w:sz w:val="22"/>
          <w:szCs w:val="28"/>
          <w:lang w:val="en-GB"/>
        </w:rPr>
        <w:t>Christianity</w:t>
      </w:r>
      <w:r w:rsidRPr="00584AEA">
        <w:rPr>
          <w:rFonts w:ascii="Arrus" w:hAnsi="Arrus"/>
          <w:sz w:val="22"/>
          <w:szCs w:val="28"/>
          <w:lang w:val="en-GB"/>
        </w:rPr>
        <w:t xml:space="preserve"> was their obvious target; they sought to minimise its influence in affairs of the state in Europe. It had played a vital role in the crusade. The bishops enjoyed unchallenged authority and respect in society that helped them in exerting pressures on the rulers. The kings too needed a moral boost for themselves, and some of them feared God. They were therefore usually reluctant to earn displeasure of the religious patriarchs; for any disturbance to their equation with them could loosen the rulers’ grip on the masses; the danger of sedition constantly hovered over them</w:t>
      </w:r>
      <w:r w:rsidRPr="00584AEA">
        <w:rPr>
          <w:rFonts w:ascii="Arrus" w:hAnsi="Arrus"/>
          <w:b/>
          <w:bCs/>
          <w:sz w:val="22"/>
          <w:szCs w:val="28"/>
          <w:lang w:val="en-GB"/>
        </w:rPr>
        <w:t xml:space="preserve">. But crusades made people critical about the Church. </w:t>
      </w:r>
      <w:r w:rsidRPr="00584AEA">
        <w:rPr>
          <w:rFonts w:ascii="Arrus" w:hAnsi="Arrus"/>
          <w:sz w:val="22"/>
          <w:szCs w:val="28"/>
          <w:lang w:val="en-GB"/>
        </w:rPr>
        <w:t>New economic forces used these sentiments to their advantage. The time was ripe to push ahead as the rulers and the industrialists could now act in tandem. The rift between this-worldliness and otherworldliness, led to the coinage of the concept of secularism.</w:t>
      </w:r>
      <w:r w:rsidRPr="00584AEA">
        <w:rPr>
          <w:rFonts w:ascii="Arrus" w:hAnsi="Arrus"/>
          <w:b/>
          <w:bCs/>
          <w:sz w:val="22"/>
          <w:szCs w:val="28"/>
          <w:lang w:val="en-GB"/>
        </w:rPr>
        <w:t xml:space="preserve"> Secularism, as a movement, began at the time of Renaissance, and aimed at redirecting society from otherworldliness to this-worldliness</w:t>
      </w:r>
      <w:r w:rsidRPr="00584AEA">
        <w:rPr>
          <w:rFonts w:ascii="Arrus" w:hAnsi="Arrus"/>
          <w:sz w:val="22"/>
          <w:szCs w:val="28"/>
          <w:lang w:val="en-GB"/>
        </w:rPr>
        <w:t>. It was presented as an ideology that exhibited the development of humanism and the growth of man’s interest in human cultural achievements. It has been in progress during the entire course of modern history, and the critics have rightly viewed it as primarily anti-Christian and anti-religion. The clerics resisted the move, but their efforts to stall the march of economic fundamentalism in the garb of secularism proved futile. A number of theologians in the second half of the twentieth century made a vain attempt to reconcile Christianity with the demands of the modern life by proposing Secular Christianity meaning that man should find in the secular world the opportunity to promote Christian values</w:t>
      </w:r>
      <w:r w:rsidRPr="00584AEA">
        <w:rPr>
          <w:rFonts w:ascii="Arrus" w:hAnsi="Arrus"/>
          <w:b/>
          <w:bCs/>
          <w:sz w:val="22"/>
          <w:szCs w:val="28"/>
          <w:lang w:val="en-GB"/>
        </w:rPr>
        <w:t>. Little they realised that the secular movement was in fact directed against these very values, and not against the rituals of that religion.</w:t>
      </w:r>
      <w:r w:rsidRPr="00584AEA">
        <w:rPr>
          <w:rFonts w:ascii="Arrus" w:hAnsi="Arrus"/>
          <w:sz w:val="22"/>
          <w:szCs w:val="28"/>
          <w:lang w:val="en-GB"/>
        </w:rPr>
        <w:t xml:space="preserve"> Secularism showed tremendous progress in Christian countries, because Christianity did not have an elaborate code of human actions; it had to face greater resistance in Islamic states as there had been a strong belief among Muslims that Islam was not just a set of rituals, but had an elaborate system for all affairs of the world. Thus secularism achieved the remarkable feat of "emancipating" the state from the "clutches" of religion. One European country after the other started adopting secularism. The economic </w:t>
      </w:r>
      <w:r w:rsidRPr="00584AEA">
        <w:rPr>
          <w:rFonts w:ascii="Arrus" w:hAnsi="Arrus"/>
          <w:sz w:val="22"/>
          <w:szCs w:val="28"/>
          <w:lang w:val="en-GB"/>
        </w:rPr>
        <w:lastRenderedPageBreak/>
        <w:t>fundamentalists had won a major battle.</w:t>
      </w:r>
    </w:p>
    <w:p w14:paraId="268B32EF"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The estrangement of Church and Establishment was only one step, though extremely crucial, towards the goal the economic fundamentalist had set for them. They envisaged </w:t>
      </w:r>
      <w:r w:rsidRPr="00584AEA">
        <w:rPr>
          <w:rFonts w:ascii="Arrus" w:hAnsi="Arrus"/>
          <w:b/>
          <w:bCs/>
          <w:sz w:val="22"/>
          <w:szCs w:val="28"/>
          <w:lang w:val="en-GB"/>
        </w:rPr>
        <w:t>complete marginalization of religion</w:t>
      </w:r>
      <w:r w:rsidRPr="00584AEA">
        <w:rPr>
          <w:rFonts w:ascii="Arrus" w:hAnsi="Arrus"/>
          <w:sz w:val="22"/>
          <w:szCs w:val="28"/>
          <w:lang w:val="en-GB"/>
        </w:rPr>
        <w:t xml:space="preserve">, and the values it stood for, in the social lives of men and women; for though the state could be persuaded to adopt an irreligious approach in socioeconomic matters, the ultimate success lay in the creation of demands for the industrial products. </w:t>
      </w:r>
      <w:r w:rsidRPr="00584AEA">
        <w:rPr>
          <w:rFonts w:ascii="Arrus" w:hAnsi="Arrus"/>
          <w:b/>
          <w:bCs/>
          <w:sz w:val="22"/>
          <w:szCs w:val="28"/>
          <w:lang w:val="en-GB"/>
        </w:rPr>
        <w:t>To multiply demands, materialism required glorification, and for the rise of materialism, religion was the greatest obstacle.</w:t>
      </w:r>
      <w:r w:rsidRPr="00584AEA">
        <w:rPr>
          <w:rFonts w:ascii="Arrus" w:hAnsi="Arrus"/>
          <w:sz w:val="22"/>
          <w:szCs w:val="28"/>
          <w:lang w:val="en-GB"/>
        </w:rPr>
        <w:t xml:space="preserve"> This realization was responsible for the sustained tirade against the clergy, and against whatever religion championed for. The problem however was that the faith lorded over the hearts and minds of people. An outright condemnation of the oracles of religion was attended with dangerous possibilities. It could prove counterproductive, as the masses might have reacted outrageously. The clergy might have issued edicts declaring these activities blasphemous, and hardly any member of society had the audacity to face charges of blasphemy or apostasy. His faith in God and scriptures was not weak enough to permit this; he could also face ostracism. </w:t>
      </w:r>
      <w:r w:rsidRPr="00584AEA">
        <w:rPr>
          <w:rFonts w:ascii="Arrus" w:hAnsi="Arrus"/>
          <w:b/>
          <w:bCs/>
          <w:sz w:val="22"/>
          <w:szCs w:val="28"/>
          <w:lang w:val="en-GB"/>
        </w:rPr>
        <w:t>It was therefore considered strategically more expedient and less risky to campaign for privatisation of religion rather than exhibiting contempt for it.</w:t>
      </w:r>
      <w:r w:rsidRPr="00584AEA">
        <w:rPr>
          <w:rFonts w:ascii="Arrus" w:hAnsi="Arrus"/>
          <w:sz w:val="22"/>
          <w:szCs w:val="28"/>
          <w:lang w:val="en-GB"/>
        </w:rPr>
        <w:t xml:space="preserve"> It was pleaded that faith was an absolutely personal matter, and men and women might engage in as many rituals as they liked; but, in other arenas, particularly the social, economic and political, the involvement of religion must be shunned, and those mixing the two must be condemned, and if needed, adequately punished.</w:t>
      </w:r>
    </w:p>
    <w:p w14:paraId="268B32F0"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The growth </w:t>
      </w:r>
      <w:r w:rsidRPr="00584AEA">
        <w:rPr>
          <w:rFonts w:ascii="Arrus" w:hAnsi="Arrus"/>
          <w:b/>
          <w:bCs/>
          <w:sz w:val="22"/>
          <w:szCs w:val="28"/>
          <w:lang w:val="en-GB"/>
        </w:rPr>
        <w:t>of Secularism in India</w:t>
      </w:r>
      <w:r w:rsidRPr="00584AEA">
        <w:rPr>
          <w:rFonts w:ascii="Arrus" w:hAnsi="Arrus"/>
          <w:sz w:val="22"/>
          <w:szCs w:val="28"/>
          <w:lang w:val="en-GB"/>
        </w:rPr>
        <w:t xml:space="preserve"> was on a different pedestal altogether. Unlike West and Islamic countries like Turkey and Egypt, it was not primarily aimed at the negation of religion; it was more a </w:t>
      </w:r>
      <w:r w:rsidRPr="00584AEA">
        <w:rPr>
          <w:rFonts w:ascii="Arrus" w:hAnsi="Arrus"/>
          <w:b/>
          <w:bCs/>
          <w:sz w:val="22"/>
          <w:szCs w:val="28"/>
          <w:lang w:val="en-GB"/>
        </w:rPr>
        <w:t>product of the plural nature of Indian society</w:t>
      </w:r>
      <w:r w:rsidRPr="00584AEA">
        <w:rPr>
          <w:rFonts w:ascii="Arrus" w:hAnsi="Arrus"/>
          <w:sz w:val="22"/>
          <w:szCs w:val="28"/>
          <w:lang w:val="en-GB"/>
        </w:rPr>
        <w:t xml:space="preserve"> that was composed of several religious groups and sects, many of which have considerably large population in the country. Nor secularism in India chose to deny after-life. In contrast, it developed as an ideology of the state that gives due respect to all religions, but will not have any religion of its own. A secular person in India need not be anti-religion or non-religious. He may in fact be a devout practitioner of the rituals and values preached by religion. His secular credentials become disputable only when he, by speech or action, shows disregard for the other religious communities, or spreads hatred against them. Gandhi, Sardar Patel, Maulana Abul Kalam Azad, Maulana Mohd. Ali Johar, Pt. </w:t>
      </w:r>
      <w:proofErr w:type="spellStart"/>
      <w:r w:rsidRPr="00584AEA">
        <w:rPr>
          <w:rFonts w:ascii="Arrus" w:hAnsi="Arrus"/>
          <w:sz w:val="22"/>
          <w:szCs w:val="28"/>
          <w:lang w:val="en-GB"/>
        </w:rPr>
        <w:t>J.B.Pant</w:t>
      </w:r>
      <w:proofErr w:type="spellEnd"/>
      <w:r w:rsidRPr="00584AEA">
        <w:rPr>
          <w:rFonts w:ascii="Arrus" w:hAnsi="Arrus"/>
          <w:sz w:val="22"/>
          <w:szCs w:val="28"/>
          <w:lang w:val="en-GB"/>
        </w:rPr>
        <w:t xml:space="preserve"> -- all these political </w:t>
      </w:r>
      <w:r w:rsidRPr="00584AEA">
        <w:rPr>
          <w:rFonts w:ascii="Arrus" w:hAnsi="Arrus"/>
          <w:sz w:val="22"/>
          <w:szCs w:val="28"/>
          <w:lang w:val="en-GB"/>
        </w:rPr>
        <w:lastRenderedPageBreak/>
        <w:t xml:space="preserve">stalwarts were either devout Hindus or devoted Muslims, and still secular to the fore. </w:t>
      </w:r>
      <w:r w:rsidRPr="00584AEA">
        <w:rPr>
          <w:rFonts w:ascii="Arrus" w:hAnsi="Arrus"/>
          <w:b/>
          <w:bCs/>
          <w:sz w:val="22"/>
          <w:szCs w:val="28"/>
          <w:lang w:val="en-GB"/>
        </w:rPr>
        <w:t>The opposite of 'secular' in India has not been, as in the west, “sacred” but “communal”.</w:t>
      </w:r>
    </w:p>
    <w:p w14:paraId="268B32F1"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The unfortunate feature of the whole history of the decline of religion in most parts of the world, especially as a dominant social force, was that </w:t>
      </w:r>
      <w:r w:rsidRPr="00584AEA">
        <w:rPr>
          <w:rFonts w:ascii="Arrus" w:hAnsi="Arrus"/>
          <w:b/>
          <w:bCs/>
          <w:sz w:val="22"/>
          <w:szCs w:val="28"/>
          <w:lang w:val="en-GB"/>
        </w:rPr>
        <w:t xml:space="preserve">the protagonists of all the religions assumed an outright defensive posture. </w:t>
      </w:r>
      <w:r w:rsidRPr="00584AEA">
        <w:rPr>
          <w:rFonts w:ascii="Arrus" w:hAnsi="Arrus"/>
          <w:sz w:val="22"/>
          <w:szCs w:val="28"/>
          <w:lang w:val="en-GB"/>
        </w:rPr>
        <w:t xml:space="preserve">Their defence of religion was generally weak and ineffective, as they attempted to use the same criteria as their detractors had, after a meticulous thinking, laid down for examining religious beliefs and practices. They often turned </w:t>
      </w:r>
      <w:r w:rsidRPr="00584AEA">
        <w:rPr>
          <w:rFonts w:ascii="Arrus" w:hAnsi="Arrus"/>
          <w:b/>
          <w:bCs/>
          <w:sz w:val="22"/>
          <w:szCs w:val="28"/>
          <w:lang w:val="en-GB"/>
        </w:rPr>
        <w:t>apologetic</w:t>
      </w:r>
      <w:r w:rsidRPr="00584AEA">
        <w:rPr>
          <w:rFonts w:ascii="Arrus" w:hAnsi="Arrus"/>
          <w:sz w:val="22"/>
          <w:szCs w:val="28"/>
          <w:lang w:val="en-GB"/>
        </w:rPr>
        <w:t xml:space="preserve"> in their arguments. This position has shown indication of change in many Islamic countries during last few decades as an outcome of the realisation in the educated class of their folly in blindly pursuing western life styles, rejuvenated interest in Islam of Muslim experts in modern subjects and the growing dissatisfaction of the masses with the modern legal, political, economic and social systems. The modern Islamists have discovered more rationale in their religion than the emerging order. They have gradually turned the table in several Muslim countries on their opponents. The whole Islamic world is now witnessing revival of faith. Iran, Egypt, Pakistan, Turkey, Algeria, Tunisia, Bangladesh, Malaysia -- in fact, almost every Muslim country that had, at one time or the other in the last century became westernised in varying degrees is back on the path towards the establishment of a completely or partially Islamic state. Christianity, Buddhism, Hinduism and Sikhism have also displayed signs of palingenesis in specific areas. But still, most of the religionists, including the Islamic, tend not to be aggressive in their approach, and often </w:t>
      </w:r>
      <w:r w:rsidRPr="00584AEA">
        <w:rPr>
          <w:rFonts w:ascii="Arrus" w:hAnsi="Arrus"/>
          <w:b/>
          <w:bCs/>
          <w:sz w:val="22"/>
          <w:szCs w:val="28"/>
          <w:lang w:val="en-GB"/>
        </w:rPr>
        <w:t>exhibit sectarian bias.</w:t>
      </w:r>
      <w:r w:rsidRPr="00584AEA">
        <w:rPr>
          <w:rFonts w:ascii="Arrus" w:hAnsi="Arrus"/>
          <w:sz w:val="22"/>
          <w:szCs w:val="28"/>
          <w:lang w:val="en-GB"/>
        </w:rPr>
        <w:t xml:space="preserve"> </w:t>
      </w:r>
      <w:r w:rsidRPr="00584AEA">
        <w:rPr>
          <w:rFonts w:ascii="Arrus" w:hAnsi="Arrus"/>
          <w:b/>
          <w:bCs/>
          <w:sz w:val="22"/>
          <w:szCs w:val="28"/>
          <w:lang w:val="en-GB"/>
        </w:rPr>
        <w:t>Instead of focusing on the faults and discrepancies of the new dispensations that are numerous, they continue to dissipate their energies in erecting defences around their faiths. B</w:t>
      </w:r>
      <w:r w:rsidRPr="00584AEA">
        <w:rPr>
          <w:rFonts w:ascii="Arrus" w:hAnsi="Arrus"/>
          <w:sz w:val="22"/>
          <w:szCs w:val="28"/>
          <w:lang w:val="en-GB"/>
        </w:rPr>
        <w:t xml:space="preserve">y the time, they defeat the mischievous propaganda unleashed against one principle or practice, the opponents, supported by the economic fundamentalists, open another front. </w:t>
      </w:r>
      <w:r w:rsidRPr="00584AEA">
        <w:rPr>
          <w:rFonts w:ascii="Arrus" w:hAnsi="Arrus"/>
          <w:b/>
          <w:bCs/>
          <w:sz w:val="22"/>
          <w:szCs w:val="28"/>
          <w:lang w:val="en-GB"/>
        </w:rPr>
        <w:t>The ideological war goes on unabated; but, this is still being fought in the domains of religion; religionists have forgotten that, for ultimate triumph, the battle-line is to be pushed into the domain of enemy.</w:t>
      </w:r>
    </w:p>
    <w:p w14:paraId="268B32F2"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Though the virtues like probity, </w:t>
      </w:r>
      <w:proofErr w:type="spellStart"/>
      <w:r w:rsidRPr="00584AEA">
        <w:rPr>
          <w:rFonts w:ascii="Arrus" w:hAnsi="Arrus"/>
          <w:sz w:val="22"/>
          <w:szCs w:val="28"/>
          <w:lang w:val="en-GB"/>
        </w:rPr>
        <w:t>self esteem</w:t>
      </w:r>
      <w:proofErr w:type="spellEnd"/>
      <w:r w:rsidRPr="00584AEA">
        <w:rPr>
          <w:rFonts w:ascii="Arrus" w:hAnsi="Arrus"/>
          <w:sz w:val="22"/>
          <w:szCs w:val="28"/>
          <w:lang w:val="en-GB"/>
        </w:rPr>
        <w:t xml:space="preserve">, patience, endurance and truthfulness are also unwelcome, </w:t>
      </w:r>
      <w:r w:rsidRPr="00584AEA">
        <w:rPr>
          <w:rFonts w:ascii="Arrus" w:hAnsi="Arrus"/>
          <w:b/>
          <w:bCs/>
          <w:sz w:val="22"/>
          <w:szCs w:val="28"/>
          <w:lang w:val="en-GB"/>
        </w:rPr>
        <w:t>what particularly annoys the economic fundamentalists is insistence in religion on taboos.</w:t>
      </w:r>
      <w:r w:rsidRPr="00584AEA">
        <w:rPr>
          <w:rFonts w:ascii="Arrus" w:hAnsi="Arrus"/>
          <w:sz w:val="22"/>
          <w:szCs w:val="28"/>
          <w:lang w:val="en-GB"/>
        </w:rPr>
        <w:t xml:space="preserve"> The practices forbidden by different religions are obviously such as tend to lure, mesmerise and addict the humans; these cause temporary </w:t>
      </w:r>
      <w:r w:rsidRPr="00584AEA">
        <w:rPr>
          <w:rFonts w:ascii="Arrus" w:hAnsi="Arrus"/>
          <w:sz w:val="22"/>
          <w:szCs w:val="28"/>
          <w:lang w:val="en-GB"/>
        </w:rPr>
        <w:lastRenderedPageBreak/>
        <w:t xml:space="preserve">pleasures, that are sooner or later followed by undesirable effects, often severe on person, family and society. The very fact that they had to be prohibited indicated the culpability of the people for them; they rapidly transform their users or practitioners into physical or psychological dependants. Every religion has its prohibitions. Many of them are common with other religions. Christianity shuns sexual waywardness; Jainism and Buddhism forbid meat, alcohol and adultery; Hinduism and Christianity are not too sure about alcohol. </w:t>
      </w:r>
      <w:r w:rsidRPr="00584AEA">
        <w:rPr>
          <w:rFonts w:ascii="Arrus" w:hAnsi="Arrus"/>
          <w:b/>
          <w:bCs/>
          <w:sz w:val="22"/>
          <w:szCs w:val="28"/>
          <w:lang w:val="en-GB"/>
        </w:rPr>
        <w:t>In Islam, prohibitions have taken a more elaborate form, and cover all aspects of life; taking of alcohol, pork and blood are not allowed and gambling, hoarding, usury, adultery, fornication, murder, theft and bribery are expressly unlawful.</w:t>
      </w:r>
      <w:r w:rsidRPr="00584AEA">
        <w:rPr>
          <w:rFonts w:ascii="Arrus" w:hAnsi="Arrus"/>
          <w:sz w:val="22"/>
          <w:szCs w:val="28"/>
          <w:lang w:val="en-GB"/>
        </w:rPr>
        <w:t xml:space="preserve"> It can easily be seen that the habits and practices, prescribed by different religions, can produce serious ailments and social tensions. But, </w:t>
      </w:r>
      <w:r w:rsidRPr="00584AEA">
        <w:rPr>
          <w:rFonts w:ascii="Arrus" w:hAnsi="Arrus"/>
          <w:b/>
          <w:bCs/>
          <w:sz w:val="22"/>
          <w:szCs w:val="28"/>
          <w:lang w:val="en-GB"/>
        </w:rPr>
        <w:t>the economic fundamentalists had little concern for the welfare of the individual or society. They could foresee extraordinary scope, once the outlets are open in these taboos, for their commercial aggrandizement</w:t>
      </w:r>
      <w:r w:rsidRPr="00584AEA">
        <w:rPr>
          <w:rFonts w:ascii="Arrus" w:hAnsi="Arrus"/>
          <w:sz w:val="22"/>
          <w:szCs w:val="28"/>
          <w:lang w:val="en-GB"/>
        </w:rPr>
        <w:t xml:space="preserve">. It would however not be easy till religion retained a central position in society. The </w:t>
      </w:r>
      <w:r w:rsidRPr="00584AEA">
        <w:rPr>
          <w:rFonts w:ascii="Arrus" w:hAnsi="Arrus"/>
          <w:b/>
          <w:bCs/>
          <w:sz w:val="22"/>
          <w:szCs w:val="28"/>
          <w:lang w:val="en-GB"/>
        </w:rPr>
        <w:t>privatization of religion</w:t>
      </w:r>
      <w:r w:rsidRPr="00584AEA">
        <w:rPr>
          <w:rFonts w:ascii="Arrus" w:hAnsi="Arrus"/>
          <w:sz w:val="22"/>
          <w:szCs w:val="28"/>
          <w:lang w:val="en-GB"/>
        </w:rPr>
        <w:t xml:space="preserve"> was therefore a compelling necessity for them.</w:t>
      </w:r>
    </w:p>
    <w:p w14:paraId="268B32F3"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The outgeneraling of religion along with its dos and don'ts in society ensured smooth sailing in future for the big business. They were now on a robust platform to bring about rapid onset of huge transformation in social values. These changes had absolutely nothing to do with the </w:t>
      </w:r>
      <w:proofErr w:type="spellStart"/>
      <w:r w:rsidRPr="00584AEA">
        <w:rPr>
          <w:rFonts w:ascii="Arrus" w:hAnsi="Arrus"/>
          <w:sz w:val="22"/>
          <w:szCs w:val="28"/>
          <w:lang w:val="en-GB"/>
        </w:rPr>
        <w:t>well being</w:t>
      </w:r>
      <w:proofErr w:type="spellEnd"/>
      <w:r w:rsidRPr="00584AEA">
        <w:rPr>
          <w:rFonts w:ascii="Arrus" w:hAnsi="Arrus"/>
          <w:sz w:val="22"/>
          <w:szCs w:val="28"/>
          <w:lang w:val="en-GB"/>
        </w:rPr>
        <w:t xml:space="preserve"> of society, and were aimed only at utilizing human temptations for the geometrical multiplication of wealth.</w:t>
      </w:r>
    </w:p>
    <w:p w14:paraId="268B32F4" w14:textId="77777777" w:rsidR="00270475" w:rsidRPr="00584AEA" w:rsidRDefault="00270475" w:rsidP="00270475">
      <w:pPr>
        <w:spacing w:before="100" w:after="100"/>
        <w:ind w:firstLine="720"/>
        <w:jc w:val="both"/>
        <w:rPr>
          <w:rFonts w:ascii="Arrus" w:hAnsi="Arrus"/>
          <w:b/>
          <w:bCs/>
          <w:sz w:val="22"/>
          <w:szCs w:val="28"/>
          <w:lang w:val="en-GB"/>
        </w:rPr>
      </w:pPr>
      <w:r w:rsidRPr="00584AEA">
        <w:rPr>
          <w:rFonts w:ascii="Arrus" w:hAnsi="Arrus"/>
          <w:b/>
          <w:bCs/>
          <w:sz w:val="22"/>
          <w:szCs w:val="28"/>
          <w:lang w:val="en-GB"/>
        </w:rPr>
        <w:t xml:space="preserve">Time has now come when the religionists belonging to all religions need to be emphatic about the true aims of religion. They must recognize the fact that the anti-religion economic forces have successfully turned one religion against another. Religions seem to be fighting one another instead of fighting their common enemy: Irreligion and the dominance of the ideology of economic fundamentalism in the affairs of life. The people today are merely interested in the rituals of the religion without inculcating the morality, honesty, integrity, perseverance, patience, purity and God’s fear and love in their minds and without waging a fight against the social vices. The market forces are commercializing human susceptibilities in a big way. Beaches, Casinos, Bars, Nightclubs, Nude women, prostitution, etc have become symbols of freedom. Foetuses are being killed in the name of Women’s rights; criminals are being protected in the name of human rights; homosexuality is being legalised in the name of equality. </w:t>
      </w:r>
      <w:r w:rsidRPr="00584AEA">
        <w:rPr>
          <w:rFonts w:ascii="Arrus" w:hAnsi="Arrus"/>
          <w:b/>
          <w:bCs/>
          <w:sz w:val="22"/>
          <w:szCs w:val="28"/>
          <w:lang w:val="en-GB"/>
        </w:rPr>
        <w:lastRenderedPageBreak/>
        <w:t xml:space="preserve">Everybody talks of Rights. Nobody talks of Duties and Fundamental Prohibitions, without which a peaceful society cannot develop. While all religions are to ultimately unite, the primary duty lies with four big religions: Hinduism, Buddhism, Christianity and Islam. Christianity, Judaism and Islam need to work together in West, and Hinduism and Islam need to initiate the movement in India taking Christians, Buddhists, Sikhs and </w:t>
      </w:r>
      <w:proofErr w:type="spellStart"/>
      <w:r w:rsidRPr="00584AEA">
        <w:rPr>
          <w:rFonts w:ascii="Arrus" w:hAnsi="Arrus"/>
          <w:b/>
          <w:bCs/>
          <w:sz w:val="22"/>
          <w:szCs w:val="28"/>
          <w:lang w:val="en-GB"/>
        </w:rPr>
        <w:t>Jainis</w:t>
      </w:r>
      <w:proofErr w:type="spellEnd"/>
      <w:r w:rsidRPr="00584AEA">
        <w:rPr>
          <w:rFonts w:ascii="Arrus" w:hAnsi="Arrus"/>
          <w:b/>
          <w:bCs/>
          <w:sz w:val="22"/>
          <w:szCs w:val="28"/>
          <w:lang w:val="en-GB"/>
        </w:rPr>
        <w:t xml:space="preserve"> along with them. </w:t>
      </w:r>
    </w:p>
    <w:p w14:paraId="268B32F5" w14:textId="77777777" w:rsidR="00270475" w:rsidRPr="00584AEA" w:rsidRDefault="00270475" w:rsidP="00270475">
      <w:pPr>
        <w:spacing w:before="100" w:after="100"/>
        <w:jc w:val="both"/>
        <w:rPr>
          <w:rFonts w:ascii="Arrus" w:hAnsi="Arrus"/>
          <w:b/>
          <w:bCs/>
          <w:szCs w:val="32"/>
          <w:lang w:val="en-GB"/>
        </w:rPr>
      </w:pPr>
    </w:p>
    <w:p w14:paraId="268B32F6" w14:textId="77777777" w:rsidR="00270475" w:rsidRPr="00584AEA" w:rsidRDefault="00270475" w:rsidP="00270475">
      <w:pPr>
        <w:spacing w:before="100" w:after="100"/>
        <w:jc w:val="both"/>
        <w:rPr>
          <w:rFonts w:ascii="Arrus" w:hAnsi="Arrus"/>
          <w:b/>
          <w:bCs/>
          <w:szCs w:val="32"/>
          <w:lang w:val="en-GB"/>
        </w:rPr>
      </w:pPr>
      <w:r w:rsidRPr="00584AEA">
        <w:rPr>
          <w:rFonts w:ascii="Arrus" w:hAnsi="Arrus"/>
          <w:b/>
          <w:bCs/>
          <w:szCs w:val="32"/>
          <w:lang w:val="en-GB"/>
        </w:rPr>
        <w:t>Muslims must take lead in uniting religions</w:t>
      </w:r>
    </w:p>
    <w:p w14:paraId="268B32F7" w14:textId="77777777" w:rsidR="00270475" w:rsidRPr="00584AEA" w:rsidRDefault="00270475" w:rsidP="00270475">
      <w:pPr>
        <w:spacing w:before="100" w:after="100"/>
        <w:ind w:firstLine="360"/>
        <w:jc w:val="both"/>
        <w:rPr>
          <w:rFonts w:ascii="Arrus" w:hAnsi="Arrus"/>
          <w:sz w:val="22"/>
          <w:szCs w:val="28"/>
          <w:lang w:val="en-GB"/>
        </w:rPr>
      </w:pPr>
      <w:r w:rsidRPr="00584AEA">
        <w:rPr>
          <w:rFonts w:ascii="Arrus" w:hAnsi="Arrus"/>
          <w:sz w:val="22"/>
          <w:szCs w:val="28"/>
          <w:lang w:val="en-GB"/>
        </w:rPr>
        <w:t xml:space="preserve">Muslims of India are perhaps better positioned than any other people in the world to endeavour for the unity of all religions for the ultimate purpose of peace of mankind. This is because they are living in a country where unlike West Secularism does not mean negation of religion. In Indian constitution, secularism denotes equal respect to all religions with State having no religion. Secondly, the overwhelming majority of Indian population has an unshakeable faith in religion. Third, though many of them worship many gods, they all believe in God being the Supreme God. Fourth, though theologically, they may have many glaring differences, socially and culturally they have similar attitudes. Almost all Indians are firm believers of Family System and do not approve of any relations outside the ambit of marriage. They do not also generally approve nudity, sexual perversions, prostitution, promiscuity, gambling, abortions, drinking and smoking. Fifth, Muslims are not an insignificant minority but have sufficient human and other resources to successfully run any movement that has popular backing. Sixth, social issues including evils and disparity are the issues that will surely attract the masses if the movement is run in a non-political way and communal and sectarian biases are not allowed to affect it. </w:t>
      </w:r>
    </w:p>
    <w:p w14:paraId="268B32F8" w14:textId="77777777" w:rsidR="00270475" w:rsidRPr="00584AEA" w:rsidRDefault="00270475" w:rsidP="00270475">
      <w:pPr>
        <w:ind w:left="360"/>
        <w:jc w:val="both"/>
        <w:rPr>
          <w:rFonts w:ascii="Arrus" w:hAnsi="Arrus"/>
          <w:sz w:val="22"/>
          <w:szCs w:val="28"/>
          <w:lang w:val="en-GB"/>
        </w:rPr>
      </w:pPr>
    </w:p>
    <w:p w14:paraId="268B32F9" w14:textId="77777777" w:rsidR="00270475" w:rsidRPr="00584AEA" w:rsidRDefault="00270475" w:rsidP="006F4670">
      <w:pPr>
        <w:pStyle w:val="ListParagraph"/>
        <w:numPr>
          <w:ilvl w:val="0"/>
          <w:numId w:val="160"/>
        </w:numPr>
        <w:ind w:left="720" w:hanging="720"/>
        <w:jc w:val="both"/>
        <w:rPr>
          <w:rFonts w:ascii="Arrus" w:hAnsi="Arrus"/>
          <w:b/>
          <w:bCs/>
          <w:sz w:val="30"/>
          <w:szCs w:val="32"/>
          <w:lang w:val="en-GB"/>
        </w:rPr>
      </w:pPr>
      <w:r w:rsidRPr="00584AEA">
        <w:rPr>
          <w:rFonts w:ascii="Arrus" w:hAnsi="Arrus"/>
          <w:b/>
          <w:bCs/>
          <w:sz w:val="30"/>
          <w:szCs w:val="32"/>
          <w:lang w:val="en-GB"/>
        </w:rPr>
        <w:t>The Fourth Estate: Let Muslims also own it</w:t>
      </w:r>
    </w:p>
    <w:p w14:paraId="268B32F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Media is rightly regarded as the Fourth Estate. In real practice, at times it assumes the status of the First. Just as the official media is an extension of the government, the private media is effectively an extension of the private sector. Its real aims are much bigger than simply showing the reality to the masses. One is to maintain pressure on the government to follow the 'desired' policies, and to defeat a democratic government not following the diktat of the economic fundamentalists through vituperative and slanderous campaigns against it, and to assist a new political group in ascending the throne by </w:t>
      </w:r>
      <w:r w:rsidRPr="00584AEA">
        <w:rPr>
          <w:rFonts w:ascii="Arrus" w:hAnsi="Arrus"/>
          <w:sz w:val="22"/>
          <w:szCs w:val="28"/>
          <w:lang w:val="en-GB"/>
        </w:rPr>
        <w:lastRenderedPageBreak/>
        <w:t>mobilising support for it. Sometimes it also happens that the industrialists are not in unison over the question of support to different political parties; in that case the newspapers, magazines and TV channels controlled, or backed, by them may support the opposing groups or leaders. But more often, the choices of the whole business-world converge on a single political party or leader; obviously, the media leaves no stone unturned in building up the image of that party and its leaders. When a government refuses to pursue a market-friendly approach, the news media openly indulge in slanderous portrayal of its ministers and stories are planted to spoil their images in the eye of public; even the positive actions of the government are given ugly twists. Any steps taken by the government that are even marginally in favour of the common people and are at the same time detrimental to the interests of the bazar are promptly labelled 'populist'. The fascinating terms like 'populism', '</w:t>
      </w:r>
      <w:proofErr w:type="spellStart"/>
      <w:r w:rsidRPr="00584AEA">
        <w:rPr>
          <w:rFonts w:ascii="Arrus" w:hAnsi="Arrus"/>
          <w:sz w:val="22"/>
          <w:szCs w:val="28"/>
          <w:lang w:val="en-GB"/>
        </w:rPr>
        <w:t>povertyism</w:t>
      </w:r>
      <w:proofErr w:type="spellEnd"/>
      <w:r w:rsidRPr="00584AEA">
        <w:rPr>
          <w:rFonts w:ascii="Arrus" w:hAnsi="Arrus"/>
          <w:sz w:val="22"/>
          <w:szCs w:val="28"/>
          <w:lang w:val="en-GB"/>
        </w:rPr>
        <w:t>', '</w:t>
      </w:r>
      <w:proofErr w:type="spellStart"/>
      <w:r w:rsidRPr="00584AEA">
        <w:rPr>
          <w:rFonts w:ascii="Arrus" w:hAnsi="Arrus"/>
          <w:sz w:val="22"/>
          <w:szCs w:val="28"/>
          <w:lang w:val="en-GB"/>
        </w:rPr>
        <w:t>minoritysim</w:t>
      </w:r>
      <w:proofErr w:type="spellEnd"/>
      <w:r w:rsidRPr="00584AEA">
        <w:rPr>
          <w:rFonts w:ascii="Arrus" w:hAnsi="Arrus"/>
          <w:sz w:val="22"/>
          <w:szCs w:val="28"/>
          <w:lang w:val="en-GB"/>
        </w:rPr>
        <w:t>' and 'casteism' have been invented to describe the policies that are aimed at elevating the life standards of any of the downtrodden segments of society. A polit</w:t>
      </w:r>
      <w:r w:rsidRPr="00584AEA">
        <w:rPr>
          <w:rFonts w:ascii="Arrus" w:hAnsi="Arrus"/>
          <w:sz w:val="22"/>
          <w:szCs w:val="28"/>
          <w:lang w:val="en-GB"/>
        </w:rPr>
        <w:softHyphen/>
        <w:t>ical leader who has genuine concern for the masses and loathes the exploiters is presented by the press in the darkest possible colours; he is reviled as backward, retrogressive, rabble-rouser, anti-development and what not. The probity and dedication of a leader impresses the press only till he is supposed to do nothing against the economic fundamentalists. No wonder then that the men of integrity are becoming a rare species in the public life all over the globe; for such are the requirements for success in politics as would be repulsive for an upright man who quivers at the very thought of dealing with the criminals and looters of public money and therefore re</w:t>
      </w:r>
      <w:r w:rsidRPr="00584AEA">
        <w:rPr>
          <w:rFonts w:ascii="Arrus" w:hAnsi="Arrus"/>
          <w:sz w:val="22"/>
          <w:szCs w:val="28"/>
          <w:lang w:val="en-GB"/>
        </w:rPr>
        <w:softHyphen/>
        <w:t>mains safely confined to his own profession or career.</w:t>
      </w:r>
    </w:p>
    <w:p w14:paraId="268B32FB" w14:textId="77777777" w:rsidR="00270475" w:rsidRPr="00584AEA" w:rsidRDefault="00270475" w:rsidP="00270475">
      <w:pPr>
        <w:ind w:firstLine="720"/>
        <w:jc w:val="both"/>
        <w:rPr>
          <w:rFonts w:ascii="Arrus" w:hAnsi="Arrus"/>
          <w:sz w:val="22"/>
          <w:szCs w:val="28"/>
          <w:lang w:val="en-GB"/>
        </w:rPr>
      </w:pPr>
      <w:r w:rsidRPr="00584AEA">
        <w:rPr>
          <w:rFonts w:ascii="Arrus" w:hAnsi="Arrus"/>
          <w:b/>
          <w:bCs/>
          <w:sz w:val="22"/>
          <w:szCs w:val="28"/>
          <w:lang w:val="en-GB"/>
        </w:rPr>
        <w:t>The press is extremely choosy in reports and articles of various hues. These are almost always, with a very few exceptions, aimed at promoting individualism, sexual freedom, aristocratic lifestyles, capitalistic economics and rightist politics.</w:t>
      </w:r>
      <w:r w:rsidRPr="00584AEA">
        <w:rPr>
          <w:rFonts w:ascii="Arrus" w:hAnsi="Arrus"/>
          <w:sz w:val="22"/>
          <w:szCs w:val="28"/>
          <w:lang w:val="en-GB"/>
        </w:rPr>
        <w:t xml:space="preserve"> When the elections approach, the role of media becomes even more notorious. The big industrialists and their minions and cronies hold regular conferences to chart out their strategies. The political choices are clearly spelt out and scrutinised. It is followed by discussion on how to promote specific parties or leaders. The media becomes abuzz with attrac</w:t>
      </w:r>
      <w:r w:rsidRPr="00584AEA">
        <w:rPr>
          <w:rFonts w:ascii="Arrus" w:hAnsi="Arrus"/>
          <w:sz w:val="22"/>
          <w:szCs w:val="28"/>
          <w:lang w:val="en-GB"/>
        </w:rPr>
        <w:softHyphen/>
        <w:t>tive stories that seek to alter the political environment. In the recent past, pre-election analyses have become a favourite tool for the media to further the interests of their political friends. The surveys are so planned so as to give a misplaced ac</w:t>
      </w:r>
      <w:r w:rsidRPr="00584AEA">
        <w:rPr>
          <w:rFonts w:ascii="Arrus" w:hAnsi="Arrus"/>
          <w:sz w:val="22"/>
          <w:szCs w:val="28"/>
          <w:lang w:val="en-GB"/>
        </w:rPr>
        <w:softHyphen/>
        <w:t xml:space="preserve">count of political sentiment prevailing in the country. In India, for example, it is clearly known to the </w:t>
      </w:r>
      <w:r w:rsidRPr="00584AEA">
        <w:rPr>
          <w:rFonts w:ascii="Arrus" w:hAnsi="Arrus"/>
          <w:sz w:val="22"/>
          <w:szCs w:val="28"/>
          <w:lang w:val="en-GB"/>
        </w:rPr>
        <w:lastRenderedPageBreak/>
        <w:t xml:space="preserve">media that, out of the chief political forces in the country, some are more popular in urban areas and others have a bigger clout in rural areas. Similarly, some have more mass following in the Western region and the others in the Northern, Southern or Eastern states. The choice of the people also depends upon the classes, communities or castes they belong to. They choose in a way so as to achieve the desired objectives. </w:t>
      </w:r>
    </w:p>
    <w:p w14:paraId="268B32F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media has been playing dirty tricks for quite long. In the eighties, the Shah Bano case was blown into a huge controversy. It triggered the Muslim reaction that wholeheartedly stood against the Supreme Court verdict in the case and successfully campaigned to get it reversed through promulgation of Muslim Women Act. The media projected the whole controversy in a way which gave the impression that Islam suppressed the fair sex and only the media knew what was good for Muslim women. The Muslim </w:t>
      </w:r>
      <w:r w:rsidRPr="00584AEA">
        <w:rPr>
          <w:rFonts w:ascii="Arrus" w:hAnsi="Arrus"/>
          <w:i/>
          <w:iCs/>
          <w:sz w:val="22"/>
          <w:szCs w:val="28"/>
          <w:lang w:val="en-GB"/>
        </w:rPr>
        <w:t>Ulama</w:t>
      </w:r>
      <w:r w:rsidRPr="00584AEA">
        <w:rPr>
          <w:rFonts w:ascii="Arrus" w:hAnsi="Arrus"/>
          <w:sz w:val="22"/>
          <w:szCs w:val="28"/>
          <w:lang w:val="en-GB"/>
        </w:rPr>
        <w:t xml:space="preserve">, intellectuals and legal experts had numerous objections to the judgement, many of which were understandable, but their views were brutally trampled upon. The result of the unilateral debate was that Hindus and other non-Muslim communities of India developed a sort of disregard, even contempt for Muslims and their religion. This was promptly utilised by the protagonists of </w:t>
      </w:r>
      <w:r w:rsidRPr="00584AEA">
        <w:rPr>
          <w:rFonts w:ascii="Arrus" w:hAnsi="Arrus"/>
          <w:i/>
          <w:iCs/>
          <w:sz w:val="22"/>
          <w:szCs w:val="28"/>
          <w:lang w:val="en-GB"/>
        </w:rPr>
        <w:t>Hindutva</w:t>
      </w:r>
      <w:r w:rsidRPr="00584AEA">
        <w:rPr>
          <w:rFonts w:ascii="Arrus" w:hAnsi="Arrus"/>
          <w:sz w:val="22"/>
          <w:szCs w:val="28"/>
          <w:lang w:val="en-GB"/>
        </w:rPr>
        <w:t xml:space="preserve"> to fan hatred against Muslims and then used it in their campaign for the demolition of Babri Mosque, where they planned to build a monumental </w:t>
      </w:r>
      <w:proofErr w:type="spellStart"/>
      <w:r w:rsidRPr="00584AEA">
        <w:rPr>
          <w:rFonts w:ascii="Arrus" w:hAnsi="Arrus"/>
          <w:i/>
          <w:iCs/>
          <w:sz w:val="22"/>
          <w:szCs w:val="28"/>
          <w:lang w:val="en-GB"/>
        </w:rPr>
        <w:t>Ramjanambhoomi</w:t>
      </w:r>
      <w:proofErr w:type="spellEnd"/>
      <w:r w:rsidRPr="00584AEA">
        <w:rPr>
          <w:rFonts w:ascii="Arrus" w:hAnsi="Arrus"/>
          <w:sz w:val="22"/>
          <w:szCs w:val="28"/>
          <w:lang w:val="en-GB"/>
        </w:rPr>
        <w:t xml:space="preserve"> temple. When the BJP leader, Lal Krishan Advani, mounted on the </w:t>
      </w:r>
      <w:r w:rsidRPr="00584AEA">
        <w:rPr>
          <w:rFonts w:ascii="Arrus" w:hAnsi="Arrus"/>
          <w:i/>
          <w:iCs/>
          <w:sz w:val="22"/>
          <w:szCs w:val="28"/>
          <w:lang w:val="en-GB"/>
        </w:rPr>
        <w:t>rath</w:t>
      </w:r>
      <w:r w:rsidRPr="00584AEA">
        <w:rPr>
          <w:rFonts w:ascii="Arrus" w:hAnsi="Arrus"/>
          <w:sz w:val="22"/>
          <w:szCs w:val="28"/>
          <w:lang w:val="en-GB"/>
        </w:rPr>
        <w:t xml:space="preserve"> which rolled on the roads of the country, the media turned saffron. Similarly, V.P. Singh, who was earlier an epitome of honesty in the minds of the majority of lower and upper middle class people, was converted into a despicable villain overnight after his government accepted the Mandal Commission report, which provided reservation in government jobs for the backward classes. The economic fundamentalists and the media supported by it have always defended the</w:t>
      </w:r>
      <w:r w:rsidRPr="00584AEA">
        <w:rPr>
          <w:rFonts w:ascii="Arrus" w:hAnsi="Arrus"/>
          <w:i/>
          <w:iCs/>
          <w:sz w:val="22"/>
          <w:szCs w:val="28"/>
          <w:lang w:val="en-GB"/>
        </w:rPr>
        <w:t xml:space="preserve"> status quo</w:t>
      </w:r>
      <w:r w:rsidRPr="00584AEA">
        <w:rPr>
          <w:rFonts w:ascii="Arrus" w:hAnsi="Arrus"/>
          <w:sz w:val="22"/>
          <w:szCs w:val="28"/>
          <w:lang w:val="en-GB"/>
        </w:rPr>
        <w:t xml:space="preserve">. The </w:t>
      </w:r>
      <w:proofErr w:type="spellStart"/>
      <w:r w:rsidRPr="00584AEA">
        <w:rPr>
          <w:rFonts w:ascii="Arrus" w:hAnsi="Arrus"/>
          <w:sz w:val="22"/>
          <w:szCs w:val="28"/>
          <w:lang w:val="en-GB"/>
        </w:rPr>
        <w:t>Mandalised</w:t>
      </w:r>
      <w:proofErr w:type="spellEnd"/>
      <w:r w:rsidRPr="00584AEA">
        <w:rPr>
          <w:rFonts w:ascii="Arrus" w:hAnsi="Arrus"/>
          <w:sz w:val="22"/>
          <w:szCs w:val="28"/>
          <w:lang w:val="en-GB"/>
        </w:rPr>
        <w:t xml:space="preserve"> politics would help those sections of society to prosper as had historically been subservient to the upper castes. The acceptance of Mandal Commission report came as a caveat to the </w:t>
      </w:r>
      <w:r w:rsidRPr="00584AEA">
        <w:rPr>
          <w:rFonts w:ascii="Arrus" w:hAnsi="Arrus"/>
          <w:i/>
          <w:sz w:val="22"/>
          <w:szCs w:val="28"/>
          <w:lang w:val="en-GB"/>
        </w:rPr>
        <w:t>status quoists</w:t>
      </w:r>
      <w:r w:rsidRPr="00584AEA">
        <w:rPr>
          <w:rFonts w:ascii="Arrus" w:hAnsi="Arrus"/>
          <w:sz w:val="22"/>
          <w:szCs w:val="28"/>
          <w:lang w:val="en-GB"/>
        </w:rPr>
        <w:t xml:space="preserve">; the future of their generations was in jeopardy. Such was the threat to their economic and social hegemony that it prompted them to launch a campaign during which a number of students tried to immolate themselves. The press lavished on these unfortunate incidents highly invidious coverage. What happened in the aftermath of that frenzy is history. The country witnessed brutal polarisation of the masses on the caste and communal grounds. The whole political scenario has since undergone a total metamorphosis. The combined machinations of the </w:t>
      </w:r>
      <w:r w:rsidRPr="00584AEA">
        <w:rPr>
          <w:rFonts w:ascii="Arrus" w:hAnsi="Arrus"/>
          <w:sz w:val="22"/>
          <w:szCs w:val="28"/>
          <w:lang w:val="en-GB"/>
        </w:rPr>
        <w:lastRenderedPageBreak/>
        <w:t xml:space="preserve">political and the economic fundamentalists have boomeranged on them. The classes they wanted to subordinate have grouped themselves into strong political forces. Having lost this battle, the </w:t>
      </w:r>
      <w:r w:rsidRPr="00584AEA">
        <w:rPr>
          <w:rFonts w:ascii="Arrus" w:hAnsi="Arrus"/>
          <w:i/>
          <w:sz w:val="22"/>
          <w:szCs w:val="28"/>
          <w:lang w:val="en-GB"/>
        </w:rPr>
        <w:t>status quoists</w:t>
      </w:r>
      <w:r w:rsidRPr="00584AEA">
        <w:rPr>
          <w:rFonts w:ascii="Arrus" w:hAnsi="Arrus"/>
          <w:sz w:val="22"/>
          <w:szCs w:val="28"/>
          <w:lang w:val="en-GB"/>
        </w:rPr>
        <w:t xml:space="preserve"> are planning their strategies anew.</w:t>
      </w:r>
    </w:p>
    <w:p w14:paraId="268B32F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In 2014 elections, the corporate-driven media campaign turned Narendra Modi into a hero. The corporate bosses had developed doubts about the emerging leadership of Congress with Rahul Gandhi talking more and more about the common masses. In the earlier days of Anna Movement, the media supported it because the UPA II was not favouring the corporate as much as they wished. But later when Kejriwal formed a separate party, AAP, and started challenging some big corporates, he too was turned into a sort of villain. With his well-known and much publicised pro-corporate “Gujarat Model of Development”, Modi was the unanimous choice. The social media too came into action, and the results witnessed a big victory for National Democratic Alliance. </w:t>
      </w:r>
    </w:p>
    <w:p w14:paraId="268B32FE"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Muslims have continuously been at the receiving end. When terrorism attacks occur anywhere in the world, especially on Indian soil, Muslims are declared culprits till proved otherwise. The programmes are presented in a way as if Islam promotes violence and Muslims, especially Ulama, have no option but to “reform” Islam for the cause of peace. It is conveniently forgotten that the other communities throughout the world have much bigger share in all kinds of violence than Muslims. The violence heaped against Muslims such as the one unleashed by Western forces in Muslim countries killing millions of innocent Muslims is ignored, and the terrorist activities are highlighted beyond their impact. </w:t>
      </w:r>
    </w:p>
    <w:p w14:paraId="268B32FF"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The media plays the same political games in all democracies of the world. One objective it has achieved without excep</w:t>
      </w:r>
      <w:r w:rsidRPr="00584AEA">
        <w:rPr>
          <w:rFonts w:ascii="Arrus" w:hAnsi="Arrus"/>
          <w:sz w:val="22"/>
          <w:szCs w:val="28"/>
          <w:lang w:val="en-GB"/>
        </w:rPr>
        <w:softHyphen/>
        <w:t>tion everywhere is that it has succeeded in sweeping most if not all the major social issues under the carpet. The issues that have no economic significance are no more in discussion. The governments are grilled not for their failure in solving the real issues of life but only for the failures at the economic front; and the failures at the economic front are almost always limited only to the failures related to the interests of market.</w:t>
      </w:r>
    </w:p>
    <w:p w14:paraId="268B3300"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Another significant 'contribution' of the media has been its role in driving masses to the markets of all kinds. The media is least concerned with the welfare of the people, or their education and morals. Whatever information the media disseminates is almost always invested with some commercial linkage. The prints as well as the elec</w:t>
      </w:r>
      <w:r w:rsidRPr="00584AEA">
        <w:rPr>
          <w:rFonts w:ascii="Arrus" w:hAnsi="Arrus"/>
          <w:sz w:val="22"/>
          <w:szCs w:val="28"/>
          <w:lang w:val="en-GB"/>
        </w:rPr>
        <w:softHyphen/>
        <w:t xml:space="preserve">tronic media are playing this role to perfection. The overall strategy is to materialise human lives; as conscientious men and women are of no use to the </w:t>
      </w:r>
      <w:r w:rsidRPr="00584AEA">
        <w:rPr>
          <w:rFonts w:ascii="Arrus" w:hAnsi="Arrus"/>
          <w:sz w:val="22"/>
          <w:szCs w:val="28"/>
          <w:lang w:val="en-GB"/>
        </w:rPr>
        <w:lastRenderedPageBreak/>
        <w:t>market. It is, in fact, here that the intrigues of the economic fundamentalists have reached the most sordid level. For them human beings are no humans; they are either animals or machines. It is their animal instincts that fetch them wealth and they use the media to arouse these baser instincts. What a travesty of knowledge that the people these days know enormously more about film actors and actresses, models, fashion designers, musicians and dancers, than scientists, poets, thinkers and reformers.</w:t>
      </w:r>
    </w:p>
    <w:p w14:paraId="268B330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Is it not sheer nonsense that a number of beauty pageant films and music awards programmes and fashion shows are telecast live all over the world but the recording of the presentation ceremony of the biggest academic awards, the Nobel Prize, is not  telecast  even at a later stage. There are no exclusive interviews of the Nobel Laureates and hardly any prominence is given to their achievements. The snaps of a Miss World or Miss Universe continue to adore the newspapers and magazines for months but they have little space for the Nobel Prize, </w:t>
      </w:r>
      <w:proofErr w:type="spellStart"/>
      <w:r w:rsidRPr="00584AEA">
        <w:rPr>
          <w:rFonts w:ascii="Arrus" w:hAnsi="Arrus"/>
          <w:sz w:val="22"/>
          <w:szCs w:val="28"/>
          <w:lang w:val="en-GB"/>
        </w:rPr>
        <w:t>Magasasay</w:t>
      </w:r>
      <w:proofErr w:type="spellEnd"/>
      <w:r w:rsidRPr="00584AEA">
        <w:rPr>
          <w:rFonts w:ascii="Arrus" w:hAnsi="Arrus"/>
          <w:sz w:val="22"/>
          <w:szCs w:val="28"/>
          <w:lang w:val="en-GB"/>
        </w:rPr>
        <w:t xml:space="preserve"> Award or Nehru Award winners. Throughout the day and night, the overwhelming majority of the channels present gorgeously or scantily clad actors and actresses; the academicians, the moralists and reformists are consciously and conveniently neglected. In doing so, they succeed in amassing wealth not only themselves but also help the other industries to satiate their thirst. The advertisements go straight to strike the inner senses of the watchers who go to buy their 'dream items' at first opportunity.</w:t>
      </w:r>
    </w:p>
    <w:p w14:paraId="268B3302"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Advertising propagates two fold messages. First, it convinces the target watchers that the possession of a certain product, at the earliest, shall enhance their social status, shall improve their quality of life and shall defend them against imminent dangers. Second, it blindly promotes such social values and aggravates such physical desires as will ensure benefits for the market. These two objectives are sometimes difficult to be simulta</w:t>
      </w:r>
      <w:r w:rsidRPr="00584AEA">
        <w:rPr>
          <w:rFonts w:ascii="Arrus" w:hAnsi="Arrus"/>
          <w:sz w:val="22"/>
          <w:szCs w:val="28"/>
          <w:lang w:val="en-GB"/>
        </w:rPr>
        <w:softHyphen/>
        <w:t>neously achieved in a single advertisement. Yet the advertisers are not ready to ignore either of the two, and it results in incongruity between the original message (about the product) and the scenes giving the underlined social message</w:t>
      </w:r>
      <w:r w:rsidRPr="00584AEA">
        <w:rPr>
          <w:rFonts w:ascii="Arrus" w:hAnsi="Arrus"/>
          <w:b/>
          <w:bCs/>
          <w:sz w:val="22"/>
          <w:szCs w:val="28"/>
          <w:lang w:val="en-GB"/>
        </w:rPr>
        <w:t xml:space="preserve">. Whatever the nature of the item, whatever its application and whoever its users, semi-naked, gorgeous women invariably appear on the screen. Not only the natural attraction between men and women is utilised up to the hilt but the human covetousness is also stimulated. If you wish or plan to win over a person or persons of the opposite sex, you must brush your teeth with specific brands of tooth brush and tooth paste, must shave yourself with the shaving machine, blade and shaving cream of a certain company, your hair must be washed </w:t>
      </w:r>
      <w:r w:rsidRPr="00584AEA">
        <w:rPr>
          <w:rFonts w:ascii="Arrus" w:hAnsi="Arrus"/>
          <w:b/>
          <w:bCs/>
          <w:sz w:val="22"/>
          <w:szCs w:val="28"/>
          <w:lang w:val="en-GB"/>
        </w:rPr>
        <w:lastRenderedPageBreak/>
        <w:t xml:space="preserve">with a particular shampoo, your bath must be with a specific kind of soap, you must put on  trousers, shirts or </w:t>
      </w:r>
      <w:r w:rsidRPr="00584AEA">
        <w:rPr>
          <w:rFonts w:ascii="Arrus" w:hAnsi="Arrus"/>
          <w:b/>
          <w:bCs/>
          <w:i/>
          <w:iCs/>
          <w:sz w:val="22"/>
          <w:szCs w:val="28"/>
          <w:lang w:val="en-GB"/>
        </w:rPr>
        <w:t>saree</w:t>
      </w:r>
      <w:r w:rsidRPr="00584AEA">
        <w:rPr>
          <w:rFonts w:ascii="Arrus" w:hAnsi="Arrus"/>
          <w:b/>
          <w:bCs/>
          <w:sz w:val="22"/>
          <w:szCs w:val="28"/>
          <w:lang w:val="en-GB"/>
        </w:rPr>
        <w:t>s  of a spe</w:t>
      </w:r>
      <w:r w:rsidRPr="00584AEA">
        <w:rPr>
          <w:rFonts w:ascii="Arrus" w:hAnsi="Arrus"/>
          <w:b/>
          <w:bCs/>
          <w:sz w:val="22"/>
          <w:szCs w:val="28"/>
          <w:lang w:val="en-GB"/>
        </w:rPr>
        <w:softHyphen/>
        <w:t>cific name, even your lingerie must belong to a certain company, you must wear a particular tie, you must have a shoe bearing a special name, must ride a specific bicycle, motorbike, scooter, motorcycle or a car, must smoke a particular brand of cigarette and must take beverages and wines produced by a certain company.</w:t>
      </w:r>
      <w:r w:rsidRPr="00584AEA">
        <w:rPr>
          <w:rFonts w:ascii="Arrus" w:hAnsi="Arrus"/>
          <w:sz w:val="22"/>
          <w:szCs w:val="28"/>
          <w:lang w:val="en-GB"/>
        </w:rPr>
        <w:t xml:space="preserve"> Enjoying sex, you are made to believe, is the most essential part of life which should be topmost on your agenda from the time you step out of your bed till the time you retire; and for a wholesome and perfect sexual life, you must not forget to use all the 'essentials', mentioned about and many more. It does not stop here. The advertisements advise you which brand of condoms you must use, in case you make love, and which tablet you must swallow and lotion you must spray on your genitalia to increase your sexual urge and power; after all, the ecstasy of love must be shared by both the partners.</w:t>
      </w:r>
    </w:p>
    <w:p w14:paraId="268B3303"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The advertisements are not alone in encouraging criminal liai</w:t>
      </w:r>
      <w:r w:rsidRPr="00584AEA">
        <w:rPr>
          <w:rFonts w:ascii="Arrus" w:hAnsi="Arrus"/>
          <w:sz w:val="22"/>
          <w:szCs w:val="28"/>
          <w:lang w:val="en-GB"/>
        </w:rPr>
        <w:softHyphen/>
        <w:t>sons. Even the programmes on TV and films encourage premarital and extramarital relationship. The films show the lovers in extremely provocative dresses and in highly compromising posi</w:t>
      </w:r>
      <w:r w:rsidRPr="00584AEA">
        <w:rPr>
          <w:rFonts w:ascii="Arrus" w:hAnsi="Arrus"/>
          <w:sz w:val="22"/>
          <w:szCs w:val="28"/>
          <w:lang w:val="en-GB"/>
        </w:rPr>
        <w:softHyphen/>
        <w:t>tions. The message to the young lovers is unambiguous. The lovers in the past would continue to have mental proximity for a number of years without compromising their physical aloofness; the modern lovers seek the earliest opportunity, which usually comes within a few days of their introduction, to engage in kissing and hug</w:t>
      </w:r>
      <w:r w:rsidRPr="00584AEA">
        <w:rPr>
          <w:rFonts w:ascii="Arrus" w:hAnsi="Arrus"/>
          <w:sz w:val="22"/>
          <w:szCs w:val="28"/>
          <w:lang w:val="en-GB"/>
        </w:rPr>
        <w:softHyphen/>
        <w:t>ging culminating in the bed. For increasingly larger number of boys and girls, premarital sexual links are no more taboo. The television and films in West are miles ahead. Sex before marriage is the rule rather than exception there, thanks to the media that keeps the sexual urge in a state of excessive excitement. The press there drives immense pleasure and, of course, money from publishing the photographs of eminent personalities in compro</w:t>
      </w:r>
      <w:r w:rsidRPr="00584AEA">
        <w:rPr>
          <w:rFonts w:ascii="Arrus" w:hAnsi="Arrus"/>
          <w:sz w:val="22"/>
          <w:szCs w:val="28"/>
          <w:lang w:val="en-GB"/>
        </w:rPr>
        <w:softHyphen/>
        <w:t>mising positions or in the nude. To peep into the private lives of the rich and famous is a favourite pastime for the amateur cameramen and a lucrative job for the professionals. The tabloids are always willing to assist them in their naked pursuits.</w:t>
      </w:r>
    </w:p>
    <w:p w14:paraId="268B3304"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It is not only the private media where economic fundamentalism manifests itself in its ugliest form, the corporations like BBC and Voice of America, too, are extremely partisan in their presentations. They project themselves as the most unbiased news organisations, but, there is always a carefully hidden conspiracy lurking in the shadows of their programmes. Their objectives include presenting the people of the West as developed and civilised, and the people of the East as backward, </w:t>
      </w:r>
      <w:r w:rsidRPr="00584AEA">
        <w:rPr>
          <w:rFonts w:ascii="Arrus" w:hAnsi="Arrus"/>
          <w:sz w:val="22"/>
          <w:szCs w:val="28"/>
          <w:lang w:val="en-GB"/>
        </w:rPr>
        <w:lastRenderedPageBreak/>
        <w:t>belligerent and uncivilised, making every possible effort to malign religion (especially a particular religion that is considered the biggest threat to their dominance), beating anti-west nations with the stick of “human rights”, blindly supporting individualism, regard</w:t>
      </w:r>
      <w:r w:rsidRPr="00584AEA">
        <w:rPr>
          <w:rFonts w:ascii="Arrus" w:hAnsi="Arrus"/>
          <w:sz w:val="22"/>
          <w:szCs w:val="28"/>
          <w:lang w:val="en-GB"/>
        </w:rPr>
        <w:softHyphen/>
        <w:t>ing all social aberrations as natural, impressing upon the East that whatever vices the West is blamed for are also existing in their societies, and advising them that, if they want to travel on the road to progress, they have no option but to seek scien</w:t>
      </w:r>
      <w:r w:rsidRPr="00584AEA">
        <w:rPr>
          <w:rFonts w:ascii="Arrus" w:hAnsi="Arrus"/>
          <w:sz w:val="22"/>
          <w:szCs w:val="28"/>
          <w:lang w:val="en-GB"/>
        </w:rPr>
        <w:softHyphen/>
        <w:t>tific, technical and economic assistance from Western Powers. BBC has always spouted venom on communism, Islam and Indian culture. It has constantly striven to demolish all religions in general and Islam in particular. The sense and concept of chastity with which Islam and other religious people have always been extremely concerned has been ridiculed rather than appreciated; instead, it has carried reports on homosexuality and other similar perversions in some East Asian countries in order to convince the listeners that debauchery is not limited to the West.</w:t>
      </w:r>
    </w:p>
    <w:p w14:paraId="268B3305"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The impacts of sensationalism in journalism on business are manifold. It multiplies the sales of newspapers and magazines, diverts the attention of the masses from their real problems that are mostly the outcome of glaring economic imbalances accentuat</w:t>
      </w:r>
      <w:r w:rsidRPr="00584AEA">
        <w:rPr>
          <w:rFonts w:ascii="Arrus" w:hAnsi="Arrus"/>
          <w:sz w:val="22"/>
          <w:szCs w:val="28"/>
          <w:lang w:val="en-GB"/>
        </w:rPr>
        <w:softHyphen/>
        <w:t>ed by economic fundamentalism, fans materialistic desires, which is the key to consumerism, and changes social and cultural ethos in society. Sometimes it goes to the extent of blackmailing the public figures. The increased sales, naturally, brings in more advertise</w:t>
      </w:r>
      <w:r w:rsidRPr="00584AEA">
        <w:rPr>
          <w:rFonts w:ascii="Arrus" w:hAnsi="Arrus"/>
          <w:sz w:val="22"/>
          <w:szCs w:val="28"/>
          <w:lang w:val="en-GB"/>
        </w:rPr>
        <w:softHyphen/>
        <w:t>ments.</w:t>
      </w:r>
    </w:p>
    <w:p w14:paraId="268B3306"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ab/>
        <w:t>To justify and perpetuate its style of functioning, the media has discovered the “freedom of expression” that has lately assumed notorious proportions. To traduce anybody, to malign religions and religious figures, to describe and exaggerate the most private areas of the life of any celebrity, to portray or publish anyone in the nude, to film the lewdest forms of sexual relations and to engage in disinformation for the furtherance of the desired objec</w:t>
      </w:r>
      <w:r w:rsidRPr="00584AEA">
        <w:rPr>
          <w:rFonts w:ascii="Arrus" w:hAnsi="Arrus"/>
          <w:sz w:val="22"/>
          <w:szCs w:val="28"/>
          <w:lang w:val="en-GB"/>
        </w:rPr>
        <w:softHyphen/>
        <w:t>tives--all these have become great symbols of freedom of expres</w:t>
      </w:r>
      <w:r w:rsidRPr="00584AEA">
        <w:rPr>
          <w:rFonts w:ascii="Arrus" w:hAnsi="Arrus"/>
          <w:sz w:val="22"/>
          <w:szCs w:val="28"/>
          <w:lang w:val="en-GB"/>
        </w:rPr>
        <w:softHyphen/>
        <w:t xml:space="preserve">sion for them. Liberty has turned into libertinage and license to express has resulted in licentiousness. Any attempt to censor or curb such vagrancy attracts virulent condemnation by the media all over the world. Those who advocate some control on expression are booed down as the enemies of freedom, civilisation and development. To give further credence to its licentiousness, the media has used the “right to know” as an instrument to defend itself. And when sometimes it faces unbearably intensive shelling for its waywardness, it takes refuge in the argument that instead of making any laws to patrol the media the media must itself resolve to exercise self- restraint. This is another matter that, as soon as the controversy gets subdued the </w:t>
      </w:r>
      <w:r w:rsidRPr="00584AEA">
        <w:rPr>
          <w:rFonts w:ascii="Arrus" w:hAnsi="Arrus"/>
          <w:sz w:val="22"/>
          <w:szCs w:val="28"/>
          <w:lang w:val="en-GB"/>
        </w:rPr>
        <w:lastRenderedPageBreak/>
        <w:t>self-restraint, too, is cremated with full media honours. Thus “freedom of expression” is nothing but a tool in the hands of the economic fundamentalists, who misuse it with great effect for their commercial adventures.</w:t>
      </w:r>
    </w:p>
    <w:p w14:paraId="268B3307"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No doubt one may smile and smile and yet be a villain.</w:t>
      </w:r>
    </w:p>
    <w:p w14:paraId="268B3308" w14:textId="77777777" w:rsidR="00270475" w:rsidRPr="00584AEA" w:rsidRDefault="00270475" w:rsidP="00270475">
      <w:pPr>
        <w:jc w:val="both"/>
        <w:rPr>
          <w:rFonts w:ascii="Arrus" w:hAnsi="Arrus"/>
          <w:b/>
          <w:bCs/>
          <w:sz w:val="30"/>
          <w:szCs w:val="40"/>
          <w:lang w:val="en-GB"/>
        </w:rPr>
      </w:pPr>
    </w:p>
    <w:p w14:paraId="268B3309" w14:textId="77777777" w:rsidR="00270475" w:rsidRPr="00584AEA" w:rsidRDefault="00270475" w:rsidP="00270475">
      <w:pPr>
        <w:jc w:val="both"/>
        <w:rPr>
          <w:rFonts w:ascii="Arrus" w:hAnsi="Arrus"/>
          <w:b/>
          <w:bCs/>
          <w:sz w:val="26"/>
          <w:szCs w:val="28"/>
          <w:lang w:val="en-GB"/>
        </w:rPr>
      </w:pPr>
      <w:r w:rsidRPr="00584AEA">
        <w:rPr>
          <w:rFonts w:ascii="Arrus" w:hAnsi="Arrus"/>
          <w:b/>
          <w:bCs/>
          <w:sz w:val="26"/>
          <w:szCs w:val="28"/>
          <w:lang w:val="en-GB"/>
        </w:rPr>
        <w:t>Media the multi-billion industry in India</w:t>
      </w:r>
    </w:p>
    <w:p w14:paraId="268B330A" w14:textId="77777777" w:rsidR="00270475" w:rsidRPr="00584AEA" w:rsidRDefault="00270475" w:rsidP="00270475">
      <w:pPr>
        <w:pStyle w:val="Heading1"/>
        <w:keepNext/>
        <w:spacing w:before="240" w:after="60"/>
        <w:ind w:firstLine="720"/>
        <w:jc w:val="both"/>
        <w:rPr>
          <w:rFonts w:ascii="Arrus" w:hAnsi="Arrus"/>
          <w:kern w:val="32"/>
          <w:sz w:val="22"/>
          <w:szCs w:val="28"/>
          <w:lang w:val="en-GB"/>
        </w:rPr>
      </w:pPr>
      <w:r w:rsidRPr="00584AEA">
        <w:rPr>
          <w:rFonts w:ascii="Arrus" w:hAnsi="Arrus"/>
          <w:kern w:val="32"/>
          <w:sz w:val="22"/>
          <w:szCs w:val="28"/>
          <w:lang w:val="en-GB"/>
        </w:rPr>
        <w:t>“India's Media industry to grow 10.5 % by 2013” by Anubhav Goyal describes the dimensions of India’s media interest. Its salient features are as follows:</w:t>
      </w:r>
    </w:p>
    <w:p w14:paraId="268B330B" w14:textId="77777777" w:rsidR="00270475" w:rsidRPr="00584AEA" w:rsidRDefault="00270475" w:rsidP="00270475">
      <w:pPr>
        <w:jc w:val="both"/>
        <w:rPr>
          <w:rFonts w:ascii="Arrus" w:hAnsi="Arrus"/>
          <w:i/>
          <w:sz w:val="22"/>
          <w:szCs w:val="28"/>
          <w:vertAlign w:val="superscript"/>
          <w:lang w:val="en-GB"/>
        </w:rPr>
      </w:pPr>
      <w:r w:rsidRPr="00584AEA">
        <w:rPr>
          <w:rFonts w:ascii="Arrus" w:hAnsi="Arrus"/>
          <w:i/>
          <w:sz w:val="22"/>
          <w:szCs w:val="28"/>
          <w:lang w:val="en-GB"/>
        </w:rPr>
        <w:t>“In the mobile telephony sector, Bharti Airtel controls 24.3% subscriber base followed by Reliance Communications with 18.9%, Vodafone with 18.8%, BSNL with 12.7% subscriber base as of June-2009, India had a total of 880 million mobile phone connections by 2011, Total fixed-line and wireless subscribers reached 688 million as of August 2010</w:t>
      </w:r>
      <w:r w:rsidRPr="00584AEA">
        <w:rPr>
          <w:rFonts w:ascii="Arrus" w:hAnsi="Arrus"/>
          <w:i/>
          <w:sz w:val="22"/>
          <w:szCs w:val="28"/>
          <w:vertAlign w:val="superscript"/>
          <w:lang w:val="en-GB"/>
        </w:rPr>
        <w:t>….</w:t>
      </w:r>
    </w:p>
    <w:p w14:paraId="268B330C" w14:textId="77777777" w:rsidR="00270475" w:rsidRPr="00584AEA" w:rsidRDefault="00270475" w:rsidP="00270475">
      <w:pPr>
        <w:spacing w:before="150"/>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 xml:space="preserve">For the remaining years of the forecast period, the industry will continue to grow at increasing rates, resulting in the overall compound annual growth rate for the period 2009-13 of 10.5%. </w:t>
      </w:r>
    </w:p>
    <w:p w14:paraId="268B330D" w14:textId="77777777" w:rsidR="00270475" w:rsidRPr="00584AEA" w:rsidRDefault="00270475" w:rsidP="00270475">
      <w:pPr>
        <w:spacing w:before="150"/>
        <w:jc w:val="both"/>
        <w:rPr>
          <w:rFonts w:ascii="Arrus" w:hAnsi="Arrus"/>
          <w:i/>
          <w:sz w:val="22"/>
          <w:szCs w:val="28"/>
          <w:lang w:val="en-GB"/>
        </w:rPr>
      </w:pPr>
      <w:r w:rsidRPr="00584AEA">
        <w:rPr>
          <w:rFonts w:ascii="Arrus" w:hAnsi="Arrus"/>
          <w:i/>
          <w:sz w:val="22"/>
          <w:szCs w:val="28"/>
          <w:lang w:val="en-GB"/>
        </w:rPr>
        <w:t>“Television industry is projected to continue to be the major contributor to the overall industry revenue pie and is estimated to grow at a stable rate of 11.4% cumulatively over the next five years, from an estimated Rs. 244.7 billion in 2008. The overall television industry is projected to reach Rs. 420.0 billion by 2013. In the Television pie, television distribution is projected to garner a share of 60% in 2013. On the other hand, television advertising industry is projected to command a share of 41.0% in 2013, having increased from a present share of 39.0% in the total ad industry pie. The relative share of the television content industry is expected to remain constant at 4%. …..</w:t>
      </w:r>
    </w:p>
    <w:p w14:paraId="268B330E" w14:textId="77777777" w:rsidR="00270475" w:rsidRPr="00584AEA" w:rsidRDefault="00270475" w:rsidP="00270475">
      <w:pPr>
        <w:spacing w:before="150"/>
        <w:jc w:val="both"/>
        <w:rPr>
          <w:rFonts w:ascii="Arrus" w:hAnsi="Arrus"/>
          <w:i/>
          <w:sz w:val="22"/>
          <w:szCs w:val="28"/>
          <w:lang w:val="en-GB"/>
        </w:rPr>
      </w:pPr>
      <w:r w:rsidRPr="00584AEA">
        <w:rPr>
          <w:rFonts w:ascii="Arrus" w:hAnsi="Arrus"/>
          <w:i/>
          <w:sz w:val="22"/>
          <w:szCs w:val="28"/>
          <w:lang w:val="en-GB"/>
        </w:rPr>
        <w:t>“Film industry is projected to grow at a CAGR of 11.6% over the next five years, reaching to Rs. 185 billion in 2013 from the present Rs. 107 billion in 2008. The relative shares of the film industry are expected to shift marginally from the traditional revenues to the new emerging revenues…….</w:t>
      </w:r>
    </w:p>
    <w:p w14:paraId="268B330F" w14:textId="77777777" w:rsidR="00270475" w:rsidRPr="00584AEA" w:rsidRDefault="00270475" w:rsidP="00270475">
      <w:pPr>
        <w:spacing w:before="150"/>
        <w:jc w:val="both"/>
        <w:rPr>
          <w:rFonts w:ascii="Arrus" w:hAnsi="Arrus"/>
          <w:i/>
          <w:sz w:val="22"/>
          <w:szCs w:val="28"/>
          <w:lang w:val="en-GB"/>
        </w:rPr>
      </w:pPr>
      <w:r w:rsidRPr="00584AEA">
        <w:rPr>
          <w:rFonts w:ascii="Arrus" w:hAnsi="Arrus"/>
          <w:i/>
          <w:sz w:val="22"/>
          <w:szCs w:val="28"/>
          <w:lang w:val="en-GB"/>
        </w:rPr>
        <w:t xml:space="preserve">“Print media industry is projected to grow by 5.6% over the period 2009-13, reaching to Rs.213 billion in 2013 from the present Rs. 162 billion in 2008. The relative shares of newspaper publishing and magazine publishing are not expected to change significantly and are expected to remain the same at around 87% in favour of newspaper publishing. </w:t>
      </w:r>
      <w:r w:rsidRPr="00584AEA">
        <w:rPr>
          <w:rFonts w:ascii="Arrus" w:hAnsi="Arrus"/>
          <w:i/>
          <w:sz w:val="22"/>
          <w:szCs w:val="28"/>
          <w:lang w:val="en-GB"/>
        </w:rPr>
        <w:lastRenderedPageBreak/>
        <w:t>Magazine publishing is expected to grow at a higher rate of 6.5% as compared with newspaper publishing which is expected to grow at 5.6% for the next 5 years. ………</w:t>
      </w:r>
    </w:p>
    <w:p w14:paraId="268B3310" w14:textId="77777777" w:rsidR="00270475" w:rsidRPr="00584AEA" w:rsidRDefault="00270475" w:rsidP="00270475">
      <w:pPr>
        <w:spacing w:before="150"/>
        <w:jc w:val="both"/>
        <w:rPr>
          <w:rFonts w:ascii="Arrus" w:hAnsi="Arrus"/>
          <w:i/>
          <w:sz w:val="22"/>
          <w:szCs w:val="28"/>
          <w:lang w:val="en-GB"/>
        </w:rPr>
      </w:pPr>
      <w:r w:rsidRPr="00584AEA">
        <w:rPr>
          <w:rFonts w:ascii="Arrus" w:hAnsi="Arrus"/>
          <w:i/>
          <w:sz w:val="22"/>
          <w:szCs w:val="28"/>
          <w:lang w:val="en-GB"/>
        </w:rPr>
        <w:t>“Radio advertising industry is projected to grow at a CAGR of 18% over 2009-13, reaching Rs. 19 billion in 2013 from the present Rs. 8.3 billion in 2008; more than double its present size. In terms of share of ad pie, it is projected that the radio advertising industry will be able to increase its share from 3.8% to 5.2% in the next five years. …….</w:t>
      </w:r>
    </w:p>
    <w:p w14:paraId="268B3311" w14:textId="77777777" w:rsidR="00270475" w:rsidRPr="00584AEA" w:rsidRDefault="00270475" w:rsidP="00270475">
      <w:pPr>
        <w:spacing w:before="150"/>
        <w:jc w:val="both"/>
        <w:rPr>
          <w:rFonts w:ascii="Arrus" w:hAnsi="Arrus"/>
          <w:i/>
          <w:sz w:val="22"/>
          <w:szCs w:val="28"/>
          <w:lang w:val="en-GB"/>
        </w:rPr>
      </w:pPr>
      <w:r w:rsidRPr="00584AEA">
        <w:rPr>
          <w:rFonts w:ascii="Arrus" w:hAnsi="Arrus"/>
          <w:i/>
          <w:sz w:val="22"/>
          <w:szCs w:val="28"/>
          <w:lang w:val="en-GB"/>
        </w:rPr>
        <w:t>“Emerging segments, the key growth driver for the music industry over the next five years will be digital music, and its share is expected to move from 16% in 2008 to 60% in 2013. Within digital music, mobile music will continue to increase its share and maintain its dominance.</w:t>
      </w:r>
    </w:p>
    <w:p w14:paraId="268B3312" w14:textId="77777777" w:rsidR="00270475" w:rsidRPr="00584AEA" w:rsidRDefault="00270475" w:rsidP="00270475">
      <w:pPr>
        <w:spacing w:before="150"/>
        <w:jc w:val="both"/>
        <w:rPr>
          <w:rFonts w:ascii="Arrus" w:hAnsi="Arrus"/>
          <w:i/>
          <w:sz w:val="22"/>
          <w:szCs w:val="28"/>
          <w:lang w:val="en-GB"/>
        </w:rPr>
      </w:pPr>
      <w:r w:rsidRPr="00584AEA">
        <w:rPr>
          <w:rFonts w:ascii="Arrus" w:hAnsi="Arrus"/>
          <w:i/>
          <w:sz w:val="22"/>
          <w:szCs w:val="28"/>
          <w:lang w:val="en-GB"/>
        </w:rPr>
        <w:t>“Given the trends of increased internet usage, internet advertising is projected to grow by 32% over the next five years and reach an estimated Rs. 20 billion in 2013 from the present Rs. 5 billion in 2008. The share of the online advertising too is projected to grow from 2.3% in 2008 to 5.5% in 2013 of the overall advertising pie……</w:t>
      </w:r>
    </w:p>
    <w:p w14:paraId="268B3313" w14:textId="77777777" w:rsidR="00270475" w:rsidRPr="00584AEA" w:rsidRDefault="00270475" w:rsidP="00270475">
      <w:pPr>
        <w:spacing w:before="150"/>
        <w:jc w:val="both"/>
        <w:rPr>
          <w:rFonts w:ascii="Arrus" w:hAnsi="Arrus"/>
          <w:i/>
          <w:sz w:val="22"/>
          <w:szCs w:val="28"/>
          <w:lang w:val="en-GB"/>
        </w:rPr>
      </w:pPr>
      <w:r w:rsidRPr="00584AEA">
        <w:rPr>
          <w:rFonts w:ascii="Arrus" w:hAnsi="Arrus"/>
          <w:i/>
          <w:sz w:val="22"/>
          <w:szCs w:val="28"/>
          <w:lang w:val="en-GB"/>
        </w:rPr>
        <w:t>“The estimated size of Out of home (OOH) advertising spend is Rs 15 billion in 2008, which is projected to become almost twice its current size in 2013 (i.e., Rs 25 billion). Its share in the total ad pie is expected to go down marginally to 6.8% in 2013 from a current level of 6.9% in 2008. ….</w:t>
      </w:r>
    </w:p>
    <w:p w14:paraId="268B3314" w14:textId="77777777" w:rsidR="00270475" w:rsidRPr="00584AEA" w:rsidRDefault="00270475" w:rsidP="00270475">
      <w:pPr>
        <w:spacing w:before="150"/>
        <w:jc w:val="both"/>
        <w:rPr>
          <w:rFonts w:ascii="Arrus" w:hAnsi="Arrus"/>
          <w:i/>
          <w:sz w:val="22"/>
          <w:szCs w:val="28"/>
          <w:lang w:val="en-GB"/>
        </w:rPr>
      </w:pPr>
      <w:r w:rsidRPr="00584AEA">
        <w:rPr>
          <w:rFonts w:ascii="Arrus" w:hAnsi="Arrus"/>
          <w:i/>
          <w:sz w:val="22"/>
          <w:szCs w:val="28"/>
          <w:lang w:val="en-GB"/>
        </w:rPr>
        <w:t>“Animation, gaming and VFX industry will continue to maintain its growth pace and is projected to grow at a CAGR of 22% to Rs. 42.5 billion in 2013 from its current size of Rs. 15.6 billion. In the animation space, domestic demand will create the fillip in its growth, as well as contribution from international co-productions, in the film and television space. …..</w:t>
      </w:r>
    </w:p>
    <w:p w14:paraId="268B3315" w14:textId="77777777" w:rsidR="00270475" w:rsidRPr="00584AEA" w:rsidRDefault="00270475" w:rsidP="00270475">
      <w:pPr>
        <w:spacing w:before="150"/>
        <w:jc w:val="both"/>
        <w:rPr>
          <w:rFonts w:ascii="Arrus" w:hAnsi="Arrus"/>
          <w:i/>
          <w:sz w:val="22"/>
          <w:szCs w:val="28"/>
          <w:lang w:val="en-GB"/>
        </w:rPr>
      </w:pPr>
      <w:r w:rsidRPr="00584AEA">
        <w:rPr>
          <w:rFonts w:ascii="Arrus" w:hAnsi="Arrus"/>
          <w:i/>
          <w:sz w:val="22"/>
          <w:szCs w:val="28"/>
          <w:lang w:val="en-GB"/>
        </w:rPr>
        <w:t>“Owing to the economic slowdown, the growth in advertising spending has slowed after a period of robust growth. In 2008, overall advertising spending recorded a growth of 11.3%, over the previous year which is much lower than the growth rate of 20.7% in the earlier year. Overall spending expected to increase from the present size of Rs. 216 billion in 2008, to Rs. 366 billion in 2013 (a cumulative growth of 11.1% on an overall basis). ..”</w:t>
      </w:r>
    </w:p>
    <w:p w14:paraId="268B3316" w14:textId="77777777" w:rsidR="00270475" w:rsidRPr="00584AEA" w:rsidRDefault="00270475" w:rsidP="00270475">
      <w:pPr>
        <w:jc w:val="both"/>
        <w:rPr>
          <w:rFonts w:ascii="Arrus" w:hAnsi="Arrus"/>
          <w:sz w:val="14"/>
          <w:szCs w:val="18"/>
          <w:lang w:val="en-GB"/>
        </w:rPr>
      </w:pPr>
      <w:r w:rsidRPr="00584AEA">
        <w:rPr>
          <w:rFonts w:ascii="Arrus" w:hAnsi="Arrus"/>
          <w:sz w:val="14"/>
          <w:szCs w:val="18"/>
          <w:lang w:val="en-GB"/>
        </w:rPr>
        <w:t>(http://www.medianewsline.com/news/132/ARTICLE/4864/2009-07-29.html)</w:t>
      </w:r>
    </w:p>
    <w:p w14:paraId="268B3317" w14:textId="77777777" w:rsidR="00270475" w:rsidRPr="00584AEA" w:rsidRDefault="00270475" w:rsidP="00270475">
      <w:pPr>
        <w:jc w:val="both"/>
        <w:rPr>
          <w:rFonts w:ascii="Arrus" w:hAnsi="Arrus"/>
          <w:sz w:val="22"/>
          <w:szCs w:val="28"/>
          <w:lang w:val="en-GB"/>
        </w:rPr>
      </w:pPr>
    </w:p>
    <w:p w14:paraId="268B3318"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Muslim Role</w:t>
      </w:r>
    </w:p>
    <w:p w14:paraId="268B3319" w14:textId="77777777" w:rsidR="00270475" w:rsidRPr="00584AEA" w:rsidRDefault="00270475" w:rsidP="00270475">
      <w:pPr>
        <w:ind w:firstLine="720"/>
        <w:jc w:val="both"/>
        <w:rPr>
          <w:rFonts w:ascii="Arrus" w:hAnsi="Arrus"/>
          <w:b/>
          <w:bCs/>
          <w:sz w:val="22"/>
          <w:szCs w:val="28"/>
          <w:lang w:val="en-GB"/>
        </w:rPr>
      </w:pPr>
      <w:r w:rsidRPr="00584AEA">
        <w:rPr>
          <w:rFonts w:ascii="Arrus" w:hAnsi="Arrus"/>
          <w:sz w:val="22"/>
          <w:szCs w:val="28"/>
          <w:lang w:val="en-GB"/>
        </w:rPr>
        <w:t xml:space="preserve">Muslims are highly talented people. Creativity in arts and culture </w:t>
      </w:r>
      <w:r w:rsidRPr="00584AEA">
        <w:rPr>
          <w:rFonts w:ascii="Arrus" w:hAnsi="Arrus"/>
          <w:sz w:val="22"/>
          <w:szCs w:val="28"/>
          <w:lang w:val="en-GB"/>
        </w:rPr>
        <w:lastRenderedPageBreak/>
        <w:t xml:space="preserve">is at its zenith among Indian Muslims. This is more than evident from their overwhelming presence in film industry and to a lesser extent in the TV industry. Their role is far less in the mainstream print media.  </w:t>
      </w:r>
      <w:r w:rsidRPr="00584AEA">
        <w:rPr>
          <w:rFonts w:ascii="Arrus" w:hAnsi="Arrus"/>
          <w:b/>
          <w:bCs/>
          <w:sz w:val="22"/>
          <w:szCs w:val="28"/>
          <w:lang w:val="en-GB"/>
        </w:rPr>
        <w:t xml:space="preserve">Muslims will have to look at the media from two angles: Social and Economic. </w:t>
      </w:r>
    </w:p>
    <w:p w14:paraId="268B331A" w14:textId="77777777" w:rsidR="00270475" w:rsidRPr="00584AEA" w:rsidRDefault="00270475" w:rsidP="00270475">
      <w:pPr>
        <w:jc w:val="both"/>
        <w:rPr>
          <w:rFonts w:ascii="Arrus" w:hAnsi="Arrus"/>
          <w:b/>
          <w:bCs/>
          <w:sz w:val="22"/>
          <w:szCs w:val="28"/>
          <w:lang w:val="en-GB"/>
        </w:rPr>
      </w:pPr>
    </w:p>
    <w:p w14:paraId="268B331B"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Social Dimensions</w:t>
      </w:r>
    </w:p>
    <w:p w14:paraId="268B331C"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As has been the central theme of the whole Approach Paper, Muslims have their own glasses of looking at things. Media have to play a responsible role in </w:t>
      </w:r>
    </w:p>
    <w:p w14:paraId="268B331D" w14:textId="77777777" w:rsidR="00270475" w:rsidRPr="00584AEA" w:rsidRDefault="00270475" w:rsidP="00270475">
      <w:pPr>
        <w:jc w:val="both"/>
        <w:rPr>
          <w:rFonts w:ascii="Arrus" w:hAnsi="Arrus"/>
          <w:sz w:val="22"/>
          <w:szCs w:val="28"/>
          <w:lang w:val="en-GB"/>
        </w:rPr>
      </w:pPr>
    </w:p>
    <w:p w14:paraId="268B331E" w14:textId="77777777" w:rsidR="00270475" w:rsidRPr="00584AEA" w:rsidRDefault="00270475" w:rsidP="006F4670">
      <w:pPr>
        <w:pStyle w:val="ListParagraph"/>
        <w:numPr>
          <w:ilvl w:val="0"/>
          <w:numId w:val="35"/>
        </w:numPr>
        <w:tabs>
          <w:tab w:val="left" w:pos="720"/>
        </w:tabs>
        <w:jc w:val="both"/>
        <w:rPr>
          <w:rFonts w:ascii="Arrus" w:hAnsi="Arrus"/>
          <w:b/>
          <w:bCs/>
          <w:sz w:val="22"/>
          <w:szCs w:val="28"/>
          <w:lang w:val="en-GB"/>
        </w:rPr>
      </w:pPr>
      <w:r w:rsidRPr="00584AEA">
        <w:rPr>
          <w:rFonts w:ascii="Arrus" w:hAnsi="Arrus"/>
          <w:b/>
          <w:bCs/>
          <w:sz w:val="22"/>
          <w:szCs w:val="28"/>
          <w:lang w:val="en-GB"/>
        </w:rPr>
        <w:t>Presenting the facts;</w:t>
      </w:r>
    </w:p>
    <w:p w14:paraId="268B331F" w14:textId="77777777" w:rsidR="00270475" w:rsidRPr="00584AEA" w:rsidRDefault="00270475" w:rsidP="006F4670">
      <w:pPr>
        <w:pStyle w:val="ListParagraph"/>
        <w:numPr>
          <w:ilvl w:val="0"/>
          <w:numId w:val="35"/>
        </w:numPr>
        <w:tabs>
          <w:tab w:val="left" w:pos="720"/>
        </w:tabs>
        <w:jc w:val="both"/>
        <w:rPr>
          <w:rFonts w:ascii="Arrus" w:hAnsi="Arrus"/>
          <w:b/>
          <w:bCs/>
          <w:sz w:val="22"/>
          <w:szCs w:val="28"/>
          <w:lang w:val="en-GB"/>
        </w:rPr>
      </w:pPr>
      <w:r w:rsidRPr="00584AEA">
        <w:rPr>
          <w:rFonts w:ascii="Arrus" w:hAnsi="Arrus"/>
          <w:b/>
          <w:bCs/>
          <w:sz w:val="22"/>
          <w:szCs w:val="28"/>
          <w:lang w:val="en-GB"/>
        </w:rPr>
        <w:t>Supporting healthy, moral and ethical values;</w:t>
      </w:r>
    </w:p>
    <w:p w14:paraId="268B3320" w14:textId="77777777" w:rsidR="00270475" w:rsidRPr="00584AEA" w:rsidRDefault="00270475" w:rsidP="006F4670">
      <w:pPr>
        <w:pStyle w:val="ListParagraph"/>
        <w:numPr>
          <w:ilvl w:val="0"/>
          <w:numId w:val="35"/>
        </w:numPr>
        <w:tabs>
          <w:tab w:val="left" w:pos="720"/>
        </w:tabs>
        <w:jc w:val="both"/>
        <w:rPr>
          <w:rFonts w:ascii="Arrus" w:hAnsi="Arrus"/>
          <w:b/>
          <w:bCs/>
          <w:sz w:val="22"/>
          <w:szCs w:val="28"/>
          <w:lang w:val="en-GB"/>
        </w:rPr>
      </w:pPr>
      <w:r w:rsidRPr="00584AEA">
        <w:rPr>
          <w:rFonts w:ascii="Arrus" w:hAnsi="Arrus"/>
          <w:b/>
          <w:bCs/>
          <w:sz w:val="22"/>
          <w:szCs w:val="28"/>
          <w:lang w:val="en-GB"/>
        </w:rPr>
        <w:t xml:space="preserve"> Supporting the cause of the deprived and weaker sections of society;</w:t>
      </w:r>
    </w:p>
    <w:p w14:paraId="268B3321" w14:textId="77777777" w:rsidR="00270475" w:rsidRPr="00584AEA" w:rsidRDefault="00270475" w:rsidP="006F4670">
      <w:pPr>
        <w:pStyle w:val="ListParagraph"/>
        <w:numPr>
          <w:ilvl w:val="0"/>
          <w:numId w:val="35"/>
        </w:numPr>
        <w:tabs>
          <w:tab w:val="left" w:pos="720"/>
        </w:tabs>
        <w:jc w:val="both"/>
        <w:rPr>
          <w:rFonts w:ascii="Arrus" w:hAnsi="Arrus"/>
          <w:b/>
          <w:bCs/>
          <w:sz w:val="22"/>
          <w:szCs w:val="28"/>
          <w:lang w:val="en-GB"/>
        </w:rPr>
      </w:pPr>
      <w:r w:rsidRPr="00584AEA">
        <w:rPr>
          <w:rFonts w:ascii="Arrus" w:hAnsi="Arrus"/>
          <w:b/>
          <w:bCs/>
          <w:sz w:val="22"/>
          <w:szCs w:val="28"/>
          <w:lang w:val="en-GB"/>
        </w:rPr>
        <w:t>Supporting peace at every level;</w:t>
      </w:r>
    </w:p>
    <w:p w14:paraId="268B3322" w14:textId="77777777" w:rsidR="00270475" w:rsidRPr="00584AEA" w:rsidRDefault="00270475" w:rsidP="006F4670">
      <w:pPr>
        <w:pStyle w:val="ListParagraph"/>
        <w:numPr>
          <w:ilvl w:val="0"/>
          <w:numId w:val="35"/>
        </w:numPr>
        <w:tabs>
          <w:tab w:val="left" w:pos="720"/>
        </w:tabs>
        <w:jc w:val="both"/>
        <w:rPr>
          <w:rFonts w:ascii="Arrus" w:hAnsi="Arrus"/>
          <w:b/>
          <w:bCs/>
          <w:sz w:val="22"/>
          <w:szCs w:val="28"/>
          <w:lang w:val="en-GB"/>
        </w:rPr>
      </w:pPr>
      <w:r w:rsidRPr="00584AEA">
        <w:rPr>
          <w:rFonts w:ascii="Arrus" w:hAnsi="Arrus"/>
          <w:b/>
          <w:bCs/>
          <w:sz w:val="22"/>
          <w:szCs w:val="28"/>
          <w:lang w:val="en-GB"/>
        </w:rPr>
        <w:t>Campaigning against evil practices;</w:t>
      </w:r>
    </w:p>
    <w:p w14:paraId="268B3323" w14:textId="77777777" w:rsidR="00270475" w:rsidRPr="00584AEA" w:rsidRDefault="00270475" w:rsidP="006F4670">
      <w:pPr>
        <w:pStyle w:val="ListParagraph"/>
        <w:numPr>
          <w:ilvl w:val="0"/>
          <w:numId w:val="35"/>
        </w:numPr>
        <w:tabs>
          <w:tab w:val="left" w:pos="720"/>
        </w:tabs>
        <w:jc w:val="both"/>
        <w:rPr>
          <w:rFonts w:ascii="Arrus" w:hAnsi="Arrus"/>
          <w:b/>
          <w:bCs/>
          <w:sz w:val="22"/>
          <w:szCs w:val="28"/>
          <w:lang w:val="en-GB"/>
        </w:rPr>
      </w:pPr>
      <w:r w:rsidRPr="00584AEA">
        <w:rPr>
          <w:rFonts w:ascii="Arrus" w:hAnsi="Arrus"/>
          <w:b/>
          <w:bCs/>
          <w:sz w:val="22"/>
          <w:szCs w:val="28"/>
          <w:lang w:val="en-GB"/>
        </w:rPr>
        <w:t>Providing healthy entertainment</w:t>
      </w:r>
    </w:p>
    <w:p w14:paraId="268B3324" w14:textId="77777777" w:rsidR="00270475" w:rsidRPr="00584AEA" w:rsidRDefault="00270475" w:rsidP="00270475">
      <w:pPr>
        <w:jc w:val="both"/>
        <w:rPr>
          <w:rFonts w:ascii="Arrus" w:hAnsi="Arrus"/>
          <w:sz w:val="22"/>
          <w:szCs w:val="28"/>
          <w:lang w:val="en-GB"/>
        </w:rPr>
      </w:pPr>
    </w:p>
    <w:p w14:paraId="268B3325"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The media at present is following none of the above mentioned objectives. Muslims in India are at the receiving end because: </w:t>
      </w:r>
    </w:p>
    <w:p w14:paraId="268B3326"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(1) The International media including the so-called big bosses of media like BBC, CNN, etc are only promoting the interests of the forces of globalisation and tend to present a negative view of Islam and Muslims. They promote the concepts of “freedom of choice” and “human rights” that are not in line with the three-dimensional Islamic system of Fundamental Rights, Fundamental Duties and Fundamental Prohibitions. The situation since 9/11 has become dangerous, and the international media is engaged in spreading the worst kinds of Islamophobia;</w:t>
      </w:r>
    </w:p>
    <w:p w14:paraId="268B332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(2) Living in India, they have to face the wrath of media that hardly understand their issues and have little if any interest in portraying their genuine concerns. They too are largely under control of the Indian part of the forces of globalisation and are promoting the same kind of value system as the international media does. In addition, a significant part of media openly promotes misconceptions about Muslims. This becomes particularly severe during turbulent times like terrorist attacks in India. A certain section of media has however played a positive role on many occasions including Gujarat Riots. </w:t>
      </w:r>
    </w:p>
    <w:p w14:paraId="268B332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(3) With no media of their own, except a few religion-based or Urdu language channels,  Muslims are unable to present their viewpoint in the mainstream media. </w:t>
      </w:r>
    </w:p>
    <w:p w14:paraId="268B3329" w14:textId="77777777" w:rsidR="00270475" w:rsidRPr="00584AEA" w:rsidRDefault="00270475" w:rsidP="00270475">
      <w:pPr>
        <w:ind w:firstLine="720"/>
        <w:jc w:val="both"/>
        <w:rPr>
          <w:rFonts w:ascii="Arrus" w:hAnsi="Arrus"/>
          <w:sz w:val="22"/>
          <w:szCs w:val="28"/>
          <w:lang w:val="en-GB"/>
        </w:rPr>
      </w:pPr>
      <w:r w:rsidRPr="00584AEA">
        <w:rPr>
          <w:rFonts w:ascii="Arrus" w:hAnsi="Arrus"/>
          <w:b/>
          <w:bCs/>
          <w:sz w:val="22"/>
          <w:szCs w:val="28"/>
          <w:lang w:val="en-GB"/>
        </w:rPr>
        <w:lastRenderedPageBreak/>
        <w:t>It is high time Muslims took steps to create a media aimed at presenting facts, healthy entertainment and value based programmes</w:t>
      </w:r>
      <w:r w:rsidRPr="00584AEA">
        <w:rPr>
          <w:rFonts w:ascii="Arrus" w:hAnsi="Arrus"/>
          <w:sz w:val="22"/>
          <w:szCs w:val="28"/>
          <w:lang w:val="en-GB"/>
        </w:rPr>
        <w:t xml:space="preserve">. The media should not be limited to presenting facts about Muslims or their viewpoint but should cover all aspects of life in the country. It should make itself enjoyable by all sections of society. However, it should not fail to present Islam and Muslims in positive colours. The entertainment channels can be introduced to produce programmes that promote family values without being boring. Muslims have unparalleled talent and they should use this talent to good effect. With the numbers of educated Muslims growing, there is also a need to publish national dailies in Hindi and English. These newspapers and channels should capture the world actions in a lively manner and must at the same time be able to launch </w:t>
      </w:r>
      <w:r w:rsidRPr="00584AEA">
        <w:rPr>
          <w:rFonts w:ascii="Arrus" w:hAnsi="Arrus"/>
          <w:b/>
          <w:bCs/>
          <w:sz w:val="22"/>
          <w:szCs w:val="28"/>
          <w:lang w:val="en-GB"/>
        </w:rPr>
        <w:t>counter attack against the forces of hatred and exploitation.</w:t>
      </w:r>
      <w:r w:rsidRPr="00584AEA">
        <w:rPr>
          <w:rFonts w:ascii="Arrus" w:hAnsi="Arrus"/>
          <w:sz w:val="22"/>
          <w:szCs w:val="28"/>
          <w:lang w:val="en-GB"/>
        </w:rPr>
        <w:t xml:space="preserve"> It should promote communal amity and the unity of mankind.  </w:t>
      </w:r>
    </w:p>
    <w:p w14:paraId="268B332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There is also a need to run </w:t>
      </w:r>
      <w:r w:rsidRPr="00584AEA">
        <w:rPr>
          <w:rFonts w:ascii="Arrus" w:hAnsi="Arrus"/>
          <w:b/>
          <w:bCs/>
          <w:sz w:val="22"/>
          <w:szCs w:val="28"/>
          <w:lang w:val="en-GB"/>
        </w:rPr>
        <w:t>courses in Journalism for Muslims</w:t>
      </w:r>
      <w:r w:rsidRPr="00584AEA">
        <w:rPr>
          <w:rFonts w:ascii="Arrus" w:hAnsi="Arrus"/>
          <w:sz w:val="22"/>
          <w:szCs w:val="28"/>
          <w:lang w:val="en-GB"/>
        </w:rPr>
        <w:t xml:space="preserve">. Muslims have a hidden creative talent and can become great journalists. They should know the facts about Islam and Muslims so that they are able to present balanced views. They should be in a position to do the balancing act in an otherwise biased media. Muslim organisations should also try to engage non-Muslims in dialogue so that they should know the Muslim perspective of Muslim, national and international issues. A large segment of Hindu intellectuals is unbiased and peace loving and does not nurture communal hatred. But in the absence of correct information, they too often tend to develop misconceptions about Islam and Muslim ways of life. It is necessary to identify good elements in journalism and develop ties with them. The development of Muslim media should not necessarily mean that it would engage only Muslim media-personalities. </w:t>
      </w:r>
      <w:r w:rsidRPr="00584AEA">
        <w:rPr>
          <w:rFonts w:ascii="Arrus" w:hAnsi="Arrus"/>
          <w:b/>
          <w:bCs/>
          <w:sz w:val="22"/>
          <w:szCs w:val="28"/>
          <w:lang w:val="en-GB"/>
        </w:rPr>
        <w:t>It should engage non-Muslims also in a significant way</w:t>
      </w:r>
      <w:r w:rsidRPr="00584AEA">
        <w:rPr>
          <w:rFonts w:ascii="Arrus" w:hAnsi="Arrus"/>
          <w:sz w:val="22"/>
          <w:szCs w:val="28"/>
          <w:lang w:val="en-GB"/>
        </w:rPr>
        <w:t xml:space="preserve">. This would increase the credibility of Muslim media. </w:t>
      </w:r>
      <w:r w:rsidRPr="00584AEA">
        <w:rPr>
          <w:rFonts w:ascii="Arrus" w:hAnsi="Arrus"/>
          <w:b/>
          <w:bCs/>
          <w:sz w:val="22"/>
          <w:szCs w:val="28"/>
          <w:lang w:val="en-GB"/>
        </w:rPr>
        <w:t>The target audience too should not necessarily be Muslims alone</w:t>
      </w:r>
      <w:r w:rsidRPr="00584AEA">
        <w:rPr>
          <w:rFonts w:ascii="Arrus" w:hAnsi="Arrus"/>
          <w:sz w:val="22"/>
          <w:szCs w:val="28"/>
          <w:lang w:val="en-GB"/>
        </w:rPr>
        <w:t xml:space="preserve">. The Muslim media </w:t>
      </w:r>
      <w:r w:rsidRPr="00584AEA">
        <w:rPr>
          <w:rFonts w:ascii="Arrus" w:hAnsi="Arrus"/>
          <w:b/>
          <w:bCs/>
          <w:sz w:val="22"/>
          <w:szCs w:val="28"/>
          <w:lang w:val="en-GB"/>
        </w:rPr>
        <w:t xml:space="preserve">should promote interfaith without diluting the Islamic principles. </w:t>
      </w:r>
      <w:r w:rsidRPr="00584AEA">
        <w:rPr>
          <w:rFonts w:ascii="Arrus" w:hAnsi="Arrus"/>
          <w:sz w:val="22"/>
          <w:szCs w:val="28"/>
          <w:lang w:val="en-GB"/>
        </w:rPr>
        <w:t xml:space="preserve">Muslim media persons should also not hesitate to join the mainstream media. </w:t>
      </w:r>
    </w:p>
    <w:p w14:paraId="268B332B" w14:textId="77777777" w:rsidR="00270475" w:rsidRPr="00584AEA" w:rsidRDefault="00270475" w:rsidP="00270475">
      <w:pPr>
        <w:ind w:firstLine="720"/>
        <w:jc w:val="both"/>
        <w:rPr>
          <w:rFonts w:ascii="Arrus" w:hAnsi="Arrus"/>
          <w:sz w:val="22"/>
          <w:szCs w:val="28"/>
          <w:lang w:val="en-GB"/>
        </w:rPr>
      </w:pPr>
      <w:r w:rsidRPr="00584AEA">
        <w:rPr>
          <w:rFonts w:ascii="Arrus" w:hAnsi="Arrus"/>
          <w:b/>
          <w:bCs/>
          <w:sz w:val="22"/>
          <w:szCs w:val="28"/>
          <w:lang w:val="en-GB"/>
        </w:rPr>
        <w:t xml:space="preserve">Internet </w:t>
      </w:r>
      <w:r w:rsidRPr="00584AEA">
        <w:rPr>
          <w:rFonts w:ascii="Arrus" w:hAnsi="Arrus"/>
          <w:sz w:val="22"/>
          <w:szCs w:val="28"/>
          <w:lang w:val="en-GB"/>
        </w:rPr>
        <w:t xml:space="preserve">has become a big force in modern times. The internet is easier to use because of much lesser expenditure required in developing websites and using this for disseminating all kinds of information. Unfortunately, Muslim websites tend to discuss only Muslim specific issues and do not cover the global issues much. This tendency has to be given up. Muslim media should be able to discuss all national and international issues in proper perspective. Media should be used to show to the world how the commercialisation of social evils is playing </w:t>
      </w:r>
      <w:r w:rsidRPr="00584AEA">
        <w:rPr>
          <w:rFonts w:ascii="Arrus" w:hAnsi="Arrus"/>
          <w:sz w:val="22"/>
          <w:szCs w:val="28"/>
          <w:lang w:val="en-GB"/>
        </w:rPr>
        <w:lastRenderedPageBreak/>
        <w:t xml:space="preserve">havoc with the humanity. The statistics should be used and surveys conducted to highlight the importance of a healthy family system and the negative effects of alcohol, gambling and unhealthy sexual behaviours. Documentaries need to be produced to present the right kind of knowledge. The Muslim Media must be able to tell those who hate the moral police for obvious reasons that media are in truth the conscience and morality keepers of the nation. The media owe it to mankind to save them from all kinds of disasters by providing them the right information. The Muslim media should also be able to challenge the mainstream media in its campaign against religion in general; and must assert that religion is a guarantee to values that really matter in the long term. It should at the same time take a conscious decision never to turn parochial or communal. </w:t>
      </w:r>
    </w:p>
    <w:p w14:paraId="268B332C" w14:textId="77777777" w:rsidR="00270475" w:rsidRPr="00584AEA" w:rsidRDefault="00270475" w:rsidP="00270475">
      <w:pPr>
        <w:jc w:val="both"/>
        <w:rPr>
          <w:rFonts w:ascii="Arrus" w:hAnsi="Arrus"/>
          <w:sz w:val="22"/>
          <w:szCs w:val="28"/>
          <w:lang w:val="en-GB"/>
        </w:rPr>
      </w:pPr>
    </w:p>
    <w:p w14:paraId="268B332D"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Economic Angle</w:t>
      </w:r>
    </w:p>
    <w:p w14:paraId="268B332E"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Economically, the media presents a great opportunity for Muslims because of the extraordinary talent in them. Their chances of succeeding in media are significantly high. Their share in media industry must in no way be less than one fifth.  They can start their </w:t>
      </w:r>
      <w:r w:rsidRPr="00584AEA">
        <w:rPr>
          <w:rFonts w:ascii="Arrus" w:hAnsi="Arrus"/>
          <w:b/>
          <w:bCs/>
          <w:sz w:val="22"/>
          <w:szCs w:val="28"/>
          <w:lang w:val="en-GB"/>
        </w:rPr>
        <w:t>mobile phone services</w:t>
      </w:r>
      <w:r w:rsidRPr="00584AEA">
        <w:rPr>
          <w:rFonts w:ascii="Arrus" w:hAnsi="Arrus"/>
          <w:sz w:val="22"/>
          <w:szCs w:val="28"/>
          <w:lang w:val="en-GB"/>
        </w:rPr>
        <w:t xml:space="preserve"> as well with considerable scope of success. Electronic as well as print media need to be explored. Their media should produce materials that are safe for the whole family. </w:t>
      </w:r>
    </w:p>
    <w:p w14:paraId="268B332F"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With the growth of Muslim Corporate India, as envisioned in this paper later, the chances of advertisement to grow will become brighter. The media and the industry go hand in glove. The advertisement companies owned by Muslims should be able to demonstrate that quality advertisement can be made without the use of obscenity or other objectionable symbols. The creative talent should come out in full flow to prove this. Muslims are better in Urdu and their pronunciation is normally better than others. The sweetness of Urdu language is a big factor in Indian media. Dialogues and songs in Indian film industry are still dominated by Urdu words. The fondness for Urdu poetry is still very much there throughout the country. The poetry of famous poets can be popularised through audio and videocassettes.  </w:t>
      </w:r>
    </w:p>
    <w:p w14:paraId="268B3330" w14:textId="77777777" w:rsidR="00270475" w:rsidRPr="00584AEA" w:rsidRDefault="00270475" w:rsidP="006F4670">
      <w:pPr>
        <w:pStyle w:val="ListParagraph"/>
        <w:numPr>
          <w:ilvl w:val="0"/>
          <w:numId w:val="160"/>
        </w:numPr>
        <w:ind w:left="720" w:hanging="720"/>
        <w:jc w:val="both"/>
        <w:rPr>
          <w:rFonts w:ascii="Arrus" w:hAnsi="Arrus"/>
          <w:b/>
          <w:sz w:val="30"/>
          <w:szCs w:val="32"/>
          <w:lang w:val="en-GB"/>
        </w:rPr>
      </w:pPr>
      <w:r w:rsidRPr="00584AEA">
        <w:rPr>
          <w:rFonts w:ascii="Arrus" w:hAnsi="Arrus"/>
          <w:b/>
          <w:sz w:val="30"/>
          <w:szCs w:val="32"/>
          <w:lang w:val="en-GB"/>
        </w:rPr>
        <w:t>Countering Negative Campaign</w:t>
      </w:r>
    </w:p>
    <w:p w14:paraId="268B333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Muslims in India face security issues at all levels </w:t>
      </w:r>
      <w:r w:rsidRPr="00584AEA">
        <w:rPr>
          <w:rFonts w:ascii="Arrus" w:hAnsi="Arrus"/>
          <w:b/>
          <w:bCs/>
          <w:sz w:val="22"/>
          <w:szCs w:val="28"/>
          <w:lang w:val="en-GB"/>
        </w:rPr>
        <w:t xml:space="preserve">–ideological, physical and social.  </w:t>
      </w:r>
      <w:r w:rsidRPr="00584AEA">
        <w:rPr>
          <w:rFonts w:ascii="Arrus" w:hAnsi="Arrus"/>
          <w:sz w:val="22"/>
          <w:szCs w:val="28"/>
          <w:lang w:val="en-GB"/>
        </w:rPr>
        <w:t>These issues have been responsible for their continued fear psychosis which is proving in a big hindrance in their living in respectable, hygienic and well-developed conditions.  At the ideological level, they have been routinely branded as “</w:t>
      </w:r>
      <w:proofErr w:type="spellStart"/>
      <w:r w:rsidRPr="00584AEA">
        <w:rPr>
          <w:rFonts w:ascii="Arrus" w:hAnsi="Arrus"/>
          <w:sz w:val="22"/>
          <w:szCs w:val="28"/>
          <w:lang w:val="en-GB"/>
        </w:rPr>
        <w:t>ghaddar</w:t>
      </w:r>
      <w:proofErr w:type="spellEnd"/>
      <w:r w:rsidRPr="00584AEA">
        <w:rPr>
          <w:rFonts w:ascii="Arrus" w:hAnsi="Arrus"/>
          <w:sz w:val="22"/>
          <w:szCs w:val="28"/>
          <w:lang w:val="en-GB"/>
        </w:rPr>
        <w:t xml:space="preserve">” (often accused of being pro-Pakistan), “terrorist”, in consonance with the West-led propaganda after 9/11 and some local acts of terrorism, and </w:t>
      </w:r>
      <w:r w:rsidRPr="00584AEA">
        <w:rPr>
          <w:rFonts w:ascii="Arrus" w:hAnsi="Arrus"/>
          <w:sz w:val="22"/>
          <w:szCs w:val="28"/>
          <w:lang w:val="en-GB"/>
        </w:rPr>
        <w:lastRenderedPageBreak/>
        <w:t>“obscurantist”. When an intelligence officer approached me in connection with the inquiry on my application for registration of a magazine, I was amazed at the type of talk he indulged in. He wanted to ask me “why Muslims are so much prone to violence and why the violence is more in areas where Muslims live in significant numbers.” A similar question was asked by a Hindu American on Internet. I gave this reply to him:</w:t>
      </w:r>
    </w:p>
    <w:p w14:paraId="268B3332"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“You are either a victim of the incessant propaganda against Islam and Muslims or a party to it. It is high time biased non-Muslims like you stopped their malicious, irresponsible and baseless propaganda against Islam and Muslims. If this propaganda has been gaining strength during last hundred years or so, it is perhaps because during this period, Muslims have been socio-politically least potent and powerful to combat the designs of enemies. It is common practice for the bad to call others bad, especially if the others happen to be weaker. I am happy to note that at least you recognise the threats posed by the imperialistic forces in the world and are ready to accept some justification for Muslim resistance against it.</w:t>
      </w:r>
    </w:p>
    <w:p w14:paraId="268B3333" w14:textId="77777777" w:rsidR="00270475" w:rsidRPr="00584AEA" w:rsidRDefault="00270475" w:rsidP="00270475">
      <w:pPr>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 xml:space="preserve">As far as India is concerned, though you accept the fact that Muslims are the second largest majority in the country, unfortunately people like you are trying to use this very fact to unite the rest against Muslims by propagating untruths. </w:t>
      </w:r>
    </w:p>
    <w:p w14:paraId="268B3334" w14:textId="77777777" w:rsidR="00270475" w:rsidRPr="00584AEA" w:rsidRDefault="00270475" w:rsidP="00270475">
      <w:pPr>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You say, "But why Muslims attack in India, a docile community with no imperialist aspirations and home to the second largest population of Muslims? Can Muslims explain this? "</w:t>
      </w:r>
    </w:p>
    <w:p w14:paraId="268B3335" w14:textId="77777777" w:rsidR="00270475" w:rsidRPr="00584AEA" w:rsidRDefault="00270475" w:rsidP="00270475">
      <w:pPr>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 xml:space="preserve">The history tells the facts otherwise. Since Independence, which resulted in Hindus having gained dominance in Indian polity, it is Muslims who have suffered worst kinds of violence at the hands of Hindus. Here is the list of the massacres after </w:t>
      </w:r>
      <w:proofErr w:type="spellStart"/>
      <w:r w:rsidRPr="00584AEA">
        <w:rPr>
          <w:rFonts w:ascii="Arrus" w:hAnsi="Arrus"/>
          <w:i/>
          <w:sz w:val="22"/>
          <w:szCs w:val="28"/>
          <w:lang w:val="en-GB"/>
        </w:rPr>
        <w:t>Indepence</w:t>
      </w:r>
      <w:proofErr w:type="spellEnd"/>
      <w:r w:rsidRPr="00584AEA">
        <w:rPr>
          <w:rFonts w:ascii="Arrus" w:hAnsi="Arrus"/>
          <w:i/>
          <w:sz w:val="22"/>
          <w:szCs w:val="28"/>
          <w:lang w:val="en-GB"/>
        </w:rPr>
        <w:t>, which also provides the data of riots:</w:t>
      </w:r>
    </w:p>
    <w:p w14:paraId="268B3336" w14:textId="77777777" w:rsidR="00270475" w:rsidRPr="00584AEA" w:rsidRDefault="00270475" w:rsidP="00270475">
      <w:pPr>
        <w:jc w:val="both"/>
        <w:rPr>
          <w:rFonts w:ascii="Arrus" w:hAnsi="Arrus"/>
          <w:i/>
          <w:sz w:val="22"/>
          <w:szCs w:val="28"/>
          <w:lang w:val="en-GB"/>
        </w:rPr>
      </w:pPr>
    </w:p>
    <w:p w14:paraId="268B3337" w14:textId="77777777" w:rsidR="00270475" w:rsidRPr="00584AEA" w:rsidRDefault="00270475" w:rsidP="00270475">
      <w:pPr>
        <w:pStyle w:val="Heading2"/>
        <w:pBdr>
          <w:bottom w:val="single" w:sz="6" w:space="0" w:color="AAAAAA"/>
        </w:pBdr>
        <w:spacing w:before="240" w:after="60"/>
        <w:jc w:val="both"/>
        <w:rPr>
          <w:rFonts w:ascii="Arrus" w:hAnsi="Arrus"/>
          <w:color w:val="000000"/>
          <w:sz w:val="22"/>
          <w:szCs w:val="28"/>
        </w:rPr>
      </w:pPr>
      <w:r w:rsidRPr="00584AEA">
        <w:rPr>
          <w:rStyle w:val="mw-headline"/>
          <w:rFonts w:ascii="Arrus" w:hAnsi="Arrus"/>
          <w:color w:val="000000"/>
          <w:sz w:val="22"/>
          <w:szCs w:val="28"/>
        </w:rPr>
        <w:t>Massacres</w:t>
      </w:r>
      <w:r w:rsidRPr="00584AEA">
        <w:rPr>
          <w:rStyle w:val="mw-editsection-bracket"/>
          <w:rFonts w:ascii="Arrus" w:hAnsi="Arrus"/>
          <w:color w:val="555555"/>
          <w:sz w:val="22"/>
          <w:szCs w:val="28"/>
        </w:rPr>
        <w:t>[</w:t>
      </w:r>
      <w:hyperlink r:id="rId565" w:tooltip="Edit section: Massacres" w:history="1">
        <w:r w:rsidRPr="00584AEA">
          <w:rPr>
            <w:rStyle w:val="Hyperlink"/>
            <w:rFonts w:ascii="Arrus" w:hAnsi="Arrus"/>
            <w:color w:val="0B0080"/>
            <w:sz w:val="22"/>
            <w:szCs w:val="28"/>
          </w:rPr>
          <w:t>edit</w:t>
        </w:r>
      </w:hyperlink>
      <w:r w:rsidRPr="00584AEA">
        <w:rPr>
          <w:rStyle w:val="mw-editsection-bracket"/>
          <w:rFonts w:ascii="Arrus" w:hAnsi="Arrus"/>
          <w:color w:val="555555"/>
          <w:sz w:val="22"/>
          <w:szCs w:val="28"/>
        </w:rPr>
        <w:t>]</w:t>
      </w:r>
    </w:p>
    <w:tbl>
      <w:tblPr>
        <w:tblW w:w="7148" w:type="dxa"/>
        <w:tblBorders>
          <w:top w:val="single" w:sz="6" w:space="0" w:color="AAAAAA"/>
          <w:left w:val="single" w:sz="6" w:space="0" w:color="AAAAAA"/>
          <w:bottom w:val="single" w:sz="6" w:space="0" w:color="AAAAAA"/>
          <w:right w:val="single" w:sz="6" w:space="0" w:color="AAAAAA"/>
        </w:tblBorders>
        <w:shd w:val="clear" w:color="auto" w:fill="F9F9F9"/>
        <w:tblLayout w:type="fixed"/>
        <w:tblCellMar>
          <w:top w:w="15" w:type="dxa"/>
          <w:left w:w="15" w:type="dxa"/>
          <w:bottom w:w="15" w:type="dxa"/>
          <w:right w:w="15" w:type="dxa"/>
        </w:tblCellMar>
        <w:tblLook w:val="04A0" w:firstRow="1" w:lastRow="0" w:firstColumn="1" w:lastColumn="0" w:noHBand="0" w:noVBand="1"/>
      </w:tblPr>
      <w:tblGrid>
        <w:gridCol w:w="1366"/>
        <w:gridCol w:w="439"/>
        <w:gridCol w:w="438"/>
        <w:gridCol w:w="1183"/>
        <w:gridCol w:w="1440"/>
        <w:gridCol w:w="2070"/>
        <w:gridCol w:w="212"/>
      </w:tblGrid>
      <w:tr w:rsidR="00270475" w:rsidRPr="00584AEA" w14:paraId="268B3339" w14:textId="77777777" w:rsidTr="00096A24">
        <w:trPr>
          <w:gridAfter w:val="5"/>
          <w:wAfter w:w="5343" w:type="dxa"/>
        </w:trPr>
        <w:tc>
          <w:tcPr>
            <w:tcW w:w="1805"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38" w14:textId="77777777" w:rsidR="00270475" w:rsidRPr="00584AEA" w:rsidRDefault="00270475" w:rsidP="00096A24">
            <w:pPr>
              <w:jc w:val="both"/>
              <w:rPr>
                <w:rFonts w:ascii="Arrus" w:hAnsi="Arrus"/>
                <w:color w:val="000000"/>
                <w:sz w:val="18"/>
                <w:szCs w:val="20"/>
              </w:rPr>
            </w:pPr>
          </w:p>
        </w:tc>
      </w:tr>
      <w:tr w:rsidR="00270475" w:rsidRPr="00584AEA" w14:paraId="268B333B" w14:textId="77777777" w:rsidTr="00096A24">
        <w:trPr>
          <w:gridAfter w:val="1"/>
          <w:wAfter w:w="212" w:type="dxa"/>
        </w:trPr>
        <w:tc>
          <w:tcPr>
            <w:tcW w:w="6936" w:type="dxa"/>
            <w:gridSpan w:val="6"/>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3A" w14:textId="77777777" w:rsidR="00270475" w:rsidRPr="00584AEA" w:rsidRDefault="00270475" w:rsidP="00096A24">
            <w:pPr>
              <w:jc w:val="both"/>
              <w:rPr>
                <w:rFonts w:ascii="Arrus" w:hAnsi="Arrus"/>
                <w:color w:val="000000"/>
                <w:sz w:val="18"/>
                <w:szCs w:val="20"/>
              </w:rPr>
            </w:pPr>
            <w:r w:rsidRPr="00584AEA">
              <w:rPr>
                <w:rFonts w:ascii="Arrus" w:hAnsi="Arrus"/>
                <w:b/>
                <w:bCs/>
                <w:color w:val="000000"/>
                <w:sz w:val="18"/>
                <w:szCs w:val="20"/>
              </w:rPr>
              <w:t>After 15 August 1947 (Independent India)</w:t>
            </w:r>
          </w:p>
        </w:tc>
      </w:tr>
      <w:tr w:rsidR="00270475" w:rsidRPr="00584AEA" w14:paraId="268B3341"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3C" w14:textId="77777777" w:rsidR="00270475" w:rsidRPr="00584AEA" w:rsidRDefault="00270475" w:rsidP="00096A24">
            <w:pPr>
              <w:jc w:val="both"/>
              <w:rPr>
                <w:rFonts w:ascii="Arrus" w:hAnsi="Arrus"/>
                <w:color w:val="000000"/>
                <w:sz w:val="18"/>
                <w:szCs w:val="20"/>
              </w:rPr>
            </w:pPr>
            <w:hyperlink r:id="rId566" w:tooltip="Partition of India" w:history="1">
              <w:r w:rsidRPr="00584AEA">
                <w:rPr>
                  <w:rStyle w:val="Hyperlink"/>
                  <w:rFonts w:ascii="Arrus" w:eastAsiaTheme="majorEastAsia" w:hAnsi="Arrus"/>
                  <w:color w:val="0B0080"/>
                  <w:sz w:val="18"/>
                  <w:szCs w:val="20"/>
                </w:rPr>
                <w:t>Partition of India</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3D"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1947</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3E" w14:textId="77777777" w:rsidR="00270475" w:rsidRPr="00584AEA" w:rsidRDefault="00270475" w:rsidP="00096A24">
            <w:pPr>
              <w:jc w:val="both"/>
              <w:rPr>
                <w:rFonts w:ascii="Arrus" w:hAnsi="Arrus"/>
                <w:color w:val="000000"/>
                <w:sz w:val="18"/>
                <w:szCs w:val="20"/>
              </w:rPr>
            </w:pPr>
            <w:hyperlink r:id="rId567" w:tooltip="Punjab" w:history="1">
              <w:r w:rsidRPr="00584AEA">
                <w:rPr>
                  <w:rStyle w:val="Hyperlink"/>
                  <w:rFonts w:ascii="Arrus" w:eastAsiaTheme="majorEastAsia" w:hAnsi="Arrus"/>
                  <w:color w:val="0B0080"/>
                  <w:sz w:val="18"/>
                  <w:szCs w:val="20"/>
                </w:rPr>
                <w:t>Punjab</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3F"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Estimated 1 million on both sides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40"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 xml:space="preserve">Massacre of Sikhs and Hindus by Muslims in West Punjab and of Muslims by Sikhs and Hindus in East Punjab. Most estimates by neutral parties estimate almost 75% of the </w:t>
            </w:r>
            <w:r w:rsidRPr="00584AEA">
              <w:rPr>
                <w:rFonts w:ascii="Arrus" w:hAnsi="Arrus"/>
                <w:color w:val="000000"/>
                <w:sz w:val="18"/>
                <w:szCs w:val="20"/>
              </w:rPr>
              <w:lastRenderedPageBreak/>
              <w:t>deaths to be of Muslims as a punishment for asking for a separate country and most of the refugees were unarmed and could not protect themselves.</w:t>
            </w:r>
          </w:p>
        </w:tc>
      </w:tr>
      <w:tr w:rsidR="00270475" w:rsidRPr="00584AEA" w14:paraId="268B3347"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42" w14:textId="77777777" w:rsidR="00270475" w:rsidRPr="00584AEA" w:rsidRDefault="00270475" w:rsidP="00096A24">
            <w:pPr>
              <w:jc w:val="both"/>
              <w:rPr>
                <w:rFonts w:ascii="Arrus" w:hAnsi="Arrus"/>
                <w:color w:val="000000"/>
                <w:sz w:val="18"/>
                <w:szCs w:val="20"/>
              </w:rPr>
            </w:pPr>
            <w:hyperlink r:id="rId568" w:anchor="Communal_Violence" w:tooltip="Hyderabad State" w:history="1">
              <w:r w:rsidRPr="00584AEA">
                <w:rPr>
                  <w:rStyle w:val="Hyperlink"/>
                  <w:rFonts w:ascii="Arrus" w:eastAsiaTheme="majorEastAsia" w:hAnsi="Arrus"/>
                  <w:color w:val="0B0080"/>
                  <w:sz w:val="18"/>
                  <w:szCs w:val="20"/>
                </w:rPr>
                <w:t>Hyderabad massacre of 1948</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43"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1948</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44" w14:textId="77777777" w:rsidR="00270475" w:rsidRPr="00584AEA" w:rsidRDefault="00270475" w:rsidP="00096A24">
            <w:pPr>
              <w:jc w:val="both"/>
              <w:rPr>
                <w:rFonts w:ascii="Arrus" w:hAnsi="Arrus"/>
                <w:color w:val="000000"/>
                <w:sz w:val="18"/>
                <w:szCs w:val="20"/>
              </w:rPr>
            </w:pPr>
            <w:hyperlink r:id="rId569" w:tooltip="Hyderabad" w:history="1">
              <w:r w:rsidRPr="00584AEA">
                <w:rPr>
                  <w:rStyle w:val="Hyperlink"/>
                  <w:rFonts w:ascii="Arrus" w:eastAsiaTheme="majorEastAsia" w:hAnsi="Arrus"/>
                  <w:color w:val="0B0080"/>
                  <w:sz w:val="18"/>
                  <w:szCs w:val="20"/>
                </w:rPr>
                <w:t>Hyderabad</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45"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Massacred by Hindus, since the army and police unarmed all Muslims in the state but let the Hindus keep their weapons after the Nizam was defeated.</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46" w14:textId="77777777" w:rsidR="00270475" w:rsidRPr="00584AEA" w:rsidRDefault="00270475" w:rsidP="00096A24">
            <w:pPr>
              <w:jc w:val="both"/>
              <w:rPr>
                <w:rFonts w:ascii="Arrus" w:hAnsi="Arrus"/>
                <w:color w:val="000000"/>
                <w:sz w:val="18"/>
                <w:szCs w:val="20"/>
              </w:rPr>
            </w:pPr>
            <w:hyperlink r:id="rId570" w:anchor="cite_note-autogenerated1-11" w:history="1">
              <w:r w:rsidRPr="00584AEA">
                <w:rPr>
                  <w:rStyle w:val="Hyperlink"/>
                  <w:rFonts w:ascii="Arrus" w:eastAsiaTheme="majorEastAsia" w:hAnsi="Arrus"/>
                  <w:color w:val="0B0080"/>
                  <w:sz w:val="13"/>
                  <w:szCs w:val="16"/>
                  <w:vertAlign w:val="superscript"/>
                </w:rPr>
                <w:t>[11]</w:t>
              </w:r>
            </w:hyperlink>
            <w:hyperlink r:id="rId571" w:anchor="cite_note-autogenerated1-11" w:history="1">
              <w:r w:rsidRPr="00584AEA">
                <w:rPr>
                  <w:rStyle w:val="Hyperlink"/>
                  <w:rFonts w:ascii="Arrus" w:eastAsiaTheme="majorEastAsia" w:hAnsi="Arrus"/>
                  <w:color w:val="0B0080"/>
                  <w:sz w:val="13"/>
                  <w:szCs w:val="16"/>
                  <w:vertAlign w:val="superscript"/>
                </w:rPr>
                <w:t>[11]</w:t>
              </w:r>
            </w:hyperlink>
          </w:p>
        </w:tc>
      </w:tr>
      <w:tr w:rsidR="00270475" w:rsidRPr="00584AEA" w14:paraId="268B334D"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48" w14:textId="77777777" w:rsidR="00270475" w:rsidRPr="00584AEA" w:rsidRDefault="00270475" w:rsidP="00096A24">
            <w:pPr>
              <w:jc w:val="both"/>
              <w:rPr>
                <w:rFonts w:ascii="Arrus" w:hAnsi="Arrus"/>
                <w:color w:val="000000"/>
                <w:sz w:val="18"/>
                <w:szCs w:val="20"/>
              </w:rPr>
            </w:pPr>
            <w:hyperlink r:id="rId572" w:tooltip="1969 Gujarat riots" w:history="1">
              <w:r w:rsidRPr="00584AEA">
                <w:rPr>
                  <w:rStyle w:val="Hyperlink"/>
                  <w:rFonts w:ascii="Arrus" w:eastAsiaTheme="majorEastAsia" w:hAnsi="Arrus"/>
                  <w:color w:val="0B0080"/>
                  <w:sz w:val="18"/>
                  <w:szCs w:val="20"/>
                </w:rPr>
                <w:t>1969 Gujarat riots</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49"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1969</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4A" w14:textId="77777777" w:rsidR="00270475" w:rsidRPr="00584AEA" w:rsidRDefault="00270475" w:rsidP="00096A24">
            <w:pPr>
              <w:jc w:val="both"/>
              <w:rPr>
                <w:rFonts w:ascii="Arrus" w:hAnsi="Arrus"/>
                <w:color w:val="000000"/>
                <w:sz w:val="18"/>
                <w:szCs w:val="20"/>
              </w:rPr>
            </w:pPr>
            <w:hyperlink r:id="rId573" w:tooltip="Gujarat" w:history="1">
              <w:r w:rsidRPr="00584AEA">
                <w:rPr>
                  <w:rStyle w:val="Hyperlink"/>
                  <w:rFonts w:ascii="Arrus" w:eastAsiaTheme="majorEastAsia" w:hAnsi="Arrus"/>
                  <w:color w:val="0B0080"/>
                  <w:sz w:val="18"/>
                  <w:szCs w:val="20"/>
                </w:rPr>
                <w:t>Gujarat</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4B"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660</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4C"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Hindu-Muslim riots; 430 Muslims killed</w:t>
            </w:r>
          </w:p>
        </w:tc>
      </w:tr>
      <w:tr w:rsidR="00270475" w:rsidRPr="00584AEA" w14:paraId="268B3353"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4E" w14:textId="77777777" w:rsidR="00270475" w:rsidRPr="00584AEA" w:rsidRDefault="00270475" w:rsidP="00096A24">
            <w:pPr>
              <w:jc w:val="both"/>
              <w:rPr>
                <w:rFonts w:ascii="Arrus" w:hAnsi="Arrus"/>
                <w:color w:val="000000"/>
                <w:sz w:val="18"/>
                <w:szCs w:val="20"/>
              </w:rPr>
            </w:pPr>
            <w:hyperlink r:id="rId574" w:tooltip="Turkman gate demolition and rioting" w:history="1">
              <w:r w:rsidRPr="00584AEA">
                <w:rPr>
                  <w:rStyle w:val="Hyperlink"/>
                  <w:rFonts w:ascii="Arrus" w:eastAsiaTheme="majorEastAsia" w:hAnsi="Arrus"/>
                  <w:color w:val="0B0080"/>
                  <w:sz w:val="18"/>
                  <w:szCs w:val="20"/>
                </w:rPr>
                <w:t>Turkman gate demolition and rioting</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4F"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1976</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50" w14:textId="77777777" w:rsidR="00270475" w:rsidRPr="00584AEA" w:rsidRDefault="00270475" w:rsidP="00096A24">
            <w:pPr>
              <w:jc w:val="both"/>
              <w:rPr>
                <w:rFonts w:ascii="Arrus" w:hAnsi="Arrus"/>
                <w:color w:val="000000"/>
                <w:sz w:val="18"/>
                <w:szCs w:val="20"/>
              </w:rPr>
            </w:pPr>
            <w:hyperlink r:id="rId575" w:tooltip="Delhi" w:history="1">
              <w:r w:rsidRPr="00584AEA">
                <w:rPr>
                  <w:rStyle w:val="Hyperlink"/>
                  <w:rFonts w:ascii="Arrus" w:eastAsiaTheme="majorEastAsia" w:hAnsi="Arrus"/>
                  <w:color w:val="0B0080"/>
                  <w:sz w:val="18"/>
                  <w:szCs w:val="20"/>
                </w:rPr>
                <w:t>Delhi</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51"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officially 6, unofficially 150 killed by police (nearly all Muslims)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52"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Killing of Delhi residents who refused to move residence.</w:t>
            </w:r>
          </w:p>
        </w:tc>
      </w:tr>
      <w:tr w:rsidR="00270475" w:rsidRPr="00584AEA" w14:paraId="268B3359"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54" w14:textId="77777777" w:rsidR="00270475" w:rsidRPr="00584AEA" w:rsidRDefault="00270475" w:rsidP="00096A24">
            <w:pPr>
              <w:jc w:val="both"/>
              <w:rPr>
                <w:rFonts w:ascii="Arrus" w:hAnsi="Arrus"/>
                <w:color w:val="000000"/>
                <w:sz w:val="18"/>
                <w:szCs w:val="20"/>
              </w:rPr>
            </w:pPr>
            <w:hyperlink r:id="rId576" w:tooltip="Marichjhapi incident" w:history="1">
              <w:proofErr w:type="spellStart"/>
              <w:r w:rsidRPr="00584AEA">
                <w:rPr>
                  <w:rStyle w:val="Hyperlink"/>
                  <w:rFonts w:ascii="Arrus" w:eastAsiaTheme="majorEastAsia" w:hAnsi="Arrus"/>
                  <w:color w:val="0B0080"/>
                  <w:sz w:val="18"/>
                  <w:szCs w:val="20"/>
                </w:rPr>
                <w:t>Marichjhapi</w:t>
              </w:r>
              <w:proofErr w:type="spellEnd"/>
              <w:r w:rsidRPr="00584AEA">
                <w:rPr>
                  <w:rStyle w:val="Hyperlink"/>
                  <w:rFonts w:ascii="Arrus" w:eastAsiaTheme="majorEastAsia" w:hAnsi="Arrus"/>
                  <w:color w:val="0B0080"/>
                  <w:sz w:val="18"/>
                  <w:szCs w:val="20"/>
                </w:rPr>
                <w:t xml:space="preserve"> incident</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55"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January 31, 1979</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56" w14:textId="77777777" w:rsidR="00270475" w:rsidRPr="00584AEA" w:rsidRDefault="00270475" w:rsidP="00096A24">
            <w:pPr>
              <w:jc w:val="both"/>
              <w:rPr>
                <w:rFonts w:ascii="Arrus" w:hAnsi="Arrus"/>
                <w:color w:val="000000"/>
                <w:sz w:val="18"/>
                <w:szCs w:val="20"/>
              </w:rPr>
            </w:pPr>
            <w:hyperlink r:id="rId577" w:tooltip="West Bengal" w:history="1">
              <w:r w:rsidRPr="00584AEA">
                <w:rPr>
                  <w:rStyle w:val="Hyperlink"/>
                  <w:rFonts w:ascii="Arrus" w:eastAsiaTheme="majorEastAsia" w:hAnsi="Arrus"/>
                  <w:color w:val="0B0080"/>
                  <w:sz w:val="18"/>
                  <w:szCs w:val="20"/>
                </w:rPr>
                <w:t>West Bengal</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57"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Official figures 2, Hindustan Times quotes 50 to 1000</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58"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Killing of refugees who came from East Pakistan</w:t>
            </w:r>
          </w:p>
        </w:tc>
      </w:tr>
      <w:tr w:rsidR="00270475" w:rsidRPr="00584AEA" w14:paraId="268B335F"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5A" w14:textId="77777777" w:rsidR="00270475" w:rsidRPr="00584AEA" w:rsidRDefault="00270475" w:rsidP="00096A24">
            <w:pPr>
              <w:jc w:val="both"/>
              <w:rPr>
                <w:rFonts w:ascii="Arrus" w:hAnsi="Arrus"/>
                <w:color w:val="000000"/>
                <w:sz w:val="18"/>
                <w:szCs w:val="20"/>
              </w:rPr>
            </w:pPr>
            <w:hyperlink r:id="rId578" w:tooltip="1980 Moradabad riots" w:history="1">
              <w:r w:rsidRPr="00584AEA">
                <w:rPr>
                  <w:rStyle w:val="Hyperlink"/>
                  <w:rFonts w:ascii="Arrus" w:eastAsiaTheme="majorEastAsia" w:hAnsi="Arrus"/>
                  <w:color w:val="0B0080"/>
                  <w:sz w:val="18"/>
                  <w:szCs w:val="20"/>
                </w:rPr>
                <w:t>Moradabad riots</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5B"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1980</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5C" w14:textId="77777777" w:rsidR="00270475" w:rsidRPr="00584AEA" w:rsidRDefault="00270475" w:rsidP="00096A24">
            <w:pPr>
              <w:jc w:val="both"/>
              <w:rPr>
                <w:rFonts w:ascii="Arrus" w:hAnsi="Arrus"/>
                <w:color w:val="000000"/>
                <w:sz w:val="18"/>
                <w:szCs w:val="20"/>
              </w:rPr>
            </w:pPr>
            <w:hyperlink r:id="rId579" w:tooltip="Uttar Pradesh" w:history="1">
              <w:r w:rsidRPr="00584AEA">
                <w:rPr>
                  <w:rStyle w:val="Hyperlink"/>
                  <w:rFonts w:ascii="Arrus" w:eastAsiaTheme="majorEastAsia" w:hAnsi="Arrus"/>
                  <w:color w:val="0B0080"/>
                  <w:sz w:val="18"/>
                  <w:szCs w:val="20"/>
                </w:rPr>
                <w:t>Uttar Pradesh</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5D"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Officially 400; unofficial estimates as high as 2500.</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5E"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Started as a Muslim-Police conflict; later turned into a Hindu-Muslim riot</w:t>
            </w:r>
          </w:p>
        </w:tc>
      </w:tr>
      <w:tr w:rsidR="00270475" w:rsidRPr="00584AEA" w14:paraId="268B3365"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60" w14:textId="77777777" w:rsidR="00270475" w:rsidRPr="00584AEA" w:rsidRDefault="00270475" w:rsidP="00096A24">
            <w:pPr>
              <w:jc w:val="both"/>
              <w:rPr>
                <w:rFonts w:ascii="Arrus" w:hAnsi="Arrus"/>
                <w:color w:val="000000"/>
                <w:sz w:val="18"/>
                <w:szCs w:val="20"/>
              </w:rPr>
            </w:pPr>
            <w:hyperlink r:id="rId580" w:tooltip="Mandai massacre" w:history="1">
              <w:r w:rsidRPr="00584AEA">
                <w:rPr>
                  <w:rStyle w:val="Hyperlink"/>
                  <w:rFonts w:ascii="Arrus" w:eastAsiaTheme="majorEastAsia" w:hAnsi="Arrus"/>
                  <w:color w:val="0B0080"/>
                  <w:sz w:val="18"/>
                  <w:szCs w:val="20"/>
                </w:rPr>
                <w:t>Mandai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61"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1980</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62" w14:textId="77777777" w:rsidR="00270475" w:rsidRPr="00584AEA" w:rsidRDefault="00270475" w:rsidP="00096A24">
            <w:pPr>
              <w:jc w:val="both"/>
              <w:rPr>
                <w:rFonts w:ascii="Arrus" w:hAnsi="Arrus"/>
                <w:color w:val="000000"/>
                <w:sz w:val="18"/>
                <w:szCs w:val="20"/>
              </w:rPr>
            </w:pPr>
            <w:hyperlink r:id="rId581" w:tooltip="Tripura" w:history="1">
              <w:r w:rsidRPr="00584AEA">
                <w:rPr>
                  <w:rStyle w:val="Hyperlink"/>
                  <w:rFonts w:ascii="Arrus" w:eastAsiaTheme="majorEastAsia" w:hAnsi="Arrus"/>
                  <w:color w:val="0B0080"/>
                  <w:sz w:val="18"/>
                  <w:szCs w:val="20"/>
                </w:rPr>
                <w:t>Tripura</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63"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255-500 Bengali Hindu refugees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64" w14:textId="77777777" w:rsidR="00270475" w:rsidRPr="00584AEA" w:rsidRDefault="00270475" w:rsidP="00096A24">
            <w:pPr>
              <w:jc w:val="both"/>
              <w:rPr>
                <w:rFonts w:ascii="Arrus" w:hAnsi="Arrus"/>
                <w:color w:val="000000"/>
                <w:sz w:val="18"/>
                <w:szCs w:val="20"/>
              </w:rPr>
            </w:pPr>
          </w:p>
        </w:tc>
      </w:tr>
      <w:tr w:rsidR="00270475" w:rsidRPr="00584AEA" w14:paraId="268B336B"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66" w14:textId="77777777" w:rsidR="00270475" w:rsidRPr="00584AEA" w:rsidRDefault="00270475" w:rsidP="00096A24">
            <w:pPr>
              <w:jc w:val="both"/>
              <w:rPr>
                <w:rFonts w:ascii="Arrus" w:hAnsi="Arrus"/>
                <w:color w:val="000000"/>
                <w:sz w:val="18"/>
                <w:szCs w:val="20"/>
              </w:rPr>
            </w:pPr>
            <w:hyperlink r:id="rId582" w:tooltip="Nellie massacre" w:history="1">
              <w:r w:rsidRPr="00584AEA">
                <w:rPr>
                  <w:rStyle w:val="Hyperlink"/>
                  <w:rFonts w:ascii="Arrus" w:eastAsiaTheme="majorEastAsia" w:hAnsi="Arrus"/>
                  <w:color w:val="0B0080"/>
                  <w:sz w:val="18"/>
                  <w:szCs w:val="20"/>
                </w:rPr>
                <w:t>Nellie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67"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18 February 1983</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68" w14:textId="77777777" w:rsidR="00270475" w:rsidRPr="00584AEA" w:rsidRDefault="00270475" w:rsidP="00096A24">
            <w:pPr>
              <w:jc w:val="both"/>
              <w:rPr>
                <w:rFonts w:ascii="Arrus" w:hAnsi="Arrus"/>
                <w:color w:val="000000"/>
                <w:sz w:val="18"/>
                <w:szCs w:val="20"/>
              </w:rPr>
            </w:pPr>
            <w:hyperlink r:id="rId583" w:tooltip="Assam" w:history="1">
              <w:r w:rsidRPr="00584AEA">
                <w:rPr>
                  <w:rStyle w:val="Hyperlink"/>
                  <w:rFonts w:ascii="Arrus" w:eastAsiaTheme="majorEastAsia" w:hAnsi="Arrus"/>
                  <w:color w:val="0B0080"/>
                  <w:sz w:val="18"/>
                  <w:szCs w:val="20"/>
                </w:rPr>
                <w:t>Assam</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69"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2,191 Muslims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6A" w14:textId="77777777" w:rsidR="00270475" w:rsidRPr="00584AEA" w:rsidRDefault="00270475" w:rsidP="00096A24">
            <w:pPr>
              <w:jc w:val="both"/>
              <w:rPr>
                <w:rFonts w:ascii="Arrus" w:hAnsi="Arrus"/>
                <w:color w:val="000000"/>
                <w:sz w:val="18"/>
                <w:szCs w:val="20"/>
              </w:rPr>
            </w:pPr>
          </w:p>
        </w:tc>
      </w:tr>
      <w:tr w:rsidR="00270475" w:rsidRPr="00584AEA" w14:paraId="268B3371"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6C"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Train Passenger massacre I (part of the</w:t>
            </w:r>
            <w:r w:rsidRPr="00584AEA">
              <w:rPr>
                <w:rStyle w:val="apple-converted-space"/>
                <w:rFonts w:ascii="Arrus" w:eastAsiaTheme="majorEastAsia" w:hAnsi="Arrus"/>
                <w:color w:val="000000"/>
                <w:sz w:val="18"/>
                <w:szCs w:val="20"/>
              </w:rPr>
              <w:t> </w:t>
            </w:r>
            <w:hyperlink r:id="rId584" w:tooltip="List of terrorist incidents in Punjab (India)" w:history="1">
              <w:r w:rsidRPr="00584AEA">
                <w:rPr>
                  <w:rStyle w:val="Hyperlink"/>
                  <w:rFonts w:ascii="Arrus" w:eastAsiaTheme="majorEastAsia" w:hAnsi="Arrus"/>
                  <w:color w:val="0B0080"/>
                  <w:sz w:val="18"/>
                  <w:szCs w:val="20"/>
                </w:rPr>
                <w:t>terrorist incidents in Punjab</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6D"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23 February 1984</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6E" w14:textId="77777777" w:rsidR="00270475" w:rsidRPr="00584AEA" w:rsidRDefault="00270475" w:rsidP="00096A24">
            <w:pPr>
              <w:jc w:val="both"/>
              <w:rPr>
                <w:rFonts w:ascii="Arrus" w:hAnsi="Arrus"/>
                <w:color w:val="000000"/>
                <w:sz w:val="18"/>
                <w:szCs w:val="20"/>
              </w:rPr>
            </w:pPr>
            <w:hyperlink r:id="rId585" w:tooltip="Punjab" w:history="1">
              <w:r w:rsidRPr="00584AEA">
                <w:rPr>
                  <w:rStyle w:val="Hyperlink"/>
                  <w:rFonts w:ascii="Arrus" w:eastAsiaTheme="majorEastAsia" w:hAnsi="Arrus"/>
                  <w:color w:val="0B0080"/>
                  <w:sz w:val="18"/>
                  <w:szCs w:val="20"/>
                </w:rPr>
                <w:t>Punjab</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6F"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11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70" w14:textId="77777777" w:rsidR="00270475" w:rsidRPr="00584AEA" w:rsidRDefault="00270475" w:rsidP="00096A24">
            <w:pPr>
              <w:jc w:val="both"/>
              <w:rPr>
                <w:rFonts w:ascii="Arrus" w:hAnsi="Arrus"/>
                <w:color w:val="000000"/>
                <w:sz w:val="18"/>
                <w:szCs w:val="20"/>
              </w:rPr>
            </w:pPr>
          </w:p>
        </w:tc>
      </w:tr>
      <w:tr w:rsidR="00270475" w:rsidRPr="00584AEA" w14:paraId="268B3378"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72" w14:textId="77777777" w:rsidR="00270475" w:rsidRPr="00584AEA" w:rsidRDefault="00270475" w:rsidP="00096A24">
            <w:pPr>
              <w:jc w:val="both"/>
              <w:rPr>
                <w:rFonts w:ascii="Arrus" w:hAnsi="Arrus"/>
                <w:color w:val="000000"/>
                <w:sz w:val="18"/>
                <w:szCs w:val="20"/>
              </w:rPr>
            </w:pPr>
            <w:hyperlink r:id="rId586" w:tooltip="Operation Blue Star" w:history="1">
              <w:r w:rsidRPr="00584AEA">
                <w:rPr>
                  <w:rStyle w:val="Hyperlink"/>
                  <w:rFonts w:ascii="Arrus" w:eastAsiaTheme="majorEastAsia" w:hAnsi="Arrus"/>
                  <w:color w:val="0B0080"/>
                  <w:sz w:val="18"/>
                  <w:szCs w:val="20"/>
                </w:rPr>
                <w:t>Operation Blue Star</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73"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 xml:space="preserve">3 June to 8 </w:t>
            </w:r>
            <w:proofErr w:type="spellStart"/>
            <w:r w:rsidRPr="00584AEA">
              <w:rPr>
                <w:rFonts w:ascii="Arrus" w:hAnsi="Arrus"/>
                <w:color w:val="000000"/>
                <w:sz w:val="18"/>
                <w:szCs w:val="20"/>
              </w:rPr>
              <w:t>june</w:t>
            </w:r>
            <w:proofErr w:type="spellEnd"/>
            <w:r w:rsidRPr="00584AEA">
              <w:rPr>
                <w:rFonts w:ascii="Arrus" w:hAnsi="Arrus"/>
                <w:color w:val="000000"/>
                <w:sz w:val="18"/>
                <w:szCs w:val="20"/>
              </w:rPr>
              <w:t xml:space="preserve"> 1984</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74" w14:textId="77777777" w:rsidR="00270475" w:rsidRPr="00584AEA" w:rsidRDefault="00270475" w:rsidP="00096A24">
            <w:pPr>
              <w:jc w:val="both"/>
              <w:rPr>
                <w:rFonts w:ascii="Arrus" w:hAnsi="Arrus"/>
                <w:color w:val="000000"/>
                <w:sz w:val="18"/>
                <w:szCs w:val="20"/>
              </w:rPr>
            </w:pPr>
            <w:hyperlink r:id="rId587" w:tooltip="Amritsar" w:history="1">
              <w:r w:rsidRPr="00584AEA">
                <w:rPr>
                  <w:rStyle w:val="Hyperlink"/>
                  <w:rFonts w:ascii="Arrus" w:eastAsiaTheme="majorEastAsia" w:hAnsi="Arrus"/>
                  <w:color w:val="0B0080"/>
                  <w:sz w:val="18"/>
                  <w:szCs w:val="20"/>
                </w:rPr>
                <w:t>Amritsar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75"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 xml:space="preserve">(136 Indian </w:t>
            </w:r>
            <w:proofErr w:type="spellStart"/>
            <w:r w:rsidRPr="00584AEA">
              <w:rPr>
                <w:rFonts w:ascii="Arrus" w:hAnsi="Arrus"/>
                <w:color w:val="000000"/>
                <w:sz w:val="18"/>
                <w:szCs w:val="20"/>
              </w:rPr>
              <w:t>Army,Central</w:t>
            </w:r>
            <w:proofErr w:type="spellEnd"/>
            <w:r w:rsidRPr="00584AEA">
              <w:rPr>
                <w:rFonts w:ascii="Arrus" w:hAnsi="Arrus"/>
                <w:color w:val="000000"/>
                <w:sz w:val="18"/>
                <w:szCs w:val="20"/>
              </w:rPr>
              <w:t xml:space="preserve"> Reserve Police, </w:t>
            </w:r>
            <w:proofErr w:type="spellStart"/>
            <w:r w:rsidRPr="00584AEA">
              <w:rPr>
                <w:rFonts w:ascii="Arrus" w:hAnsi="Arrus"/>
                <w:color w:val="000000"/>
                <w:sz w:val="18"/>
                <w:szCs w:val="20"/>
              </w:rPr>
              <w:t>ForceBorder</w:t>
            </w:r>
            <w:proofErr w:type="spellEnd"/>
            <w:r w:rsidRPr="00584AEA">
              <w:rPr>
                <w:rFonts w:ascii="Arrus" w:hAnsi="Arrus"/>
                <w:color w:val="000000"/>
                <w:sz w:val="18"/>
                <w:szCs w:val="20"/>
              </w:rPr>
              <w:t xml:space="preserve"> Security, </w:t>
            </w:r>
            <w:proofErr w:type="spellStart"/>
            <w:r w:rsidRPr="00584AEA">
              <w:rPr>
                <w:rFonts w:ascii="Arrus" w:hAnsi="Arrus"/>
                <w:color w:val="000000"/>
                <w:sz w:val="18"/>
                <w:szCs w:val="20"/>
              </w:rPr>
              <w:t>ForcePunjab</w:t>
            </w:r>
            <w:proofErr w:type="spellEnd"/>
            <w:r w:rsidRPr="00584AEA">
              <w:rPr>
                <w:rFonts w:ascii="Arrus" w:hAnsi="Arrus"/>
                <w:color w:val="000000"/>
                <w:sz w:val="18"/>
                <w:szCs w:val="20"/>
              </w:rPr>
              <w:t xml:space="preserve"> Police.)</w:t>
            </w:r>
          </w:p>
          <w:p w14:paraId="268B3376" w14:textId="77777777" w:rsidR="00270475" w:rsidRPr="00584AEA" w:rsidRDefault="00270475" w:rsidP="00096A24">
            <w:pPr>
              <w:pStyle w:val="NormalWeb"/>
              <w:spacing w:before="120" w:after="120"/>
              <w:jc w:val="both"/>
              <w:rPr>
                <w:rFonts w:ascii="Arrus" w:hAnsi="Arrus"/>
                <w:color w:val="000000"/>
                <w:sz w:val="18"/>
                <w:szCs w:val="20"/>
              </w:rPr>
            </w:pPr>
            <w:r w:rsidRPr="00584AEA">
              <w:rPr>
                <w:rFonts w:ascii="Arrus" w:hAnsi="Arrus"/>
                <w:color w:val="000000"/>
                <w:sz w:val="18"/>
                <w:szCs w:val="20"/>
              </w:rPr>
              <w:t>(140–200 Sikh Militants.)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77"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Indian Army attack Golden Temple, 492 civilians were killed</w:t>
            </w:r>
          </w:p>
        </w:tc>
      </w:tr>
      <w:tr w:rsidR="00270475" w:rsidRPr="00584AEA" w14:paraId="268B337E"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79" w14:textId="77777777" w:rsidR="00270475" w:rsidRPr="00584AEA" w:rsidRDefault="00270475" w:rsidP="00096A24">
            <w:pPr>
              <w:jc w:val="both"/>
              <w:rPr>
                <w:rFonts w:ascii="Arrus" w:hAnsi="Arrus"/>
                <w:color w:val="000000"/>
                <w:sz w:val="18"/>
                <w:szCs w:val="20"/>
              </w:rPr>
            </w:pPr>
            <w:hyperlink r:id="rId588" w:tooltip="1984 anti-Sikh riots" w:history="1">
              <w:r w:rsidRPr="00584AEA">
                <w:rPr>
                  <w:rStyle w:val="Hyperlink"/>
                  <w:rFonts w:ascii="Arrus" w:eastAsiaTheme="majorEastAsia" w:hAnsi="Arrus"/>
                  <w:color w:val="0B0080"/>
                  <w:sz w:val="18"/>
                  <w:szCs w:val="20"/>
                </w:rPr>
                <w:t>1984 anti-Sikh riots</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7A"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31 October - 4 November 1984</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7B" w14:textId="77777777" w:rsidR="00270475" w:rsidRPr="00584AEA" w:rsidRDefault="00270475" w:rsidP="00096A24">
            <w:pPr>
              <w:jc w:val="both"/>
              <w:rPr>
                <w:rFonts w:ascii="Arrus" w:hAnsi="Arrus"/>
                <w:color w:val="000000"/>
                <w:sz w:val="18"/>
                <w:szCs w:val="20"/>
              </w:rPr>
            </w:pPr>
            <w:hyperlink r:id="rId589" w:tooltip="Delhi" w:history="1">
              <w:r w:rsidRPr="00584AEA">
                <w:rPr>
                  <w:rStyle w:val="Hyperlink"/>
                  <w:rFonts w:ascii="Arrus" w:eastAsiaTheme="majorEastAsia" w:hAnsi="Arrus"/>
                  <w:color w:val="0B0080"/>
                  <w:sz w:val="18"/>
                  <w:szCs w:val="20"/>
                </w:rPr>
                <w:t>Delhi</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7C"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2800 all over India</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7D"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Rioting by Indian National Congress Party members after</w:t>
            </w:r>
            <w:r w:rsidRPr="00584AEA">
              <w:rPr>
                <w:rStyle w:val="apple-converted-space"/>
                <w:rFonts w:ascii="Arrus" w:eastAsiaTheme="majorEastAsia" w:hAnsi="Arrus"/>
                <w:color w:val="000000"/>
                <w:sz w:val="18"/>
                <w:szCs w:val="20"/>
              </w:rPr>
              <w:t> </w:t>
            </w:r>
            <w:hyperlink r:id="rId590" w:tooltip="Assassination of Indira Gandhi" w:history="1">
              <w:r w:rsidRPr="00584AEA">
                <w:rPr>
                  <w:rStyle w:val="Hyperlink"/>
                  <w:rFonts w:ascii="Arrus" w:eastAsiaTheme="majorEastAsia" w:hAnsi="Arrus"/>
                  <w:color w:val="0B0080"/>
                  <w:sz w:val="18"/>
                  <w:szCs w:val="20"/>
                </w:rPr>
                <w:t>Assassination of Indira Gandhi</w:t>
              </w:r>
            </w:hyperlink>
            <w:r w:rsidRPr="00584AEA">
              <w:rPr>
                <w:rStyle w:val="apple-converted-space"/>
                <w:rFonts w:ascii="Arrus" w:eastAsiaTheme="majorEastAsia" w:hAnsi="Arrus"/>
                <w:color w:val="000000"/>
                <w:sz w:val="18"/>
                <w:szCs w:val="20"/>
              </w:rPr>
              <w:t> </w:t>
            </w:r>
            <w:r w:rsidRPr="00584AEA">
              <w:rPr>
                <w:rFonts w:ascii="Arrus" w:hAnsi="Arrus"/>
                <w:color w:val="000000"/>
                <w:sz w:val="18"/>
                <w:szCs w:val="20"/>
              </w:rPr>
              <w:t>by her Sikh bodyguards</w:t>
            </w:r>
          </w:p>
        </w:tc>
      </w:tr>
      <w:tr w:rsidR="00270475" w:rsidRPr="00584AEA" w14:paraId="268B3384"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7F" w14:textId="77777777" w:rsidR="00270475" w:rsidRPr="00584AEA" w:rsidRDefault="00270475" w:rsidP="00096A24">
            <w:pPr>
              <w:jc w:val="both"/>
              <w:rPr>
                <w:rFonts w:ascii="Arrus" w:hAnsi="Arrus"/>
                <w:color w:val="000000"/>
                <w:sz w:val="18"/>
                <w:szCs w:val="20"/>
              </w:rPr>
            </w:pPr>
            <w:hyperlink r:id="rId591" w:tooltip="Hondh-Chillar massacre" w:history="1">
              <w:r w:rsidRPr="00584AEA">
                <w:rPr>
                  <w:rStyle w:val="Hyperlink"/>
                  <w:rFonts w:ascii="Arrus" w:eastAsiaTheme="majorEastAsia" w:hAnsi="Arrus"/>
                  <w:color w:val="0B0080"/>
                  <w:sz w:val="18"/>
                  <w:szCs w:val="20"/>
                </w:rPr>
                <w:t>Hondh-Chillar massacre</w:t>
              </w:r>
            </w:hyperlink>
            <w:r w:rsidRPr="00584AEA">
              <w:rPr>
                <w:rStyle w:val="apple-converted-space"/>
                <w:rFonts w:ascii="Arrus" w:eastAsiaTheme="majorEastAsia" w:hAnsi="Arrus"/>
                <w:color w:val="000000"/>
                <w:sz w:val="18"/>
                <w:szCs w:val="20"/>
              </w:rPr>
              <w:t> </w:t>
            </w:r>
            <w:r w:rsidRPr="00584AEA">
              <w:rPr>
                <w:rFonts w:ascii="Arrus" w:hAnsi="Arrus"/>
                <w:color w:val="000000"/>
                <w:sz w:val="18"/>
                <w:szCs w:val="20"/>
              </w:rPr>
              <w:t>(part of the</w:t>
            </w:r>
            <w:r w:rsidRPr="00584AEA">
              <w:rPr>
                <w:rStyle w:val="apple-converted-space"/>
                <w:rFonts w:ascii="Arrus" w:eastAsiaTheme="majorEastAsia" w:hAnsi="Arrus"/>
                <w:color w:val="000000"/>
                <w:sz w:val="18"/>
                <w:szCs w:val="20"/>
              </w:rPr>
              <w:t> </w:t>
            </w:r>
            <w:hyperlink r:id="rId592" w:tooltip="1984 anti-Sikh riots" w:history="1">
              <w:r w:rsidRPr="00584AEA">
                <w:rPr>
                  <w:rStyle w:val="Hyperlink"/>
                  <w:rFonts w:ascii="Arrus" w:eastAsiaTheme="majorEastAsia" w:hAnsi="Arrus"/>
                  <w:color w:val="0B0080"/>
                  <w:sz w:val="18"/>
                  <w:szCs w:val="20"/>
                </w:rPr>
                <w:t>1984 anti-Sikh massacres</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80"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 November 1984</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81" w14:textId="77777777" w:rsidR="00270475" w:rsidRPr="00584AEA" w:rsidRDefault="00270475" w:rsidP="00096A24">
            <w:pPr>
              <w:jc w:val="both"/>
              <w:rPr>
                <w:rFonts w:ascii="Arrus" w:hAnsi="Arrus"/>
                <w:color w:val="000000"/>
                <w:sz w:val="18"/>
                <w:szCs w:val="20"/>
              </w:rPr>
            </w:pPr>
            <w:hyperlink r:id="rId593" w:tooltip="Hondh-Chillar" w:history="1">
              <w:proofErr w:type="spellStart"/>
              <w:r w:rsidRPr="00584AEA">
                <w:rPr>
                  <w:rStyle w:val="Hyperlink"/>
                  <w:rFonts w:ascii="Arrus" w:eastAsiaTheme="majorEastAsia" w:hAnsi="Arrus"/>
                  <w:color w:val="0B0080"/>
                  <w:sz w:val="18"/>
                  <w:szCs w:val="20"/>
                </w:rPr>
                <w:t>Hondh-Chillar</w:t>
              </w:r>
            </w:hyperlink>
            <w:r w:rsidRPr="00584AEA">
              <w:rPr>
                <w:rFonts w:ascii="Arrus" w:hAnsi="Arrus"/>
                <w:color w:val="000000"/>
                <w:sz w:val="18"/>
                <w:szCs w:val="20"/>
              </w:rPr>
              <w:t>,</w:t>
            </w:r>
            <w:hyperlink r:id="rId594" w:tooltip="Haryana" w:history="1">
              <w:r w:rsidRPr="00584AEA">
                <w:rPr>
                  <w:rStyle w:val="Hyperlink"/>
                  <w:rFonts w:ascii="Arrus" w:eastAsiaTheme="majorEastAsia" w:hAnsi="Arrus"/>
                  <w:color w:val="0B0080"/>
                  <w:sz w:val="18"/>
                  <w:szCs w:val="20"/>
                </w:rPr>
                <w:t>Haryana</w:t>
              </w:r>
              <w:proofErr w:type="spellEnd"/>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82"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32 Sikhs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83"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Rioting by Indian National Congress Party members after</w:t>
            </w:r>
            <w:r w:rsidRPr="00584AEA">
              <w:rPr>
                <w:rStyle w:val="apple-converted-space"/>
                <w:rFonts w:ascii="Arrus" w:eastAsiaTheme="majorEastAsia" w:hAnsi="Arrus"/>
                <w:color w:val="000000"/>
                <w:sz w:val="18"/>
                <w:szCs w:val="20"/>
              </w:rPr>
              <w:t> </w:t>
            </w:r>
            <w:hyperlink r:id="rId595" w:tooltip="Assassination of Indira Gandhi" w:history="1">
              <w:r w:rsidRPr="00584AEA">
                <w:rPr>
                  <w:rStyle w:val="Hyperlink"/>
                  <w:rFonts w:ascii="Arrus" w:eastAsiaTheme="majorEastAsia" w:hAnsi="Arrus"/>
                  <w:color w:val="0B0080"/>
                  <w:sz w:val="18"/>
                  <w:szCs w:val="20"/>
                </w:rPr>
                <w:t>Assassination of Indira Gandhi</w:t>
              </w:r>
            </w:hyperlink>
            <w:r w:rsidRPr="00584AEA">
              <w:rPr>
                <w:rStyle w:val="apple-converted-space"/>
                <w:rFonts w:ascii="Arrus" w:eastAsiaTheme="majorEastAsia" w:hAnsi="Arrus"/>
                <w:color w:val="000000"/>
                <w:sz w:val="18"/>
                <w:szCs w:val="20"/>
              </w:rPr>
              <w:t> </w:t>
            </w:r>
            <w:r w:rsidRPr="00584AEA">
              <w:rPr>
                <w:rFonts w:ascii="Arrus" w:hAnsi="Arrus"/>
                <w:color w:val="000000"/>
                <w:sz w:val="18"/>
                <w:szCs w:val="20"/>
              </w:rPr>
              <w:t>by her Sikh bodyguards</w:t>
            </w:r>
          </w:p>
        </w:tc>
      </w:tr>
      <w:tr w:rsidR="00270475" w:rsidRPr="00584AEA" w14:paraId="268B338A"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85" w14:textId="77777777" w:rsidR="00270475" w:rsidRPr="00584AEA" w:rsidRDefault="00270475" w:rsidP="00096A24">
            <w:pPr>
              <w:jc w:val="both"/>
              <w:rPr>
                <w:rFonts w:ascii="Arrus" w:hAnsi="Arrus"/>
                <w:color w:val="000000"/>
                <w:sz w:val="18"/>
                <w:szCs w:val="20"/>
              </w:rPr>
            </w:pPr>
            <w:proofErr w:type="spellStart"/>
            <w:r w:rsidRPr="00584AEA">
              <w:rPr>
                <w:rFonts w:ascii="Arrus" w:hAnsi="Arrus"/>
                <w:color w:val="000000"/>
                <w:sz w:val="18"/>
                <w:szCs w:val="20"/>
              </w:rPr>
              <w:t>Desri</w:t>
            </w:r>
            <w:proofErr w:type="spellEnd"/>
            <w:r w:rsidRPr="00584AEA">
              <w:rPr>
                <w:rFonts w:ascii="Arrus" w:hAnsi="Arrus"/>
                <w:color w:val="000000"/>
                <w:sz w:val="18"/>
                <w:szCs w:val="20"/>
              </w:rPr>
              <w:t xml:space="preserve"> Ground massacre (part of the</w:t>
            </w:r>
            <w:r w:rsidRPr="00584AEA">
              <w:rPr>
                <w:rStyle w:val="apple-converted-space"/>
                <w:rFonts w:ascii="Arrus" w:eastAsiaTheme="majorEastAsia" w:hAnsi="Arrus"/>
                <w:color w:val="000000"/>
                <w:sz w:val="18"/>
                <w:szCs w:val="20"/>
              </w:rPr>
              <w:t> </w:t>
            </w:r>
            <w:hyperlink r:id="rId596" w:tooltip="List of terrorist incidents in Punjab (India)" w:history="1">
              <w:r w:rsidRPr="00584AEA">
                <w:rPr>
                  <w:rStyle w:val="Hyperlink"/>
                  <w:rFonts w:ascii="Arrus" w:eastAsiaTheme="majorEastAsia" w:hAnsi="Arrus"/>
                  <w:color w:val="0B0080"/>
                  <w:sz w:val="18"/>
                  <w:szCs w:val="20"/>
                </w:rPr>
                <w:t>terrorist incidents in Punjab</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86"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28 March 1986</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87" w14:textId="77777777" w:rsidR="00270475" w:rsidRPr="00584AEA" w:rsidRDefault="00270475" w:rsidP="00096A24">
            <w:pPr>
              <w:jc w:val="both"/>
              <w:rPr>
                <w:rFonts w:ascii="Arrus" w:hAnsi="Arrus"/>
                <w:color w:val="000000"/>
                <w:sz w:val="18"/>
                <w:szCs w:val="20"/>
              </w:rPr>
            </w:pPr>
            <w:hyperlink r:id="rId597" w:tooltip="Ludhiana" w:history="1">
              <w:r w:rsidRPr="00584AEA">
                <w:rPr>
                  <w:rStyle w:val="Hyperlink"/>
                  <w:rFonts w:ascii="Arrus" w:eastAsiaTheme="majorEastAsia" w:hAnsi="Arrus"/>
                  <w:color w:val="0B0080"/>
                  <w:sz w:val="18"/>
                  <w:szCs w:val="20"/>
                </w:rPr>
                <w:t>Ludhiana</w:t>
              </w:r>
            </w:hyperlink>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598" w:tooltip="Punjab" w:history="1">
              <w:r w:rsidRPr="00584AEA">
                <w:rPr>
                  <w:rStyle w:val="Hyperlink"/>
                  <w:rFonts w:ascii="Arrus" w:eastAsiaTheme="majorEastAsia" w:hAnsi="Arrus"/>
                  <w:color w:val="0B0080"/>
                  <w:sz w:val="18"/>
                  <w:szCs w:val="20"/>
                </w:rPr>
                <w:t>Punjab</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88"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13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89" w14:textId="77777777" w:rsidR="00270475" w:rsidRPr="00584AEA" w:rsidRDefault="00270475" w:rsidP="00096A24">
            <w:pPr>
              <w:jc w:val="both"/>
              <w:rPr>
                <w:rFonts w:ascii="Arrus" w:hAnsi="Arrus"/>
                <w:color w:val="000000"/>
                <w:sz w:val="18"/>
                <w:szCs w:val="20"/>
              </w:rPr>
            </w:pPr>
          </w:p>
        </w:tc>
      </w:tr>
      <w:tr w:rsidR="00270475" w:rsidRPr="00584AEA" w14:paraId="268B3390"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8B" w14:textId="77777777" w:rsidR="00270475" w:rsidRPr="00584AEA" w:rsidRDefault="00270475" w:rsidP="00096A24">
            <w:pPr>
              <w:jc w:val="both"/>
              <w:rPr>
                <w:rFonts w:ascii="Arrus" w:hAnsi="Arrus"/>
                <w:color w:val="000000"/>
                <w:sz w:val="18"/>
                <w:szCs w:val="20"/>
              </w:rPr>
            </w:pPr>
            <w:proofErr w:type="spellStart"/>
            <w:r w:rsidRPr="00584AEA">
              <w:rPr>
                <w:rFonts w:ascii="Arrus" w:hAnsi="Arrus"/>
                <w:color w:val="000000"/>
                <w:sz w:val="18"/>
                <w:szCs w:val="20"/>
              </w:rPr>
              <w:t>Mallian</w:t>
            </w:r>
            <w:proofErr w:type="spellEnd"/>
            <w:r w:rsidRPr="00584AEA">
              <w:rPr>
                <w:rFonts w:ascii="Arrus" w:hAnsi="Arrus"/>
                <w:color w:val="000000"/>
                <w:sz w:val="18"/>
                <w:szCs w:val="20"/>
              </w:rPr>
              <w:t xml:space="preserve"> massacre (part of </w:t>
            </w:r>
            <w:proofErr w:type="spellStart"/>
            <w:r w:rsidRPr="00584AEA">
              <w:rPr>
                <w:rFonts w:ascii="Arrus" w:hAnsi="Arrus"/>
                <w:color w:val="000000"/>
                <w:sz w:val="18"/>
                <w:szCs w:val="20"/>
              </w:rPr>
              <w:t>the</w:t>
            </w:r>
            <w:hyperlink r:id="rId599" w:tooltip="List of terrorist incidents in Punjab (India)" w:history="1">
              <w:r w:rsidRPr="00584AEA">
                <w:rPr>
                  <w:rStyle w:val="Hyperlink"/>
                  <w:rFonts w:ascii="Arrus" w:eastAsiaTheme="majorEastAsia" w:hAnsi="Arrus"/>
                  <w:color w:val="0B0080"/>
                  <w:sz w:val="18"/>
                  <w:szCs w:val="20"/>
                </w:rPr>
                <w:t>terrorist</w:t>
              </w:r>
              <w:proofErr w:type="spellEnd"/>
              <w:r w:rsidRPr="00584AEA">
                <w:rPr>
                  <w:rStyle w:val="Hyperlink"/>
                  <w:rFonts w:ascii="Arrus" w:eastAsiaTheme="majorEastAsia" w:hAnsi="Arrus"/>
                  <w:color w:val="0B0080"/>
                  <w:sz w:val="18"/>
                  <w:szCs w:val="20"/>
                </w:rPr>
                <w:t xml:space="preserve"> incidents in Punjab</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8C"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29 March 1986</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8D" w14:textId="77777777" w:rsidR="00270475" w:rsidRPr="00584AEA" w:rsidRDefault="00270475" w:rsidP="00096A24">
            <w:pPr>
              <w:jc w:val="both"/>
              <w:rPr>
                <w:rFonts w:ascii="Arrus" w:hAnsi="Arrus"/>
                <w:color w:val="000000"/>
                <w:sz w:val="18"/>
                <w:szCs w:val="20"/>
              </w:rPr>
            </w:pPr>
            <w:hyperlink r:id="rId600" w:tooltip="Jalandhar" w:history="1">
              <w:r w:rsidRPr="00584AEA">
                <w:rPr>
                  <w:rStyle w:val="Hyperlink"/>
                  <w:rFonts w:ascii="Arrus" w:eastAsiaTheme="majorEastAsia" w:hAnsi="Arrus"/>
                  <w:color w:val="0B0080"/>
                  <w:sz w:val="18"/>
                  <w:szCs w:val="20"/>
                </w:rPr>
                <w:t>Jalandhar</w:t>
              </w:r>
            </w:hyperlink>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601" w:tooltip="Punjab" w:history="1">
              <w:r w:rsidRPr="00584AEA">
                <w:rPr>
                  <w:rStyle w:val="Hyperlink"/>
                  <w:rFonts w:ascii="Arrus" w:eastAsiaTheme="majorEastAsia" w:hAnsi="Arrus"/>
                  <w:color w:val="0B0080"/>
                  <w:sz w:val="18"/>
                  <w:szCs w:val="20"/>
                </w:rPr>
                <w:t>Punjab</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8E"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 xml:space="preserve">20 Hindu </w:t>
            </w:r>
            <w:proofErr w:type="spellStart"/>
            <w:r w:rsidRPr="00584AEA">
              <w:rPr>
                <w:rFonts w:ascii="Arrus" w:hAnsi="Arrus"/>
                <w:color w:val="000000"/>
                <w:sz w:val="18"/>
                <w:szCs w:val="20"/>
              </w:rPr>
              <w:t>labourers</w:t>
            </w:r>
            <w:proofErr w:type="spellEnd"/>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8F" w14:textId="77777777" w:rsidR="00270475" w:rsidRPr="00584AEA" w:rsidRDefault="00270475" w:rsidP="00096A24">
            <w:pPr>
              <w:jc w:val="both"/>
              <w:rPr>
                <w:rFonts w:ascii="Arrus" w:hAnsi="Arrus"/>
                <w:color w:val="000000"/>
                <w:sz w:val="18"/>
                <w:szCs w:val="20"/>
              </w:rPr>
            </w:pPr>
          </w:p>
        </w:tc>
      </w:tr>
      <w:tr w:rsidR="00270475" w:rsidRPr="00584AEA" w14:paraId="268B3396"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91"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Bus Passenger massacre III (part of the</w:t>
            </w:r>
            <w:r w:rsidRPr="00584AEA">
              <w:rPr>
                <w:rStyle w:val="apple-converted-space"/>
                <w:rFonts w:ascii="Arrus" w:eastAsiaTheme="majorEastAsia" w:hAnsi="Arrus"/>
                <w:color w:val="000000"/>
                <w:sz w:val="18"/>
                <w:szCs w:val="20"/>
              </w:rPr>
              <w:t> </w:t>
            </w:r>
            <w:hyperlink r:id="rId602" w:tooltip="List of terrorist incidents in Punjab (India)" w:history="1">
              <w:r w:rsidRPr="00584AEA">
                <w:rPr>
                  <w:rStyle w:val="Hyperlink"/>
                  <w:rFonts w:ascii="Arrus" w:eastAsiaTheme="majorEastAsia" w:hAnsi="Arrus"/>
                  <w:color w:val="0B0080"/>
                  <w:sz w:val="18"/>
                  <w:szCs w:val="20"/>
                </w:rPr>
                <w:t>terrorist incidents in Punjab</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92"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25 July 1986</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93" w14:textId="77777777" w:rsidR="00270475" w:rsidRPr="00584AEA" w:rsidRDefault="00270475" w:rsidP="00096A24">
            <w:pPr>
              <w:jc w:val="both"/>
              <w:rPr>
                <w:rFonts w:ascii="Arrus" w:hAnsi="Arrus"/>
                <w:color w:val="000000"/>
                <w:sz w:val="18"/>
                <w:szCs w:val="20"/>
              </w:rPr>
            </w:pPr>
            <w:hyperlink r:id="rId603" w:tooltip="Mukatsar" w:history="1">
              <w:proofErr w:type="spellStart"/>
              <w:r w:rsidRPr="00584AEA">
                <w:rPr>
                  <w:rStyle w:val="Hyperlink"/>
                  <w:rFonts w:ascii="Arrus" w:eastAsiaTheme="majorEastAsia" w:hAnsi="Arrus"/>
                  <w:color w:val="0B0080"/>
                  <w:sz w:val="18"/>
                  <w:szCs w:val="20"/>
                </w:rPr>
                <w:t>Mukatsar</w:t>
              </w:r>
              <w:proofErr w:type="spellEnd"/>
            </w:hyperlink>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604" w:tooltip="Punjab" w:history="1">
              <w:r w:rsidRPr="00584AEA">
                <w:rPr>
                  <w:rStyle w:val="Hyperlink"/>
                  <w:rFonts w:ascii="Arrus" w:eastAsiaTheme="majorEastAsia" w:hAnsi="Arrus"/>
                  <w:color w:val="0B0080"/>
                  <w:sz w:val="18"/>
                  <w:szCs w:val="20"/>
                </w:rPr>
                <w:t>Punjab</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94"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15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95" w14:textId="77777777" w:rsidR="00270475" w:rsidRPr="00584AEA" w:rsidRDefault="00270475" w:rsidP="00096A24">
            <w:pPr>
              <w:jc w:val="both"/>
              <w:rPr>
                <w:rFonts w:ascii="Arrus" w:hAnsi="Arrus"/>
                <w:color w:val="000000"/>
                <w:sz w:val="18"/>
                <w:szCs w:val="20"/>
              </w:rPr>
            </w:pPr>
          </w:p>
        </w:tc>
      </w:tr>
      <w:tr w:rsidR="00270475" w:rsidRPr="00584AEA" w14:paraId="268B339C"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97"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Bus Passenger massacre IV (part of the</w:t>
            </w:r>
            <w:r w:rsidRPr="00584AEA">
              <w:rPr>
                <w:rStyle w:val="apple-converted-space"/>
                <w:rFonts w:ascii="Arrus" w:eastAsiaTheme="majorEastAsia" w:hAnsi="Arrus"/>
                <w:color w:val="000000"/>
                <w:sz w:val="18"/>
                <w:szCs w:val="20"/>
              </w:rPr>
              <w:t> </w:t>
            </w:r>
            <w:hyperlink r:id="rId605" w:tooltip="List of terrorist incidents in Punjab (India)" w:history="1">
              <w:r w:rsidRPr="00584AEA">
                <w:rPr>
                  <w:rStyle w:val="Hyperlink"/>
                  <w:rFonts w:ascii="Arrus" w:eastAsiaTheme="majorEastAsia" w:hAnsi="Arrus"/>
                  <w:color w:val="0B0080"/>
                  <w:sz w:val="18"/>
                  <w:szCs w:val="20"/>
                </w:rPr>
                <w:t xml:space="preserve">terrorist incidents in </w:t>
              </w:r>
              <w:r w:rsidRPr="00584AEA">
                <w:rPr>
                  <w:rStyle w:val="Hyperlink"/>
                  <w:rFonts w:ascii="Arrus" w:eastAsiaTheme="majorEastAsia" w:hAnsi="Arrus"/>
                  <w:color w:val="0B0080"/>
                  <w:sz w:val="18"/>
                  <w:szCs w:val="20"/>
                </w:rPr>
                <w:lastRenderedPageBreak/>
                <w:t>Punjab</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98"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lastRenderedPageBreak/>
              <w:t>30 November 1986</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99" w14:textId="77777777" w:rsidR="00270475" w:rsidRPr="00584AEA" w:rsidRDefault="00270475" w:rsidP="00096A24">
            <w:pPr>
              <w:jc w:val="both"/>
              <w:rPr>
                <w:rFonts w:ascii="Arrus" w:hAnsi="Arrus"/>
                <w:color w:val="000000"/>
                <w:sz w:val="18"/>
                <w:szCs w:val="20"/>
              </w:rPr>
            </w:pPr>
            <w:proofErr w:type="spellStart"/>
            <w:r w:rsidRPr="00584AEA">
              <w:rPr>
                <w:rFonts w:ascii="Arrus" w:hAnsi="Arrus"/>
                <w:color w:val="000000"/>
                <w:sz w:val="18"/>
                <w:szCs w:val="20"/>
              </w:rPr>
              <w:t>Khudda</w:t>
            </w:r>
            <w:proofErr w:type="spellEnd"/>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606" w:tooltip="Punjab" w:history="1">
              <w:r w:rsidRPr="00584AEA">
                <w:rPr>
                  <w:rStyle w:val="Hyperlink"/>
                  <w:rFonts w:ascii="Arrus" w:eastAsiaTheme="majorEastAsia" w:hAnsi="Arrus"/>
                  <w:color w:val="0B0080"/>
                  <w:sz w:val="18"/>
                  <w:szCs w:val="20"/>
                </w:rPr>
                <w:t>Punjab</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9A"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24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9B" w14:textId="77777777" w:rsidR="00270475" w:rsidRPr="00584AEA" w:rsidRDefault="00270475" w:rsidP="00096A24">
            <w:pPr>
              <w:jc w:val="both"/>
              <w:rPr>
                <w:rFonts w:ascii="Arrus" w:hAnsi="Arrus"/>
                <w:color w:val="000000"/>
                <w:sz w:val="18"/>
                <w:szCs w:val="20"/>
              </w:rPr>
            </w:pPr>
          </w:p>
        </w:tc>
      </w:tr>
      <w:tr w:rsidR="00270475" w:rsidRPr="00584AEA" w14:paraId="268B33A2"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9D" w14:textId="77777777" w:rsidR="00270475" w:rsidRPr="00584AEA" w:rsidRDefault="00270475" w:rsidP="00096A24">
            <w:pPr>
              <w:jc w:val="both"/>
              <w:rPr>
                <w:rFonts w:ascii="Arrus" w:hAnsi="Arrus"/>
                <w:color w:val="000000"/>
                <w:sz w:val="18"/>
                <w:szCs w:val="20"/>
              </w:rPr>
            </w:pPr>
            <w:hyperlink r:id="rId607" w:tooltip="Hashimpura massacre" w:history="1">
              <w:proofErr w:type="spellStart"/>
              <w:r w:rsidRPr="00584AEA">
                <w:rPr>
                  <w:rStyle w:val="Hyperlink"/>
                  <w:rFonts w:ascii="Arrus" w:eastAsiaTheme="majorEastAsia" w:hAnsi="Arrus"/>
                  <w:color w:val="0B0080"/>
                  <w:sz w:val="18"/>
                  <w:szCs w:val="20"/>
                </w:rPr>
                <w:t>Hashimpura</w:t>
              </w:r>
              <w:proofErr w:type="spellEnd"/>
              <w:r w:rsidRPr="00584AEA">
                <w:rPr>
                  <w:rStyle w:val="Hyperlink"/>
                  <w:rFonts w:ascii="Arrus" w:eastAsiaTheme="majorEastAsia" w:hAnsi="Arrus"/>
                  <w:color w:val="0B0080"/>
                  <w:sz w:val="18"/>
                  <w:szCs w:val="20"/>
                </w:rPr>
                <w:t xml:space="preserve">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9E"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22 May 1987</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9F" w14:textId="77777777" w:rsidR="00270475" w:rsidRPr="00584AEA" w:rsidRDefault="00270475" w:rsidP="00096A24">
            <w:pPr>
              <w:jc w:val="both"/>
              <w:rPr>
                <w:rFonts w:ascii="Arrus" w:hAnsi="Arrus"/>
                <w:color w:val="000000"/>
                <w:sz w:val="18"/>
                <w:szCs w:val="20"/>
              </w:rPr>
            </w:pPr>
            <w:hyperlink r:id="rId608" w:tooltip="Meerut" w:history="1">
              <w:r w:rsidRPr="00584AEA">
                <w:rPr>
                  <w:rStyle w:val="Hyperlink"/>
                  <w:rFonts w:ascii="Arrus" w:eastAsiaTheme="majorEastAsia" w:hAnsi="Arrus"/>
                  <w:color w:val="0B0080"/>
                  <w:sz w:val="18"/>
                  <w:szCs w:val="20"/>
                </w:rPr>
                <w:t>Meerut</w:t>
              </w:r>
            </w:hyperlink>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609" w:tooltip="Uttar Pradesh" w:history="1">
              <w:r w:rsidRPr="00584AEA">
                <w:rPr>
                  <w:rStyle w:val="Hyperlink"/>
                  <w:rFonts w:ascii="Arrus" w:eastAsiaTheme="majorEastAsia" w:hAnsi="Arrus"/>
                  <w:color w:val="0B0080"/>
                  <w:sz w:val="18"/>
                  <w:szCs w:val="20"/>
                </w:rPr>
                <w:t>Uttar Pradesh</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A0"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42 Muslims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A1" w14:textId="77777777" w:rsidR="00270475" w:rsidRPr="00584AEA" w:rsidRDefault="00270475" w:rsidP="00096A24">
            <w:pPr>
              <w:jc w:val="both"/>
              <w:rPr>
                <w:rFonts w:ascii="Arrus" w:hAnsi="Arrus"/>
                <w:color w:val="000000"/>
                <w:sz w:val="18"/>
                <w:szCs w:val="20"/>
              </w:rPr>
            </w:pPr>
          </w:p>
        </w:tc>
      </w:tr>
      <w:tr w:rsidR="00270475" w:rsidRPr="00584AEA" w14:paraId="268B33A8"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A3"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Bus Passenger massacre V (part of the</w:t>
            </w:r>
            <w:r w:rsidRPr="00584AEA">
              <w:rPr>
                <w:rStyle w:val="apple-converted-space"/>
                <w:rFonts w:ascii="Arrus" w:eastAsiaTheme="majorEastAsia" w:hAnsi="Arrus"/>
                <w:color w:val="000000"/>
                <w:sz w:val="18"/>
                <w:szCs w:val="20"/>
              </w:rPr>
              <w:t> </w:t>
            </w:r>
            <w:hyperlink r:id="rId610" w:tooltip="List of terrorist incidents in Punjab (India)" w:history="1">
              <w:r w:rsidRPr="00584AEA">
                <w:rPr>
                  <w:rStyle w:val="Hyperlink"/>
                  <w:rFonts w:ascii="Arrus" w:eastAsiaTheme="majorEastAsia" w:hAnsi="Arrus"/>
                  <w:color w:val="0B0080"/>
                  <w:sz w:val="18"/>
                  <w:szCs w:val="20"/>
                </w:rPr>
                <w:t>terrorist incidents in Punjab</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A4"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July 1987</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A5" w14:textId="77777777" w:rsidR="00270475" w:rsidRPr="00584AEA" w:rsidRDefault="00270475" w:rsidP="00096A24">
            <w:pPr>
              <w:jc w:val="both"/>
              <w:rPr>
                <w:rFonts w:ascii="Arrus" w:hAnsi="Arrus"/>
                <w:color w:val="000000"/>
                <w:sz w:val="18"/>
                <w:szCs w:val="20"/>
              </w:rPr>
            </w:pPr>
            <w:hyperlink r:id="rId611" w:tooltip="Fatehbad" w:history="1">
              <w:proofErr w:type="spellStart"/>
              <w:r w:rsidRPr="00584AEA">
                <w:rPr>
                  <w:rStyle w:val="Hyperlink"/>
                  <w:rFonts w:ascii="Arrus" w:eastAsiaTheme="majorEastAsia" w:hAnsi="Arrus"/>
                  <w:color w:val="0B0080"/>
                  <w:sz w:val="18"/>
                  <w:szCs w:val="20"/>
                </w:rPr>
                <w:t>Fatehbad</w:t>
              </w:r>
              <w:proofErr w:type="spellEnd"/>
            </w:hyperlink>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612" w:tooltip="Haryana" w:history="1">
              <w:r w:rsidRPr="00584AEA">
                <w:rPr>
                  <w:rStyle w:val="Hyperlink"/>
                  <w:rFonts w:ascii="Arrus" w:eastAsiaTheme="majorEastAsia" w:hAnsi="Arrus"/>
                  <w:color w:val="0B0080"/>
                  <w:sz w:val="18"/>
                  <w:szCs w:val="20"/>
                </w:rPr>
                <w:t>Haryana</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A6"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80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A7" w14:textId="77777777" w:rsidR="00270475" w:rsidRPr="00584AEA" w:rsidRDefault="00270475" w:rsidP="00096A24">
            <w:pPr>
              <w:jc w:val="both"/>
              <w:rPr>
                <w:rFonts w:ascii="Arrus" w:hAnsi="Arrus"/>
                <w:color w:val="000000"/>
                <w:sz w:val="18"/>
                <w:szCs w:val="20"/>
              </w:rPr>
            </w:pPr>
          </w:p>
        </w:tc>
      </w:tr>
      <w:tr w:rsidR="00270475" w:rsidRPr="00584AEA" w14:paraId="268B33AE"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A9"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Jagdev Kalan massacre(part of the</w:t>
            </w:r>
            <w:r w:rsidRPr="00584AEA">
              <w:rPr>
                <w:rStyle w:val="apple-converted-space"/>
                <w:rFonts w:ascii="Arrus" w:eastAsiaTheme="majorEastAsia" w:hAnsi="Arrus"/>
                <w:color w:val="000000"/>
                <w:sz w:val="18"/>
                <w:szCs w:val="20"/>
              </w:rPr>
              <w:t> </w:t>
            </w:r>
            <w:hyperlink r:id="rId613" w:tooltip="List of terrorist incidents in Punjab (India)" w:history="1">
              <w:r w:rsidRPr="00584AEA">
                <w:rPr>
                  <w:rStyle w:val="Hyperlink"/>
                  <w:rFonts w:ascii="Arrus" w:eastAsiaTheme="majorEastAsia" w:hAnsi="Arrus"/>
                  <w:color w:val="0B0080"/>
                  <w:sz w:val="18"/>
                  <w:szCs w:val="20"/>
                </w:rPr>
                <w:t>terrorist incidents in Punjab</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AA"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6 August 1987</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AB" w14:textId="77777777" w:rsidR="00270475" w:rsidRPr="00584AEA" w:rsidRDefault="00270475" w:rsidP="00096A24">
            <w:pPr>
              <w:jc w:val="both"/>
              <w:rPr>
                <w:rFonts w:ascii="Arrus" w:hAnsi="Arrus"/>
                <w:color w:val="000000"/>
                <w:sz w:val="18"/>
                <w:szCs w:val="20"/>
              </w:rPr>
            </w:pPr>
            <w:hyperlink r:id="rId614" w:tooltip="Punjab" w:history="1">
              <w:r w:rsidRPr="00584AEA">
                <w:rPr>
                  <w:rStyle w:val="Hyperlink"/>
                  <w:rFonts w:ascii="Arrus" w:eastAsiaTheme="majorEastAsia" w:hAnsi="Arrus"/>
                  <w:color w:val="0B0080"/>
                  <w:sz w:val="18"/>
                  <w:szCs w:val="20"/>
                </w:rPr>
                <w:t>Punjab</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AC"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13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AD" w14:textId="77777777" w:rsidR="00270475" w:rsidRPr="00584AEA" w:rsidRDefault="00270475" w:rsidP="00096A24">
            <w:pPr>
              <w:jc w:val="both"/>
              <w:rPr>
                <w:rFonts w:ascii="Arrus" w:hAnsi="Arrus"/>
                <w:color w:val="000000"/>
                <w:sz w:val="18"/>
                <w:szCs w:val="20"/>
              </w:rPr>
            </w:pPr>
          </w:p>
        </w:tc>
      </w:tr>
      <w:tr w:rsidR="00270475" w:rsidRPr="00584AEA" w14:paraId="268B33B4"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AF" w14:textId="77777777" w:rsidR="00270475" w:rsidRPr="00584AEA" w:rsidRDefault="00270475" w:rsidP="00096A24">
            <w:pPr>
              <w:jc w:val="both"/>
              <w:rPr>
                <w:rFonts w:ascii="Arrus" w:hAnsi="Arrus"/>
                <w:color w:val="000000"/>
                <w:sz w:val="18"/>
                <w:szCs w:val="20"/>
              </w:rPr>
            </w:pPr>
            <w:proofErr w:type="spellStart"/>
            <w:r w:rsidRPr="00584AEA">
              <w:rPr>
                <w:rFonts w:ascii="Arrus" w:hAnsi="Arrus"/>
                <w:color w:val="000000"/>
                <w:sz w:val="18"/>
                <w:szCs w:val="20"/>
              </w:rPr>
              <w:t>Rajbah</w:t>
            </w:r>
            <w:proofErr w:type="spellEnd"/>
            <w:r w:rsidRPr="00584AEA">
              <w:rPr>
                <w:rFonts w:ascii="Arrus" w:hAnsi="Arrus"/>
                <w:color w:val="000000"/>
                <w:sz w:val="18"/>
                <w:szCs w:val="20"/>
              </w:rPr>
              <w:t xml:space="preserve"> massacre (part of </w:t>
            </w:r>
            <w:proofErr w:type="spellStart"/>
            <w:r w:rsidRPr="00584AEA">
              <w:rPr>
                <w:rFonts w:ascii="Arrus" w:hAnsi="Arrus"/>
                <w:color w:val="000000"/>
                <w:sz w:val="18"/>
                <w:szCs w:val="20"/>
              </w:rPr>
              <w:t>the</w:t>
            </w:r>
            <w:hyperlink r:id="rId615" w:tooltip="List of terrorist incidents in Punjab (India)" w:history="1">
              <w:r w:rsidRPr="00584AEA">
                <w:rPr>
                  <w:rStyle w:val="Hyperlink"/>
                  <w:rFonts w:ascii="Arrus" w:eastAsiaTheme="majorEastAsia" w:hAnsi="Arrus"/>
                  <w:color w:val="0B0080"/>
                  <w:sz w:val="18"/>
                  <w:szCs w:val="20"/>
                </w:rPr>
                <w:t>terrorist</w:t>
              </w:r>
              <w:proofErr w:type="spellEnd"/>
              <w:r w:rsidRPr="00584AEA">
                <w:rPr>
                  <w:rStyle w:val="Hyperlink"/>
                  <w:rFonts w:ascii="Arrus" w:eastAsiaTheme="majorEastAsia" w:hAnsi="Arrus"/>
                  <w:color w:val="0B0080"/>
                  <w:sz w:val="18"/>
                  <w:szCs w:val="20"/>
                </w:rPr>
                <w:t xml:space="preserve"> incidents in Punjab</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B0"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31 March 1988</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B1" w14:textId="77777777" w:rsidR="00270475" w:rsidRPr="00584AEA" w:rsidRDefault="00270475" w:rsidP="00096A24">
            <w:pPr>
              <w:jc w:val="both"/>
              <w:rPr>
                <w:rFonts w:ascii="Arrus" w:hAnsi="Arrus"/>
                <w:color w:val="000000"/>
                <w:sz w:val="18"/>
                <w:szCs w:val="20"/>
              </w:rPr>
            </w:pPr>
            <w:hyperlink r:id="rId616" w:tooltip="Punjab" w:history="1">
              <w:r w:rsidRPr="00584AEA">
                <w:rPr>
                  <w:rStyle w:val="Hyperlink"/>
                  <w:rFonts w:ascii="Arrus" w:eastAsiaTheme="majorEastAsia" w:hAnsi="Arrus"/>
                  <w:color w:val="0B0080"/>
                  <w:sz w:val="18"/>
                  <w:szCs w:val="20"/>
                </w:rPr>
                <w:t>Punjab</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B2"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18 Hindus belonging to 1 family</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B3" w14:textId="77777777" w:rsidR="00270475" w:rsidRPr="00584AEA" w:rsidRDefault="00270475" w:rsidP="00096A24">
            <w:pPr>
              <w:jc w:val="both"/>
              <w:rPr>
                <w:rFonts w:ascii="Arrus" w:hAnsi="Arrus"/>
                <w:color w:val="000000"/>
                <w:sz w:val="18"/>
                <w:szCs w:val="20"/>
              </w:rPr>
            </w:pPr>
          </w:p>
        </w:tc>
      </w:tr>
      <w:tr w:rsidR="00270475" w:rsidRPr="00584AEA" w14:paraId="268B33BA" w14:textId="77777777" w:rsidTr="00096A24">
        <w:trPr>
          <w:gridAfter w:val="1"/>
          <w:wAfter w:w="212" w:type="dxa"/>
        </w:trPr>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B5" w14:textId="77777777" w:rsidR="00270475" w:rsidRPr="00584AEA" w:rsidRDefault="00270475" w:rsidP="00096A24">
            <w:pPr>
              <w:jc w:val="both"/>
              <w:rPr>
                <w:rFonts w:ascii="Arrus" w:hAnsi="Arrus"/>
                <w:color w:val="000000"/>
                <w:sz w:val="18"/>
                <w:szCs w:val="20"/>
              </w:rPr>
            </w:pPr>
            <w:hyperlink r:id="rId617" w:tooltip="1989 Bhagalpur violence" w:history="1">
              <w:r w:rsidRPr="00584AEA">
                <w:rPr>
                  <w:rStyle w:val="Hyperlink"/>
                  <w:rFonts w:ascii="Arrus" w:eastAsiaTheme="majorEastAsia" w:hAnsi="Arrus"/>
                  <w:color w:val="0B0080"/>
                  <w:sz w:val="18"/>
                  <w:szCs w:val="20"/>
                </w:rPr>
                <w:t>Bhagalpur riots</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B6"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October 1989</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B7" w14:textId="77777777" w:rsidR="00270475" w:rsidRPr="00584AEA" w:rsidRDefault="00270475" w:rsidP="00096A24">
            <w:pPr>
              <w:jc w:val="both"/>
              <w:rPr>
                <w:rFonts w:ascii="Arrus" w:hAnsi="Arrus"/>
                <w:color w:val="000000"/>
                <w:sz w:val="18"/>
                <w:szCs w:val="20"/>
              </w:rPr>
            </w:pPr>
            <w:hyperlink r:id="rId618" w:tooltip="Bhagalpur" w:history="1">
              <w:r w:rsidRPr="00584AEA">
                <w:rPr>
                  <w:rStyle w:val="Hyperlink"/>
                  <w:rFonts w:ascii="Arrus" w:eastAsiaTheme="majorEastAsia" w:hAnsi="Arrus"/>
                  <w:color w:val="0B0080"/>
                  <w:sz w:val="18"/>
                  <w:szCs w:val="20"/>
                </w:rPr>
                <w:t>Bhagalpur</w:t>
              </w:r>
            </w:hyperlink>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619" w:tooltip="Bihar" w:history="1">
              <w:r w:rsidRPr="00584AEA">
                <w:rPr>
                  <w:rStyle w:val="Hyperlink"/>
                  <w:rFonts w:ascii="Arrus" w:eastAsiaTheme="majorEastAsia" w:hAnsi="Arrus"/>
                  <w:color w:val="0B0080"/>
                  <w:sz w:val="18"/>
                  <w:szCs w:val="20"/>
                </w:rPr>
                <w:t>Bihar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B8"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The total dead numbered around 1000, around 900 were Muslims; it was difficult to establish the religious identity of other victims.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B9" w14:textId="77777777" w:rsidR="00270475" w:rsidRPr="00584AEA" w:rsidRDefault="00270475" w:rsidP="00096A24">
            <w:pPr>
              <w:jc w:val="both"/>
              <w:rPr>
                <w:rFonts w:ascii="Arrus" w:hAnsi="Arrus"/>
                <w:b/>
                <w:color w:val="000000"/>
                <w:sz w:val="18"/>
                <w:szCs w:val="20"/>
              </w:rPr>
            </w:pPr>
            <w:r w:rsidRPr="00584AEA">
              <w:rPr>
                <w:rFonts w:ascii="Arrus" w:hAnsi="Arrus"/>
                <w:b/>
                <w:color w:val="000000"/>
                <w:sz w:val="18"/>
                <w:szCs w:val="20"/>
              </w:rPr>
              <w:t>Two false rumors about the killing of Hindu students started circulating: one rumor stated that nearly 200 Hindu university students had been killed by the Muslims, while another rumor stated that 31 Hindu boys had been murdered with their bodies dumped in a well at the Sanskrit College.</w:t>
            </w:r>
          </w:p>
        </w:tc>
      </w:tr>
      <w:tr w:rsidR="00270475" w:rsidRPr="00584AEA" w14:paraId="268B33C1"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BB"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Ethnic cleansing of Hindu Pandits</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BC"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1990s</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BD" w14:textId="77777777" w:rsidR="00270475" w:rsidRPr="00584AEA" w:rsidRDefault="00270475" w:rsidP="00096A24">
            <w:pPr>
              <w:jc w:val="both"/>
              <w:rPr>
                <w:rFonts w:ascii="Arrus" w:hAnsi="Arrus"/>
                <w:color w:val="000000"/>
                <w:sz w:val="18"/>
                <w:szCs w:val="20"/>
              </w:rPr>
            </w:pPr>
            <w:hyperlink r:id="rId620" w:tooltip="Kashmir" w:history="1">
              <w:r w:rsidRPr="00584AEA">
                <w:rPr>
                  <w:rStyle w:val="Hyperlink"/>
                  <w:rFonts w:ascii="Arrus" w:eastAsiaTheme="majorEastAsia" w:hAnsi="Arrus"/>
                  <w:color w:val="0B0080"/>
                  <w:sz w:val="18"/>
                  <w:szCs w:val="20"/>
                </w:rPr>
                <w:t>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BE"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219-399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BF"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140,000 to 192,000 Hindus were forced to abandon their ancestral land.</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C0" w14:textId="77777777" w:rsidR="00270475" w:rsidRPr="00584AEA" w:rsidRDefault="00270475" w:rsidP="00096A24">
            <w:pPr>
              <w:jc w:val="both"/>
              <w:rPr>
                <w:rFonts w:ascii="Arrus" w:hAnsi="Arrus"/>
                <w:color w:val="000000"/>
                <w:sz w:val="18"/>
                <w:szCs w:val="20"/>
              </w:rPr>
            </w:pPr>
            <w:hyperlink r:id="rId621" w:anchor="cite_note-thomas.loc.gov-15" w:history="1">
              <w:r w:rsidRPr="00584AEA">
                <w:rPr>
                  <w:rStyle w:val="Hyperlink"/>
                  <w:rFonts w:ascii="Arrus" w:eastAsiaTheme="majorEastAsia" w:hAnsi="Arrus"/>
                  <w:color w:val="0B0080"/>
                  <w:sz w:val="13"/>
                  <w:szCs w:val="16"/>
                  <w:vertAlign w:val="superscript"/>
                </w:rPr>
                <w:t>[15]</w:t>
              </w:r>
            </w:hyperlink>
            <w:hyperlink r:id="rId622" w:anchor="cite_note-thomas.loc.gov-15" w:history="1">
              <w:r w:rsidRPr="00584AEA">
                <w:rPr>
                  <w:rStyle w:val="Hyperlink"/>
                  <w:rFonts w:ascii="Arrus" w:eastAsiaTheme="majorEastAsia" w:hAnsi="Arrus"/>
                  <w:color w:val="0B0080"/>
                  <w:sz w:val="13"/>
                  <w:szCs w:val="16"/>
                  <w:vertAlign w:val="superscript"/>
                </w:rPr>
                <w:t>[15]</w:t>
              </w:r>
            </w:hyperlink>
            <w:hyperlink r:id="rId623" w:anchor="cite_note-16" w:history="1">
              <w:r w:rsidRPr="00584AEA">
                <w:rPr>
                  <w:rStyle w:val="Hyperlink"/>
                  <w:rFonts w:ascii="Arrus" w:eastAsiaTheme="majorEastAsia" w:hAnsi="Arrus"/>
                  <w:color w:val="0B0080"/>
                  <w:sz w:val="13"/>
                  <w:szCs w:val="16"/>
                  <w:vertAlign w:val="superscript"/>
                </w:rPr>
                <w:t>[16]</w:t>
              </w:r>
            </w:hyperlink>
          </w:p>
        </w:tc>
      </w:tr>
      <w:tr w:rsidR="00270475" w:rsidRPr="00584AEA" w14:paraId="268B33C8"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C2" w14:textId="77777777" w:rsidR="00270475" w:rsidRPr="00584AEA" w:rsidRDefault="00270475" w:rsidP="00096A24">
            <w:pPr>
              <w:jc w:val="both"/>
              <w:rPr>
                <w:rFonts w:ascii="Arrus" w:hAnsi="Arrus"/>
                <w:color w:val="000000"/>
                <w:sz w:val="18"/>
                <w:szCs w:val="20"/>
              </w:rPr>
            </w:pPr>
            <w:hyperlink r:id="rId624" w:tooltip="Gawakadal massacre" w:history="1">
              <w:proofErr w:type="spellStart"/>
              <w:r w:rsidRPr="00584AEA">
                <w:rPr>
                  <w:rStyle w:val="Hyperlink"/>
                  <w:rFonts w:ascii="Arrus" w:eastAsiaTheme="majorEastAsia" w:hAnsi="Arrus"/>
                  <w:color w:val="0B0080"/>
                  <w:sz w:val="18"/>
                  <w:szCs w:val="20"/>
                </w:rPr>
                <w:t>Gawakadal</w:t>
              </w:r>
              <w:proofErr w:type="spellEnd"/>
              <w:r w:rsidRPr="00584AEA">
                <w:rPr>
                  <w:rStyle w:val="Hyperlink"/>
                  <w:rFonts w:ascii="Arrus" w:eastAsiaTheme="majorEastAsia" w:hAnsi="Arrus"/>
                  <w:color w:val="0B0080"/>
                  <w:sz w:val="18"/>
                  <w:szCs w:val="20"/>
                </w:rPr>
                <w:t xml:space="preserve">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C3"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20 January 1990</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C4" w14:textId="77777777" w:rsidR="00270475" w:rsidRPr="00584AEA" w:rsidRDefault="00270475" w:rsidP="00096A24">
            <w:pPr>
              <w:jc w:val="both"/>
              <w:rPr>
                <w:rFonts w:ascii="Arrus" w:hAnsi="Arrus"/>
                <w:color w:val="000000"/>
                <w:sz w:val="18"/>
                <w:szCs w:val="20"/>
              </w:rPr>
            </w:pPr>
            <w:hyperlink r:id="rId625" w:tooltip="Srinagar" w:history="1">
              <w:r w:rsidRPr="00584AEA">
                <w:rPr>
                  <w:rStyle w:val="Hyperlink"/>
                  <w:rFonts w:ascii="Arrus" w:eastAsiaTheme="majorEastAsia" w:hAnsi="Arrus"/>
                  <w:color w:val="0B0080"/>
                  <w:sz w:val="18"/>
                  <w:szCs w:val="20"/>
                </w:rPr>
                <w:t>Srinagar</w:t>
              </w:r>
            </w:hyperlink>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626" w:tooltip="Kashmir" w:history="1">
              <w:r w:rsidRPr="00584AEA">
                <w:rPr>
                  <w:rStyle w:val="Hyperlink"/>
                  <w:rFonts w:ascii="Arrus" w:eastAsiaTheme="majorEastAsia" w:hAnsi="Arrus"/>
                  <w:color w:val="0B0080"/>
                  <w:sz w:val="18"/>
                  <w:szCs w:val="20"/>
                </w:rPr>
                <w:t>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C5"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50 Kashmiri protesters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C6"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Firing on procession by Indian CRPF</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C7" w14:textId="77777777" w:rsidR="00270475" w:rsidRPr="00584AEA" w:rsidRDefault="00270475" w:rsidP="00096A24">
            <w:pPr>
              <w:jc w:val="both"/>
              <w:rPr>
                <w:rFonts w:ascii="Arrus" w:hAnsi="Arrus"/>
                <w:color w:val="000000"/>
                <w:sz w:val="18"/>
                <w:szCs w:val="20"/>
              </w:rPr>
            </w:pPr>
          </w:p>
        </w:tc>
      </w:tr>
      <w:tr w:rsidR="00270475" w:rsidRPr="00584AEA" w14:paraId="268B33CF"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C9" w14:textId="77777777" w:rsidR="00270475" w:rsidRPr="00584AEA" w:rsidRDefault="00270475" w:rsidP="00096A24">
            <w:pPr>
              <w:jc w:val="both"/>
              <w:rPr>
                <w:rFonts w:ascii="Arrus" w:hAnsi="Arrus"/>
                <w:color w:val="000000"/>
                <w:sz w:val="18"/>
                <w:szCs w:val="20"/>
              </w:rPr>
            </w:pPr>
            <w:proofErr w:type="spellStart"/>
            <w:r w:rsidRPr="00584AEA">
              <w:rPr>
                <w:rFonts w:ascii="Arrus" w:hAnsi="Arrus"/>
                <w:color w:val="000000"/>
                <w:sz w:val="18"/>
                <w:szCs w:val="20"/>
              </w:rPr>
              <w:lastRenderedPageBreak/>
              <w:t>Rajbah</w:t>
            </w:r>
            <w:proofErr w:type="spellEnd"/>
            <w:r w:rsidRPr="00584AEA">
              <w:rPr>
                <w:rFonts w:ascii="Arrus" w:hAnsi="Arrus"/>
                <w:color w:val="000000"/>
                <w:sz w:val="18"/>
                <w:szCs w:val="20"/>
              </w:rPr>
              <w:t xml:space="preserve"> massacre (part of </w:t>
            </w:r>
            <w:proofErr w:type="spellStart"/>
            <w:r w:rsidRPr="00584AEA">
              <w:rPr>
                <w:rFonts w:ascii="Arrus" w:hAnsi="Arrus"/>
                <w:color w:val="000000"/>
                <w:sz w:val="18"/>
                <w:szCs w:val="20"/>
              </w:rPr>
              <w:t>the</w:t>
            </w:r>
            <w:hyperlink r:id="rId627" w:tooltip="List of terrorist incidents in Punjab (India)" w:history="1">
              <w:r w:rsidRPr="00584AEA">
                <w:rPr>
                  <w:rStyle w:val="Hyperlink"/>
                  <w:rFonts w:ascii="Arrus" w:eastAsiaTheme="majorEastAsia" w:hAnsi="Arrus"/>
                  <w:color w:val="0B0080"/>
                  <w:sz w:val="18"/>
                  <w:szCs w:val="20"/>
                </w:rPr>
                <w:t>terrorist</w:t>
              </w:r>
              <w:proofErr w:type="spellEnd"/>
              <w:r w:rsidRPr="00584AEA">
                <w:rPr>
                  <w:rStyle w:val="Hyperlink"/>
                  <w:rFonts w:ascii="Arrus" w:eastAsiaTheme="majorEastAsia" w:hAnsi="Arrus"/>
                  <w:color w:val="0B0080"/>
                  <w:sz w:val="18"/>
                  <w:szCs w:val="20"/>
                </w:rPr>
                <w:t xml:space="preserve"> incidents in Punjab</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CA"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31 March 1988</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CB" w14:textId="77777777" w:rsidR="00270475" w:rsidRPr="00584AEA" w:rsidRDefault="00270475" w:rsidP="00096A24">
            <w:pPr>
              <w:jc w:val="both"/>
              <w:rPr>
                <w:rFonts w:ascii="Arrus" w:hAnsi="Arrus"/>
                <w:color w:val="000000"/>
                <w:sz w:val="18"/>
                <w:szCs w:val="20"/>
              </w:rPr>
            </w:pPr>
            <w:hyperlink r:id="rId628" w:tooltip="Punjab" w:history="1">
              <w:r w:rsidRPr="00584AEA">
                <w:rPr>
                  <w:rStyle w:val="Hyperlink"/>
                  <w:rFonts w:ascii="Arrus" w:eastAsiaTheme="majorEastAsia" w:hAnsi="Arrus"/>
                  <w:color w:val="0B0080"/>
                  <w:sz w:val="18"/>
                  <w:szCs w:val="20"/>
                </w:rPr>
                <w:t>Punjab</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CC"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18 Hindus belonging to 1 family</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CD" w14:textId="77777777" w:rsidR="00270475" w:rsidRPr="00584AEA" w:rsidRDefault="00270475" w:rsidP="00096A24">
            <w:pPr>
              <w:jc w:val="both"/>
              <w:rPr>
                <w:rFonts w:ascii="Arrus" w:hAnsi="Arrus"/>
                <w:color w:val="000000"/>
                <w:sz w:val="18"/>
                <w:szCs w:val="20"/>
              </w:rPr>
            </w:pP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CE" w14:textId="77777777" w:rsidR="00270475" w:rsidRPr="00584AEA" w:rsidRDefault="00270475" w:rsidP="00096A24">
            <w:pPr>
              <w:jc w:val="both"/>
              <w:rPr>
                <w:rFonts w:ascii="Arrus" w:hAnsi="Arrus"/>
                <w:color w:val="000000"/>
                <w:sz w:val="18"/>
                <w:szCs w:val="20"/>
              </w:rPr>
            </w:pPr>
          </w:p>
        </w:tc>
      </w:tr>
      <w:tr w:rsidR="00270475" w:rsidRPr="00584AEA" w14:paraId="268B33D6"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D0"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Train Passenger massacre II (part of the</w:t>
            </w:r>
            <w:r w:rsidRPr="00584AEA">
              <w:rPr>
                <w:rStyle w:val="apple-converted-space"/>
                <w:rFonts w:ascii="Arrus" w:eastAsiaTheme="majorEastAsia" w:hAnsi="Arrus"/>
                <w:color w:val="000000"/>
                <w:sz w:val="18"/>
                <w:szCs w:val="20"/>
              </w:rPr>
              <w:t> </w:t>
            </w:r>
            <w:hyperlink r:id="rId629" w:tooltip="1991 Punjab killings" w:history="1">
              <w:r w:rsidRPr="00584AEA">
                <w:rPr>
                  <w:rStyle w:val="Hyperlink"/>
                  <w:rFonts w:ascii="Arrus" w:eastAsiaTheme="majorEastAsia" w:hAnsi="Arrus"/>
                  <w:color w:val="0B0080"/>
                  <w:sz w:val="18"/>
                  <w:szCs w:val="20"/>
                </w:rPr>
                <w:t>1991 Punjab killings</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D1"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15 June 1988</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D2" w14:textId="77777777" w:rsidR="00270475" w:rsidRPr="00584AEA" w:rsidRDefault="00270475" w:rsidP="00096A24">
            <w:pPr>
              <w:jc w:val="both"/>
              <w:rPr>
                <w:rFonts w:ascii="Arrus" w:hAnsi="Arrus"/>
                <w:color w:val="000000"/>
                <w:sz w:val="18"/>
                <w:szCs w:val="20"/>
              </w:rPr>
            </w:pPr>
            <w:hyperlink r:id="rId630" w:tooltip="Ludhiana" w:history="1">
              <w:r w:rsidRPr="00584AEA">
                <w:rPr>
                  <w:rStyle w:val="Hyperlink"/>
                  <w:rFonts w:ascii="Arrus" w:eastAsiaTheme="majorEastAsia" w:hAnsi="Arrus"/>
                  <w:color w:val="0B0080"/>
                  <w:sz w:val="18"/>
                  <w:szCs w:val="20"/>
                </w:rPr>
                <w:t>Ludhiana</w:t>
              </w:r>
            </w:hyperlink>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631" w:tooltip="Punjab" w:history="1">
              <w:r w:rsidRPr="00584AEA">
                <w:rPr>
                  <w:rStyle w:val="Hyperlink"/>
                  <w:rFonts w:ascii="Arrus" w:eastAsiaTheme="majorEastAsia" w:hAnsi="Arrus"/>
                  <w:color w:val="0B0080"/>
                  <w:sz w:val="18"/>
                  <w:szCs w:val="20"/>
                </w:rPr>
                <w:t>Punjab</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D3"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80 ( mostly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D4" w14:textId="77777777" w:rsidR="00270475" w:rsidRPr="00584AEA" w:rsidRDefault="00270475" w:rsidP="00096A24">
            <w:pPr>
              <w:jc w:val="both"/>
              <w:rPr>
                <w:rFonts w:ascii="Arrus" w:hAnsi="Arrus"/>
                <w:color w:val="000000"/>
                <w:sz w:val="18"/>
                <w:szCs w:val="20"/>
              </w:rPr>
            </w:pP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D5" w14:textId="77777777" w:rsidR="00270475" w:rsidRPr="00584AEA" w:rsidRDefault="00270475" w:rsidP="00096A24">
            <w:pPr>
              <w:jc w:val="both"/>
              <w:rPr>
                <w:rFonts w:ascii="Arrus" w:hAnsi="Arrus"/>
                <w:color w:val="000000"/>
                <w:sz w:val="18"/>
                <w:szCs w:val="20"/>
              </w:rPr>
            </w:pPr>
          </w:p>
        </w:tc>
      </w:tr>
      <w:tr w:rsidR="00270475" w:rsidRPr="00584AEA" w14:paraId="268B33DD"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D7"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Train Passenger massacre III (part of the</w:t>
            </w:r>
            <w:r w:rsidRPr="00584AEA">
              <w:rPr>
                <w:rStyle w:val="apple-converted-space"/>
                <w:rFonts w:ascii="Arrus" w:eastAsiaTheme="majorEastAsia" w:hAnsi="Arrus"/>
                <w:color w:val="000000"/>
                <w:sz w:val="18"/>
                <w:szCs w:val="20"/>
              </w:rPr>
              <w:t> </w:t>
            </w:r>
            <w:hyperlink r:id="rId632" w:tooltip="1991 Punjab killings" w:history="1">
              <w:r w:rsidRPr="00584AEA">
                <w:rPr>
                  <w:rStyle w:val="Hyperlink"/>
                  <w:rFonts w:ascii="Arrus" w:eastAsiaTheme="majorEastAsia" w:hAnsi="Arrus"/>
                  <w:color w:val="0B0080"/>
                  <w:sz w:val="18"/>
                  <w:szCs w:val="20"/>
                </w:rPr>
                <w:t>1991 Punjab killings</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D8"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December 1988</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D9" w14:textId="77777777" w:rsidR="00270475" w:rsidRPr="00584AEA" w:rsidRDefault="00270475" w:rsidP="00096A24">
            <w:pPr>
              <w:jc w:val="both"/>
              <w:rPr>
                <w:rFonts w:ascii="Arrus" w:hAnsi="Arrus"/>
                <w:color w:val="000000"/>
                <w:sz w:val="18"/>
                <w:szCs w:val="20"/>
              </w:rPr>
            </w:pPr>
            <w:hyperlink r:id="rId633" w:tooltip="Ludhiana" w:history="1">
              <w:r w:rsidRPr="00584AEA">
                <w:rPr>
                  <w:rStyle w:val="Hyperlink"/>
                  <w:rFonts w:ascii="Arrus" w:eastAsiaTheme="majorEastAsia" w:hAnsi="Arrus"/>
                  <w:color w:val="0B0080"/>
                  <w:sz w:val="18"/>
                  <w:szCs w:val="20"/>
                </w:rPr>
                <w:t>Ludhiana</w:t>
              </w:r>
            </w:hyperlink>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634" w:tooltip="Punjab" w:history="1">
              <w:r w:rsidRPr="00584AEA">
                <w:rPr>
                  <w:rStyle w:val="Hyperlink"/>
                  <w:rFonts w:ascii="Arrus" w:eastAsiaTheme="majorEastAsia" w:hAnsi="Arrus"/>
                  <w:color w:val="0B0080"/>
                  <w:sz w:val="18"/>
                  <w:szCs w:val="20"/>
                </w:rPr>
                <w:t>Punjab</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DA"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49 ( mostly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DB" w14:textId="77777777" w:rsidR="00270475" w:rsidRPr="00584AEA" w:rsidRDefault="00270475" w:rsidP="00096A24">
            <w:pPr>
              <w:jc w:val="both"/>
              <w:rPr>
                <w:rFonts w:ascii="Arrus" w:hAnsi="Arrus"/>
                <w:color w:val="000000"/>
                <w:sz w:val="18"/>
                <w:szCs w:val="20"/>
              </w:rPr>
            </w:pP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DC" w14:textId="77777777" w:rsidR="00270475" w:rsidRPr="00584AEA" w:rsidRDefault="00270475" w:rsidP="00096A24">
            <w:pPr>
              <w:jc w:val="both"/>
              <w:rPr>
                <w:rFonts w:ascii="Arrus" w:hAnsi="Arrus"/>
                <w:color w:val="000000"/>
                <w:sz w:val="18"/>
                <w:szCs w:val="20"/>
              </w:rPr>
            </w:pPr>
          </w:p>
        </w:tc>
      </w:tr>
      <w:tr w:rsidR="00270475" w:rsidRPr="00584AEA" w14:paraId="268B33E4"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DE" w14:textId="77777777" w:rsidR="00270475" w:rsidRPr="00584AEA" w:rsidRDefault="00270475" w:rsidP="00096A24">
            <w:pPr>
              <w:jc w:val="both"/>
              <w:rPr>
                <w:rFonts w:ascii="Arrus" w:hAnsi="Arrus"/>
                <w:color w:val="000000"/>
                <w:sz w:val="18"/>
                <w:szCs w:val="20"/>
              </w:rPr>
            </w:pPr>
            <w:hyperlink r:id="rId635" w:tooltip="Gawakadal massacre" w:history="1">
              <w:proofErr w:type="spellStart"/>
              <w:r w:rsidRPr="00584AEA">
                <w:rPr>
                  <w:rStyle w:val="Hyperlink"/>
                  <w:rFonts w:ascii="Arrus" w:eastAsiaTheme="majorEastAsia" w:hAnsi="Arrus"/>
                  <w:color w:val="0B0080"/>
                  <w:sz w:val="18"/>
                  <w:szCs w:val="20"/>
                </w:rPr>
                <w:t>Gawakadal</w:t>
              </w:r>
              <w:proofErr w:type="spellEnd"/>
              <w:r w:rsidRPr="00584AEA">
                <w:rPr>
                  <w:rStyle w:val="Hyperlink"/>
                  <w:rFonts w:ascii="Arrus" w:eastAsiaTheme="majorEastAsia" w:hAnsi="Arrus"/>
                  <w:color w:val="0B0080"/>
                  <w:sz w:val="18"/>
                  <w:szCs w:val="20"/>
                </w:rPr>
                <w:t xml:space="preserve">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DF"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January 20, 1990</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E0" w14:textId="77777777" w:rsidR="00270475" w:rsidRPr="00584AEA" w:rsidRDefault="00270475" w:rsidP="00096A24">
            <w:pPr>
              <w:jc w:val="both"/>
              <w:rPr>
                <w:rFonts w:ascii="Arrus" w:hAnsi="Arrus"/>
                <w:color w:val="000000"/>
                <w:sz w:val="18"/>
                <w:szCs w:val="20"/>
              </w:rPr>
            </w:pPr>
            <w:hyperlink r:id="rId636" w:tooltip="Jammu and Kashmir" w:history="1">
              <w:r w:rsidRPr="00584AEA">
                <w:rPr>
                  <w:rStyle w:val="Hyperlink"/>
                  <w:rFonts w:ascii="Arrus" w:eastAsiaTheme="majorEastAsia" w:hAnsi="Arrus"/>
                  <w:color w:val="0B0080"/>
                  <w:sz w:val="18"/>
                  <w:szCs w:val="20"/>
                </w:rPr>
                <w:t>Jammu and 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E1"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50 Muslims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E2"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Firing by Indian Army</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E3" w14:textId="77777777" w:rsidR="00270475" w:rsidRPr="00584AEA" w:rsidRDefault="00270475" w:rsidP="00096A24">
            <w:pPr>
              <w:jc w:val="both"/>
              <w:rPr>
                <w:rFonts w:ascii="Arrus" w:hAnsi="Arrus"/>
                <w:color w:val="000000"/>
                <w:sz w:val="18"/>
                <w:szCs w:val="20"/>
              </w:rPr>
            </w:pPr>
          </w:p>
        </w:tc>
      </w:tr>
      <w:tr w:rsidR="00270475" w:rsidRPr="00584AEA" w14:paraId="268B33EB"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E5" w14:textId="77777777" w:rsidR="00270475" w:rsidRPr="00584AEA" w:rsidRDefault="00270475" w:rsidP="00096A24">
            <w:pPr>
              <w:jc w:val="both"/>
              <w:rPr>
                <w:rFonts w:ascii="Arrus" w:hAnsi="Arrus"/>
                <w:color w:val="000000"/>
                <w:sz w:val="18"/>
                <w:szCs w:val="20"/>
              </w:rPr>
            </w:pPr>
            <w:hyperlink r:id="rId637" w:tooltip="Bombay Riots" w:history="1">
              <w:r w:rsidRPr="00584AEA">
                <w:rPr>
                  <w:rStyle w:val="Hyperlink"/>
                  <w:rFonts w:ascii="Arrus" w:eastAsiaTheme="majorEastAsia" w:hAnsi="Arrus"/>
                  <w:color w:val="0B0080"/>
                  <w:sz w:val="18"/>
                  <w:szCs w:val="20"/>
                </w:rPr>
                <w:t>Bombay Riots</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E6"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December 1992 - January 1993</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E7" w14:textId="77777777" w:rsidR="00270475" w:rsidRPr="00584AEA" w:rsidRDefault="00270475" w:rsidP="00096A24">
            <w:pPr>
              <w:jc w:val="both"/>
              <w:rPr>
                <w:rFonts w:ascii="Arrus" w:hAnsi="Arrus"/>
                <w:color w:val="000000"/>
                <w:sz w:val="18"/>
                <w:szCs w:val="20"/>
              </w:rPr>
            </w:pPr>
            <w:hyperlink r:id="rId638" w:tooltip="Mumbai" w:history="1">
              <w:r w:rsidRPr="00584AEA">
                <w:rPr>
                  <w:rStyle w:val="Hyperlink"/>
                  <w:rFonts w:ascii="Arrus" w:eastAsiaTheme="majorEastAsia" w:hAnsi="Arrus"/>
                  <w:color w:val="0B0080"/>
                  <w:sz w:val="18"/>
                  <w:szCs w:val="20"/>
                </w:rPr>
                <w:t>Mumbai</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E8"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575 Muslims, 275 Hindus, 45 unknown and 5 others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E9"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Hindu-Muslim communal riot</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EA" w14:textId="77777777" w:rsidR="00270475" w:rsidRPr="00584AEA" w:rsidRDefault="00270475" w:rsidP="00096A24">
            <w:pPr>
              <w:jc w:val="both"/>
              <w:rPr>
                <w:rFonts w:ascii="Arrus" w:hAnsi="Arrus"/>
                <w:color w:val="000000"/>
                <w:sz w:val="18"/>
                <w:szCs w:val="20"/>
              </w:rPr>
            </w:pPr>
          </w:p>
        </w:tc>
      </w:tr>
      <w:tr w:rsidR="00270475" w:rsidRPr="00584AEA" w14:paraId="268B33F2"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EC" w14:textId="77777777" w:rsidR="00270475" w:rsidRPr="00584AEA" w:rsidRDefault="00270475" w:rsidP="00096A24">
            <w:pPr>
              <w:jc w:val="both"/>
              <w:rPr>
                <w:rFonts w:ascii="Arrus" w:hAnsi="Arrus"/>
                <w:color w:val="000000"/>
                <w:sz w:val="18"/>
                <w:szCs w:val="20"/>
              </w:rPr>
            </w:pPr>
            <w:hyperlink r:id="rId639" w:tooltip="Sopore massacre" w:history="1">
              <w:r w:rsidRPr="00584AEA">
                <w:rPr>
                  <w:rStyle w:val="Hyperlink"/>
                  <w:rFonts w:ascii="Arrus" w:eastAsiaTheme="majorEastAsia" w:hAnsi="Arrus"/>
                  <w:color w:val="0B0080"/>
                  <w:sz w:val="18"/>
                  <w:szCs w:val="20"/>
                </w:rPr>
                <w:t>Sopore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ED"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6 January 1993</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EE" w14:textId="77777777" w:rsidR="00270475" w:rsidRPr="00584AEA" w:rsidRDefault="00270475" w:rsidP="00096A24">
            <w:pPr>
              <w:jc w:val="both"/>
              <w:rPr>
                <w:rFonts w:ascii="Arrus" w:hAnsi="Arrus"/>
                <w:color w:val="000000"/>
                <w:sz w:val="18"/>
                <w:szCs w:val="20"/>
              </w:rPr>
            </w:pPr>
            <w:hyperlink r:id="rId640" w:tooltip="Sopore" w:history="1">
              <w:r w:rsidRPr="00584AEA">
                <w:rPr>
                  <w:rStyle w:val="Hyperlink"/>
                  <w:rFonts w:ascii="Arrus" w:eastAsiaTheme="majorEastAsia" w:hAnsi="Arrus"/>
                  <w:color w:val="0B0080"/>
                  <w:sz w:val="18"/>
                  <w:szCs w:val="20"/>
                </w:rPr>
                <w:t>Sopore</w:t>
              </w:r>
            </w:hyperlink>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641" w:tooltip="Kashmir" w:history="1">
              <w:r w:rsidRPr="00584AEA">
                <w:rPr>
                  <w:rStyle w:val="Hyperlink"/>
                  <w:rFonts w:ascii="Arrus" w:eastAsiaTheme="majorEastAsia" w:hAnsi="Arrus"/>
                  <w:color w:val="0B0080"/>
                  <w:sz w:val="18"/>
                  <w:szCs w:val="20"/>
                </w:rPr>
                <w:t>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EF"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55 Muslims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F0"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Firing on procession by Indian BSF</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F1" w14:textId="77777777" w:rsidR="00270475" w:rsidRPr="00584AEA" w:rsidRDefault="00270475" w:rsidP="00096A24">
            <w:pPr>
              <w:jc w:val="both"/>
              <w:rPr>
                <w:rFonts w:ascii="Arrus" w:hAnsi="Arrus"/>
                <w:color w:val="000000"/>
                <w:sz w:val="18"/>
                <w:szCs w:val="20"/>
              </w:rPr>
            </w:pPr>
          </w:p>
        </w:tc>
      </w:tr>
      <w:tr w:rsidR="00270475" w:rsidRPr="00584AEA" w14:paraId="268B33F9"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F3" w14:textId="77777777" w:rsidR="00270475" w:rsidRPr="00584AEA" w:rsidRDefault="00270475" w:rsidP="00096A24">
            <w:pPr>
              <w:jc w:val="both"/>
              <w:rPr>
                <w:rFonts w:ascii="Arrus" w:hAnsi="Arrus"/>
                <w:color w:val="000000"/>
                <w:sz w:val="18"/>
                <w:szCs w:val="20"/>
              </w:rPr>
            </w:pPr>
            <w:hyperlink r:id="rId642" w:tooltip="Bijbehara Massacre" w:history="1">
              <w:proofErr w:type="spellStart"/>
              <w:r w:rsidRPr="00584AEA">
                <w:rPr>
                  <w:rStyle w:val="Hyperlink"/>
                  <w:rFonts w:ascii="Arrus" w:eastAsiaTheme="majorEastAsia" w:hAnsi="Arrus"/>
                  <w:color w:val="0B0080"/>
                  <w:sz w:val="18"/>
                  <w:szCs w:val="20"/>
                </w:rPr>
                <w:t>Bijbehara</w:t>
              </w:r>
              <w:proofErr w:type="spellEnd"/>
              <w:r w:rsidRPr="00584AEA">
                <w:rPr>
                  <w:rStyle w:val="Hyperlink"/>
                  <w:rFonts w:ascii="Arrus" w:eastAsiaTheme="majorEastAsia" w:hAnsi="Arrus"/>
                  <w:color w:val="0B0080"/>
                  <w:sz w:val="18"/>
                  <w:szCs w:val="20"/>
                </w:rPr>
                <w:t xml:space="preserve">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F4"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October 22, 1993</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F5" w14:textId="77777777" w:rsidR="00270475" w:rsidRPr="00584AEA" w:rsidRDefault="00270475" w:rsidP="00096A24">
            <w:pPr>
              <w:jc w:val="both"/>
              <w:rPr>
                <w:rFonts w:ascii="Arrus" w:hAnsi="Arrus"/>
                <w:color w:val="000000"/>
                <w:sz w:val="18"/>
                <w:szCs w:val="20"/>
              </w:rPr>
            </w:pPr>
            <w:hyperlink r:id="rId643" w:tooltip="Bijbehara" w:history="1">
              <w:proofErr w:type="spellStart"/>
              <w:r w:rsidRPr="00584AEA">
                <w:rPr>
                  <w:rStyle w:val="Hyperlink"/>
                  <w:rFonts w:ascii="Arrus" w:eastAsiaTheme="majorEastAsia" w:hAnsi="Arrus"/>
                  <w:color w:val="0B0080"/>
                  <w:sz w:val="18"/>
                  <w:szCs w:val="20"/>
                </w:rPr>
                <w:t>Bijbehara</w:t>
              </w:r>
              <w:proofErr w:type="spellEnd"/>
            </w:hyperlink>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644" w:tooltip="Kashmir" w:history="1">
              <w:r w:rsidRPr="00584AEA">
                <w:rPr>
                  <w:rStyle w:val="Hyperlink"/>
                  <w:rFonts w:ascii="Arrus" w:eastAsiaTheme="majorEastAsia" w:hAnsi="Arrus"/>
                  <w:color w:val="0B0080"/>
                  <w:sz w:val="18"/>
                  <w:szCs w:val="20"/>
                </w:rPr>
                <w:t>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F6"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55 Muslims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F7"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Firing by Indian Army</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F8" w14:textId="77777777" w:rsidR="00270475" w:rsidRPr="00584AEA" w:rsidRDefault="00270475" w:rsidP="00096A24">
            <w:pPr>
              <w:jc w:val="both"/>
              <w:rPr>
                <w:rFonts w:ascii="Arrus" w:hAnsi="Arrus"/>
                <w:color w:val="000000"/>
                <w:sz w:val="18"/>
                <w:szCs w:val="20"/>
              </w:rPr>
            </w:pPr>
          </w:p>
        </w:tc>
      </w:tr>
      <w:tr w:rsidR="00270475" w:rsidRPr="00584AEA" w14:paraId="268B3400"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FA"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1997</w:t>
            </w:r>
            <w:r w:rsidRPr="00584AEA">
              <w:rPr>
                <w:rStyle w:val="apple-converted-space"/>
                <w:rFonts w:ascii="Arrus" w:eastAsiaTheme="majorEastAsia" w:hAnsi="Arrus"/>
                <w:color w:val="000000"/>
                <w:sz w:val="18"/>
                <w:szCs w:val="20"/>
              </w:rPr>
              <w:t> </w:t>
            </w:r>
            <w:proofErr w:type="spellStart"/>
            <w:r>
              <w:fldChar w:fldCharType="begin"/>
            </w:r>
            <w:r>
              <w:instrText>HYPERLINK "https://en.wikipedia.org/wiki/Laxmanpur_Bathe_massacre" \o "Laxmanpur Bathe massacre"</w:instrText>
            </w:r>
            <w:r>
              <w:fldChar w:fldCharType="separate"/>
            </w:r>
            <w:r w:rsidRPr="00584AEA">
              <w:rPr>
                <w:rStyle w:val="Hyperlink"/>
                <w:rFonts w:ascii="Arrus" w:eastAsiaTheme="majorEastAsia" w:hAnsi="Arrus"/>
                <w:color w:val="0B0080"/>
                <w:sz w:val="18"/>
                <w:szCs w:val="20"/>
              </w:rPr>
              <w:t>Laxmanpur</w:t>
            </w:r>
            <w:proofErr w:type="spellEnd"/>
            <w:r w:rsidRPr="00584AEA">
              <w:rPr>
                <w:rStyle w:val="Hyperlink"/>
                <w:rFonts w:ascii="Arrus" w:eastAsiaTheme="majorEastAsia" w:hAnsi="Arrus"/>
                <w:color w:val="0B0080"/>
                <w:sz w:val="18"/>
                <w:szCs w:val="20"/>
              </w:rPr>
              <w:t xml:space="preserve"> Bathe massacre</w:t>
            </w:r>
            <w:r>
              <w:fldChar w:fldCharType="end"/>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FB"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 December 1997</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FC" w14:textId="77777777" w:rsidR="00270475" w:rsidRPr="00584AEA" w:rsidRDefault="00270475" w:rsidP="00096A24">
            <w:pPr>
              <w:jc w:val="both"/>
              <w:rPr>
                <w:rFonts w:ascii="Arrus" w:hAnsi="Arrus"/>
                <w:color w:val="000000"/>
                <w:sz w:val="18"/>
                <w:szCs w:val="20"/>
              </w:rPr>
            </w:pPr>
            <w:hyperlink r:id="rId645" w:tooltip="Arwal district" w:history="1">
              <w:proofErr w:type="spellStart"/>
              <w:r w:rsidRPr="00584AEA">
                <w:rPr>
                  <w:rStyle w:val="Hyperlink"/>
                  <w:rFonts w:ascii="Arrus" w:eastAsiaTheme="majorEastAsia" w:hAnsi="Arrus"/>
                  <w:color w:val="0B0080"/>
                  <w:sz w:val="18"/>
                  <w:szCs w:val="20"/>
                </w:rPr>
                <w:t>Arwal</w:t>
              </w:r>
              <w:proofErr w:type="spellEnd"/>
              <w:r w:rsidRPr="00584AEA">
                <w:rPr>
                  <w:rStyle w:val="Hyperlink"/>
                  <w:rFonts w:ascii="Arrus" w:eastAsiaTheme="majorEastAsia" w:hAnsi="Arrus"/>
                  <w:color w:val="0B0080"/>
                  <w:sz w:val="18"/>
                  <w:szCs w:val="20"/>
                </w:rPr>
                <w:t xml:space="preserve"> district</w:t>
              </w:r>
            </w:hyperlink>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646" w:tooltip="Bihar" w:history="1">
              <w:r w:rsidRPr="00584AEA">
                <w:rPr>
                  <w:rStyle w:val="Hyperlink"/>
                  <w:rFonts w:ascii="Arrus" w:eastAsiaTheme="majorEastAsia" w:hAnsi="Arrus"/>
                  <w:color w:val="0B0080"/>
                  <w:sz w:val="18"/>
                  <w:szCs w:val="20"/>
                </w:rPr>
                <w:t>Bihar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FD"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58</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FE"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Upper caste</w:t>
            </w:r>
            <w:r w:rsidRPr="00584AEA">
              <w:rPr>
                <w:rStyle w:val="apple-converted-space"/>
                <w:rFonts w:ascii="Arrus" w:eastAsiaTheme="majorEastAsia" w:hAnsi="Arrus"/>
                <w:color w:val="000000"/>
                <w:sz w:val="18"/>
                <w:szCs w:val="20"/>
              </w:rPr>
              <w:t> </w:t>
            </w:r>
            <w:hyperlink r:id="rId647" w:tooltip="Ranvir Sena" w:history="1">
              <w:r w:rsidRPr="00584AEA">
                <w:rPr>
                  <w:rStyle w:val="Hyperlink"/>
                  <w:rFonts w:ascii="Arrus" w:eastAsiaTheme="majorEastAsia" w:hAnsi="Arrus"/>
                  <w:color w:val="0B0080"/>
                  <w:sz w:val="18"/>
                  <w:szCs w:val="20"/>
                </w:rPr>
                <w:t>Ranvir Sena</w:t>
              </w:r>
            </w:hyperlink>
            <w:r w:rsidRPr="00584AEA">
              <w:rPr>
                <w:rStyle w:val="apple-converted-space"/>
                <w:rFonts w:ascii="Arrus" w:eastAsiaTheme="majorEastAsia" w:hAnsi="Arrus"/>
                <w:color w:val="000000"/>
                <w:sz w:val="18"/>
                <w:szCs w:val="20"/>
              </w:rPr>
              <w:t> </w:t>
            </w:r>
            <w:r w:rsidRPr="00584AEA">
              <w:rPr>
                <w:rFonts w:ascii="Arrus" w:hAnsi="Arrus"/>
                <w:color w:val="000000"/>
                <w:sz w:val="18"/>
                <w:szCs w:val="20"/>
              </w:rPr>
              <w:t>enter village at night and kill 58</w:t>
            </w:r>
            <w:r w:rsidRPr="00584AEA">
              <w:rPr>
                <w:rStyle w:val="apple-converted-space"/>
                <w:rFonts w:ascii="Arrus" w:eastAsiaTheme="majorEastAsia" w:hAnsi="Arrus"/>
                <w:color w:val="000000"/>
                <w:sz w:val="18"/>
                <w:szCs w:val="20"/>
              </w:rPr>
              <w:t> </w:t>
            </w:r>
            <w:hyperlink r:id="rId648" w:tooltip="Dalits" w:history="1">
              <w:r w:rsidRPr="00584AEA">
                <w:rPr>
                  <w:rStyle w:val="Hyperlink"/>
                  <w:rFonts w:ascii="Arrus" w:eastAsiaTheme="majorEastAsia" w:hAnsi="Arrus"/>
                  <w:color w:val="0B0080"/>
                  <w:sz w:val="18"/>
                  <w:szCs w:val="20"/>
                </w:rPr>
                <w:t>Dalits</w:t>
              </w:r>
            </w:hyperlink>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3FF" w14:textId="77777777" w:rsidR="00270475" w:rsidRPr="00584AEA" w:rsidRDefault="00270475" w:rsidP="00096A24">
            <w:pPr>
              <w:jc w:val="both"/>
              <w:rPr>
                <w:rFonts w:ascii="Arrus" w:hAnsi="Arrus"/>
                <w:color w:val="000000"/>
                <w:sz w:val="18"/>
                <w:szCs w:val="20"/>
              </w:rPr>
            </w:pPr>
          </w:p>
        </w:tc>
      </w:tr>
      <w:tr w:rsidR="00270475" w:rsidRPr="00584AEA" w14:paraId="268B3407"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01" w14:textId="77777777" w:rsidR="00270475" w:rsidRPr="00584AEA" w:rsidRDefault="00270475" w:rsidP="00096A24">
            <w:pPr>
              <w:jc w:val="both"/>
              <w:rPr>
                <w:rFonts w:ascii="Arrus" w:hAnsi="Arrus"/>
                <w:color w:val="000000"/>
                <w:sz w:val="18"/>
                <w:szCs w:val="20"/>
              </w:rPr>
            </w:pPr>
            <w:hyperlink r:id="rId649" w:tooltip="1998 Wandhama massacre" w:history="1">
              <w:r w:rsidRPr="00584AEA">
                <w:rPr>
                  <w:rStyle w:val="Hyperlink"/>
                  <w:rFonts w:ascii="Arrus" w:eastAsiaTheme="majorEastAsia" w:hAnsi="Arrus"/>
                  <w:color w:val="0B0080"/>
                  <w:sz w:val="18"/>
                  <w:szCs w:val="20"/>
                </w:rPr>
                <w:t xml:space="preserve">1998 </w:t>
              </w:r>
              <w:proofErr w:type="spellStart"/>
              <w:r w:rsidRPr="00584AEA">
                <w:rPr>
                  <w:rStyle w:val="Hyperlink"/>
                  <w:rFonts w:ascii="Arrus" w:eastAsiaTheme="majorEastAsia" w:hAnsi="Arrus"/>
                  <w:color w:val="0B0080"/>
                  <w:sz w:val="18"/>
                  <w:szCs w:val="20"/>
                </w:rPr>
                <w:t>Wandhama</w:t>
              </w:r>
              <w:proofErr w:type="spellEnd"/>
              <w:r w:rsidRPr="00584AEA">
                <w:rPr>
                  <w:rStyle w:val="Hyperlink"/>
                  <w:rFonts w:ascii="Arrus" w:eastAsiaTheme="majorEastAsia" w:hAnsi="Arrus"/>
                  <w:color w:val="0B0080"/>
                  <w:sz w:val="18"/>
                  <w:szCs w:val="20"/>
                </w:rPr>
                <w:t xml:space="preserve">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02"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25 January 1998</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03" w14:textId="77777777" w:rsidR="00270475" w:rsidRPr="00584AEA" w:rsidRDefault="00270475" w:rsidP="00096A24">
            <w:pPr>
              <w:jc w:val="both"/>
              <w:rPr>
                <w:rFonts w:ascii="Arrus" w:hAnsi="Arrus"/>
                <w:color w:val="000000"/>
                <w:sz w:val="18"/>
                <w:szCs w:val="20"/>
              </w:rPr>
            </w:pPr>
            <w:proofErr w:type="spellStart"/>
            <w:r w:rsidRPr="00584AEA">
              <w:rPr>
                <w:rFonts w:ascii="Arrus" w:hAnsi="Arrus"/>
                <w:color w:val="000000"/>
                <w:sz w:val="18"/>
                <w:szCs w:val="20"/>
              </w:rPr>
              <w:t>Wandhama,</w:t>
            </w:r>
            <w:hyperlink r:id="rId650" w:tooltip="Jammu and Kashmir" w:history="1">
              <w:r w:rsidRPr="00584AEA">
                <w:rPr>
                  <w:rStyle w:val="Hyperlink"/>
                  <w:rFonts w:ascii="Arrus" w:eastAsiaTheme="majorEastAsia" w:hAnsi="Arrus"/>
                  <w:color w:val="0B0080"/>
                  <w:sz w:val="18"/>
                  <w:szCs w:val="20"/>
                </w:rPr>
                <w:t>Jammu</w:t>
              </w:r>
              <w:proofErr w:type="spellEnd"/>
              <w:r w:rsidRPr="00584AEA">
                <w:rPr>
                  <w:rStyle w:val="Hyperlink"/>
                  <w:rFonts w:ascii="Arrus" w:eastAsiaTheme="majorEastAsia" w:hAnsi="Arrus"/>
                  <w:color w:val="0B0080"/>
                  <w:sz w:val="18"/>
                  <w:szCs w:val="20"/>
                </w:rPr>
                <w:t xml:space="preserve"> and 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04"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23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05"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Muslim Terrorist groups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06" w14:textId="77777777" w:rsidR="00270475" w:rsidRPr="00584AEA" w:rsidRDefault="00270475" w:rsidP="00096A24">
            <w:pPr>
              <w:jc w:val="both"/>
              <w:rPr>
                <w:rFonts w:ascii="Arrus" w:hAnsi="Arrus"/>
                <w:color w:val="000000"/>
                <w:sz w:val="18"/>
                <w:szCs w:val="20"/>
              </w:rPr>
            </w:pPr>
          </w:p>
        </w:tc>
      </w:tr>
      <w:tr w:rsidR="00270475" w:rsidRPr="00584AEA" w14:paraId="268B340E"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08" w14:textId="77777777" w:rsidR="00270475" w:rsidRPr="00584AEA" w:rsidRDefault="00270475" w:rsidP="00096A24">
            <w:pPr>
              <w:jc w:val="both"/>
              <w:rPr>
                <w:rFonts w:ascii="Arrus" w:hAnsi="Arrus"/>
                <w:color w:val="000000"/>
                <w:sz w:val="18"/>
                <w:szCs w:val="20"/>
              </w:rPr>
            </w:pPr>
            <w:hyperlink r:id="rId651" w:tooltip="1998 Prankote massacre" w:history="1">
              <w:r w:rsidRPr="00584AEA">
                <w:rPr>
                  <w:rStyle w:val="Hyperlink"/>
                  <w:rFonts w:ascii="Arrus" w:eastAsiaTheme="majorEastAsia" w:hAnsi="Arrus"/>
                  <w:color w:val="0B0080"/>
                  <w:sz w:val="18"/>
                  <w:szCs w:val="20"/>
                </w:rPr>
                <w:t xml:space="preserve">1998 </w:t>
              </w:r>
              <w:proofErr w:type="spellStart"/>
              <w:r w:rsidRPr="00584AEA">
                <w:rPr>
                  <w:rStyle w:val="Hyperlink"/>
                  <w:rFonts w:ascii="Arrus" w:eastAsiaTheme="majorEastAsia" w:hAnsi="Arrus"/>
                  <w:color w:val="0B0080"/>
                  <w:sz w:val="18"/>
                  <w:szCs w:val="20"/>
                </w:rPr>
                <w:t>Prankote</w:t>
              </w:r>
              <w:proofErr w:type="spellEnd"/>
              <w:r w:rsidRPr="00584AEA">
                <w:rPr>
                  <w:rStyle w:val="Hyperlink"/>
                  <w:rFonts w:ascii="Arrus" w:eastAsiaTheme="majorEastAsia" w:hAnsi="Arrus"/>
                  <w:color w:val="0B0080"/>
                  <w:sz w:val="18"/>
                  <w:szCs w:val="20"/>
                </w:rPr>
                <w:t xml:space="preserve">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09"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17 April 1998</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0A" w14:textId="77777777" w:rsidR="00270475" w:rsidRPr="00584AEA" w:rsidRDefault="00270475" w:rsidP="00096A24">
            <w:pPr>
              <w:jc w:val="both"/>
              <w:rPr>
                <w:rFonts w:ascii="Arrus" w:hAnsi="Arrus"/>
                <w:color w:val="000000"/>
                <w:sz w:val="18"/>
                <w:szCs w:val="20"/>
              </w:rPr>
            </w:pPr>
            <w:hyperlink r:id="rId652" w:tooltip="Jammu and Kashmir" w:history="1">
              <w:r w:rsidRPr="00584AEA">
                <w:rPr>
                  <w:rStyle w:val="Hyperlink"/>
                  <w:rFonts w:ascii="Arrus" w:eastAsiaTheme="majorEastAsia" w:hAnsi="Arrus"/>
                  <w:color w:val="0B0080"/>
                  <w:sz w:val="18"/>
                  <w:szCs w:val="20"/>
                </w:rPr>
                <w:t>Jammu and 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0B"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26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0C" w14:textId="77777777" w:rsidR="00270475" w:rsidRPr="00584AEA" w:rsidRDefault="00270475" w:rsidP="00096A24">
            <w:pPr>
              <w:jc w:val="both"/>
              <w:rPr>
                <w:rFonts w:ascii="Arrus" w:hAnsi="Arrus"/>
                <w:color w:val="000000"/>
                <w:sz w:val="18"/>
                <w:szCs w:val="20"/>
              </w:rPr>
            </w:pP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0D" w14:textId="77777777" w:rsidR="00270475" w:rsidRPr="00584AEA" w:rsidRDefault="00270475" w:rsidP="00096A24">
            <w:pPr>
              <w:jc w:val="both"/>
              <w:rPr>
                <w:rFonts w:ascii="Arrus" w:hAnsi="Arrus"/>
                <w:color w:val="000000"/>
                <w:sz w:val="18"/>
                <w:szCs w:val="20"/>
              </w:rPr>
            </w:pPr>
          </w:p>
        </w:tc>
      </w:tr>
      <w:tr w:rsidR="00270475" w:rsidRPr="00584AEA" w14:paraId="268B3415"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0F" w14:textId="77777777" w:rsidR="00270475" w:rsidRPr="00584AEA" w:rsidRDefault="00270475" w:rsidP="00096A24">
            <w:pPr>
              <w:jc w:val="both"/>
              <w:rPr>
                <w:rFonts w:ascii="Arrus" w:hAnsi="Arrus"/>
                <w:color w:val="000000"/>
                <w:sz w:val="18"/>
                <w:szCs w:val="20"/>
              </w:rPr>
            </w:pPr>
            <w:hyperlink r:id="rId653" w:tooltip="1998 Chapnari massacre" w:history="1">
              <w:r w:rsidRPr="00584AEA">
                <w:rPr>
                  <w:rStyle w:val="Hyperlink"/>
                  <w:rFonts w:ascii="Arrus" w:eastAsiaTheme="majorEastAsia" w:hAnsi="Arrus"/>
                  <w:color w:val="0B0080"/>
                  <w:sz w:val="18"/>
                  <w:szCs w:val="20"/>
                </w:rPr>
                <w:t xml:space="preserve">1998 </w:t>
              </w:r>
              <w:proofErr w:type="spellStart"/>
              <w:r w:rsidRPr="00584AEA">
                <w:rPr>
                  <w:rStyle w:val="Hyperlink"/>
                  <w:rFonts w:ascii="Arrus" w:eastAsiaTheme="majorEastAsia" w:hAnsi="Arrus"/>
                  <w:color w:val="0B0080"/>
                  <w:sz w:val="18"/>
                  <w:szCs w:val="20"/>
                </w:rPr>
                <w:t>Chapnari</w:t>
              </w:r>
              <w:proofErr w:type="spellEnd"/>
              <w:r w:rsidRPr="00584AEA">
                <w:rPr>
                  <w:rStyle w:val="Hyperlink"/>
                  <w:rFonts w:ascii="Arrus" w:eastAsiaTheme="majorEastAsia" w:hAnsi="Arrus"/>
                  <w:color w:val="0B0080"/>
                  <w:sz w:val="18"/>
                  <w:szCs w:val="20"/>
                </w:rPr>
                <w:t xml:space="preserve">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10"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19 June 1998</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11" w14:textId="77777777" w:rsidR="00270475" w:rsidRPr="00584AEA" w:rsidRDefault="00270475" w:rsidP="00096A24">
            <w:pPr>
              <w:jc w:val="both"/>
              <w:rPr>
                <w:rFonts w:ascii="Arrus" w:hAnsi="Arrus"/>
                <w:color w:val="000000"/>
                <w:sz w:val="18"/>
                <w:szCs w:val="20"/>
              </w:rPr>
            </w:pPr>
            <w:proofErr w:type="spellStart"/>
            <w:r w:rsidRPr="00584AEA">
              <w:rPr>
                <w:rFonts w:ascii="Arrus" w:hAnsi="Arrus"/>
                <w:color w:val="000000"/>
                <w:sz w:val="18"/>
                <w:szCs w:val="20"/>
              </w:rPr>
              <w:t>Chapnari</w:t>
            </w:r>
            <w:proofErr w:type="spellEnd"/>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654" w:tooltip="Jammu and Kashmir" w:history="1">
              <w:r w:rsidRPr="00584AEA">
                <w:rPr>
                  <w:rStyle w:val="Hyperlink"/>
                  <w:rFonts w:ascii="Arrus" w:eastAsiaTheme="majorEastAsia" w:hAnsi="Arrus"/>
                  <w:color w:val="0B0080"/>
                  <w:sz w:val="18"/>
                  <w:szCs w:val="20"/>
                </w:rPr>
                <w:t>Jammu and 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12"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25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13"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Muslim Terrorist groups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14" w14:textId="77777777" w:rsidR="00270475" w:rsidRPr="00584AEA" w:rsidRDefault="00270475" w:rsidP="00096A24">
            <w:pPr>
              <w:jc w:val="both"/>
              <w:rPr>
                <w:rFonts w:ascii="Arrus" w:hAnsi="Arrus"/>
                <w:color w:val="000000"/>
                <w:sz w:val="18"/>
                <w:szCs w:val="20"/>
              </w:rPr>
            </w:pPr>
          </w:p>
        </w:tc>
      </w:tr>
      <w:tr w:rsidR="00270475" w:rsidRPr="00584AEA" w14:paraId="268B341C"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16" w14:textId="77777777" w:rsidR="00270475" w:rsidRPr="00584AEA" w:rsidRDefault="00270475" w:rsidP="00096A24">
            <w:pPr>
              <w:jc w:val="both"/>
              <w:rPr>
                <w:rFonts w:ascii="Arrus" w:hAnsi="Arrus"/>
                <w:color w:val="000000"/>
                <w:sz w:val="18"/>
                <w:szCs w:val="20"/>
              </w:rPr>
            </w:pPr>
            <w:hyperlink r:id="rId655" w:tooltip="1998 Chamba massacre" w:history="1">
              <w:r w:rsidRPr="00584AEA">
                <w:rPr>
                  <w:rStyle w:val="Hyperlink"/>
                  <w:rFonts w:ascii="Arrus" w:eastAsiaTheme="majorEastAsia" w:hAnsi="Arrus"/>
                  <w:color w:val="0B0080"/>
                  <w:sz w:val="18"/>
                  <w:szCs w:val="20"/>
                </w:rPr>
                <w:t>1998 Chamba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17"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3 August 1998</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18" w14:textId="77777777" w:rsidR="00270475" w:rsidRPr="00584AEA" w:rsidRDefault="00270475" w:rsidP="00096A24">
            <w:pPr>
              <w:jc w:val="both"/>
              <w:rPr>
                <w:rFonts w:ascii="Arrus" w:hAnsi="Arrus"/>
                <w:color w:val="000000"/>
                <w:sz w:val="18"/>
                <w:szCs w:val="20"/>
              </w:rPr>
            </w:pPr>
            <w:hyperlink r:id="rId656" w:tooltip="Chamba district" w:history="1">
              <w:r w:rsidRPr="00584AEA">
                <w:rPr>
                  <w:rStyle w:val="Hyperlink"/>
                  <w:rFonts w:ascii="Arrus" w:eastAsiaTheme="majorEastAsia" w:hAnsi="Arrus"/>
                  <w:color w:val="0B0080"/>
                  <w:sz w:val="18"/>
                  <w:szCs w:val="20"/>
                </w:rPr>
                <w:t xml:space="preserve">Chamba </w:t>
              </w:r>
              <w:proofErr w:type="spellStart"/>
              <w:r w:rsidRPr="00584AEA">
                <w:rPr>
                  <w:rStyle w:val="Hyperlink"/>
                  <w:rFonts w:ascii="Arrus" w:eastAsiaTheme="majorEastAsia" w:hAnsi="Arrus"/>
                  <w:color w:val="0B0080"/>
                  <w:sz w:val="18"/>
                  <w:szCs w:val="20"/>
                </w:rPr>
                <w:t>district</w:t>
              </w:r>
            </w:hyperlink>
            <w:r w:rsidRPr="00584AEA">
              <w:rPr>
                <w:rFonts w:ascii="Arrus" w:hAnsi="Arrus"/>
                <w:color w:val="000000"/>
                <w:sz w:val="18"/>
                <w:szCs w:val="20"/>
              </w:rPr>
              <w:t>,</w:t>
            </w:r>
            <w:hyperlink r:id="rId657" w:tooltip="Himachal Pradesh" w:history="1">
              <w:r w:rsidRPr="00584AEA">
                <w:rPr>
                  <w:rStyle w:val="Hyperlink"/>
                  <w:rFonts w:ascii="Arrus" w:eastAsiaTheme="majorEastAsia" w:hAnsi="Arrus"/>
                  <w:color w:val="0B0080"/>
                  <w:sz w:val="18"/>
                  <w:szCs w:val="20"/>
                </w:rPr>
                <w:t>Himachal</w:t>
              </w:r>
              <w:proofErr w:type="spellEnd"/>
              <w:r w:rsidRPr="00584AEA">
                <w:rPr>
                  <w:rStyle w:val="Hyperlink"/>
                  <w:rFonts w:ascii="Arrus" w:eastAsiaTheme="majorEastAsia" w:hAnsi="Arrus"/>
                  <w:color w:val="0B0080"/>
                  <w:sz w:val="18"/>
                  <w:szCs w:val="20"/>
                </w:rPr>
                <w:t xml:space="preserve"> Pradesh</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19"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35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1A"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Communal Riots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1B" w14:textId="77777777" w:rsidR="00270475" w:rsidRPr="00584AEA" w:rsidRDefault="00270475" w:rsidP="00096A24">
            <w:pPr>
              <w:jc w:val="both"/>
              <w:rPr>
                <w:rFonts w:ascii="Arrus" w:hAnsi="Arrus"/>
                <w:color w:val="000000"/>
                <w:sz w:val="18"/>
                <w:szCs w:val="20"/>
              </w:rPr>
            </w:pPr>
          </w:p>
        </w:tc>
      </w:tr>
      <w:tr w:rsidR="00270475" w:rsidRPr="00584AEA" w14:paraId="268B3423"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1D" w14:textId="77777777" w:rsidR="00270475" w:rsidRPr="00584AEA" w:rsidRDefault="00270475" w:rsidP="00096A24">
            <w:pPr>
              <w:jc w:val="both"/>
              <w:rPr>
                <w:rFonts w:ascii="Arrus" w:hAnsi="Arrus"/>
                <w:color w:val="000000"/>
                <w:sz w:val="18"/>
                <w:szCs w:val="20"/>
              </w:rPr>
            </w:pPr>
            <w:hyperlink r:id="rId658" w:tooltip="Chittisinghpura massacre" w:history="1">
              <w:proofErr w:type="spellStart"/>
              <w:r w:rsidRPr="00584AEA">
                <w:rPr>
                  <w:rStyle w:val="Hyperlink"/>
                  <w:rFonts w:ascii="Arrus" w:eastAsiaTheme="majorEastAsia" w:hAnsi="Arrus"/>
                  <w:color w:val="0B0080"/>
                  <w:sz w:val="18"/>
                  <w:szCs w:val="20"/>
                </w:rPr>
                <w:t>Chittisinghpura</w:t>
              </w:r>
              <w:proofErr w:type="spellEnd"/>
              <w:r w:rsidRPr="00584AEA">
                <w:rPr>
                  <w:rStyle w:val="Hyperlink"/>
                  <w:rFonts w:ascii="Arrus" w:eastAsiaTheme="majorEastAsia" w:hAnsi="Arrus"/>
                  <w:color w:val="0B0080"/>
                  <w:sz w:val="18"/>
                  <w:szCs w:val="20"/>
                </w:rPr>
                <w:t xml:space="preserve">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1E"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20 March 2000</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1F" w14:textId="77777777" w:rsidR="00270475" w:rsidRPr="00584AEA" w:rsidRDefault="00270475" w:rsidP="00096A24">
            <w:pPr>
              <w:jc w:val="both"/>
              <w:rPr>
                <w:rFonts w:ascii="Arrus" w:hAnsi="Arrus"/>
                <w:color w:val="000000"/>
                <w:sz w:val="18"/>
                <w:szCs w:val="20"/>
              </w:rPr>
            </w:pPr>
            <w:hyperlink r:id="rId659" w:tooltip="Chittisinghpura" w:history="1">
              <w:proofErr w:type="spellStart"/>
              <w:r w:rsidRPr="00584AEA">
                <w:rPr>
                  <w:rStyle w:val="Hyperlink"/>
                  <w:rFonts w:ascii="Arrus" w:eastAsiaTheme="majorEastAsia" w:hAnsi="Arrus"/>
                  <w:color w:val="0B0080"/>
                  <w:sz w:val="18"/>
                  <w:szCs w:val="20"/>
                </w:rPr>
                <w:t>Chittisinghpura</w:t>
              </w:r>
            </w:hyperlink>
            <w:r w:rsidRPr="00584AEA">
              <w:rPr>
                <w:rFonts w:ascii="Arrus" w:hAnsi="Arrus"/>
                <w:color w:val="000000"/>
                <w:sz w:val="18"/>
                <w:szCs w:val="20"/>
              </w:rPr>
              <w:t>,</w:t>
            </w:r>
            <w:hyperlink r:id="rId660" w:tooltip="Anantnag district" w:history="1">
              <w:r w:rsidRPr="00584AEA">
                <w:rPr>
                  <w:rStyle w:val="Hyperlink"/>
                  <w:rFonts w:ascii="Arrus" w:eastAsiaTheme="majorEastAsia" w:hAnsi="Arrus"/>
                  <w:color w:val="0B0080"/>
                  <w:sz w:val="18"/>
                  <w:szCs w:val="20"/>
                </w:rPr>
                <w:t>Anantnag</w:t>
              </w:r>
              <w:proofErr w:type="spellEnd"/>
              <w:r w:rsidRPr="00584AEA">
                <w:rPr>
                  <w:rStyle w:val="Hyperlink"/>
                  <w:rFonts w:ascii="Arrus" w:eastAsiaTheme="majorEastAsia" w:hAnsi="Arrus"/>
                  <w:color w:val="0B0080"/>
                  <w:sz w:val="18"/>
                  <w:szCs w:val="20"/>
                </w:rPr>
                <w:t xml:space="preserve"> </w:t>
              </w:r>
              <w:proofErr w:type="spellStart"/>
              <w:r w:rsidRPr="00584AEA">
                <w:rPr>
                  <w:rStyle w:val="Hyperlink"/>
                  <w:rFonts w:ascii="Arrus" w:eastAsiaTheme="majorEastAsia" w:hAnsi="Arrus"/>
                  <w:color w:val="0B0080"/>
                  <w:sz w:val="18"/>
                  <w:szCs w:val="20"/>
                </w:rPr>
                <w:t>district</w:t>
              </w:r>
            </w:hyperlink>
            <w:r w:rsidRPr="00584AEA">
              <w:rPr>
                <w:rFonts w:ascii="Arrus" w:hAnsi="Arrus"/>
                <w:color w:val="000000"/>
                <w:sz w:val="18"/>
                <w:szCs w:val="20"/>
              </w:rPr>
              <w:t>,</w:t>
            </w:r>
            <w:hyperlink r:id="rId661" w:tooltip="Jammu and Kashmir" w:history="1">
              <w:r w:rsidRPr="00584AEA">
                <w:rPr>
                  <w:rStyle w:val="Hyperlink"/>
                  <w:rFonts w:ascii="Arrus" w:eastAsiaTheme="majorEastAsia" w:hAnsi="Arrus"/>
                  <w:color w:val="0B0080"/>
                  <w:sz w:val="18"/>
                  <w:szCs w:val="20"/>
                </w:rPr>
                <w:t>Jammu</w:t>
              </w:r>
              <w:proofErr w:type="spellEnd"/>
              <w:r w:rsidRPr="00584AEA">
                <w:rPr>
                  <w:rStyle w:val="Hyperlink"/>
                  <w:rFonts w:ascii="Arrus" w:eastAsiaTheme="majorEastAsia" w:hAnsi="Arrus"/>
                  <w:color w:val="0B0080"/>
                  <w:sz w:val="18"/>
                  <w:szCs w:val="20"/>
                </w:rPr>
                <w:t xml:space="preserve"> and 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20"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36 Sikhs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21"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Muslim Terrorist groups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22" w14:textId="77777777" w:rsidR="00270475" w:rsidRPr="00584AEA" w:rsidRDefault="00270475" w:rsidP="00096A24">
            <w:pPr>
              <w:jc w:val="both"/>
              <w:rPr>
                <w:rFonts w:ascii="Arrus" w:hAnsi="Arrus"/>
                <w:color w:val="000000"/>
                <w:sz w:val="18"/>
                <w:szCs w:val="20"/>
              </w:rPr>
            </w:pPr>
          </w:p>
        </w:tc>
      </w:tr>
      <w:tr w:rsidR="00270475" w:rsidRPr="00584AEA" w14:paraId="268B342A"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24" w14:textId="77777777" w:rsidR="00270475" w:rsidRPr="00584AEA" w:rsidRDefault="00270475" w:rsidP="00096A24">
            <w:pPr>
              <w:jc w:val="both"/>
              <w:rPr>
                <w:rFonts w:ascii="Arrus" w:hAnsi="Arrus"/>
                <w:color w:val="000000"/>
                <w:sz w:val="18"/>
                <w:szCs w:val="20"/>
              </w:rPr>
            </w:pPr>
            <w:proofErr w:type="spellStart"/>
            <w:r w:rsidRPr="00584AEA">
              <w:rPr>
                <w:rFonts w:ascii="Arrus" w:hAnsi="Arrus"/>
                <w:color w:val="000000"/>
                <w:sz w:val="18"/>
                <w:szCs w:val="20"/>
              </w:rPr>
              <w:t>Gourangatilla</w:t>
            </w:r>
            <w:proofErr w:type="spellEnd"/>
            <w:r w:rsidRPr="00584AEA">
              <w:rPr>
                <w:rFonts w:ascii="Arrus" w:hAnsi="Arrus"/>
                <w:color w:val="000000"/>
                <w:sz w:val="18"/>
                <w:szCs w:val="20"/>
              </w:rPr>
              <w:t xml:space="preserve"> massacre</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25"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2000</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26" w14:textId="77777777" w:rsidR="00270475" w:rsidRPr="00584AEA" w:rsidRDefault="00270475" w:rsidP="00096A24">
            <w:pPr>
              <w:jc w:val="both"/>
              <w:rPr>
                <w:rFonts w:ascii="Arrus" w:hAnsi="Arrus"/>
                <w:color w:val="000000"/>
                <w:sz w:val="18"/>
                <w:szCs w:val="20"/>
              </w:rPr>
            </w:pPr>
            <w:hyperlink r:id="rId662" w:tooltip="Tripura" w:history="1">
              <w:r w:rsidRPr="00584AEA">
                <w:rPr>
                  <w:rStyle w:val="Hyperlink"/>
                  <w:rFonts w:ascii="Arrus" w:eastAsiaTheme="majorEastAsia" w:hAnsi="Arrus"/>
                  <w:color w:val="0B0080"/>
                  <w:sz w:val="18"/>
                  <w:szCs w:val="20"/>
                </w:rPr>
                <w:t>Tripura</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27"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16 non-tribal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28"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By Christian extremist. Part of</w:t>
            </w:r>
            <w:r w:rsidRPr="00584AEA">
              <w:rPr>
                <w:rStyle w:val="apple-converted-space"/>
                <w:rFonts w:ascii="Arrus" w:eastAsiaTheme="majorEastAsia" w:hAnsi="Arrus"/>
                <w:color w:val="000000"/>
                <w:sz w:val="18"/>
                <w:szCs w:val="20"/>
              </w:rPr>
              <w:t> </w:t>
            </w:r>
            <w:hyperlink r:id="rId663" w:anchor="Tripura_and_Assam" w:tooltip="Christian terrorism" w:history="1">
              <w:r w:rsidRPr="00584AEA">
                <w:rPr>
                  <w:rStyle w:val="Hyperlink"/>
                  <w:rFonts w:ascii="Arrus" w:eastAsiaTheme="majorEastAsia" w:hAnsi="Arrus"/>
                  <w:color w:val="0B0080"/>
                  <w:sz w:val="18"/>
                  <w:szCs w:val="20"/>
                </w:rPr>
                <w:t>Christian terrorism in Tripura</w:t>
              </w:r>
            </w:hyperlink>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29" w14:textId="77777777" w:rsidR="00270475" w:rsidRPr="00584AEA" w:rsidRDefault="00270475" w:rsidP="00096A24">
            <w:pPr>
              <w:jc w:val="both"/>
              <w:rPr>
                <w:rFonts w:ascii="Arrus" w:hAnsi="Arrus"/>
                <w:color w:val="000000"/>
                <w:sz w:val="18"/>
                <w:szCs w:val="20"/>
              </w:rPr>
            </w:pPr>
            <w:hyperlink r:id="rId664" w:anchor="cite_note-telegraphindia.com-17" w:history="1">
              <w:r w:rsidRPr="00584AEA">
                <w:rPr>
                  <w:rStyle w:val="Hyperlink"/>
                  <w:rFonts w:ascii="Arrus" w:eastAsiaTheme="majorEastAsia" w:hAnsi="Arrus"/>
                  <w:color w:val="0B0080"/>
                  <w:sz w:val="13"/>
                  <w:szCs w:val="16"/>
                  <w:vertAlign w:val="superscript"/>
                </w:rPr>
                <w:t>[17]</w:t>
              </w:r>
            </w:hyperlink>
          </w:p>
        </w:tc>
      </w:tr>
      <w:tr w:rsidR="00270475" w:rsidRPr="00584AEA" w14:paraId="268B3431"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2B" w14:textId="77777777" w:rsidR="00270475" w:rsidRPr="00584AEA" w:rsidRDefault="00270475" w:rsidP="00096A24">
            <w:pPr>
              <w:jc w:val="both"/>
              <w:rPr>
                <w:rFonts w:ascii="Arrus" w:hAnsi="Arrus"/>
                <w:color w:val="000000"/>
                <w:sz w:val="18"/>
                <w:szCs w:val="20"/>
              </w:rPr>
            </w:pPr>
            <w:hyperlink r:id="rId665" w:tooltip="Bagber massacre" w:history="1">
              <w:proofErr w:type="spellStart"/>
              <w:r w:rsidRPr="00584AEA">
                <w:rPr>
                  <w:rStyle w:val="Hyperlink"/>
                  <w:rFonts w:ascii="Arrus" w:eastAsiaTheme="majorEastAsia" w:hAnsi="Arrus"/>
                  <w:color w:val="0B0080"/>
                  <w:sz w:val="18"/>
                  <w:szCs w:val="20"/>
                </w:rPr>
                <w:t>Bagber</w:t>
              </w:r>
              <w:proofErr w:type="spellEnd"/>
              <w:r w:rsidRPr="00584AEA">
                <w:rPr>
                  <w:rStyle w:val="Hyperlink"/>
                  <w:rFonts w:ascii="Arrus" w:eastAsiaTheme="majorEastAsia" w:hAnsi="Arrus"/>
                  <w:color w:val="0B0080"/>
                  <w:sz w:val="18"/>
                  <w:szCs w:val="20"/>
                </w:rPr>
                <w:t xml:space="preserve">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2C"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20 May 2000</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2D" w14:textId="77777777" w:rsidR="00270475" w:rsidRPr="00584AEA" w:rsidRDefault="00270475" w:rsidP="00096A24">
            <w:pPr>
              <w:jc w:val="both"/>
              <w:rPr>
                <w:rFonts w:ascii="Arrus" w:hAnsi="Arrus"/>
                <w:color w:val="000000"/>
                <w:sz w:val="18"/>
                <w:szCs w:val="20"/>
              </w:rPr>
            </w:pPr>
            <w:hyperlink r:id="rId666" w:tooltip="Tripura" w:history="1">
              <w:r w:rsidRPr="00584AEA">
                <w:rPr>
                  <w:rStyle w:val="Hyperlink"/>
                  <w:rFonts w:ascii="Arrus" w:eastAsiaTheme="majorEastAsia" w:hAnsi="Arrus"/>
                  <w:color w:val="0B0080"/>
                  <w:sz w:val="18"/>
                  <w:szCs w:val="20"/>
                </w:rPr>
                <w:t>Tripura</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2E"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25 non-tribal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2F"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By Christian extremist. Part of</w:t>
            </w:r>
            <w:r w:rsidRPr="00584AEA">
              <w:rPr>
                <w:rStyle w:val="apple-converted-space"/>
                <w:rFonts w:ascii="Arrus" w:eastAsiaTheme="majorEastAsia" w:hAnsi="Arrus"/>
                <w:color w:val="000000"/>
                <w:sz w:val="18"/>
                <w:szCs w:val="20"/>
              </w:rPr>
              <w:t> </w:t>
            </w:r>
            <w:hyperlink r:id="rId667" w:anchor="Tripura_and_Assam" w:tooltip="Christian terrorism" w:history="1">
              <w:r w:rsidRPr="00584AEA">
                <w:rPr>
                  <w:rStyle w:val="Hyperlink"/>
                  <w:rFonts w:ascii="Arrus" w:eastAsiaTheme="majorEastAsia" w:hAnsi="Arrus"/>
                  <w:color w:val="0B0080"/>
                  <w:sz w:val="18"/>
                  <w:szCs w:val="20"/>
                </w:rPr>
                <w:t>Christian terrorism in Tripura</w:t>
              </w:r>
            </w:hyperlink>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30" w14:textId="77777777" w:rsidR="00270475" w:rsidRPr="00584AEA" w:rsidRDefault="00270475" w:rsidP="00096A24">
            <w:pPr>
              <w:jc w:val="both"/>
              <w:rPr>
                <w:rFonts w:ascii="Arrus" w:hAnsi="Arrus"/>
                <w:color w:val="000000"/>
                <w:sz w:val="18"/>
                <w:szCs w:val="20"/>
              </w:rPr>
            </w:pPr>
            <w:hyperlink r:id="rId668" w:anchor="cite_note-telegraphindia.com-17" w:history="1">
              <w:r w:rsidRPr="00584AEA">
                <w:rPr>
                  <w:rStyle w:val="Hyperlink"/>
                  <w:rFonts w:ascii="Arrus" w:eastAsiaTheme="majorEastAsia" w:hAnsi="Arrus"/>
                  <w:color w:val="0B0080"/>
                  <w:sz w:val="13"/>
                  <w:szCs w:val="16"/>
                  <w:vertAlign w:val="superscript"/>
                </w:rPr>
                <w:t>[17]</w:t>
              </w:r>
            </w:hyperlink>
          </w:p>
        </w:tc>
      </w:tr>
      <w:tr w:rsidR="00270475" w:rsidRPr="00584AEA" w14:paraId="268B3438"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32"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 xml:space="preserve">Tripura Tribal massacre (Part </w:t>
            </w:r>
            <w:proofErr w:type="spellStart"/>
            <w:r w:rsidRPr="00584AEA">
              <w:rPr>
                <w:rFonts w:ascii="Arrus" w:hAnsi="Arrus"/>
                <w:color w:val="000000"/>
                <w:sz w:val="18"/>
                <w:szCs w:val="20"/>
              </w:rPr>
              <w:t>of</w:t>
            </w:r>
            <w:hyperlink r:id="rId669" w:anchor="Tripura_and_Assam" w:tooltip="Christian terrorism" w:history="1">
              <w:r w:rsidRPr="00584AEA">
                <w:rPr>
                  <w:rStyle w:val="Hyperlink"/>
                  <w:rFonts w:ascii="Arrus" w:eastAsiaTheme="majorEastAsia" w:hAnsi="Arrus"/>
                  <w:color w:val="0B0080"/>
                  <w:sz w:val="18"/>
                  <w:szCs w:val="20"/>
                </w:rPr>
                <w:t>Christian</w:t>
              </w:r>
              <w:proofErr w:type="spellEnd"/>
              <w:r w:rsidRPr="00584AEA">
                <w:rPr>
                  <w:rStyle w:val="Hyperlink"/>
                  <w:rFonts w:ascii="Arrus" w:eastAsiaTheme="majorEastAsia" w:hAnsi="Arrus"/>
                  <w:color w:val="0B0080"/>
                  <w:sz w:val="18"/>
                  <w:szCs w:val="20"/>
                </w:rPr>
                <w:t xml:space="preserve"> terrorism in Tripura</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33"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1999-2000</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34" w14:textId="77777777" w:rsidR="00270475" w:rsidRPr="00584AEA" w:rsidRDefault="00270475" w:rsidP="00096A24">
            <w:pPr>
              <w:jc w:val="both"/>
              <w:rPr>
                <w:rFonts w:ascii="Arrus" w:hAnsi="Arrus"/>
                <w:color w:val="000000"/>
                <w:sz w:val="18"/>
                <w:szCs w:val="20"/>
              </w:rPr>
            </w:pPr>
            <w:hyperlink r:id="rId670" w:tooltip="Tripura" w:history="1">
              <w:r w:rsidRPr="00584AEA">
                <w:rPr>
                  <w:rStyle w:val="Hyperlink"/>
                  <w:rFonts w:ascii="Arrus" w:eastAsiaTheme="majorEastAsia" w:hAnsi="Arrus"/>
                  <w:color w:val="0B0080"/>
                  <w:sz w:val="18"/>
                  <w:szCs w:val="20"/>
                </w:rPr>
                <w:t>Tripura</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35"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20 tribal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36"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Includes murder of tribal Hindu spiritual leader</w:t>
            </w:r>
            <w:r w:rsidRPr="00584AEA">
              <w:rPr>
                <w:rStyle w:val="apple-converted-space"/>
                <w:rFonts w:ascii="Arrus" w:eastAsiaTheme="majorEastAsia" w:hAnsi="Arrus"/>
                <w:color w:val="000000"/>
                <w:sz w:val="18"/>
                <w:szCs w:val="20"/>
              </w:rPr>
              <w:t> </w:t>
            </w:r>
            <w:hyperlink r:id="rId671" w:tooltip="Shanti Kali" w:history="1">
              <w:r w:rsidRPr="00584AEA">
                <w:rPr>
                  <w:rStyle w:val="Hyperlink"/>
                  <w:rFonts w:ascii="Arrus" w:eastAsiaTheme="majorEastAsia" w:hAnsi="Arrus"/>
                  <w:color w:val="0B0080"/>
                  <w:sz w:val="18"/>
                  <w:szCs w:val="20"/>
                </w:rPr>
                <w:t>Shanti Kali</w:t>
              </w:r>
            </w:hyperlink>
            <w:r w:rsidRPr="00584AEA">
              <w:rPr>
                <w:rFonts w:ascii="Arrus" w:hAnsi="Arrus"/>
                <w:color w:val="000000"/>
                <w:sz w:val="18"/>
                <w:szCs w:val="20"/>
              </w:rPr>
              <w:t>, and Hindu religious leader Labh Kumar Jamatia.</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37" w14:textId="77777777" w:rsidR="00270475" w:rsidRPr="00584AEA" w:rsidRDefault="00270475" w:rsidP="00096A24">
            <w:pPr>
              <w:jc w:val="both"/>
              <w:rPr>
                <w:rFonts w:ascii="Arrus" w:hAnsi="Arrus"/>
                <w:color w:val="000000"/>
                <w:sz w:val="18"/>
                <w:szCs w:val="20"/>
              </w:rPr>
            </w:pPr>
            <w:hyperlink r:id="rId672" w:anchor="cite_note-18" w:history="1">
              <w:r w:rsidRPr="00584AEA">
                <w:rPr>
                  <w:rStyle w:val="Hyperlink"/>
                  <w:rFonts w:ascii="Arrus" w:eastAsiaTheme="majorEastAsia" w:hAnsi="Arrus"/>
                  <w:color w:val="0B0080"/>
                  <w:sz w:val="13"/>
                  <w:szCs w:val="16"/>
                  <w:vertAlign w:val="superscript"/>
                </w:rPr>
                <w:t>[18]</w:t>
              </w:r>
            </w:hyperlink>
            <w:hyperlink r:id="rId673" w:anchor="cite_note-19" w:history="1">
              <w:r w:rsidRPr="00584AEA">
                <w:rPr>
                  <w:rStyle w:val="Hyperlink"/>
                  <w:rFonts w:ascii="Arrus" w:eastAsiaTheme="majorEastAsia" w:hAnsi="Arrus"/>
                  <w:color w:val="0B0080"/>
                  <w:sz w:val="13"/>
                  <w:szCs w:val="16"/>
                  <w:vertAlign w:val="superscript"/>
                </w:rPr>
                <w:t>[19]</w:t>
              </w:r>
            </w:hyperlink>
          </w:p>
        </w:tc>
      </w:tr>
      <w:tr w:rsidR="00270475" w:rsidRPr="00584AEA" w14:paraId="268B343F"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39" w14:textId="77777777" w:rsidR="00270475" w:rsidRPr="00584AEA" w:rsidRDefault="00270475" w:rsidP="00096A24">
            <w:pPr>
              <w:jc w:val="both"/>
              <w:rPr>
                <w:rFonts w:ascii="Arrus" w:hAnsi="Arrus"/>
                <w:color w:val="000000"/>
                <w:sz w:val="18"/>
                <w:szCs w:val="20"/>
              </w:rPr>
            </w:pPr>
            <w:hyperlink r:id="rId674" w:tooltip="Nanoor massacre" w:history="1">
              <w:proofErr w:type="spellStart"/>
              <w:r w:rsidRPr="00584AEA">
                <w:rPr>
                  <w:rStyle w:val="Hyperlink"/>
                  <w:rFonts w:ascii="Arrus" w:eastAsiaTheme="majorEastAsia" w:hAnsi="Arrus"/>
                  <w:color w:val="0B0080"/>
                  <w:sz w:val="18"/>
                  <w:szCs w:val="20"/>
                </w:rPr>
                <w:t>Nanoor</w:t>
              </w:r>
              <w:proofErr w:type="spellEnd"/>
              <w:r w:rsidRPr="00584AEA">
                <w:rPr>
                  <w:rStyle w:val="Hyperlink"/>
                  <w:rFonts w:ascii="Arrus" w:eastAsiaTheme="majorEastAsia" w:hAnsi="Arrus"/>
                  <w:color w:val="0B0080"/>
                  <w:sz w:val="18"/>
                  <w:szCs w:val="20"/>
                </w:rPr>
                <w:t xml:space="preserve">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3A"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27 July 2000</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3B" w14:textId="77777777" w:rsidR="00270475" w:rsidRPr="00584AEA" w:rsidRDefault="00270475" w:rsidP="00096A24">
            <w:pPr>
              <w:jc w:val="both"/>
              <w:rPr>
                <w:rFonts w:ascii="Arrus" w:hAnsi="Arrus"/>
                <w:color w:val="000000"/>
                <w:sz w:val="18"/>
                <w:szCs w:val="20"/>
              </w:rPr>
            </w:pPr>
            <w:hyperlink r:id="rId675" w:tooltip="West Bengal" w:history="1">
              <w:r w:rsidRPr="00584AEA">
                <w:rPr>
                  <w:rStyle w:val="Hyperlink"/>
                  <w:rFonts w:ascii="Arrus" w:eastAsiaTheme="majorEastAsia" w:hAnsi="Arrus"/>
                  <w:color w:val="0B0080"/>
                  <w:sz w:val="18"/>
                  <w:szCs w:val="20"/>
                </w:rPr>
                <w:t>West Bengal</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3C"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 xml:space="preserve">11 </w:t>
            </w:r>
            <w:proofErr w:type="spellStart"/>
            <w:r w:rsidRPr="00584AEA">
              <w:rPr>
                <w:rFonts w:ascii="Arrus" w:hAnsi="Arrus"/>
                <w:color w:val="000000"/>
                <w:sz w:val="18"/>
                <w:szCs w:val="20"/>
              </w:rPr>
              <w:t>labourers</w:t>
            </w:r>
            <w:proofErr w:type="spellEnd"/>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3D" w14:textId="77777777" w:rsidR="00270475" w:rsidRPr="00584AEA" w:rsidRDefault="00270475" w:rsidP="00096A24">
            <w:pPr>
              <w:jc w:val="both"/>
              <w:rPr>
                <w:rFonts w:ascii="Arrus" w:hAnsi="Arrus"/>
                <w:color w:val="000000"/>
                <w:sz w:val="18"/>
                <w:szCs w:val="20"/>
              </w:rPr>
            </w:pP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3E" w14:textId="77777777" w:rsidR="00270475" w:rsidRPr="00584AEA" w:rsidRDefault="00270475" w:rsidP="00096A24">
            <w:pPr>
              <w:jc w:val="both"/>
              <w:rPr>
                <w:rFonts w:ascii="Arrus" w:hAnsi="Arrus"/>
                <w:color w:val="000000"/>
                <w:sz w:val="18"/>
                <w:szCs w:val="20"/>
              </w:rPr>
            </w:pPr>
          </w:p>
        </w:tc>
      </w:tr>
      <w:tr w:rsidR="00270475" w:rsidRPr="00584AEA" w14:paraId="268B3446"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40" w14:textId="77777777" w:rsidR="00270475" w:rsidRPr="00584AEA" w:rsidRDefault="00270475" w:rsidP="00096A24">
            <w:pPr>
              <w:jc w:val="both"/>
              <w:rPr>
                <w:rFonts w:ascii="Arrus" w:hAnsi="Arrus"/>
                <w:color w:val="000000"/>
                <w:sz w:val="18"/>
                <w:szCs w:val="20"/>
              </w:rPr>
            </w:pPr>
            <w:hyperlink r:id="rId676" w:tooltip="2000 Amarnath pilgrimage massacre" w:history="1">
              <w:r w:rsidRPr="00584AEA">
                <w:rPr>
                  <w:rStyle w:val="Hyperlink"/>
                  <w:rFonts w:ascii="Arrus" w:eastAsiaTheme="majorEastAsia" w:hAnsi="Arrus"/>
                  <w:color w:val="0B0080"/>
                  <w:sz w:val="18"/>
                  <w:szCs w:val="20"/>
                </w:rPr>
                <w:t>2000 Amarnath pilgrimage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41"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 August 2000</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42" w14:textId="77777777" w:rsidR="00270475" w:rsidRPr="00584AEA" w:rsidRDefault="00270475" w:rsidP="00096A24">
            <w:pPr>
              <w:jc w:val="both"/>
              <w:rPr>
                <w:rFonts w:ascii="Arrus" w:hAnsi="Arrus"/>
                <w:color w:val="000000"/>
                <w:sz w:val="18"/>
                <w:szCs w:val="20"/>
              </w:rPr>
            </w:pPr>
            <w:hyperlink r:id="rId677" w:tooltip="Jammu and Kashmir" w:history="1">
              <w:r w:rsidRPr="00584AEA">
                <w:rPr>
                  <w:rStyle w:val="Hyperlink"/>
                  <w:rFonts w:ascii="Arrus" w:eastAsiaTheme="majorEastAsia" w:hAnsi="Arrus"/>
                  <w:color w:val="0B0080"/>
                  <w:sz w:val="18"/>
                  <w:szCs w:val="20"/>
                </w:rPr>
                <w:t>Jammu and 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43"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30 (Hindu pilgrims)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44"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Muslim Terrorist groups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45" w14:textId="77777777" w:rsidR="00270475" w:rsidRPr="00584AEA" w:rsidRDefault="00270475" w:rsidP="00096A24">
            <w:pPr>
              <w:jc w:val="both"/>
              <w:rPr>
                <w:rFonts w:ascii="Arrus" w:hAnsi="Arrus"/>
                <w:color w:val="000000"/>
                <w:sz w:val="18"/>
                <w:szCs w:val="20"/>
              </w:rPr>
            </w:pPr>
          </w:p>
        </w:tc>
      </w:tr>
      <w:tr w:rsidR="00270475" w:rsidRPr="00584AEA" w14:paraId="268B344D"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47" w14:textId="77777777" w:rsidR="00270475" w:rsidRPr="00584AEA" w:rsidRDefault="00270475" w:rsidP="00096A24">
            <w:pPr>
              <w:jc w:val="both"/>
              <w:rPr>
                <w:rFonts w:ascii="Arrus" w:hAnsi="Arrus"/>
                <w:color w:val="000000"/>
                <w:sz w:val="18"/>
                <w:szCs w:val="20"/>
              </w:rPr>
            </w:pPr>
            <w:hyperlink r:id="rId678" w:tooltip="2001 Kishtwar massacre" w:history="1">
              <w:r w:rsidRPr="00584AEA">
                <w:rPr>
                  <w:rStyle w:val="Hyperlink"/>
                  <w:rFonts w:ascii="Arrus" w:eastAsiaTheme="majorEastAsia" w:hAnsi="Arrus"/>
                  <w:color w:val="0B0080"/>
                  <w:sz w:val="18"/>
                  <w:szCs w:val="20"/>
                </w:rPr>
                <w:t>2001 Kishtwar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48"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3 August 2001</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49" w14:textId="77777777" w:rsidR="00270475" w:rsidRPr="00584AEA" w:rsidRDefault="00270475" w:rsidP="00096A24">
            <w:pPr>
              <w:jc w:val="both"/>
              <w:rPr>
                <w:rFonts w:ascii="Arrus" w:hAnsi="Arrus"/>
                <w:color w:val="000000"/>
                <w:sz w:val="18"/>
                <w:szCs w:val="20"/>
              </w:rPr>
            </w:pPr>
            <w:hyperlink r:id="rId679" w:tooltip="Jammu and Kashmir" w:history="1">
              <w:r w:rsidRPr="00584AEA">
                <w:rPr>
                  <w:rStyle w:val="Hyperlink"/>
                  <w:rFonts w:ascii="Arrus" w:eastAsiaTheme="majorEastAsia" w:hAnsi="Arrus"/>
                  <w:color w:val="0B0080"/>
                  <w:sz w:val="18"/>
                  <w:szCs w:val="20"/>
                </w:rPr>
                <w:t>Jammu and 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4A"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19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4B"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Muslim Terrorist groups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4C" w14:textId="77777777" w:rsidR="00270475" w:rsidRPr="00584AEA" w:rsidRDefault="00270475" w:rsidP="00096A24">
            <w:pPr>
              <w:jc w:val="both"/>
              <w:rPr>
                <w:rFonts w:ascii="Arrus" w:hAnsi="Arrus"/>
                <w:color w:val="000000"/>
                <w:sz w:val="18"/>
                <w:szCs w:val="20"/>
              </w:rPr>
            </w:pPr>
          </w:p>
        </w:tc>
      </w:tr>
      <w:tr w:rsidR="00270475" w:rsidRPr="00584AEA" w14:paraId="268B3454"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4E" w14:textId="77777777" w:rsidR="00270475" w:rsidRPr="00584AEA" w:rsidRDefault="00270475" w:rsidP="00096A24">
            <w:pPr>
              <w:jc w:val="both"/>
              <w:rPr>
                <w:rFonts w:ascii="Arrus" w:hAnsi="Arrus"/>
                <w:color w:val="000000"/>
                <w:sz w:val="18"/>
                <w:szCs w:val="20"/>
              </w:rPr>
            </w:pPr>
            <w:hyperlink r:id="rId680" w:tooltip="Godhra train burning" w:history="1">
              <w:r w:rsidRPr="00584AEA">
                <w:rPr>
                  <w:rStyle w:val="Hyperlink"/>
                  <w:rFonts w:ascii="Arrus" w:eastAsiaTheme="majorEastAsia" w:hAnsi="Arrus"/>
                  <w:color w:val="0B0080"/>
                  <w:sz w:val="18"/>
                  <w:szCs w:val="20"/>
                </w:rPr>
                <w:t>Godhra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4F"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27 February 2002</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50"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Godhra, Gujarat</w:t>
            </w:r>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51"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59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52"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Hindu passengers burnt alive in a train fire.</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53" w14:textId="77777777" w:rsidR="00270475" w:rsidRPr="00584AEA" w:rsidRDefault="00270475" w:rsidP="00096A24">
            <w:pPr>
              <w:jc w:val="both"/>
              <w:rPr>
                <w:rFonts w:ascii="Arrus" w:hAnsi="Arrus"/>
                <w:color w:val="000000"/>
                <w:sz w:val="18"/>
                <w:szCs w:val="20"/>
              </w:rPr>
            </w:pPr>
            <w:hyperlink r:id="rId681" w:anchor="cite_note-20" w:history="1">
              <w:r w:rsidRPr="00584AEA">
                <w:rPr>
                  <w:rStyle w:val="Hyperlink"/>
                  <w:rFonts w:ascii="Arrus" w:eastAsiaTheme="majorEastAsia" w:hAnsi="Arrus"/>
                  <w:color w:val="0B0080"/>
                  <w:sz w:val="13"/>
                  <w:szCs w:val="16"/>
                  <w:vertAlign w:val="superscript"/>
                </w:rPr>
                <w:t>[20]</w:t>
              </w:r>
            </w:hyperlink>
            <w:hyperlink r:id="rId682" w:anchor="cite_note-Times_Of_India-21" w:history="1">
              <w:r w:rsidRPr="00584AEA">
                <w:rPr>
                  <w:rStyle w:val="Hyperlink"/>
                  <w:rFonts w:ascii="Arrus" w:eastAsiaTheme="majorEastAsia" w:hAnsi="Arrus"/>
                  <w:color w:val="0B0080"/>
                  <w:sz w:val="13"/>
                  <w:szCs w:val="16"/>
                  <w:vertAlign w:val="superscript"/>
                </w:rPr>
                <w:t>[21]</w:t>
              </w:r>
            </w:hyperlink>
          </w:p>
        </w:tc>
      </w:tr>
      <w:tr w:rsidR="00270475" w:rsidRPr="00584AEA" w14:paraId="268B345B"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55" w14:textId="77777777" w:rsidR="00270475" w:rsidRPr="00584AEA" w:rsidRDefault="00270475" w:rsidP="00096A24">
            <w:pPr>
              <w:jc w:val="both"/>
              <w:rPr>
                <w:rFonts w:ascii="Arrus" w:hAnsi="Arrus"/>
                <w:color w:val="000000"/>
                <w:sz w:val="18"/>
                <w:szCs w:val="20"/>
              </w:rPr>
            </w:pPr>
            <w:hyperlink r:id="rId683" w:tooltip="2002 Gujarat Violence" w:history="1">
              <w:r w:rsidRPr="00584AEA">
                <w:rPr>
                  <w:rStyle w:val="Hyperlink"/>
                  <w:rFonts w:ascii="Arrus" w:eastAsiaTheme="majorEastAsia" w:hAnsi="Arrus"/>
                  <w:color w:val="0B0080"/>
                  <w:sz w:val="18"/>
                  <w:szCs w:val="20"/>
                </w:rPr>
                <w:t>2002 Gujarat Violence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56"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28 February 2002</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57" w14:textId="77777777" w:rsidR="00270475" w:rsidRPr="00584AEA" w:rsidRDefault="00270475" w:rsidP="00096A24">
            <w:pPr>
              <w:jc w:val="both"/>
              <w:rPr>
                <w:rFonts w:ascii="Arrus" w:hAnsi="Arrus"/>
                <w:color w:val="000000"/>
                <w:sz w:val="18"/>
                <w:szCs w:val="20"/>
              </w:rPr>
            </w:pPr>
            <w:hyperlink r:id="rId684" w:tooltip="Ahmedabad" w:history="1">
              <w:r w:rsidRPr="00584AEA">
                <w:rPr>
                  <w:rStyle w:val="Hyperlink"/>
                  <w:rFonts w:ascii="Arrus" w:eastAsiaTheme="majorEastAsia" w:hAnsi="Arrus"/>
                  <w:color w:val="0B0080"/>
                  <w:sz w:val="18"/>
                  <w:szCs w:val="20"/>
                </w:rPr>
                <w:t>Ahmedabad</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58"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1,044 people were killed(790 Muslims and 254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59"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Communal Violence</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5A" w14:textId="77777777" w:rsidR="00270475" w:rsidRPr="00584AEA" w:rsidRDefault="00270475" w:rsidP="00096A24">
            <w:pPr>
              <w:jc w:val="both"/>
              <w:rPr>
                <w:rFonts w:ascii="Arrus" w:hAnsi="Arrus"/>
                <w:color w:val="000000"/>
                <w:sz w:val="18"/>
                <w:szCs w:val="20"/>
              </w:rPr>
            </w:pPr>
          </w:p>
        </w:tc>
      </w:tr>
      <w:tr w:rsidR="00270475" w:rsidRPr="00584AEA" w14:paraId="268B3462"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5C" w14:textId="77777777" w:rsidR="00270475" w:rsidRPr="00584AEA" w:rsidRDefault="00270475" w:rsidP="00096A24">
            <w:pPr>
              <w:jc w:val="both"/>
              <w:rPr>
                <w:rFonts w:ascii="Arrus" w:hAnsi="Arrus"/>
                <w:color w:val="000000"/>
                <w:sz w:val="18"/>
                <w:szCs w:val="20"/>
              </w:rPr>
            </w:pPr>
            <w:hyperlink r:id="rId685" w:tooltip="Gulbarg Society massacre" w:history="1">
              <w:r w:rsidRPr="00584AEA">
                <w:rPr>
                  <w:rStyle w:val="Hyperlink"/>
                  <w:rFonts w:ascii="Arrus" w:eastAsiaTheme="majorEastAsia" w:hAnsi="Arrus"/>
                  <w:color w:val="0B0080"/>
                  <w:sz w:val="18"/>
                  <w:szCs w:val="20"/>
                </w:rPr>
                <w:t>Gulbarg Society massacre</w:t>
              </w:r>
            </w:hyperlink>
            <w:r w:rsidRPr="00584AEA">
              <w:rPr>
                <w:rStyle w:val="apple-converted-space"/>
                <w:rFonts w:ascii="Arrus" w:eastAsiaTheme="majorEastAsia" w:hAnsi="Arrus"/>
                <w:color w:val="000000"/>
                <w:sz w:val="18"/>
                <w:szCs w:val="20"/>
              </w:rPr>
              <w:t> </w:t>
            </w:r>
            <w:r w:rsidRPr="00584AEA">
              <w:rPr>
                <w:rFonts w:ascii="Arrus" w:hAnsi="Arrus"/>
                <w:color w:val="000000"/>
                <w:sz w:val="18"/>
                <w:szCs w:val="20"/>
              </w:rPr>
              <w:t>(part of the</w:t>
            </w:r>
            <w:r w:rsidRPr="00584AEA">
              <w:rPr>
                <w:rStyle w:val="apple-converted-space"/>
                <w:rFonts w:ascii="Arrus" w:eastAsiaTheme="majorEastAsia" w:hAnsi="Arrus"/>
                <w:color w:val="000000"/>
                <w:sz w:val="18"/>
                <w:szCs w:val="20"/>
              </w:rPr>
              <w:t> </w:t>
            </w:r>
            <w:hyperlink r:id="rId686" w:tooltip="2002 Gujarat violence" w:history="1">
              <w:r w:rsidRPr="00584AEA">
                <w:rPr>
                  <w:rStyle w:val="Hyperlink"/>
                  <w:rFonts w:ascii="Arrus" w:eastAsiaTheme="majorEastAsia" w:hAnsi="Arrus"/>
                  <w:color w:val="0B0080"/>
                  <w:sz w:val="18"/>
                  <w:szCs w:val="20"/>
                </w:rPr>
                <w:t xml:space="preserve">2002 Gujarat </w:t>
              </w:r>
              <w:r w:rsidRPr="00584AEA">
                <w:rPr>
                  <w:rStyle w:val="Hyperlink"/>
                  <w:rFonts w:ascii="Arrus" w:eastAsiaTheme="majorEastAsia" w:hAnsi="Arrus"/>
                  <w:color w:val="0B0080"/>
                  <w:sz w:val="18"/>
                  <w:szCs w:val="20"/>
                </w:rPr>
                <w:lastRenderedPageBreak/>
                <w:t>violence</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5D"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lastRenderedPageBreak/>
              <w:t>28 February 2002</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5E" w14:textId="77777777" w:rsidR="00270475" w:rsidRPr="00584AEA" w:rsidRDefault="00270475" w:rsidP="00096A24">
            <w:pPr>
              <w:jc w:val="both"/>
              <w:rPr>
                <w:rFonts w:ascii="Arrus" w:hAnsi="Arrus"/>
                <w:color w:val="000000"/>
                <w:sz w:val="18"/>
                <w:szCs w:val="20"/>
              </w:rPr>
            </w:pPr>
            <w:hyperlink r:id="rId687" w:tooltip="Ahmedabad" w:history="1">
              <w:r w:rsidRPr="00584AEA">
                <w:rPr>
                  <w:rStyle w:val="Hyperlink"/>
                  <w:rFonts w:ascii="Arrus" w:eastAsiaTheme="majorEastAsia" w:hAnsi="Arrus"/>
                  <w:color w:val="0B0080"/>
                  <w:sz w:val="18"/>
                  <w:szCs w:val="20"/>
                </w:rPr>
                <w:t>Ahmedabad</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5F"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69 (mostly Muslim)(21 were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60"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Hindu mobs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61" w14:textId="77777777" w:rsidR="00270475" w:rsidRPr="00584AEA" w:rsidRDefault="00270475" w:rsidP="00096A24">
            <w:pPr>
              <w:jc w:val="both"/>
              <w:rPr>
                <w:rFonts w:ascii="Arrus" w:hAnsi="Arrus"/>
                <w:color w:val="000000"/>
                <w:sz w:val="18"/>
                <w:szCs w:val="20"/>
              </w:rPr>
            </w:pPr>
          </w:p>
        </w:tc>
      </w:tr>
      <w:tr w:rsidR="00270475" w:rsidRPr="00584AEA" w14:paraId="268B3469"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63" w14:textId="77777777" w:rsidR="00270475" w:rsidRPr="00584AEA" w:rsidRDefault="00270475" w:rsidP="00096A24">
            <w:pPr>
              <w:jc w:val="both"/>
              <w:rPr>
                <w:rFonts w:ascii="Arrus" w:hAnsi="Arrus"/>
                <w:color w:val="000000"/>
                <w:sz w:val="18"/>
                <w:szCs w:val="20"/>
              </w:rPr>
            </w:pPr>
            <w:hyperlink r:id="rId688" w:tooltip="Naroda Patiya massacre" w:history="1">
              <w:r w:rsidRPr="00584AEA">
                <w:rPr>
                  <w:rStyle w:val="Hyperlink"/>
                  <w:rFonts w:ascii="Arrus" w:eastAsiaTheme="majorEastAsia" w:hAnsi="Arrus"/>
                  <w:color w:val="0B0080"/>
                  <w:sz w:val="18"/>
                  <w:szCs w:val="20"/>
                </w:rPr>
                <w:t xml:space="preserve">Naroda </w:t>
              </w:r>
              <w:proofErr w:type="spellStart"/>
              <w:r w:rsidRPr="00584AEA">
                <w:rPr>
                  <w:rStyle w:val="Hyperlink"/>
                  <w:rFonts w:ascii="Arrus" w:eastAsiaTheme="majorEastAsia" w:hAnsi="Arrus"/>
                  <w:color w:val="0B0080"/>
                  <w:sz w:val="18"/>
                  <w:szCs w:val="20"/>
                </w:rPr>
                <w:t>Patiya</w:t>
              </w:r>
              <w:proofErr w:type="spellEnd"/>
              <w:r w:rsidRPr="00584AEA">
                <w:rPr>
                  <w:rStyle w:val="Hyperlink"/>
                  <w:rFonts w:ascii="Arrus" w:eastAsiaTheme="majorEastAsia" w:hAnsi="Arrus"/>
                  <w:color w:val="0B0080"/>
                  <w:sz w:val="18"/>
                  <w:szCs w:val="20"/>
                </w:rPr>
                <w:t xml:space="preserve"> massacre</w:t>
              </w:r>
            </w:hyperlink>
            <w:r w:rsidRPr="00584AEA">
              <w:rPr>
                <w:rStyle w:val="apple-converted-space"/>
                <w:rFonts w:ascii="Arrus" w:eastAsiaTheme="majorEastAsia" w:hAnsi="Arrus"/>
                <w:color w:val="000000"/>
                <w:sz w:val="18"/>
                <w:szCs w:val="20"/>
              </w:rPr>
              <w:t> </w:t>
            </w:r>
            <w:r w:rsidRPr="00584AEA">
              <w:rPr>
                <w:rFonts w:ascii="Arrus" w:hAnsi="Arrus"/>
                <w:color w:val="000000"/>
                <w:sz w:val="18"/>
                <w:szCs w:val="20"/>
              </w:rPr>
              <w:t>(part of the</w:t>
            </w:r>
            <w:r w:rsidRPr="00584AEA">
              <w:rPr>
                <w:rStyle w:val="apple-converted-space"/>
                <w:rFonts w:ascii="Arrus" w:eastAsiaTheme="majorEastAsia" w:hAnsi="Arrus"/>
                <w:color w:val="000000"/>
                <w:sz w:val="18"/>
                <w:szCs w:val="20"/>
              </w:rPr>
              <w:t> </w:t>
            </w:r>
            <w:hyperlink r:id="rId689" w:tooltip="2002 Gujarat violence" w:history="1">
              <w:r w:rsidRPr="00584AEA">
                <w:rPr>
                  <w:rStyle w:val="Hyperlink"/>
                  <w:rFonts w:ascii="Arrus" w:eastAsiaTheme="majorEastAsia" w:hAnsi="Arrus"/>
                  <w:color w:val="0B0080"/>
                  <w:sz w:val="18"/>
                  <w:szCs w:val="20"/>
                </w:rPr>
                <w:t>2002 Gujarat violence</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64"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28 February 2002</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65" w14:textId="77777777" w:rsidR="00270475" w:rsidRPr="00584AEA" w:rsidRDefault="00270475" w:rsidP="00096A24">
            <w:pPr>
              <w:jc w:val="both"/>
              <w:rPr>
                <w:rFonts w:ascii="Arrus" w:hAnsi="Arrus"/>
                <w:color w:val="000000"/>
                <w:sz w:val="18"/>
                <w:szCs w:val="20"/>
              </w:rPr>
            </w:pPr>
            <w:hyperlink r:id="rId690" w:tooltip="Naroda" w:history="1">
              <w:proofErr w:type="spellStart"/>
              <w:r w:rsidRPr="00584AEA">
                <w:rPr>
                  <w:rStyle w:val="Hyperlink"/>
                  <w:rFonts w:ascii="Arrus" w:eastAsiaTheme="majorEastAsia" w:hAnsi="Arrus"/>
                  <w:color w:val="0B0080"/>
                  <w:sz w:val="18"/>
                  <w:szCs w:val="20"/>
                </w:rPr>
                <w:t>Naroda</w:t>
              </w:r>
            </w:hyperlink>
            <w:r w:rsidRPr="00584AEA">
              <w:rPr>
                <w:rFonts w:ascii="Arrus" w:hAnsi="Arrus"/>
                <w:color w:val="000000"/>
                <w:sz w:val="18"/>
                <w:szCs w:val="20"/>
              </w:rPr>
              <w:t>,</w:t>
            </w:r>
            <w:hyperlink r:id="rId691" w:tooltip="Ahmedabad" w:history="1">
              <w:r w:rsidRPr="00584AEA">
                <w:rPr>
                  <w:rStyle w:val="Hyperlink"/>
                  <w:rFonts w:ascii="Arrus" w:eastAsiaTheme="majorEastAsia" w:hAnsi="Arrus"/>
                  <w:color w:val="0B0080"/>
                  <w:sz w:val="18"/>
                  <w:szCs w:val="20"/>
                </w:rPr>
                <w:t>Ahmedabad</w:t>
              </w:r>
              <w:proofErr w:type="spellEnd"/>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66"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97 Muslims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67"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 xml:space="preserve">Hindu mobs. Main accused, BJP MLA &amp; a member of the then CM and current PM Modi's cabinet member, Maya </w:t>
            </w:r>
            <w:proofErr w:type="spellStart"/>
            <w:r w:rsidRPr="00584AEA">
              <w:rPr>
                <w:rFonts w:ascii="Arrus" w:hAnsi="Arrus"/>
                <w:color w:val="000000"/>
                <w:sz w:val="18"/>
                <w:szCs w:val="20"/>
              </w:rPr>
              <w:t>Kodnani</w:t>
            </w:r>
            <w:proofErr w:type="spellEnd"/>
            <w:r w:rsidRPr="00584AEA">
              <w:rPr>
                <w:rFonts w:ascii="Arrus" w:hAnsi="Arrus"/>
                <w:color w:val="000000"/>
                <w:sz w:val="18"/>
                <w:szCs w:val="20"/>
              </w:rPr>
              <w:t xml:space="preserve"> is sentenced to 28 years jail but had </w:t>
            </w:r>
            <w:proofErr w:type="spellStart"/>
            <w:r w:rsidRPr="00584AEA">
              <w:rPr>
                <w:rFonts w:ascii="Arrus" w:hAnsi="Arrus"/>
                <w:color w:val="000000"/>
                <w:sz w:val="18"/>
                <w:szCs w:val="20"/>
              </w:rPr>
              <w:t>spend</w:t>
            </w:r>
            <w:proofErr w:type="spellEnd"/>
            <w:r w:rsidRPr="00584AEA">
              <w:rPr>
                <w:rFonts w:ascii="Arrus" w:hAnsi="Arrus"/>
                <w:color w:val="000000"/>
                <w:sz w:val="18"/>
                <w:szCs w:val="20"/>
              </w:rPr>
              <w:t xml:space="preserve"> hardly a year in jail as she is out on bail in the name tuberculosis. Another accused, a member of the right wing Hindu </w:t>
            </w:r>
            <w:proofErr w:type="spellStart"/>
            <w:r w:rsidRPr="00584AEA">
              <w:rPr>
                <w:rFonts w:ascii="Arrus" w:hAnsi="Arrus"/>
                <w:color w:val="000000"/>
                <w:sz w:val="18"/>
                <w:szCs w:val="20"/>
              </w:rPr>
              <w:t>organisaion</w:t>
            </w:r>
            <w:proofErr w:type="spellEnd"/>
            <w:r w:rsidRPr="00584AEA">
              <w:rPr>
                <w:rFonts w:ascii="Arrus" w:hAnsi="Arrus"/>
                <w:color w:val="000000"/>
                <w:sz w:val="18"/>
                <w:szCs w:val="20"/>
              </w:rPr>
              <w:t xml:space="preserve"> called Bajrang dal, Babu </w:t>
            </w:r>
            <w:proofErr w:type="spellStart"/>
            <w:r w:rsidRPr="00584AEA">
              <w:rPr>
                <w:rFonts w:ascii="Arrus" w:hAnsi="Arrus"/>
                <w:color w:val="000000"/>
                <w:sz w:val="18"/>
                <w:szCs w:val="20"/>
              </w:rPr>
              <w:t>Bajrangi</w:t>
            </w:r>
            <w:proofErr w:type="spellEnd"/>
            <w:r w:rsidRPr="00584AEA">
              <w:rPr>
                <w:rFonts w:ascii="Arrus" w:hAnsi="Arrus"/>
                <w:color w:val="000000"/>
                <w:sz w:val="18"/>
                <w:szCs w:val="20"/>
              </w:rPr>
              <w:t xml:space="preserve"> is also out on bail in the name of diminished eye sight. Riots between Hindus and Muslims after Sabarmati Express is set afire at Godhra railway station by Muslims. The </w:t>
            </w:r>
            <w:proofErr w:type="spellStart"/>
            <w:r w:rsidRPr="00584AEA">
              <w:rPr>
                <w:rFonts w:ascii="Arrus" w:hAnsi="Arrus"/>
                <w:color w:val="000000"/>
                <w:sz w:val="18"/>
                <w:szCs w:val="20"/>
              </w:rPr>
              <w:t>muslim</w:t>
            </w:r>
            <w:proofErr w:type="spellEnd"/>
            <w:r w:rsidRPr="00584AEA">
              <w:rPr>
                <w:rFonts w:ascii="Arrus" w:hAnsi="Arrus"/>
                <w:color w:val="000000"/>
                <w:sz w:val="18"/>
                <w:szCs w:val="20"/>
              </w:rPr>
              <w:t xml:space="preserve"> perpetrators have been convicted 11 to be hanged and 21 for </w:t>
            </w:r>
            <w:proofErr w:type="spellStart"/>
            <w:r w:rsidRPr="00584AEA">
              <w:rPr>
                <w:rFonts w:ascii="Arrus" w:hAnsi="Arrus"/>
                <w:color w:val="000000"/>
                <w:sz w:val="18"/>
                <w:szCs w:val="20"/>
              </w:rPr>
              <w:t>life.</w:t>
            </w:r>
            <w:hyperlink r:id="rId692" w:tooltip="Godhra Train Burning" w:history="1">
              <w:r w:rsidRPr="00584AEA">
                <w:rPr>
                  <w:rStyle w:val="Hyperlink"/>
                  <w:rFonts w:ascii="Arrus" w:eastAsiaTheme="majorEastAsia" w:hAnsi="Arrus"/>
                  <w:color w:val="0B0080"/>
                  <w:sz w:val="18"/>
                  <w:szCs w:val="20"/>
                </w:rPr>
                <w:t>Godhra</w:t>
              </w:r>
              <w:proofErr w:type="spellEnd"/>
              <w:r w:rsidRPr="00584AEA">
                <w:rPr>
                  <w:rStyle w:val="Hyperlink"/>
                  <w:rFonts w:ascii="Arrus" w:eastAsiaTheme="majorEastAsia" w:hAnsi="Arrus"/>
                  <w:color w:val="0B0080"/>
                  <w:sz w:val="18"/>
                  <w:szCs w:val="20"/>
                </w:rPr>
                <w:t xml:space="preserve"> Train Burning</w:t>
              </w:r>
            </w:hyperlink>
            <w:r w:rsidRPr="00584AEA">
              <w:rPr>
                <w:rStyle w:val="apple-converted-space"/>
                <w:rFonts w:ascii="Arrus" w:eastAsiaTheme="majorEastAsia" w:hAnsi="Arrus"/>
                <w:color w:val="000000"/>
                <w:sz w:val="18"/>
                <w:szCs w:val="20"/>
              </w:rPr>
              <w:t> </w:t>
            </w:r>
            <w:r w:rsidRPr="00584AEA">
              <w:rPr>
                <w:rFonts w:ascii="Arrus" w:hAnsi="Arrus"/>
                <w:color w:val="000000"/>
                <w:sz w:val="18"/>
                <w:szCs w:val="20"/>
              </w:rPr>
              <w:t>, while the main accused for this massacre are out on bail, spending hardly an year in imprisonment.</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68" w14:textId="77777777" w:rsidR="00270475" w:rsidRPr="00584AEA" w:rsidRDefault="00270475" w:rsidP="00096A24">
            <w:pPr>
              <w:jc w:val="both"/>
              <w:rPr>
                <w:rFonts w:ascii="Arrus" w:hAnsi="Arrus"/>
                <w:color w:val="000000"/>
                <w:sz w:val="18"/>
                <w:szCs w:val="20"/>
              </w:rPr>
            </w:pPr>
            <w:hyperlink r:id="rId693" w:anchor="cite_note-hindu12-22" w:history="1">
              <w:r w:rsidRPr="00584AEA">
                <w:rPr>
                  <w:rStyle w:val="Hyperlink"/>
                  <w:rFonts w:ascii="Arrus" w:eastAsiaTheme="majorEastAsia" w:hAnsi="Arrus"/>
                  <w:color w:val="0B0080"/>
                  <w:sz w:val="13"/>
                  <w:szCs w:val="16"/>
                  <w:vertAlign w:val="superscript"/>
                </w:rPr>
                <w:t>[22]</w:t>
              </w:r>
            </w:hyperlink>
            <w:hyperlink r:id="rId694" w:anchor="cite_note-cnn12-23" w:history="1">
              <w:r w:rsidRPr="00584AEA">
                <w:rPr>
                  <w:rStyle w:val="Hyperlink"/>
                  <w:rFonts w:ascii="Arrus" w:eastAsiaTheme="majorEastAsia" w:hAnsi="Arrus"/>
                  <w:color w:val="0B0080"/>
                  <w:sz w:val="13"/>
                  <w:szCs w:val="16"/>
                  <w:vertAlign w:val="superscript"/>
                </w:rPr>
                <w:t>[23]</w:t>
              </w:r>
            </w:hyperlink>
            <w:hyperlink r:id="rId695" w:anchor="cite_note-indiatimes1-24" w:history="1">
              <w:r w:rsidRPr="00584AEA">
                <w:rPr>
                  <w:rStyle w:val="Hyperlink"/>
                  <w:rFonts w:ascii="Arrus" w:eastAsiaTheme="majorEastAsia" w:hAnsi="Arrus"/>
                  <w:color w:val="0B0080"/>
                  <w:sz w:val="13"/>
                  <w:szCs w:val="16"/>
                  <w:vertAlign w:val="superscript"/>
                </w:rPr>
                <w:t>[24]</w:t>
              </w:r>
            </w:hyperlink>
          </w:p>
        </w:tc>
      </w:tr>
      <w:tr w:rsidR="00270475" w:rsidRPr="00584AEA" w14:paraId="268B3470"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6A"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Raghunath Hindu temple massacre I (part of</w:t>
            </w:r>
            <w:r w:rsidRPr="00584AEA">
              <w:rPr>
                <w:rStyle w:val="apple-converted-space"/>
                <w:rFonts w:ascii="Arrus" w:eastAsiaTheme="majorEastAsia" w:hAnsi="Arrus"/>
                <w:color w:val="000000"/>
                <w:sz w:val="18"/>
                <w:szCs w:val="20"/>
              </w:rPr>
              <w:t> </w:t>
            </w:r>
            <w:hyperlink r:id="rId696" w:tooltip="2002 Raghunath temple attacks" w:history="1">
              <w:r w:rsidRPr="00584AEA">
                <w:rPr>
                  <w:rStyle w:val="Hyperlink"/>
                  <w:rFonts w:ascii="Arrus" w:eastAsiaTheme="majorEastAsia" w:hAnsi="Arrus"/>
                  <w:color w:val="0B0080"/>
                  <w:sz w:val="18"/>
                  <w:szCs w:val="20"/>
                </w:rPr>
                <w:t>2002 Raghunath temple attacks</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6B"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30 March 2002</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6C" w14:textId="77777777" w:rsidR="00270475" w:rsidRPr="00584AEA" w:rsidRDefault="00270475" w:rsidP="00096A24">
            <w:pPr>
              <w:jc w:val="both"/>
              <w:rPr>
                <w:rFonts w:ascii="Arrus" w:hAnsi="Arrus"/>
                <w:color w:val="000000"/>
                <w:sz w:val="18"/>
                <w:szCs w:val="20"/>
              </w:rPr>
            </w:pPr>
            <w:hyperlink r:id="rId697" w:tooltip="Jammu &amp; Kashmir" w:history="1">
              <w:r w:rsidRPr="00584AEA">
                <w:rPr>
                  <w:rStyle w:val="Hyperlink"/>
                  <w:rFonts w:ascii="Arrus" w:eastAsiaTheme="majorEastAsia" w:hAnsi="Arrus"/>
                  <w:color w:val="0B0080"/>
                  <w:sz w:val="18"/>
                  <w:szCs w:val="20"/>
                </w:rPr>
                <w:t>Jammu &amp; 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6D"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11 Hindus killed, 20 injured (Hindu devotees)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6E"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Muslim Terrorist</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6F" w14:textId="77777777" w:rsidR="00270475" w:rsidRPr="00584AEA" w:rsidRDefault="00270475" w:rsidP="00096A24">
            <w:pPr>
              <w:jc w:val="both"/>
              <w:rPr>
                <w:rFonts w:ascii="Arrus" w:hAnsi="Arrus"/>
                <w:color w:val="000000"/>
                <w:sz w:val="18"/>
                <w:szCs w:val="20"/>
              </w:rPr>
            </w:pPr>
          </w:p>
        </w:tc>
      </w:tr>
      <w:tr w:rsidR="00270475" w:rsidRPr="00584AEA" w14:paraId="268B3477"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71" w14:textId="77777777" w:rsidR="00270475" w:rsidRPr="00584AEA" w:rsidRDefault="00270475" w:rsidP="00096A24">
            <w:pPr>
              <w:jc w:val="both"/>
              <w:rPr>
                <w:rFonts w:ascii="Arrus" w:hAnsi="Arrus"/>
                <w:color w:val="000000"/>
                <w:sz w:val="18"/>
                <w:szCs w:val="20"/>
              </w:rPr>
            </w:pPr>
            <w:hyperlink r:id="rId698" w:tooltip="2002 Qasim Nagar massacre" w:history="1">
              <w:r w:rsidRPr="00584AEA">
                <w:rPr>
                  <w:rStyle w:val="Hyperlink"/>
                  <w:rFonts w:ascii="Arrus" w:eastAsiaTheme="majorEastAsia" w:hAnsi="Arrus"/>
                  <w:color w:val="0B0080"/>
                  <w:sz w:val="18"/>
                  <w:szCs w:val="20"/>
                </w:rPr>
                <w:t>2002 Qasim Nagar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72"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13 July 2002</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73" w14:textId="77777777" w:rsidR="00270475" w:rsidRPr="00584AEA" w:rsidRDefault="00270475" w:rsidP="00096A24">
            <w:pPr>
              <w:jc w:val="both"/>
              <w:rPr>
                <w:rFonts w:ascii="Arrus" w:hAnsi="Arrus"/>
                <w:color w:val="000000"/>
                <w:sz w:val="18"/>
                <w:szCs w:val="20"/>
              </w:rPr>
            </w:pPr>
            <w:hyperlink r:id="rId699" w:tooltip="Jammu and Kashmir" w:history="1">
              <w:r w:rsidRPr="00584AEA">
                <w:rPr>
                  <w:rStyle w:val="Hyperlink"/>
                  <w:rFonts w:ascii="Arrus" w:eastAsiaTheme="majorEastAsia" w:hAnsi="Arrus"/>
                  <w:color w:val="0B0080"/>
                  <w:sz w:val="18"/>
                  <w:szCs w:val="20"/>
                </w:rPr>
                <w:t>Jammu and 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74"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29 Hindus killed</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75"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Terror Attack</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76" w14:textId="77777777" w:rsidR="00270475" w:rsidRPr="00584AEA" w:rsidRDefault="00270475" w:rsidP="00096A24">
            <w:pPr>
              <w:jc w:val="both"/>
              <w:rPr>
                <w:rFonts w:ascii="Arrus" w:hAnsi="Arrus"/>
                <w:color w:val="000000"/>
                <w:sz w:val="18"/>
                <w:szCs w:val="20"/>
              </w:rPr>
            </w:pPr>
          </w:p>
        </w:tc>
      </w:tr>
      <w:tr w:rsidR="00270475" w:rsidRPr="00584AEA" w14:paraId="268B347E"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78" w14:textId="77777777" w:rsidR="00270475" w:rsidRPr="00584AEA" w:rsidRDefault="00270475" w:rsidP="00096A24">
            <w:pPr>
              <w:jc w:val="both"/>
              <w:rPr>
                <w:rFonts w:ascii="Arrus" w:hAnsi="Arrus"/>
                <w:color w:val="000000"/>
                <w:sz w:val="18"/>
                <w:szCs w:val="20"/>
              </w:rPr>
            </w:pPr>
            <w:hyperlink r:id="rId700" w:tooltip="Akshardham Temple attack" w:history="1">
              <w:r w:rsidRPr="00584AEA">
                <w:rPr>
                  <w:rStyle w:val="Hyperlink"/>
                  <w:rFonts w:ascii="Arrus" w:eastAsiaTheme="majorEastAsia" w:hAnsi="Arrus"/>
                  <w:color w:val="0B0080"/>
                  <w:sz w:val="18"/>
                  <w:szCs w:val="20"/>
                </w:rPr>
                <w:t>Akshardham Temple attack</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79"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 xml:space="preserve">24 September </w:t>
            </w:r>
            <w:r w:rsidRPr="00584AEA">
              <w:rPr>
                <w:rFonts w:ascii="Arrus" w:hAnsi="Arrus"/>
                <w:color w:val="000000"/>
                <w:sz w:val="18"/>
                <w:szCs w:val="20"/>
              </w:rPr>
              <w:lastRenderedPageBreak/>
              <w:t>2002</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7A" w14:textId="77777777" w:rsidR="00270475" w:rsidRPr="00584AEA" w:rsidRDefault="00270475" w:rsidP="00096A24">
            <w:pPr>
              <w:jc w:val="both"/>
              <w:rPr>
                <w:rFonts w:ascii="Arrus" w:hAnsi="Arrus"/>
                <w:color w:val="000000"/>
                <w:sz w:val="18"/>
                <w:szCs w:val="20"/>
              </w:rPr>
            </w:pPr>
            <w:hyperlink r:id="rId701" w:tooltip="Gujarat" w:history="1">
              <w:r w:rsidRPr="00584AEA">
                <w:rPr>
                  <w:rStyle w:val="Hyperlink"/>
                  <w:rFonts w:ascii="Arrus" w:eastAsiaTheme="majorEastAsia" w:hAnsi="Arrus"/>
                  <w:color w:val="0B0080"/>
                  <w:sz w:val="18"/>
                  <w:szCs w:val="20"/>
                </w:rPr>
                <w:t>Gujarat</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7B"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29 killed, 79 injured (Hindu devotees)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7C"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Muslim insurgent groups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7D" w14:textId="77777777" w:rsidR="00270475" w:rsidRPr="00584AEA" w:rsidRDefault="00270475" w:rsidP="00096A24">
            <w:pPr>
              <w:jc w:val="both"/>
              <w:rPr>
                <w:rFonts w:ascii="Arrus" w:hAnsi="Arrus"/>
                <w:color w:val="000000"/>
                <w:sz w:val="18"/>
                <w:szCs w:val="20"/>
              </w:rPr>
            </w:pPr>
          </w:p>
        </w:tc>
      </w:tr>
      <w:tr w:rsidR="00270475" w:rsidRPr="00584AEA" w14:paraId="268B3485"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7F"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Raghunath Hindu temple massacre II (part of</w:t>
            </w:r>
            <w:r w:rsidRPr="00584AEA">
              <w:rPr>
                <w:rStyle w:val="apple-converted-space"/>
                <w:rFonts w:ascii="Arrus" w:eastAsiaTheme="majorEastAsia" w:hAnsi="Arrus"/>
                <w:color w:val="000000"/>
                <w:sz w:val="18"/>
                <w:szCs w:val="20"/>
              </w:rPr>
              <w:t> </w:t>
            </w:r>
            <w:hyperlink r:id="rId702" w:tooltip="2002 Raghunath temple attacks" w:history="1">
              <w:r w:rsidRPr="00584AEA">
                <w:rPr>
                  <w:rStyle w:val="Hyperlink"/>
                  <w:rFonts w:ascii="Arrus" w:eastAsiaTheme="majorEastAsia" w:hAnsi="Arrus"/>
                  <w:color w:val="0B0080"/>
                  <w:sz w:val="18"/>
                  <w:szCs w:val="20"/>
                </w:rPr>
                <w:t>2002 Raghunath temple attacks</w:t>
              </w:r>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80"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24 November 2002</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81" w14:textId="77777777" w:rsidR="00270475" w:rsidRPr="00584AEA" w:rsidRDefault="00270475" w:rsidP="00096A24">
            <w:pPr>
              <w:jc w:val="both"/>
              <w:rPr>
                <w:rFonts w:ascii="Arrus" w:hAnsi="Arrus"/>
                <w:color w:val="000000"/>
                <w:sz w:val="18"/>
                <w:szCs w:val="20"/>
              </w:rPr>
            </w:pPr>
            <w:hyperlink r:id="rId703" w:tooltip="Jammu &amp; Kashmir" w:history="1">
              <w:r w:rsidRPr="00584AEA">
                <w:rPr>
                  <w:rStyle w:val="Hyperlink"/>
                  <w:rFonts w:ascii="Arrus" w:eastAsiaTheme="majorEastAsia" w:hAnsi="Arrus"/>
                  <w:color w:val="0B0080"/>
                  <w:sz w:val="18"/>
                  <w:szCs w:val="20"/>
                </w:rPr>
                <w:t>Jammu &amp; 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82"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14 killed, 45 injured (mostly Hindu devotees)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83"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Muslim insurgent groups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84" w14:textId="77777777" w:rsidR="00270475" w:rsidRPr="00584AEA" w:rsidRDefault="00270475" w:rsidP="00096A24">
            <w:pPr>
              <w:jc w:val="both"/>
              <w:rPr>
                <w:rFonts w:ascii="Arrus" w:hAnsi="Arrus"/>
                <w:color w:val="000000"/>
                <w:sz w:val="18"/>
                <w:szCs w:val="20"/>
              </w:rPr>
            </w:pPr>
          </w:p>
        </w:tc>
      </w:tr>
      <w:tr w:rsidR="00270475" w:rsidRPr="00584AEA" w14:paraId="268B348C"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86" w14:textId="77777777" w:rsidR="00270475" w:rsidRPr="00584AEA" w:rsidRDefault="00270475" w:rsidP="00096A24">
            <w:pPr>
              <w:jc w:val="both"/>
              <w:rPr>
                <w:rFonts w:ascii="Arrus" w:hAnsi="Arrus"/>
                <w:color w:val="000000"/>
                <w:sz w:val="18"/>
                <w:szCs w:val="20"/>
              </w:rPr>
            </w:pPr>
            <w:hyperlink r:id="rId704" w:tooltip="2003 Nadimarg Massacre" w:history="1">
              <w:r w:rsidRPr="00584AEA">
                <w:rPr>
                  <w:rStyle w:val="Hyperlink"/>
                  <w:rFonts w:ascii="Arrus" w:eastAsiaTheme="majorEastAsia" w:hAnsi="Arrus"/>
                  <w:color w:val="0B0080"/>
                  <w:sz w:val="18"/>
                  <w:szCs w:val="20"/>
                </w:rPr>
                <w:t xml:space="preserve">2003 </w:t>
              </w:r>
              <w:proofErr w:type="spellStart"/>
              <w:r w:rsidRPr="00584AEA">
                <w:rPr>
                  <w:rStyle w:val="Hyperlink"/>
                  <w:rFonts w:ascii="Arrus" w:eastAsiaTheme="majorEastAsia" w:hAnsi="Arrus"/>
                  <w:color w:val="0B0080"/>
                  <w:sz w:val="18"/>
                  <w:szCs w:val="20"/>
                </w:rPr>
                <w:t>Nadimarg</w:t>
              </w:r>
              <w:proofErr w:type="spellEnd"/>
              <w:r w:rsidRPr="00584AEA">
                <w:rPr>
                  <w:rStyle w:val="Hyperlink"/>
                  <w:rFonts w:ascii="Arrus" w:eastAsiaTheme="majorEastAsia" w:hAnsi="Arrus"/>
                  <w:color w:val="0B0080"/>
                  <w:sz w:val="18"/>
                  <w:szCs w:val="20"/>
                </w:rPr>
                <w:t xml:space="preserve">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87"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23 March 2002</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88" w14:textId="77777777" w:rsidR="00270475" w:rsidRPr="00584AEA" w:rsidRDefault="00270475" w:rsidP="00096A24">
            <w:pPr>
              <w:jc w:val="both"/>
              <w:rPr>
                <w:rFonts w:ascii="Arrus" w:hAnsi="Arrus"/>
                <w:color w:val="000000"/>
                <w:sz w:val="18"/>
                <w:szCs w:val="20"/>
              </w:rPr>
            </w:pPr>
            <w:hyperlink r:id="rId705" w:tooltip="Jammu and Kashmir" w:history="1">
              <w:r w:rsidRPr="00584AEA">
                <w:rPr>
                  <w:rStyle w:val="Hyperlink"/>
                  <w:rFonts w:ascii="Arrus" w:eastAsiaTheme="majorEastAsia" w:hAnsi="Arrus"/>
                  <w:color w:val="0B0080"/>
                  <w:sz w:val="18"/>
                  <w:szCs w:val="20"/>
                </w:rPr>
                <w:t>Jammu and 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89"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24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8A"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Muslim insurgent groups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8B" w14:textId="77777777" w:rsidR="00270475" w:rsidRPr="00584AEA" w:rsidRDefault="00270475" w:rsidP="00096A24">
            <w:pPr>
              <w:jc w:val="both"/>
              <w:rPr>
                <w:rFonts w:ascii="Arrus" w:hAnsi="Arrus"/>
                <w:color w:val="000000"/>
                <w:sz w:val="18"/>
                <w:szCs w:val="20"/>
              </w:rPr>
            </w:pPr>
          </w:p>
        </w:tc>
      </w:tr>
      <w:tr w:rsidR="00270475" w:rsidRPr="00584AEA" w14:paraId="268B3493"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8D" w14:textId="77777777" w:rsidR="00270475" w:rsidRPr="00584AEA" w:rsidRDefault="00270475" w:rsidP="00096A24">
            <w:pPr>
              <w:jc w:val="both"/>
              <w:rPr>
                <w:rFonts w:ascii="Arrus" w:hAnsi="Arrus"/>
                <w:color w:val="000000"/>
                <w:sz w:val="18"/>
                <w:szCs w:val="20"/>
              </w:rPr>
            </w:pPr>
            <w:hyperlink r:id="rId706" w:tooltip="2002 Kaluchak massacre" w:history="1">
              <w:r w:rsidRPr="00584AEA">
                <w:rPr>
                  <w:rStyle w:val="Hyperlink"/>
                  <w:rFonts w:ascii="Arrus" w:eastAsiaTheme="majorEastAsia" w:hAnsi="Arrus"/>
                  <w:color w:val="0B0080"/>
                  <w:sz w:val="18"/>
                  <w:szCs w:val="20"/>
                </w:rPr>
                <w:t xml:space="preserve">2002 </w:t>
              </w:r>
              <w:proofErr w:type="spellStart"/>
              <w:r w:rsidRPr="00584AEA">
                <w:rPr>
                  <w:rStyle w:val="Hyperlink"/>
                  <w:rFonts w:ascii="Arrus" w:eastAsiaTheme="majorEastAsia" w:hAnsi="Arrus"/>
                  <w:color w:val="0B0080"/>
                  <w:sz w:val="18"/>
                  <w:szCs w:val="20"/>
                </w:rPr>
                <w:t>Kaluchak</w:t>
              </w:r>
              <w:proofErr w:type="spellEnd"/>
              <w:r w:rsidRPr="00584AEA">
                <w:rPr>
                  <w:rStyle w:val="Hyperlink"/>
                  <w:rFonts w:ascii="Arrus" w:eastAsiaTheme="majorEastAsia" w:hAnsi="Arrus"/>
                  <w:color w:val="0B0080"/>
                  <w:sz w:val="18"/>
                  <w:szCs w:val="20"/>
                </w:rPr>
                <w:t xml:space="preserve">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8E"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14 May 2002</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8F" w14:textId="77777777" w:rsidR="00270475" w:rsidRPr="00584AEA" w:rsidRDefault="00270475" w:rsidP="00096A24">
            <w:pPr>
              <w:jc w:val="both"/>
              <w:rPr>
                <w:rFonts w:ascii="Arrus" w:hAnsi="Arrus"/>
                <w:color w:val="000000"/>
                <w:sz w:val="18"/>
                <w:szCs w:val="20"/>
              </w:rPr>
            </w:pPr>
            <w:hyperlink r:id="rId707" w:tooltip="Jammu and Kashmir" w:history="1">
              <w:r w:rsidRPr="00584AEA">
                <w:rPr>
                  <w:rStyle w:val="Hyperlink"/>
                  <w:rFonts w:ascii="Arrus" w:eastAsiaTheme="majorEastAsia" w:hAnsi="Arrus"/>
                  <w:color w:val="0B0080"/>
                  <w:sz w:val="18"/>
                  <w:szCs w:val="20"/>
                </w:rPr>
                <w:t>Jammu and 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90"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31</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91"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Muslim insurgent groups attack Tourist bus and Army's family quarter attacked.</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92" w14:textId="77777777" w:rsidR="00270475" w:rsidRPr="00584AEA" w:rsidRDefault="00270475" w:rsidP="00096A24">
            <w:pPr>
              <w:jc w:val="both"/>
              <w:rPr>
                <w:rFonts w:ascii="Arrus" w:hAnsi="Arrus"/>
                <w:color w:val="000000"/>
                <w:sz w:val="18"/>
                <w:szCs w:val="20"/>
              </w:rPr>
            </w:pPr>
          </w:p>
        </w:tc>
      </w:tr>
      <w:tr w:rsidR="00270475" w:rsidRPr="00584AEA" w14:paraId="268B349A"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94" w14:textId="77777777" w:rsidR="00270475" w:rsidRPr="00584AEA" w:rsidRDefault="00270475" w:rsidP="00096A24">
            <w:pPr>
              <w:jc w:val="both"/>
              <w:rPr>
                <w:rFonts w:ascii="Arrus" w:hAnsi="Arrus"/>
                <w:color w:val="000000"/>
                <w:sz w:val="18"/>
                <w:szCs w:val="20"/>
              </w:rPr>
            </w:pPr>
            <w:hyperlink r:id="rId708" w:tooltip="Marad Massacre" w:history="1">
              <w:r w:rsidRPr="00584AEA">
                <w:rPr>
                  <w:rStyle w:val="Hyperlink"/>
                  <w:rFonts w:ascii="Arrus" w:eastAsiaTheme="majorEastAsia" w:hAnsi="Arrus"/>
                  <w:color w:val="0B0080"/>
                  <w:sz w:val="18"/>
                  <w:szCs w:val="20"/>
                </w:rPr>
                <w:t>Marad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95"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May 2003</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96" w14:textId="77777777" w:rsidR="00270475" w:rsidRPr="00584AEA" w:rsidRDefault="00270475" w:rsidP="00096A24">
            <w:pPr>
              <w:jc w:val="both"/>
              <w:rPr>
                <w:rFonts w:ascii="Arrus" w:hAnsi="Arrus"/>
                <w:color w:val="000000"/>
                <w:sz w:val="18"/>
                <w:szCs w:val="20"/>
              </w:rPr>
            </w:pPr>
            <w:hyperlink r:id="rId709" w:tooltip="Kerala" w:history="1">
              <w:r w:rsidRPr="00584AEA">
                <w:rPr>
                  <w:rStyle w:val="Hyperlink"/>
                  <w:rFonts w:ascii="Arrus" w:eastAsiaTheme="majorEastAsia" w:hAnsi="Arrus"/>
                  <w:color w:val="0B0080"/>
                  <w:sz w:val="18"/>
                  <w:szCs w:val="20"/>
                </w:rPr>
                <w:t>Kerala</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97"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8 killed, 58 injured - All Hindu Fishermen</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98"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Planned Attack by Muslim Group.</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99" w14:textId="77777777" w:rsidR="00270475" w:rsidRPr="00584AEA" w:rsidRDefault="00270475" w:rsidP="00096A24">
            <w:pPr>
              <w:jc w:val="both"/>
              <w:rPr>
                <w:rFonts w:ascii="Arrus" w:hAnsi="Arrus"/>
                <w:color w:val="000000"/>
                <w:sz w:val="18"/>
                <w:szCs w:val="20"/>
              </w:rPr>
            </w:pPr>
          </w:p>
        </w:tc>
      </w:tr>
      <w:tr w:rsidR="00270475" w:rsidRPr="00584AEA" w14:paraId="268B34A1"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9B" w14:textId="77777777" w:rsidR="00270475" w:rsidRPr="00584AEA" w:rsidRDefault="00270475" w:rsidP="00096A24">
            <w:pPr>
              <w:jc w:val="both"/>
              <w:rPr>
                <w:rFonts w:ascii="Arrus" w:hAnsi="Arrus"/>
                <w:color w:val="000000"/>
                <w:sz w:val="18"/>
                <w:szCs w:val="20"/>
              </w:rPr>
            </w:pPr>
            <w:hyperlink r:id="rId710" w:tooltip="2006 Varanasi bombings" w:history="1">
              <w:r w:rsidRPr="00584AEA">
                <w:rPr>
                  <w:rStyle w:val="Hyperlink"/>
                  <w:rFonts w:ascii="Arrus" w:eastAsiaTheme="majorEastAsia" w:hAnsi="Arrus"/>
                  <w:color w:val="0B0080"/>
                  <w:sz w:val="18"/>
                  <w:szCs w:val="20"/>
                </w:rPr>
                <w:t>2006 Varanasi bombings</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9C"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March 2006</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9D" w14:textId="77777777" w:rsidR="00270475" w:rsidRPr="00584AEA" w:rsidRDefault="00270475" w:rsidP="00096A24">
            <w:pPr>
              <w:jc w:val="both"/>
              <w:rPr>
                <w:rFonts w:ascii="Arrus" w:hAnsi="Arrus"/>
                <w:color w:val="000000"/>
                <w:sz w:val="18"/>
                <w:szCs w:val="20"/>
              </w:rPr>
            </w:pPr>
            <w:hyperlink r:id="rId711" w:tooltip="Uttar Pradesh" w:history="1">
              <w:r w:rsidRPr="00584AEA">
                <w:rPr>
                  <w:rStyle w:val="Hyperlink"/>
                  <w:rFonts w:ascii="Arrus" w:eastAsiaTheme="majorEastAsia" w:hAnsi="Arrus"/>
                  <w:color w:val="0B0080"/>
                  <w:sz w:val="18"/>
                  <w:szCs w:val="20"/>
                </w:rPr>
                <w:t>Uttar Pradesh</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9E"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 xml:space="preserve">28 killed, 101 injured -Devotees </w:t>
            </w:r>
            <w:proofErr w:type="spellStart"/>
            <w:r w:rsidRPr="00584AEA">
              <w:rPr>
                <w:rFonts w:ascii="Arrus" w:hAnsi="Arrus"/>
                <w:color w:val="000000"/>
                <w:sz w:val="18"/>
                <w:szCs w:val="20"/>
              </w:rPr>
              <w:t>of</w:t>
            </w:r>
            <w:hyperlink r:id="rId712" w:tooltip="Sankat Mochan Hanuman Temple" w:history="1">
              <w:r w:rsidRPr="00584AEA">
                <w:rPr>
                  <w:rStyle w:val="Hyperlink"/>
                  <w:rFonts w:ascii="Arrus" w:eastAsiaTheme="majorEastAsia" w:hAnsi="Arrus"/>
                  <w:color w:val="0B0080"/>
                  <w:sz w:val="18"/>
                  <w:szCs w:val="20"/>
                </w:rPr>
                <w:t>Sankat</w:t>
              </w:r>
              <w:proofErr w:type="spellEnd"/>
              <w:r w:rsidRPr="00584AEA">
                <w:rPr>
                  <w:rStyle w:val="Hyperlink"/>
                  <w:rFonts w:ascii="Arrus" w:eastAsiaTheme="majorEastAsia" w:hAnsi="Arrus"/>
                  <w:color w:val="0B0080"/>
                  <w:sz w:val="18"/>
                  <w:szCs w:val="20"/>
                </w:rPr>
                <w:t xml:space="preserve"> Mochan Hanuman Temple</w:t>
              </w:r>
            </w:hyperlink>
            <w:r w:rsidRPr="00584AEA">
              <w:rPr>
                <w:rStyle w:val="apple-converted-space"/>
                <w:rFonts w:ascii="Arrus" w:eastAsiaTheme="majorEastAsia" w:hAnsi="Arrus"/>
                <w:color w:val="000000"/>
                <w:sz w:val="18"/>
                <w:szCs w:val="20"/>
              </w:rPr>
              <w:t> </w:t>
            </w:r>
            <w:r w:rsidRPr="00584AEA">
              <w:rPr>
                <w:rFonts w:ascii="Arrus" w:hAnsi="Arrus"/>
                <w:color w:val="000000"/>
                <w:sz w:val="18"/>
                <w:szCs w:val="20"/>
              </w:rPr>
              <w:t>targeted</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9F"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Terrorist attack Hindu temple.</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A0" w14:textId="77777777" w:rsidR="00270475" w:rsidRPr="00584AEA" w:rsidRDefault="00270475" w:rsidP="00096A24">
            <w:pPr>
              <w:jc w:val="both"/>
              <w:rPr>
                <w:rFonts w:ascii="Arrus" w:hAnsi="Arrus"/>
                <w:color w:val="000000"/>
                <w:sz w:val="18"/>
                <w:szCs w:val="20"/>
              </w:rPr>
            </w:pPr>
          </w:p>
        </w:tc>
      </w:tr>
      <w:tr w:rsidR="00270475" w:rsidRPr="00584AEA" w14:paraId="268B34A8"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A2" w14:textId="77777777" w:rsidR="00270475" w:rsidRPr="00584AEA" w:rsidRDefault="00270475" w:rsidP="00096A24">
            <w:pPr>
              <w:jc w:val="both"/>
              <w:rPr>
                <w:rFonts w:ascii="Arrus" w:hAnsi="Arrus"/>
                <w:color w:val="000000"/>
                <w:sz w:val="18"/>
                <w:szCs w:val="20"/>
              </w:rPr>
            </w:pPr>
            <w:hyperlink r:id="rId713" w:tooltip="2006 Doda massacre" w:history="1">
              <w:r w:rsidRPr="00584AEA">
                <w:rPr>
                  <w:rStyle w:val="Hyperlink"/>
                  <w:rFonts w:ascii="Arrus" w:eastAsiaTheme="majorEastAsia" w:hAnsi="Arrus"/>
                  <w:color w:val="0B0080"/>
                  <w:sz w:val="18"/>
                  <w:szCs w:val="20"/>
                </w:rPr>
                <w:t>2006 Doda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A3"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30 April 2006</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A4" w14:textId="77777777" w:rsidR="00270475" w:rsidRPr="00584AEA" w:rsidRDefault="00270475" w:rsidP="00096A24">
            <w:pPr>
              <w:jc w:val="both"/>
              <w:rPr>
                <w:rFonts w:ascii="Arrus" w:hAnsi="Arrus"/>
                <w:color w:val="000000"/>
                <w:sz w:val="18"/>
                <w:szCs w:val="20"/>
              </w:rPr>
            </w:pPr>
            <w:hyperlink r:id="rId714" w:tooltip="Jammu &amp; Kashmir" w:history="1">
              <w:r w:rsidRPr="00584AEA">
                <w:rPr>
                  <w:rStyle w:val="Hyperlink"/>
                  <w:rFonts w:ascii="Arrus" w:eastAsiaTheme="majorEastAsia" w:hAnsi="Arrus"/>
                  <w:color w:val="0B0080"/>
                  <w:sz w:val="18"/>
                  <w:szCs w:val="20"/>
                </w:rPr>
                <w:t>Jammu &amp; Kashmir</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A5"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35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A6"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Muslim Insurgents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A7" w14:textId="77777777" w:rsidR="00270475" w:rsidRPr="00584AEA" w:rsidRDefault="00270475" w:rsidP="00096A24">
            <w:pPr>
              <w:jc w:val="both"/>
              <w:rPr>
                <w:rFonts w:ascii="Arrus" w:hAnsi="Arrus"/>
                <w:color w:val="000000"/>
                <w:sz w:val="18"/>
                <w:szCs w:val="20"/>
              </w:rPr>
            </w:pPr>
          </w:p>
        </w:tc>
      </w:tr>
      <w:tr w:rsidR="00270475" w:rsidRPr="00584AEA" w14:paraId="268B34AF"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A9" w14:textId="77777777" w:rsidR="00270475" w:rsidRPr="00584AEA" w:rsidRDefault="00270475" w:rsidP="00096A24">
            <w:pPr>
              <w:jc w:val="both"/>
              <w:rPr>
                <w:rFonts w:ascii="Arrus" w:hAnsi="Arrus"/>
                <w:color w:val="000000"/>
                <w:sz w:val="18"/>
                <w:szCs w:val="20"/>
              </w:rPr>
            </w:pPr>
            <w:proofErr w:type="spellStart"/>
            <w:r w:rsidRPr="00584AEA">
              <w:rPr>
                <w:rFonts w:ascii="Arrus" w:hAnsi="Arrus"/>
                <w:color w:val="000000"/>
                <w:sz w:val="18"/>
                <w:szCs w:val="20"/>
              </w:rPr>
              <w:t>Samjhauta</w:t>
            </w:r>
            <w:proofErr w:type="spellEnd"/>
            <w:r w:rsidRPr="00584AEA">
              <w:rPr>
                <w:rFonts w:ascii="Arrus" w:hAnsi="Arrus"/>
                <w:color w:val="000000"/>
                <w:sz w:val="18"/>
                <w:szCs w:val="20"/>
              </w:rPr>
              <w:t xml:space="preserve"> Express Massacre</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AA"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18 February 2007</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AB" w14:textId="77777777" w:rsidR="00270475" w:rsidRPr="00584AEA" w:rsidRDefault="00270475" w:rsidP="00096A24">
            <w:pPr>
              <w:jc w:val="both"/>
              <w:rPr>
                <w:rFonts w:ascii="Arrus" w:hAnsi="Arrus"/>
                <w:color w:val="000000"/>
                <w:sz w:val="18"/>
                <w:szCs w:val="20"/>
              </w:rPr>
            </w:pPr>
            <w:proofErr w:type="spellStart"/>
            <w:r w:rsidRPr="00584AEA">
              <w:rPr>
                <w:rFonts w:ascii="Arrus" w:hAnsi="Arrus"/>
                <w:color w:val="000000"/>
                <w:sz w:val="18"/>
                <w:szCs w:val="20"/>
              </w:rPr>
              <w:t>Diwana</w:t>
            </w:r>
            <w:proofErr w:type="spellEnd"/>
            <w:r w:rsidRPr="00584AEA">
              <w:rPr>
                <w:rFonts w:ascii="Arrus" w:hAnsi="Arrus"/>
                <w:color w:val="000000"/>
                <w:sz w:val="18"/>
                <w:szCs w:val="20"/>
              </w:rPr>
              <w:t xml:space="preserve"> station</w:t>
            </w:r>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AC"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68 people mostly Pakistani nationals and some Indians including some Railway employees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AD"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Hindu Terrorist</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AE" w14:textId="77777777" w:rsidR="00270475" w:rsidRPr="00584AEA" w:rsidRDefault="00270475" w:rsidP="00096A24">
            <w:pPr>
              <w:jc w:val="both"/>
              <w:rPr>
                <w:rFonts w:ascii="Arrus" w:hAnsi="Arrus"/>
                <w:color w:val="000000"/>
                <w:sz w:val="18"/>
                <w:szCs w:val="20"/>
              </w:rPr>
            </w:pPr>
            <w:hyperlink r:id="rId715" w:anchor="cite_note-25" w:history="1">
              <w:r w:rsidRPr="00584AEA">
                <w:rPr>
                  <w:rStyle w:val="Hyperlink"/>
                  <w:rFonts w:ascii="Arrus" w:eastAsiaTheme="majorEastAsia" w:hAnsi="Arrus"/>
                  <w:color w:val="0B0080"/>
                  <w:sz w:val="13"/>
                  <w:szCs w:val="16"/>
                  <w:vertAlign w:val="superscript"/>
                </w:rPr>
                <w:t>[25]</w:t>
              </w:r>
            </w:hyperlink>
          </w:p>
        </w:tc>
      </w:tr>
      <w:tr w:rsidR="00270475" w:rsidRPr="00584AEA" w14:paraId="268B34B6"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B0" w14:textId="77777777" w:rsidR="00270475" w:rsidRPr="00584AEA" w:rsidRDefault="00270475" w:rsidP="00096A24">
            <w:pPr>
              <w:jc w:val="both"/>
              <w:rPr>
                <w:rFonts w:ascii="Arrus" w:hAnsi="Arrus"/>
                <w:color w:val="000000"/>
                <w:sz w:val="18"/>
                <w:szCs w:val="20"/>
              </w:rPr>
            </w:pPr>
            <w:proofErr w:type="spellStart"/>
            <w:r w:rsidRPr="00584AEA">
              <w:rPr>
                <w:rFonts w:ascii="Arrus" w:hAnsi="Arrus"/>
                <w:color w:val="000000"/>
                <w:sz w:val="18"/>
                <w:szCs w:val="20"/>
              </w:rPr>
              <w:t>Tumudibandh</w:t>
            </w:r>
            <w:proofErr w:type="spellEnd"/>
            <w:r w:rsidRPr="00584AEA">
              <w:rPr>
                <w:rFonts w:ascii="Arrus" w:hAnsi="Arrus"/>
                <w:color w:val="000000"/>
                <w:sz w:val="18"/>
                <w:szCs w:val="20"/>
              </w:rPr>
              <w:t xml:space="preserve"> massacre (part of the</w:t>
            </w:r>
            <w:r w:rsidRPr="00584AEA">
              <w:rPr>
                <w:rStyle w:val="apple-converted-space"/>
                <w:rFonts w:ascii="Arrus" w:eastAsiaTheme="majorEastAsia" w:hAnsi="Arrus"/>
                <w:color w:val="000000"/>
                <w:sz w:val="18"/>
                <w:szCs w:val="20"/>
              </w:rPr>
              <w:t> </w:t>
            </w:r>
            <w:hyperlink r:id="rId716" w:tooltip="Murder of Swami Lakshmanananda" w:history="1">
              <w:r w:rsidRPr="00584AEA">
                <w:rPr>
                  <w:rStyle w:val="Hyperlink"/>
                  <w:rFonts w:ascii="Arrus" w:eastAsiaTheme="majorEastAsia" w:hAnsi="Arrus"/>
                  <w:color w:val="0B0080"/>
                  <w:sz w:val="18"/>
                  <w:szCs w:val="20"/>
                </w:rPr>
                <w:t xml:space="preserve">Murder of Swami </w:t>
              </w:r>
              <w:proofErr w:type="spellStart"/>
              <w:r w:rsidRPr="00584AEA">
                <w:rPr>
                  <w:rStyle w:val="Hyperlink"/>
                  <w:rFonts w:ascii="Arrus" w:eastAsiaTheme="majorEastAsia" w:hAnsi="Arrus"/>
                  <w:color w:val="0B0080"/>
                  <w:sz w:val="18"/>
                  <w:szCs w:val="20"/>
                </w:rPr>
                <w:t>Lakshmanananda</w:t>
              </w:r>
              <w:proofErr w:type="spellEnd"/>
            </w:hyperlink>
            <w:r w:rsidRPr="00584AEA">
              <w:rPr>
                <w:rFonts w:ascii="Arrus" w:hAnsi="Arrus"/>
                <w:color w:val="000000"/>
                <w:sz w:val="18"/>
                <w:szCs w:val="20"/>
              </w:rPr>
              <w:t>)</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B1"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August 2008</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B2" w14:textId="77777777" w:rsidR="00270475" w:rsidRPr="00584AEA" w:rsidRDefault="00270475" w:rsidP="00096A24">
            <w:pPr>
              <w:jc w:val="both"/>
              <w:rPr>
                <w:rFonts w:ascii="Arrus" w:hAnsi="Arrus"/>
                <w:color w:val="000000"/>
                <w:sz w:val="18"/>
                <w:szCs w:val="20"/>
              </w:rPr>
            </w:pPr>
            <w:hyperlink r:id="rId717" w:tooltip="Orissa" w:history="1">
              <w:r w:rsidRPr="00584AEA">
                <w:rPr>
                  <w:rStyle w:val="Hyperlink"/>
                  <w:rFonts w:ascii="Arrus" w:eastAsiaTheme="majorEastAsia" w:hAnsi="Arrus"/>
                  <w:color w:val="0B0080"/>
                  <w:sz w:val="18"/>
                  <w:szCs w:val="20"/>
                </w:rPr>
                <w:t>Orissa</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B3"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5 Hindus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B4"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By Christian extremists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B5" w14:textId="77777777" w:rsidR="00270475" w:rsidRPr="00584AEA" w:rsidRDefault="00270475" w:rsidP="00096A24">
            <w:pPr>
              <w:jc w:val="both"/>
              <w:rPr>
                <w:rFonts w:ascii="Arrus" w:hAnsi="Arrus"/>
                <w:color w:val="000000"/>
                <w:sz w:val="18"/>
                <w:szCs w:val="20"/>
              </w:rPr>
            </w:pPr>
          </w:p>
        </w:tc>
      </w:tr>
      <w:tr w:rsidR="00270475" w:rsidRPr="00584AEA" w14:paraId="268B34BD"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B7" w14:textId="77777777" w:rsidR="00270475" w:rsidRPr="00584AEA" w:rsidRDefault="00270475" w:rsidP="00096A24">
            <w:pPr>
              <w:jc w:val="both"/>
              <w:rPr>
                <w:rFonts w:ascii="Arrus" w:hAnsi="Arrus"/>
                <w:color w:val="000000"/>
                <w:sz w:val="18"/>
                <w:szCs w:val="20"/>
              </w:rPr>
            </w:pPr>
            <w:proofErr w:type="spellStart"/>
            <w:r w:rsidRPr="00584AEA">
              <w:rPr>
                <w:rFonts w:ascii="Arrus" w:hAnsi="Arrus"/>
                <w:color w:val="000000"/>
                <w:sz w:val="18"/>
                <w:szCs w:val="20"/>
              </w:rPr>
              <w:t>Kandhamal</w:t>
            </w:r>
            <w:proofErr w:type="spellEnd"/>
            <w:r w:rsidRPr="00584AEA">
              <w:rPr>
                <w:rFonts w:ascii="Arrus" w:hAnsi="Arrus"/>
                <w:color w:val="000000"/>
                <w:sz w:val="18"/>
                <w:szCs w:val="20"/>
              </w:rPr>
              <w:t xml:space="preserve"> riots</w:t>
            </w:r>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B8"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August 2008</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B9" w14:textId="77777777" w:rsidR="00270475" w:rsidRPr="00584AEA" w:rsidRDefault="00270475" w:rsidP="00096A24">
            <w:pPr>
              <w:jc w:val="both"/>
              <w:rPr>
                <w:rFonts w:ascii="Arrus" w:hAnsi="Arrus"/>
                <w:color w:val="000000"/>
                <w:sz w:val="18"/>
                <w:szCs w:val="20"/>
              </w:rPr>
            </w:pPr>
            <w:hyperlink r:id="rId718" w:tooltip="Orissa" w:history="1">
              <w:r w:rsidRPr="00584AEA">
                <w:rPr>
                  <w:rStyle w:val="Hyperlink"/>
                  <w:rFonts w:ascii="Arrus" w:eastAsiaTheme="majorEastAsia" w:hAnsi="Arrus"/>
                  <w:color w:val="0B0080"/>
                  <w:sz w:val="18"/>
                  <w:szCs w:val="20"/>
                </w:rPr>
                <w:t>Orissa</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BA"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42 Christians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BB"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By Hindu extremists groups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BC" w14:textId="77777777" w:rsidR="00270475" w:rsidRPr="00584AEA" w:rsidRDefault="00270475" w:rsidP="00096A24">
            <w:pPr>
              <w:jc w:val="both"/>
              <w:rPr>
                <w:rFonts w:ascii="Arrus" w:hAnsi="Arrus"/>
                <w:color w:val="000000"/>
                <w:sz w:val="18"/>
                <w:szCs w:val="20"/>
              </w:rPr>
            </w:pPr>
            <w:hyperlink r:id="rId719" w:anchor="cite_note-26" w:history="1">
              <w:r w:rsidRPr="00584AEA">
                <w:rPr>
                  <w:rStyle w:val="Hyperlink"/>
                  <w:rFonts w:ascii="Arrus" w:eastAsiaTheme="majorEastAsia" w:hAnsi="Arrus"/>
                  <w:color w:val="0B0080"/>
                  <w:sz w:val="13"/>
                  <w:szCs w:val="16"/>
                  <w:vertAlign w:val="superscript"/>
                </w:rPr>
                <w:t>[26</w:t>
              </w:r>
              <w:r w:rsidRPr="00584AEA">
                <w:rPr>
                  <w:rStyle w:val="Hyperlink"/>
                  <w:rFonts w:ascii="Arrus" w:eastAsiaTheme="majorEastAsia" w:hAnsi="Arrus"/>
                  <w:color w:val="0B0080"/>
                  <w:sz w:val="13"/>
                  <w:szCs w:val="16"/>
                  <w:vertAlign w:val="superscript"/>
                </w:rPr>
                <w:lastRenderedPageBreak/>
                <w:t>]</w:t>
              </w:r>
            </w:hyperlink>
          </w:p>
        </w:tc>
      </w:tr>
      <w:tr w:rsidR="00270475" w:rsidRPr="00584AEA" w14:paraId="268B34C4"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BE" w14:textId="77777777" w:rsidR="00270475" w:rsidRPr="00584AEA" w:rsidRDefault="00270475" w:rsidP="00096A24">
            <w:pPr>
              <w:jc w:val="both"/>
              <w:rPr>
                <w:rFonts w:ascii="Arrus" w:hAnsi="Arrus"/>
                <w:color w:val="000000"/>
                <w:sz w:val="18"/>
                <w:szCs w:val="20"/>
              </w:rPr>
            </w:pPr>
            <w:hyperlink r:id="rId720" w:tooltip="Mumbai massacre" w:history="1">
              <w:r w:rsidRPr="00584AEA">
                <w:rPr>
                  <w:rStyle w:val="Hyperlink"/>
                  <w:rFonts w:ascii="Arrus" w:eastAsiaTheme="majorEastAsia" w:hAnsi="Arrus"/>
                  <w:color w:val="0B0080"/>
                  <w:sz w:val="18"/>
                  <w:szCs w:val="20"/>
                </w:rPr>
                <w:t>Mumbai massacre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BF"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26 November 2008</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C0" w14:textId="77777777" w:rsidR="00270475" w:rsidRPr="00584AEA" w:rsidRDefault="00270475" w:rsidP="00096A24">
            <w:pPr>
              <w:jc w:val="both"/>
              <w:rPr>
                <w:rFonts w:ascii="Arrus" w:hAnsi="Arrus"/>
                <w:color w:val="000000"/>
                <w:sz w:val="18"/>
                <w:szCs w:val="20"/>
              </w:rPr>
            </w:pPr>
            <w:hyperlink r:id="rId721" w:tooltip="Mumbai" w:history="1">
              <w:r w:rsidRPr="00584AEA">
                <w:rPr>
                  <w:rStyle w:val="Hyperlink"/>
                  <w:rFonts w:ascii="Arrus" w:eastAsiaTheme="majorEastAsia" w:hAnsi="Arrus"/>
                  <w:color w:val="0B0080"/>
                  <w:sz w:val="18"/>
                  <w:szCs w:val="20"/>
                </w:rPr>
                <w:t>Mumbai</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C1"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164+(11 Attacker) &amp; (600+ Injuries)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C2"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11 coordinated attacks by Lashkar-e-Taiba terrorists; casualties include people of various nationalities, and Israeli victims were reportedly tortured before being killed.</w:t>
            </w:r>
            <w:r w:rsidRPr="00584AEA">
              <w:rPr>
                <w:rFonts w:ascii="Arrus" w:hAnsi="Arrus"/>
                <w:color w:val="000000"/>
                <w:sz w:val="13"/>
                <w:szCs w:val="16"/>
                <w:vertAlign w:val="superscript"/>
              </w:rPr>
              <w:t>[</w:t>
            </w:r>
            <w:hyperlink r:id="rId722" w:tooltip="Wikipedia:Citation needed" w:history="1">
              <w:r w:rsidRPr="00584AEA">
                <w:rPr>
                  <w:rStyle w:val="Hyperlink"/>
                  <w:rFonts w:ascii="Arrus" w:eastAsiaTheme="majorEastAsia" w:hAnsi="Arrus"/>
                  <w:i/>
                  <w:iCs/>
                  <w:color w:val="0B0080"/>
                  <w:sz w:val="13"/>
                  <w:szCs w:val="16"/>
                  <w:vertAlign w:val="superscript"/>
                </w:rPr>
                <w:t>citation needed</w:t>
              </w:r>
            </w:hyperlink>
            <w:r w:rsidRPr="00584AEA">
              <w:rPr>
                <w:rFonts w:ascii="Arrus" w:hAnsi="Arrus"/>
                <w:color w:val="000000"/>
                <w:sz w:val="13"/>
                <w:szCs w:val="16"/>
                <w:vertAlign w:val="superscript"/>
              </w:rPr>
              <w:t>]</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C3" w14:textId="77777777" w:rsidR="00270475" w:rsidRPr="00584AEA" w:rsidRDefault="00270475" w:rsidP="00096A24">
            <w:pPr>
              <w:jc w:val="both"/>
              <w:rPr>
                <w:rFonts w:ascii="Arrus" w:hAnsi="Arrus"/>
                <w:color w:val="000000"/>
                <w:sz w:val="18"/>
                <w:szCs w:val="20"/>
              </w:rPr>
            </w:pPr>
            <w:hyperlink r:id="rId723" w:anchor="cite_note-Casualties-27" w:history="1">
              <w:r w:rsidRPr="00584AEA">
                <w:rPr>
                  <w:rStyle w:val="Hyperlink"/>
                  <w:rFonts w:ascii="Arrus" w:eastAsiaTheme="majorEastAsia" w:hAnsi="Arrus"/>
                  <w:color w:val="0B0080"/>
                  <w:sz w:val="13"/>
                  <w:szCs w:val="16"/>
                  <w:vertAlign w:val="superscript"/>
                </w:rPr>
                <w:t>[27]</w:t>
              </w:r>
            </w:hyperlink>
          </w:p>
        </w:tc>
      </w:tr>
      <w:tr w:rsidR="00270475" w:rsidRPr="00584AEA" w14:paraId="268B34CB"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C5" w14:textId="77777777" w:rsidR="00270475" w:rsidRPr="00584AEA" w:rsidRDefault="00270475" w:rsidP="00096A24">
            <w:pPr>
              <w:jc w:val="both"/>
              <w:rPr>
                <w:rFonts w:ascii="Arrus" w:hAnsi="Arrus"/>
                <w:color w:val="000000"/>
                <w:sz w:val="18"/>
                <w:szCs w:val="20"/>
              </w:rPr>
            </w:pPr>
            <w:hyperlink r:id="rId724" w:tooltip="2010 Dantewada bus bombing" w:history="1">
              <w:r w:rsidRPr="00584AEA">
                <w:rPr>
                  <w:rStyle w:val="Hyperlink"/>
                  <w:rFonts w:ascii="Arrus" w:eastAsiaTheme="majorEastAsia" w:hAnsi="Arrus"/>
                  <w:color w:val="0B0080"/>
                  <w:sz w:val="18"/>
                  <w:szCs w:val="20"/>
                </w:rPr>
                <w:t>2010 Dantewada bus bombing</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C6"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17 May 2010</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C7" w14:textId="77777777" w:rsidR="00270475" w:rsidRPr="00584AEA" w:rsidRDefault="00270475" w:rsidP="00096A24">
            <w:pPr>
              <w:jc w:val="both"/>
              <w:rPr>
                <w:rFonts w:ascii="Arrus" w:hAnsi="Arrus"/>
                <w:color w:val="000000"/>
                <w:sz w:val="18"/>
                <w:szCs w:val="20"/>
              </w:rPr>
            </w:pPr>
            <w:hyperlink r:id="rId725" w:tooltip="Chhattisgarh" w:history="1">
              <w:r w:rsidRPr="00584AEA">
                <w:rPr>
                  <w:rStyle w:val="Hyperlink"/>
                  <w:rFonts w:ascii="Arrus" w:eastAsiaTheme="majorEastAsia" w:hAnsi="Arrus"/>
                  <w:color w:val="0B0080"/>
                  <w:sz w:val="18"/>
                  <w:szCs w:val="20"/>
                </w:rPr>
                <w:t>Chhattisgarh</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C8"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76</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C9"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Maoist terrorist attacked civilian bus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CA" w14:textId="77777777" w:rsidR="00270475" w:rsidRPr="00584AEA" w:rsidRDefault="00270475" w:rsidP="00096A24">
            <w:pPr>
              <w:jc w:val="both"/>
              <w:rPr>
                <w:rFonts w:ascii="Arrus" w:hAnsi="Arrus"/>
                <w:color w:val="000000"/>
                <w:sz w:val="18"/>
                <w:szCs w:val="20"/>
              </w:rPr>
            </w:pPr>
          </w:p>
        </w:tc>
      </w:tr>
      <w:tr w:rsidR="00270475" w:rsidRPr="00584AEA" w14:paraId="268B34D2"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CC" w14:textId="77777777" w:rsidR="00270475" w:rsidRPr="00584AEA" w:rsidRDefault="00270475" w:rsidP="00096A24">
            <w:pPr>
              <w:jc w:val="both"/>
              <w:rPr>
                <w:rFonts w:ascii="Arrus" w:hAnsi="Arrus"/>
                <w:color w:val="000000"/>
                <w:sz w:val="18"/>
                <w:szCs w:val="20"/>
              </w:rPr>
            </w:pPr>
            <w:hyperlink r:id="rId726" w:tooltip="2010 Deganga riots" w:history="1">
              <w:r w:rsidRPr="00584AEA">
                <w:rPr>
                  <w:rStyle w:val="Hyperlink"/>
                  <w:rFonts w:ascii="Arrus" w:eastAsiaTheme="majorEastAsia" w:hAnsi="Arrus"/>
                  <w:color w:val="0B0080"/>
                  <w:sz w:val="18"/>
                  <w:szCs w:val="20"/>
                </w:rPr>
                <w:t xml:space="preserve">2010 </w:t>
              </w:r>
              <w:proofErr w:type="spellStart"/>
              <w:r w:rsidRPr="00584AEA">
                <w:rPr>
                  <w:rStyle w:val="Hyperlink"/>
                  <w:rFonts w:ascii="Arrus" w:eastAsiaTheme="majorEastAsia" w:hAnsi="Arrus"/>
                  <w:color w:val="0B0080"/>
                  <w:sz w:val="18"/>
                  <w:szCs w:val="20"/>
                </w:rPr>
                <w:t>Deganga</w:t>
              </w:r>
              <w:proofErr w:type="spellEnd"/>
              <w:r w:rsidRPr="00584AEA">
                <w:rPr>
                  <w:rStyle w:val="Hyperlink"/>
                  <w:rFonts w:ascii="Arrus" w:eastAsiaTheme="majorEastAsia" w:hAnsi="Arrus"/>
                  <w:color w:val="0B0080"/>
                  <w:sz w:val="18"/>
                  <w:szCs w:val="20"/>
                </w:rPr>
                <w:t xml:space="preserve"> riots</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CD"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6 September 2010</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CE" w14:textId="77777777" w:rsidR="00270475" w:rsidRPr="00584AEA" w:rsidRDefault="00270475" w:rsidP="00096A24">
            <w:pPr>
              <w:jc w:val="both"/>
              <w:rPr>
                <w:rFonts w:ascii="Arrus" w:hAnsi="Arrus"/>
                <w:color w:val="000000"/>
                <w:sz w:val="18"/>
                <w:szCs w:val="20"/>
              </w:rPr>
            </w:pPr>
            <w:hyperlink r:id="rId727" w:tooltip="North 24 Parganas district" w:history="1">
              <w:r w:rsidRPr="00584AEA">
                <w:rPr>
                  <w:rStyle w:val="Hyperlink"/>
                  <w:rFonts w:ascii="Arrus" w:eastAsiaTheme="majorEastAsia" w:hAnsi="Arrus"/>
                  <w:color w:val="0B0080"/>
                  <w:sz w:val="18"/>
                  <w:szCs w:val="20"/>
                </w:rPr>
                <w:t>North 24 Parganas district</w:t>
              </w:r>
            </w:hyperlink>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728" w:tooltip="West Bengal" w:history="1">
              <w:r w:rsidRPr="00584AEA">
                <w:rPr>
                  <w:rStyle w:val="Hyperlink"/>
                  <w:rFonts w:ascii="Arrus" w:eastAsiaTheme="majorEastAsia" w:hAnsi="Arrus"/>
                  <w:color w:val="0B0080"/>
                  <w:sz w:val="18"/>
                  <w:szCs w:val="20"/>
                </w:rPr>
                <w:t>West Bengal</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CF"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Attack on Hindu by Muslim mobs led by Haji Nurul Islam</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D0"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 xml:space="preserve">23 houses ransacked,250 shops had been looted during the several days of </w:t>
            </w:r>
            <w:proofErr w:type="spellStart"/>
            <w:r w:rsidRPr="00584AEA">
              <w:rPr>
                <w:rFonts w:ascii="Arrus" w:hAnsi="Arrus"/>
                <w:color w:val="000000"/>
                <w:sz w:val="18"/>
                <w:szCs w:val="20"/>
              </w:rPr>
              <w:t>rioting,while</w:t>
            </w:r>
            <w:proofErr w:type="spellEnd"/>
            <w:r w:rsidRPr="00584AEA">
              <w:rPr>
                <w:rFonts w:ascii="Arrus" w:hAnsi="Arrus"/>
                <w:color w:val="000000"/>
                <w:sz w:val="18"/>
                <w:szCs w:val="20"/>
              </w:rPr>
              <w:t xml:space="preserve"> 50 houses had been burned and 5 temples desecrated.</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D1" w14:textId="77777777" w:rsidR="00270475" w:rsidRPr="00584AEA" w:rsidRDefault="00270475" w:rsidP="00096A24">
            <w:pPr>
              <w:jc w:val="both"/>
              <w:rPr>
                <w:rFonts w:ascii="Arrus" w:hAnsi="Arrus"/>
                <w:color w:val="000000"/>
                <w:sz w:val="18"/>
                <w:szCs w:val="20"/>
              </w:rPr>
            </w:pPr>
          </w:p>
        </w:tc>
      </w:tr>
      <w:tr w:rsidR="00270475" w:rsidRPr="00584AEA" w14:paraId="268B34D9"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D3" w14:textId="77777777" w:rsidR="00270475" w:rsidRPr="00584AEA" w:rsidRDefault="00270475" w:rsidP="00096A24">
            <w:pPr>
              <w:jc w:val="both"/>
              <w:rPr>
                <w:rFonts w:ascii="Arrus" w:hAnsi="Arrus"/>
                <w:color w:val="000000"/>
                <w:sz w:val="18"/>
                <w:szCs w:val="20"/>
              </w:rPr>
            </w:pPr>
            <w:hyperlink r:id="rId729" w:tooltip="2012 Assam violence" w:history="1">
              <w:r w:rsidRPr="00584AEA">
                <w:rPr>
                  <w:rStyle w:val="Hyperlink"/>
                  <w:rFonts w:ascii="Arrus" w:eastAsiaTheme="majorEastAsia" w:hAnsi="Arrus"/>
                  <w:color w:val="0B0080"/>
                  <w:sz w:val="18"/>
                  <w:szCs w:val="20"/>
                </w:rPr>
                <w:t>2012 Assam violence</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D4"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July 2012</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D5" w14:textId="77777777" w:rsidR="00270475" w:rsidRPr="00584AEA" w:rsidRDefault="00270475" w:rsidP="00096A24">
            <w:pPr>
              <w:jc w:val="both"/>
              <w:rPr>
                <w:rFonts w:ascii="Arrus" w:hAnsi="Arrus"/>
                <w:color w:val="000000"/>
                <w:sz w:val="18"/>
                <w:szCs w:val="20"/>
              </w:rPr>
            </w:pPr>
            <w:hyperlink r:id="rId730" w:tooltip="Assam" w:history="1">
              <w:r w:rsidRPr="00584AEA">
                <w:rPr>
                  <w:rStyle w:val="Hyperlink"/>
                  <w:rFonts w:ascii="Arrus" w:eastAsiaTheme="majorEastAsia" w:hAnsi="Arrus"/>
                  <w:color w:val="0B0080"/>
                  <w:sz w:val="18"/>
                  <w:szCs w:val="20"/>
                </w:rPr>
                <w:t>Assam</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D6"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77 deaths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D7"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 xml:space="preserve">Communal violence between </w:t>
            </w:r>
            <w:proofErr w:type="spellStart"/>
            <w:r w:rsidRPr="00584AEA">
              <w:rPr>
                <w:rFonts w:ascii="Arrus" w:hAnsi="Arrus"/>
                <w:color w:val="000000"/>
                <w:sz w:val="18"/>
                <w:szCs w:val="20"/>
              </w:rPr>
              <w:t>Bodos</w:t>
            </w:r>
            <w:proofErr w:type="spellEnd"/>
            <w:r w:rsidRPr="00584AEA">
              <w:rPr>
                <w:rFonts w:ascii="Arrus" w:hAnsi="Arrus"/>
                <w:color w:val="000000"/>
                <w:sz w:val="18"/>
                <w:szCs w:val="20"/>
              </w:rPr>
              <w:t xml:space="preserve"> (Tribal, Christian &amp; Hindu faith) and Muslims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D8" w14:textId="77777777" w:rsidR="00270475" w:rsidRPr="00584AEA" w:rsidRDefault="00270475" w:rsidP="00096A24">
            <w:pPr>
              <w:jc w:val="both"/>
              <w:rPr>
                <w:rFonts w:ascii="Arrus" w:hAnsi="Arrus"/>
                <w:color w:val="000000"/>
                <w:sz w:val="18"/>
                <w:szCs w:val="20"/>
              </w:rPr>
            </w:pPr>
          </w:p>
        </w:tc>
      </w:tr>
      <w:tr w:rsidR="00270475" w:rsidRPr="00584AEA" w14:paraId="268B34E0"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DA" w14:textId="77777777" w:rsidR="00270475" w:rsidRPr="00584AEA" w:rsidRDefault="00270475" w:rsidP="00096A24">
            <w:pPr>
              <w:jc w:val="both"/>
              <w:rPr>
                <w:rFonts w:ascii="Arrus" w:hAnsi="Arrus"/>
                <w:color w:val="000000"/>
                <w:sz w:val="18"/>
                <w:szCs w:val="20"/>
              </w:rPr>
            </w:pPr>
            <w:hyperlink r:id="rId731" w:tooltip="2013 Canning riots" w:history="1">
              <w:r w:rsidRPr="00584AEA">
                <w:rPr>
                  <w:rStyle w:val="Hyperlink"/>
                  <w:rFonts w:ascii="Arrus" w:eastAsiaTheme="majorEastAsia" w:hAnsi="Arrus"/>
                  <w:color w:val="0B0080"/>
                  <w:sz w:val="18"/>
                  <w:szCs w:val="20"/>
                </w:rPr>
                <w:t>2013 Canning riots</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DB"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21 February 2013</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DC" w14:textId="77777777" w:rsidR="00270475" w:rsidRPr="00584AEA" w:rsidRDefault="00270475" w:rsidP="00096A24">
            <w:pPr>
              <w:jc w:val="both"/>
              <w:rPr>
                <w:rFonts w:ascii="Arrus" w:hAnsi="Arrus"/>
                <w:color w:val="000000"/>
                <w:sz w:val="18"/>
                <w:szCs w:val="20"/>
              </w:rPr>
            </w:pPr>
            <w:hyperlink r:id="rId732" w:tooltip="Canning subdivision" w:history="1">
              <w:r w:rsidRPr="00584AEA">
                <w:rPr>
                  <w:rStyle w:val="Hyperlink"/>
                  <w:rFonts w:ascii="Arrus" w:eastAsiaTheme="majorEastAsia" w:hAnsi="Arrus"/>
                  <w:color w:val="0B0080"/>
                  <w:sz w:val="18"/>
                  <w:szCs w:val="20"/>
                </w:rPr>
                <w:t>Canning subdivision</w:t>
              </w:r>
            </w:hyperlink>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733" w:tooltip="West Bengal" w:history="1">
              <w:r w:rsidRPr="00584AEA">
                <w:rPr>
                  <w:rStyle w:val="Hyperlink"/>
                  <w:rFonts w:ascii="Arrus" w:eastAsiaTheme="majorEastAsia" w:hAnsi="Arrus"/>
                  <w:color w:val="0B0080"/>
                  <w:sz w:val="18"/>
                  <w:szCs w:val="20"/>
                </w:rPr>
                <w:t>West Bengal</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DD"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Attack on Hindu by Muslim mobs</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DE"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burned down over 200 Hindu homes &amp; 24 Hindu-owned shops were looted after a Muslim cleric was killed by unidentified assailants.</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DF" w14:textId="77777777" w:rsidR="00270475" w:rsidRPr="00584AEA" w:rsidRDefault="00270475" w:rsidP="00096A24">
            <w:pPr>
              <w:jc w:val="both"/>
              <w:rPr>
                <w:rFonts w:ascii="Arrus" w:hAnsi="Arrus"/>
                <w:color w:val="000000"/>
                <w:sz w:val="18"/>
                <w:szCs w:val="20"/>
              </w:rPr>
            </w:pPr>
          </w:p>
        </w:tc>
      </w:tr>
      <w:tr w:rsidR="00270475" w:rsidRPr="00584AEA" w14:paraId="268B34E7"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E1" w14:textId="77777777" w:rsidR="00270475" w:rsidRPr="00584AEA" w:rsidRDefault="00270475" w:rsidP="00096A24">
            <w:pPr>
              <w:jc w:val="both"/>
              <w:rPr>
                <w:rFonts w:ascii="Arrus" w:hAnsi="Arrus"/>
                <w:color w:val="000000"/>
                <w:sz w:val="18"/>
                <w:szCs w:val="20"/>
              </w:rPr>
            </w:pPr>
            <w:hyperlink r:id="rId734" w:tooltip="2013 Naxal attack in Darbha valley" w:history="1">
              <w:r w:rsidRPr="00584AEA">
                <w:rPr>
                  <w:rStyle w:val="Hyperlink"/>
                  <w:rFonts w:ascii="Arrus" w:eastAsiaTheme="majorEastAsia" w:hAnsi="Arrus"/>
                  <w:color w:val="0B0080"/>
                  <w:sz w:val="18"/>
                  <w:szCs w:val="20"/>
                </w:rPr>
                <w:t>2013 Naxal attack in Darbha valley</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E2"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25 May 2013</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E3" w14:textId="77777777" w:rsidR="00270475" w:rsidRPr="00584AEA" w:rsidRDefault="00270475" w:rsidP="00096A24">
            <w:pPr>
              <w:jc w:val="both"/>
              <w:rPr>
                <w:rFonts w:ascii="Arrus" w:hAnsi="Arrus"/>
                <w:color w:val="000000"/>
                <w:sz w:val="18"/>
                <w:szCs w:val="20"/>
              </w:rPr>
            </w:pPr>
            <w:hyperlink r:id="rId735" w:tooltip="Chhattisgarh" w:history="1">
              <w:r w:rsidRPr="00584AEA">
                <w:rPr>
                  <w:rStyle w:val="Hyperlink"/>
                  <w:rFonts w:ascii="Arrus" w:eastAsiaTheme="majorEastAsia" w:hAnsi="Arrus"/>
                  <w:color w:val="0B0080"/>
                  <w:sz w:val="18"/>
                  <w:szCs w:val="20"/>
                </w:rPr>
                <w:t>Chhattisgarh</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E4"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28</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E5"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28 people from a Congress Party motorcade</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E6" w14:textId="77777777" w:rsidR="00270475" w:rsidRPr="00584AEA" w:rsidRDefault="00270475" w:rsidP="00096A24">
            <w:pPr>
              <w:jc w:val="both"/>
              <w:rPr>
                <w:rFonts w:ascii="Arrus" w:hAnsi="Arrus"/>
                <w:color w:val="000000"/>
                <w:sz w:val="18"/>
                <w:szCs w:val="20"/>
              </w:rPr>
            </w:pPr>
          </w:p>
        </w:tc>
      </w:tr>
      <w:tr w:rsidR="00270475" w:rsidRPr="00584AEA" w14:paraId="268B34EE" w14:textId="77777777" w:rsidTr="00096A24">
        <w:tc>
          <w:tcPr>
            <w:tcW w:w="1366"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E8" w14:textId="77777777" w:rsidR="00270475" w:rsidRPr="00584AEA" w:rsidRDefault="00270475" w:rsidP="00096A24">
            <w:pPr>
              <w:jc w:val="both"/>
              <w:rPr>
                <w:rFonts w:ascii="Arrus" w:hAnsi="Arrus"/>
                <w:color w:val="000000"/>
                <w:sz w:val="18"/>
                <w:szCs w:val="20"/>
              </w:rPr>
            </w:pPr>
            <w:hyperlink r:id="rId736" w:tooltip="2013 Muzaffarnagar riots" w:history="1">
              <w:r w:rsidRPr="00584AEA">
                <w:rPr>
                  <w:rStyle w:val="Hyperlink"/>
                  <w:rFonts w:ascii="Arrus" w:eastAsiaTheme="majorEastAsia" w:hAnsi="Arrus"/>
                  <w:color w:val="0B0080"/>
                  <w:sz w:val="18"/>
                  <w:szCs w:val="20"/>
                </w:rPr>
                <w:t>2013 Muzaffarnagar riots</w:t>
              </w:r>
            </w:hyperlink>
          </w:p>
        </w:tc>
        <w:tc>
          <w:tcPr>
            <w:tcW w:w="877" w:type="dxa"/>
            <w:gridSpan w:val="2"/>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E9"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25 August 2013 - 17 September 2013</w:t>
            </w:r>
          </w:p>
        </w:tc>
        <w:tc>
          <w:tcPr>
            <w:tcW w:w="1183"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EA" w14:textId="77777777" w:rsidR="00270475" w:rsidRPr="00584AEA" w:rsidRDefault="00270475" w:rsidP="00096A24">
            <w:pPr>
              <w:jc w:val="both"/>
              <w:rPr>
                <w:rFonts w:ascii="Arrus" w:hAnsi="Arrus"/>
                <w:color w:val="000000"/>
                <w:sz w:val="18"/>
                <w:szCs w:val="20"/>
              </w:rPr>
            </w:pPr>
            <w:hyperlink r:id="rId737" w:tooltip="Muzaffarnagar district" w:history="1">
              <w:r w:rsidRPr="00584AEA">
                <w:rPr>
                  <w:rStyle w:val="Hyperlink"/>
                  <w:rFonts w:ascii="Arrus" w:eastAsiaTheme="majorEastAsia" w:hAnsi="Arrus"/>
                  <w:color w:val="0B0080"/>
                  <w:sz w:val="18"/>
                  <w:szCs w:val="20"/>
                </w:rPr>
                <w:t>Muzaffarnagar district</w:t>
              </w:r>
            </w:hyperlink>
            <w:r w:rsidRPr="00584AEA">
              <w:rPr>
                <w:rFonts w:ascii="Arrus" w:hAnsi="Arrus"/>
                <w:color w:val="000000"/>
                <w:sz w:val="18"/>
                <w:szCs w:val="20"/>
              </w:rPr>
              <w:t>,</w:t>
            </w:r>
            <w:r w:rsidRPr="00584AEA">
              <w:rPr>
                <w:rStyle w:val="apple-converted-space"/>
                <w:rFonts w:ascii="Arrus" w:eastAsiaTheme="majorEastAsia" w:hAnsi="Arrus"/>
                <w:color w:val="000000"/>
                <w:sz w:val="18"/>
                <w:szCs w:val="20"/>
              </w:rPr>
              <w:t> </w:t>
            </w:r>
            <w:hyperlink r:id="rId738" w:tooltip="Uttar Pradesh" w:history="1">
              <w:r w:rsidRPr="00584AEA">
                <w:rPr>
                  <w:rStyle w:val="Hyperlink"/>
                  <w:rFonts w:ascii="Arrus" w:eastAsiaTheme="majorEastAsia" w:hAnsi="Arrus"/>
                  <w:color w:val="0B0080"/>
                  <w:sz w:val="18"/>
                  <w:szCs w:val="20"/>
                </w:rPr>
                <w:t>Uttar Pradesh</w:t>
              </w:r>
            </w:hyperlink>
          </w:p>
        </w:tc>
        <w:tc>
          <w:tcPr>
            <w:tcW w:w="144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EB"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42 Muslims and 20 Hindus killed and 93 injured</w:t>
            </w:r>
          </w:p>
        </w:tc>
        <w:tc>
          <w:tcPr>
            <w:tcW w:w="207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EC" w14:textId="77777777" w:rsidR="00270475" w:rsidRPr="00584AEA" w:rsidRDefault="00270475" w:rsidP="00096A24">
            <w:pPr>
              <w:jc w:val="both"/>
              <w:rPr>
                <w:rFonts w:ascii="Arrus" w:hAnsi="Arrus"/>
                <w:color w:val="000000"/>
                <w:sz w:val="18"/>
                <w:szCs w:val="20"/>
              </w:rPr>
            </w:pPr>
            <w:r w:rsidRPr="00584AEA">
              <w:rPr>
                <w:rFonts w:ascii="Arrus" w:hAnsi="Arrus"/>
                <w:color w:val="000000"/>
                <w:sz w:val="18"/>
                <w:szCs w:val="20"/>
              </w:rPr>
              <w:t xml:space="preserve">Double murder of two Hindu boys triggered communal riot between Hindu </w:t>
            </w:r>
            <w:proofErr w:type="spellStart"/>
            <w:r w:rsidRPr="00584AEA">
              <w:rPr>
                <w:rFonts w:ascii="Arrus" w:hAnsi="Arrus"/>
                <w:color w:val="000000"/>
                <w:sz w:val="18"/>
                <w:szCs w:val="20"/>
              </w:rPr>
              <w:t>Jats</w:t>
            </w:r>
            <w:proofErr w:type="spellEnd"/>
            <w:r w:rsidRPr="00584AEA">
              <w:rPr>
                <w:rFonts w:ascii="Arrus" w:hAnsi="Arrus"/>
                <w:color w:val="000000"/>
                <w:sz w:val="18"/>
                <w:szCs w:val="20"/>
              </w:rPr>
              <w:t xml:space="preserve"> &amp; Muslim </w:t>
            </w:r>
            <w:proofErr w:type="spellStart"/>
            <w:r w:rsidRPr="00584AEA">
              <w:rPr>
                <w:rFonts w:ascii="Arrus" w:hAnsi="Arrus"/>
                <w:color w:val="000000"/>
                <w:sz w:val="18"/>
                <w:szCs w:val="20"/>
              </w:rPr>
              <w:t>Jatavs</w:t>
            </w:r>
            <w:proofErr w:type="spellEnd"/>
            <w:r w:rsidRPr="00584AEA">
              <w:rPr>
                <w:rFonts w:ascii="Arrus" w:hAnsi="Arrus"/>
                <w:color w:val="000000"/>
                <w:sz w:val="18"/>
                <w:szCs w:val="20"/>
              </w:rPr>
              <w:t>.</w:t>
            </w:r>
          </w:p>
        </w:tc>
        <w:tc>
          <w:tcPr>
            <w:tcW w:w="212"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4ED" w14:textId="77777777" w:rsidR="00270475" w:rsidRPr="00584AEA" w:rsidRDefault="00270475" w:rsidP="00096A24">
            <w:pPr>
              <w:jc w:val="both"/>
              <w:rPr>
                <w:rFonts w:ascii="Arrus" w:hAnsi="Arrus"/>
                <w:color w:val="000000"/>
                <w:sz w:val="18"/>
                <w:szCs w:val="20"/>
              </w:rPr>
            </w:pPr>
          </w:p>
        </w:tc>
      </w:tr>
    </w:tbl>
    <w:p w14:paraId="268B34EF" w14:textId="77777777" w:rsidR="00270475" w:rsidRPr="00584AEA" w:rsidRDefault="00270475" w:rsidP="00270475">
      <w:pPr>
        <w:widowControl/>
        <w:autoSpaceDE/>
        <w:autoSpaceDN/>
        <w:adjustRightInd/>
        <w:jc w:val="both"/>
        <w:rPr>
          <w:rFonts w:ascii="Arrus" w:hAnsi="Arrus"/>
          <w:sz w:val="22"/>
          <w:szCs w:val="28"/>
        </w:rPr>
      </w:pPr>
      <w:r w:rsidRPr="00584AEA">
        <w:rPr>
          <w:rFonts w:ascii="Arrus" w:hAnsi="Arrus"/>
          <w:sz w:val="22"/>
          <w:szCs w:val="28"/>
        </w:rPr>
        <w:t>https://en.wikipedia.org/wiki/List_of_massacres_in_India</w:t>
      </w:r>
    </w:p>
    <w:p w14:paraId="268B34F0" w14:textId="77777777" w:rsidR="00270475" w:rsidRPr="00584AEA" w:rsidRDefault="00270475" w:rsidP="00270475">
      <w:pPr>
        <w:pStyle w:val="NormalWeb"/>
        <w:shd w:val="clear" w:color="auto" w:fill="FFFFFF"/>
        <w:spacing w:before="120" w:after="120"/>
        <w:contextualSpacing/>
        <w:jc w:val="both"/>
        <w:rPr>
          <w:rFonts w:ascii="Arrus" w:hAnsi="Arrus"/>
          <w:b/>
          <w:sz w:val="36"/>
          <w:szCs w:val="22"/>
        </w:rPr>
      </w:pPr>
    </w:p>
    <w:p w14:paraId="268B34F1"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Another list gives the data of the communal riots between 1968 and 1978. See this table:</w:t>
      </w:r>
    </w:p>
    <w:p w14:paraId="268B34F2"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lastRenderedPageBreak/>
        <w:t xml:space="preserve"> </w:t>
      </w:r>
    </w:p>
    <w:p w14:paraId="268B34F3" w14:textId="77777777" w:rsidR="00270475" w:rsidRPr="00584AEA" w:rsidRDefault="00270475" w:rsidP="00270475">
      <w:pPr>
        <w:jc w:val="both"/>
        <w:rPr>
          <w:rFonts w:ascii="Arrus" w:hAnsi="Arrus"/>
          <w:b/>
          <w:bCs/>
          <w:i/>
          <w:sz w:val="22"/>
          <w:szCs w:val="28"/>
          <w:lang w:val="en-GB"/>
        </w:rPr>
      </w:pPr>
      <w:r w:rsidRPr="00584AEA">
        <w:rPr>
          <w:rFonts w:ascii="Arrus" w:hAnsi="Arrus"/>
          <w:b/>
          <w:bCs/>
          <w:i/>
          <w:sz w:val="22"/>
          <w:szCs w:val="28"/>
          <w:lang w:val="en-GB"/>
        </w:rPr>
        <w:t>DATA ON COMMUNAL RIOTS AND MINORITIES</w:t>
      </w:r>
    </w:p>
    <w:p w14:paraId="268B34F4" w14:textId="77777777" w:rsidR="00270475" w:rsidRPr="00584AEA" w:rsidRDefault="00270475" w:rsidP="00270475">
      <w:pPr>
        <w:jc w:val="both"/>
        <w:rPr>
          <w:rFonts w:ascii="Arrus" w:hAnsi="Arrus"/>
          <w:b/>
          <w:bCs/>
          <w:i/>
          <w:sz w:val="22"/>
          <w:szCs w:val="28"/>
          <w:lang w:val="en-GB"/>
        </w:rPr>
      </w:pPr>
    </w:p>
    <w:p w14:paraId="268B34F5"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w:t>
      </w:r>
      <w:proofErr w:type="spellStart"/>
      <w:r w:rsidRPr="00584AEA">
        <w:rPr>
          <w:rFonts w:ascii="Arrus" w:hAnsi="Arrus"/>
          <w:i/>
          <w:sz w:val="22"/>
          <w:szCs w:val="28"/>
          <w:lang w:val="en-GB"/>
        </w:rPr>
        <w:t>i</w:t>
      </w:r>
      <w:proofErr w:type="spellEnd"/>
      <w:r w:rsidRPr="00584AEA">
        <w:rPr>
          <w:rFonts w:ascii="Arrus" w:hAnsi="Arrus"/>
          <w:i/>
          <w:sz w:val="22"/>
          <w:szCs w:val="28"/>
          <w:lang w:val="en-GB"/>
        </w:rPr>
        <w:t>) Casualties in communal clashes during the period 1968-80 were as follows:-</w:t>
      </w:r>
    </w:p>
    <w:p w14:paraId="268B34F6"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Year No. of incidents</w:t>
      </w:r>
      <w:r w:rsidRPr="00584AEA">
        <w:rPr>
          <w:rFonts w:ascii="Arrus" w:hAnsi="Arrus"/>
          <w:i/>
          <w:sz w:val="22"/>
          <w:szCs w:val="28"/>
          <w:lang w:val="en-GB"/>
        </w:rPr>
        <w:tab/>
        <w:t>Killed</w:t>
      </w:r>
    </w:p>
    <w:p w14:paraId="268B34F7"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ab/>
      </w:r>
      <w:r w:rsidRPr="00584AEA">
        <w:rPr>
          <w:rFonts w:ascii="Arrus" w:hAnsi="Arrus"/>
          <w:i/>
          <w:sz w:val="22"/>
          <w:szCs w:val="28"/>
          <w:lang w:val="en-GB"/>
        </w:rPr>
        <w:tab/>
      </w:r>
      <w:r w:rsidRPr="00584AEA">
        <w:rPr>
          <w:rFonts w:ascii="Arrus" w:hAnsi="Arrus"/>
          <w:i/>
          <w:sz w:val="22"/>
          <w:szCs w:val="28"/>
          <w:lang w:val="en-GB"/>
        </w:rPr>
        <w:tab/>
        <w:t xml:space="preserve">Hindus </w:t>
      </w:r>
      <w:r w:rsidRPr="00584AEA">
        <w:rPr>
          <w:rFonts w:ascii="Arrus" w:hAnsi="Arrus"/>
          <w:i/>
          <w:sz w:val="22"/>
          <w:szCs w:val="28"/>
          <w:lang w:val="en-GB"/>
        </w:rPr>
        <w:tab/>
        <w:t>Muslims</w:t>
      </w:r>
      <w:r w:rsidRPr="00584AEA">
        <w:rPr>
          <w:rFonts w:ascii="Arrus" w:hAnsi="Arrus"/>
          <w:i/>
          <w:sz w:val="22"/>
          <w:szCs w:val="28"/>
          <w:lang w:val="en-GB"/>
        </w:rPr>
        <w:tab/>
        <w:t>Others/Police</w:t>
      </w:r>
      <w:r w:rsidRPr="00584AEA">
        <w:rPr>
          <w:rFonts w:ascii="Arrus" w:hAnsi="Arrus"/>
          <w:i/>
          <w:sz w:val="22"/>
          <w:szCs w:val="28"/>
          <w:lang w:val="en-GB"/>
        </w:rPr>
        <w:tab/>
        <w:t>Total</w:t>
      </w:r>
    </w:p>
    <w:p w14:paraId="268B34F8"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1968</w:t>
      </w:r>
      <w:r w:rsidRPr="00584AEA">
        <w:rPr>
          <w:rFonts w:ascii="Arrus" w:hAnsi="Arrus"/>
          <w:i/>
          <w:sz w:val="22"/>
          <w:szCs w:val="28"/>
          <w:lang w:val="en-GB"/>
        </w:rPr>
        <w:tab/>
        <w:t>346</w:t>
      </w:r>
      <w:r w:rsidRPr="00584AEA">
        <w:rPr>
          <w:rFonts w:ascii="Arrus" w:hAnsi="Arrus"/>
          <w:i/>
          <w:sz w:val="22"/>
          <w:szCs w:val="28"/>
          <w:lang w:val="en-GB"/>
        </w:rPr>
        <w:tab/>
      </w:r>
      <w:r w:rsidRPr="00584AEA">
        <w:rPr>
          <w:rFonts w:ascii="Arrus" w:hAnsi="Arrus"/>
          <w:i/>
          <w:sz w:val="22"/>
          <w:szCs w:val="28"/>
          <w:lang w:val="en-GB"/>
        </w:rPr>
        <w:tab/>
        <w:t>24</w:t>
      </w:r>
      <w:r w:rsidRPr="00584AEA">
        <w:rPr>
          <w:rFonts w:ascii="Arrus" w:hAnsi="Arrus"/>
          <w:i/>
          <w:sz w:val="22"/>
          <w:szCs w:val="28"/>
          <w:lang w:val="en-GB"/>
        </w:rPr>
        <w:tab/>
      </w:r>
      <w:r w:rsidRPr="00584AEA">
        <w:rPr>
          <w:rFonts w:ascii="Arrus" w:hAnsi="Arrus"/>
          <w:i/>
          <w:sz w:val="22"/>
          <w:szCs w:val="28"/>
          <w:lang w:val="en-GB"/>
        </w:rPr>
        <w:tab/>
        <w:t>99</w:t>
      </w:r>
      <w:r w:rsidRPr="00584AEA">
        <w:rPr>
          <w:rFonts w:ascii="Arrus" w:hAnsi="Arrus"/>
          <w:i/>
          <w:sz w:val="22"/>
          <w:szCs w:val="28"/>
          <w:lang w:val="en-GB"/>
        </w:rPr>
        <w:tab/>
      </w:r>
      <w:r w:rsidRPr="00584AEA">
        <w:rPr>
          <w:rFonts w:ascii="Arrus" w:hAnsi="Arrus"/>
          <w:i/>
          <w:sz w:val="22"/>
          <w:szCs w:val="28"/>
          <w:lang w:val="en-GB"/>
        </w:rPr>
        <w:tab/>
        <w:t>10</w:t>
      </w:r>
      <w:r w:rsidRPr="00584AEA">
        <w:rPr>
          <w:rFonts w:ascii="Arrus" w:hAnsi="Arrus"/>
          <w:i/>
          <w:sz w:val="22"/>
          <w:szCs w:val="28"/>
          <w:lang w:val="en-GB"/>
        </w:rPr>
        <w:tab/>
      </w:r>
      <w:r w:rsidRPr="00584AEA">
        <w:rPr>
          <w:rFonts w:ascii="Arrus" w:hAnsi="Arrus"/>
          <w:i/>
          <w:sz w:val="22"/>
          <w:szCs w:val="28"/>
          <w:lang w:val="en-GB"/>
        </w:rPr>
        <w:tab/>
      </w:r>
      <w:r w:rsidRPr="00584AEA">
        <w:rPr>
          <w:rFonts w:ascii="Arrus" w:hAnsi="Arrus"/>
          <w:i/>
          <w:sz w:val="22"/>
          <w:szCs w:val="28"/>
          <w:lang w:val="en-GB"/>
        </w:rPr>
        <w:tab/>
        <w:t>133</w:t>
      </w:r>
    </w:p>
    <w:p w14:paraId="268B34F9"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1969</w:t>
      </w:r>
      <w:r w:rsidRPr="00584AEA">
        <w:rPr>
          <w:rFonts w:ascii="Arrus" w:hAnsi="Arrus"/>
          <w:i/>
          <w:sz w:val="22"/>
          <w:szCs w:val="28"/>
          <w:lang w:val="en-GB"/>
        </w:rPr>
        <w:tab/>
        <w:t>519</w:t>
      </w:r>
      <w:r w:rsidRPr="00584AEA">
        <w:rPr>
          <w:rFonts w:ascii="Arrus" w:hAnsi="Arrus"/>
          <w:i/>
          <w:sz w:val="22"/>
          <w:szCs w:val="28"/>
          <w:lang w:val="en-GB"/>
        </w:rPr>
        <w:tab/>
      </w:r>
      <w:r w:rsidRPr="00584AEA">
        <w:rPr>
          <w:rFonts w:ascii="Arrus" w:hAnsi="Arrus"/>
          <w:i/>
          <w:sz w:val="22"/>
          <w:szCs w:val="28"/>
          <w:lang w:val="en-GB"/>
        </w:rPr>
        <w:tab/>
        <w:t>66</w:t>
      </w:r>
      <w:r w:rsidRPr="00584AEA">
        <w:rPr>
          <w:rFonts w:ascii="Arrus" w:hAnsi="Arrus"/>
          <w:i/>
          <w:sz w:val="22"/>
          <w:szCs w:val="28"/>
          <w:lang w:val="en-GB"/>
        </w:rPr>
        <w:tab/>
      </w:r>
      <w:r w:rsidRPr="00584AEA">
        <w:rPr>
          <w:rFonts w:ascii="Arrus" w:hAnsi="Arrus"/>
          <w:i/>
          <w:sz w:val="22"/>
          <w:szCs w:val="28"/>
          <w:lang w:val="en-GB"/>
        </w:rPr>
        <w:tab/>
        <w:t>558</w:t>
      </w:r>
      <w:r w:rsidRPr="00584AEA">
        <w:rPr>
          <w:rFonts w:ascii="Arrus" w:hAnsi="Arrus"/>
          <w:i/>
          <w:sz w:val="22"/>
          <w:szCs w:val="28"/>
          <w:lang w:val="en-GB"/>
        </w:rPr>
        <w:tab/>
      </w:r>
      <w:r w:rsidRPr="00584AEA">
        <w:rPr>
          <w:rFonts w:ascii="Arrus" w:hAnsi="Arrus"/>
          <w:i/>
          <w:sz w:val="22"/>
          <w:szCs w:val="28"/>
          <w:lang w:val="en-GB"/>
        </w:rPr>
        <w:tab/>
        <w:t>49</w:t>
      </w:r>
      <w:r w:rsidRPr="00584AEA">
        <w:rPr>
          <w:rFonts w:ascii="Arrus" w:hAnsi="Arrus"/>
          <w:i/>
          <w:sz w:val="22"/>
          <w:szCs w:val="28"/>
          <w:lang w:val="en-GB"/>
        </w:rPr>
        <w:tab/>
      </w:r>
      <w:r w:rsidRPr="00584AEA">
        <w:rPr>
          <w:rFonts w:ascii="Arrus" w:hAnsi="Arrus"/>
          <w:i/>
          <w:sz w:val="22"/>
          <w:szCs w:val="28"/>
          <w:lang w:val="en-GB"/>
        </w:rPr>
        <w:tab/>
      </w:r>
      <w:r w:rsidRPr="00584AEA">
        <w:rPr>
          <w:rFonts w:ascii="Arrus" w:hAnsi="Arrus"/>
          <w:i/>
          <w:sz w:val="22"/>
          <w:szCs w:val="28"/>
          <w:lang w:val="en-GB"/>
        </w:rPr>
        <w:tab/>
        <w:t>674</w:t>
      </w:r>
    </w:p>
    <w:p w14:paraId="268B34FA"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1970</w:t>
      </w:r>
      <w:r w:rsidRPr="00584AEA">
        <w:rPr>
          <w:rFonts w:ascii="Arrus" w:hAnsi="Arrus"/>
          <w:i/>
          <w:sz w:val="22"/>
          <w:szCs w:val="28"/>
          <w:lang w:val="en-GB"/>
        </w:rPr>
        <w:tab/>
        <w:t>521</w:t>
      </w:r>
      <w:r w:rsidRPr="00584AEA">
        <w:rPr>
          <w:rFonts w:ascii="Arrus" w:hAnsi="Arrus"/>
          <w:i/>
          <w:sz w:val="22"/>
          <w:szCs w:val="28"/>
          <w:lang w:val="en-GB"/>
        </w:rPr>
        <w:tab/>
      </w:r>
      <w:r w:rsidRPr="00584AEA">
        <w:rPr>
          <w:rFonts w:ascii="Arrus" w:hAnsi="Arrus"/>
          <w:i/>
          <w:sz w:val="22"/>
          <w:szCs w:val="28"/>
          <w:lang w:val="en-GB"/>
        </w:rPr>
        <w:tab/>
        <w:t>68</w:t>
      </w:r>
      <w:r w:rsidRPr="00584AEA">
        <w:rPr>
          <w:rFonts w:ascii="Arrus" w:hAnsi="Arrus"/>
          <w:i/>
          <w:sz w:val="22"/>
          <w:szCs w:val="28"/>
          <w:lang w:val="en-GB"/>
        </w:rPr>
        <w:tab/>
      </w:r>
      <w:r w:rsidRPr="00584AEA">
        <w:rPr>
          <w:rFonts w:ascii="Arrus" w:hAnsi="Arrus"/>
          <w:i/>
          <w:sz w:val="22"/>
          <w:szCs w:val="28"/>
          <w:lang w:val="en-GB"/>
        </w:rPr>
        <w:tab/>
        <w:t>176</w:t>
      </w:r>
      <w:r w:rsidRPr="00584AEA">
        <w:rPr>
          <w:rFonts w:ascii="Arrus" w:hAnsi="Arrus"/>
          <w:i/>
          <w:sz w:val="22"/>
          <w:szCs w:val="28"/>
          <w:lang w:val="en-GB"/>
        </w:rPr>
        <w:tab/>
      </w:r>
      <w:r w:rsidRPr="00584AEA">
        <w:rPr>
          <w:rFonts w:ascii="Arrus" w:hAnsi="Arrus"/>
          <w:i/>
          <w:sz w:val="22"/>
          <w:szCs w:val="28"/>
          <w:lang w:val="en-GB"/>
        </w:rPr>
        <w:tab/>
        <w:t>54</w:t>
      </w:r>
      <w:r w:rsidRPr="00584AEA">
        <w:rPr>
          <w:rFonts w:ascii="Arrus" w:hAnsi="Arrus"/>
          <w:i/>
          <w:sz w:val="22"/>
          <w:szCs w:val="28"/>
          <w:lang w:val="en-GB"/>
        </w:rPr>
        <w:tab/>
      </w:r>
      <w:r w:rsidRPr="00584AEA">
        <w:rPr>
          <w:rFonts w:ascii="Arrus" w:hAnsi="Arrus"/>
          <w:i/>
          <w:sz w:val="22"/>
          <w:szCs w:val="28"/>
          <w:lang w:val="en-GB"/>
        </w:rPr>
        <w:tab/>
      </w:r>
      <w:r w:rsidRPr="00584AEA">
        <w:rPr>
          <w:rFonts w:ascii="Arrus" w:hAnsi="Arrus"/>
          <w:i/>
          <w:sz w:val="22"/>
          <w:szCs w:val="28"/>
          <w:lang w:val="en-GB"/>
        </w:rPr>
        <w:tab/>
        <w:t>298</w:t>
      </w:r>
    </w:p>
    <w:p w14:paraId="268B34FB"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1971</w:t>
      </w:r>
      <w:r w:rsidRPr="00584AEA">
        <w:rPr>
          <w:rFonts w:ascii="Arrus" w:hAnsi="Arrus"/>
          <w:i/>
          <w:sz w:val="22"/>
          <w:szCs w:val="28"/>
          <w:lang w:val="en-GB"/>
        </w:rPr>
        <w:tab/>
        <w:t>321</w:t>
      </w:r>
      <w:r w:rsidRPr="00584AEA">
        <w:rPr>
          <w:rFonts w:ascii="Arrus" w:hAnsi="Arrus"/>
          <w:i/>
          <w:sz w:val="22"/>
          <w:szCs w:val="28"/>
          <w:lang w:val="en-GB"/>
        </w:rPr>
        <w:tab/>
      </w:r>
      <w:r w:rsidRPr="00584AEA">
        <w:rPr>
          <w:rFonts w:ascii="Arrus" w:hAnsi="Arrus"/>
          <w:i/>
          <w:sz w:val="22"/>
          <w:szCs w:val="28"/>
          <w:lang w:val="en-GB"/>
        </w:rPr>
        <w:tab/>
        <w:t>38</w:t>
      </w:r>
      <w:r w:rsidRPr="00584AEA">
        <w:rPr>
          <w:rFonts w:ascii="Arrus" w:hAnsi="Arrus"/>
          <w:i/>
          <w:sz w:val="22"/>
          <w:szCs w:val="28"/>
          <w:lang w:val="en-GB"/>
        </w:rPr>
        <w:tab/>
      </w:r>
      <w:r w:rsidRPr="00584AEA">
        <w:rPr>
          <w:rFonts w:ascii="Arrus" w:hAnsi="Arrus"/>
          <w:i/>
          <w:sz w:val="22"/>
          <w:szCs w:val="28"/>
          <w:lang w:val="en-GB"/>
        </w:rPr>
        <w:tab/>
        <w:t>65</w:t>
      </w:r>
      <w:r w:rsidRPr="00584AEA">
        <w:rPr>
          <w:rFonts w:ascii="Arrus" w:hAnsi="Arrus"/>
          <w:i/>
          <w:sz w:val="22"/>
          <w:szCs w:val="28"/>
          <w:lang w:val="en-GB"/>
        </w:rPr>
        <w:tab/>
      </w:r>
      <w:r w:rsidRPr="00584AEA">
        <w:rPr>
          <w:rFonts w:ascii="Arrus" w:hAnsi="Arrus"/>
          <w:i/>
          <w:sz w:val="22"/>
          <w:szCs w:val="28"/>
          <w:lang w:val="en-GB"/>
        </w:rPr>
        <w:tab/>
        <w:t>-</w:t>
      </w:r>
      <w:r w:rsidRPr="00584AEA">
        <w:rPr>
          <w:rFonts w:ascii="Arrus" w:hAnsi="Arrus"/>
          <w:i/>
          <w:sz w:val="22"/>
          <w:szCs w:val="28"/>
          <w:lang w:val="en-GB"/>
        </w:rPr>
        <w:tab/>
      </w:r>
      <w:r w:rsidRPr="00584AEA">
        <w:rPr>
          <w:rFonts w:ascii="Arrus" w:hAnsi="Arrus"/>
          <w:i/>
          <w:sz w:val="22"/>
          <w:szCs w:val="28"/>
          <w:lang w:val="en-GB"/>
        </w:rPr>
        <w:tab/>
      </w:r>
      <w:r w:rsidRPr="00584AEA">
        <w:rPr>
          <w:rFonts w:ascii="Arrus" w:hAnsi="Arrus"/>
          <w:i/>
          <w:sz w:val="22"/>
          <w:szCs w:val="28"/>
          <w:lang w:val="en-GB"/>
        </w:rPr>
        <w:tab/>
        <w:t>103</w:t>
      </w:r>
    </w:p>
    <w:p w14:paraId="268B34FC"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1972</w:t>
      </w:r>
      <w:r w:rsidRPr="00584AEA">
        <w:rPr>
          <w:rFonts w:ascii="Arrus" w:hAnsi="Arrus"/>
          <w:i/>
          <w:sz w:val="22"/>
          <w:szCs w:val="28"/>
          <w:lang w:val="en-GB"/>
        </w:rPr>
        <w:tab/>
        <w:t>210</w:t>
      </w:r>
      <w:r w:rsidRPr="00584AEA">
        <w:rPr>
          <w:rFonts w:ascii="Arrus" w:hAnsi="Arrus"/>
          <w:i/>
          <w:sz w:val="22"/>
          <w:szCs w:val="28"/>
          <w:lang w:val="en-GB"/>
        </w:rPr>
        <w:tab/>
      </w:r>
      <w:r w:rsidRPr="00584AEA">
        <w:rPr>
          <w:rFonts w:ascii="Arrus" w:hAnsi="Arrus"/>
          <w:i/>
          <w:sz w:val="22"/>
          <w:szCs w:val="28"/>
          <w:lang w:val="en-GB"/>
        </w:rPr>
        <w:tab/>
        <w:t>21</w:t>
      </w:r>
      <w:r w:rsidRPr="00584AEA">
        <w:rPr>
          <w:rFonts w:ascii="Arrus" w:hAnsi="Arrus"/>
          <w:i/>
          <w:sz w:val="22"/>
          <w:szCs w:val="28"/>
          <w:lang w:val="en-GB"/>
        </w:rPr>
        <w:tab/>
      </w:r>
      <w:r w:rsidRPr="00584AEA">
        <w:rPr>
          <w:rFonts w:ascii="Arrus" w:hAnsi="Arrus"/>
          <w:i/>
          <w:sz w:val="22"/>
          <w:szCs w:val="28"/>
          <w:lang w:val="en-GB"/>
        </w:rPr>
        <w:tab/>
        <w:t>45</w:t>
      </w:r>
      <w:r w:rsidRPr="00584AEA">
        <w:rPr>
          <w:rFonts w:ascii="Arrus" w:hAnsi="Arrus"/>
          <w:i/>
          <w:sz w:val="22"/>
          <w:szCs w:val="28"/>
          <w:lang w:val="en-GB"/>
        </w:rPr>
        <w:tab/>
      </w:r>
      <w:r w:rsidRPr="00584AEA">
        <w:rPr>
          <w:rFonts w:ascii="Arrus" w:hAnsi="Arrus"/>
          <w:i/>
          <w:sz w:val="22"/>
          <w:szCs w:val="28"/>
          <w:lang w:val="en-GB"/>
        </w:rPr>
        <w:tab/>
        <w:t>3</w:t>
      </w:r>
      <w:r w:rsidRPr="00584AEA">
        <w:rPr>
          <w:rFonts w:ascii="Arrus" w:hAnsi="Arrus"/>
          <w:i/>
          <w:sz w:val="22"/>
          <w:szCs w:val="28"/>
          <w:lang w:val="en-GB"/>
        </w:rPr>
        <w:tab/>
      </w:r>
      <w:r w:rsidRPr="00584AEA">
        <w:rPr>
          <w:rFonts w:ascii="Arrus" w:hAnsi="Arrus"/>
          <w:i/>
          <w:sz w:val="22"/>
          <w:szCs w:val="28"/>
          <w:lang w:val="en-GB"/>
        </w:rPr>
        <w:tab/>
      </w:r>
      <w:r w:rsidRPr="00584AEA">
        <w:rPr>
          <w:rFonts w:ascii="Arrus" w:hAnsi="Arrus"/>
          <w:i/>
          <w:sz w:val="22"/>
          <w:szCs w:val="28"/>
          <w:lang w:val="en-GB"/>
        </w:rPr>
        <w:tab/>
        <w:t>70</w:t>
      </w:r>
    </w:p>
    <w:p w14:paraId="268B34FD"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1973</w:t>
      </w:r>
      <w:r w:rsidRPr="00584AEA">
        <w:rPr>
          <w:rFonts w:ascii="Arrus" w:hAnsi="Arrus"/>
          <w:i/>
          <w:sz w:val="22"/>
          <w:szCs w:val="28"/>
          <w:lang w:val="en-GB"/>
        </w:rPr>
        <w:tab/>
        <w:t>242</w:t>
      </w:r>
      <w:r w:rsidRPr="00584AEA">
        <w:rPr>
          <w:rFonts w:ascii="Arrus" w:hAnsi="Arrus"/>
          <w:i/>
          <w:sz w:val="22"/>
          <w:szCs w:val="28"/>
          <w:lang w:val="en-GB"/>
        </w:rPr>
        <w:tab/>
      </w:r>
      <w:r w:rsidRPr="00584AEA">
        <w:rPr>
          <w:rFonts w:ascii="Arrus" w:hAnsi="Arrus"/>
          <w:i/>
          <w:sz w:val="22"/>
          <w:szCs w:val="28"/>
          <w:lang w:val="en-GB"/>
        </w:rPr>
        <w:tab/>
        <w:t>26</w:t>
      </w:r>
      <w:r w:rsidRPr="00584AEA">
        <w:rPr>
          <w:rFonts w:ascii="Arrus" w:hAnsi="Arrus"/>
          <w:i/>
          <w:sz w:val="22"/>
          <w:szCs w:val="28"/>
          <w:lang w:val="en-GB"/>
        </w:rPr>
        <w:tab/>
      </w:r>
      <w:r w:rsidRPr="00584AEA">
        <w:rPr>
          <w:rFonts w:ascii="Arrus" w:hAnsi="Arrus"/>
          <w:i/>
          <w:sz w:val="22"/>
          <w:szCs w:val="28"/>
          <w:lang w:val="en-GB"/>
        </w:rPr>
        <w:tab/>
        <w:t>45</w:t>
      </w:r>
      <w:r w:rsidRPr="00584AEA">
        <w:rPr>
          <w:rFonts w:ascii="Arrus" w:hAnsi="Arrus"/>
          <w:i/>
          <w:sz w:val="22"/>
          <w:szCs w:val="28"/>
          <w:lang w:val="en-GB"/>
        </w:rPr>
        <w:tab/>
      </w:r>
      <w:r w:rsidRPr="00584AEA">
        <w:rPr>
          <w:rFonts w:ascii="Arrus" w:hAnsi="Arrus"/>
          <w:i/>
          <w:sz w:val="22"/>
          <w:szCs w:val="28"/>
          <w:lang w:val="en-GB"/>
        </w:rPr>
        <w:tab/>
        <w:t>1</w:t>
      </w:r>
      <w:r w:rsidRPr="00584AEA">
        <w:rPr>
          <w:rFonts w:ascii="Arrus" w:hAnsi="Arrus"/>
          <w:i/>
          <w:sz w:val="22"/>
          <w:szCs w:val="28"/>
          <w:lang w:val="en-GB"/>
        </w:rPr>
        <w:tab/>
      </w:r>
      <w:r w:rsidRPr="00584AEA">
        <w:rPr>
          <w:rFonts w:ascii="Arrus" w:hAnsi="Arrus"/>
          <w:i/>
          <w:sz w:val="22"/>
          <w:szCs w:val="28"/>
          <w:lang w:val="en-GB"/>
        </w:rPr>
        <w:tab/>
      </w:r>
      <w:r w:rsidRPr="00584AEA">
        <w:rPr>
          <w:rFonts w:ascii="Arrus" w:hAnsi="Arrus"/>
          <w:i/>
          <w:sz w:val="22"/>
          <w:szCs w:val="28"/>
          <w:lang w:val="en-GB"/>
        </w:rPr>
        <w:tab/>
        <w:t>72</w:t>
      </w:r>
    </w:p>
    <w:p w14:paraId="268B34FE"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1974</w:t>
      </w:r>
      <w:r w:rsidRPr="00584AEA">
        <w:rPr>
          <w:rFonts w:ascii="Arrus" w:hAnsi="Arrus"/>
          <w:i/>
          <w:sz w:val="22"/>
          <w:szCs w:val="28"/>
          <w:lang w:val="en-GB"/>
        </w:rPr>
        <w:tab/>
        <w:t>248</w:t>
      </w:r>
      <w:r w:rsidRPr="00584AEA">
        <w:rPr>
          <w:rFonts w:ascii="Arrus" w:hAnsi="Arrus"/>
          <w:i/>
          <w:sz w:val="22"/>
          <w:szCs w:val="28"/>
          <w:lang w:val="en-GB"/>
        </w:rPr>
        <w:tab/>
      </w:r>
      <w:r w:rsidRPr="00584AEA">
        <w:rPr>
          <w:rFonts w:ascii="Arrus" w:hAnsi="Arrus"/>
          <w:i/>
          <w:sz w:val="22"/>
          <w:szCs w:val="28"/>
          <w:lang w:val="en-GB"/>
        </w:rPr>
        <w:tab/>
        <w:t>26</w:t>
      </w:r>
      <w:r w:rsidRPr="00584AEA">
        <w:rPr>
          <w:rFonts w:ascii="Arrus" w:hAnsi="Arrus"/>
          <w:i/>
          <w:sz w:val="22"/>
          <w:szCs w:val="28"/>
          <w:lang w:val="en-GB"/>
        </w:rPr>
        <w:tab/>
      </w:r>
      <w:r w:rsidRPr="00584AEA">
        <w:rPr>
          <w:rFonts w:ascii="Arrus" w:hAnsi="Arrus"/>
          <w:i/>
          <w:sz w:val="22"/>
          <w:szCs w:val="28"/>
          <w:lang w:val="en-GB"/>
        </w:rPr>
        <w:tab/>
        <w:t>61</w:t>
      </w:r>
      <w:r w:rsidRPr="00584AEA">
        <w:rPr>
          <w:rFonts w:ascii="Arrus" w:hAnsi="Arrus"/>
          <w:i/>
          <w:sz w:val="22"/>
          <w:szCs w:val="28"/>
          <w:lang w:val="en-GB"/>
        </w:rPr>
        <w:tab/>
      </w:r>
      <w:r w:rsidRPr="00584AEA">
        <w:rPr>
          <w:rFonts w:ascii="Arrus" w:hAnsi="Arrus"/>
          <w:i/>
          <w:sz w:val="22"/>
          <w:szCs w:val="28"/>
          <w:lang w:val="en-GB"/>
        </w:rPr>
        <w:tab/>
        <w:t>-</w:t>
      </w:r>
      <w:r w:rsidRPr="00584AEA">
        <w:rPr>
          <w:rFonts w:ascii="Arrus" w:hAnsi="Arrus"/>
          <w:i/>
          <w:sz w:val="22"/>
          <w:szCs w:val="28"/>
          <w:lang w:val="en-GB"/>
        </w:rPr>
        <w:tab/>
      </w:r>
      <w:r w:rsidRPr="00584AEA">
        <w:rPr>
          <w:rFonts w:ascii="Arrus" w:hAnsi="Arrus"/>
          <w:i/>
          <w:sz w:val="22"/>
          <w:szCs w:val="28"/>
          <w:lang w:val="en-GB"/>
        </w:rPr>
        <w:tab/>
      </w:r>
      <w:r w:rsidRPr="00584AEA">
        <w:rPr>
          <w:rFonts w:ascii="Arrus" w:hAnsi="Arrus"/>
          <w:i/>
          <w:sz w:val="22"/>
          <w:szCs w:val="28"/>
          <w:lang w:val="en-GB"/>
        </w:rPr>
        <w:tab/>
        <w:t>87</w:t>
      </w:r>
    </w:p>
    <w:p w14:paraId="268B34FF"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1975</w:t>
      </w:r>
      <w:r w:rsidRPr="00584AEA">
        <w:rPr>
          <w:rFonts w:ascii="Arrus" w:hAnsi="Arrus"/>
          <w:i/>
          <w:sz w:val="22"/>
          <w:szCs w:val="28"/>
          <w:lang w:val="en-GB"/>
        </w:rPr>
        <w:tab/>
        <w:t>205</w:t>
      </w:r>
      <w:r w:rsidRPr="00584AEA">
        <w:rPr>
          <w:rFonts w:ascii="Arrus" w:hAnsi="Arrus"/>
          <w:i/>
          <w:sz w:val="22"/>
          <w:szCs w:val="28"/>
          <w:lang w:val="en-GB"/>
        </w:rPr>
        <w:tab/>
      </w:r>
      <w:r w:rsidRPr="00584AEA">
        <w:rPr>
          <w:rFonts w:ascii="Arrus" w:hAnsi="Arrus"/>
          <w:i/>
          <w:sz w:val="22"/>
          <w:szCs w:val="28"/>
          <w:lang w:val="en-GB"/>
        </w:rPr>
        <w:tab/>
        <w:t>11</w:t>
      </w:r>
      <w:r w:rsidRPr="00584AEA">
        <w:rPr>
          <w:rFonts w:ascii="Arrus" w:hAnsi="Arrus"/>
          <w:i/>
          <w:sz w:val="22"/>
          <w:szCs w:val="28"/>
          <w:lang w:val="en-GB"/>
        </w:rPr>
        <w:tab/>
      </w:r>
      <w:r w:rsidRPr="00584AEA">
        <w:rPr>
          <w:rFonts w:ascii="Arrus" w:hAnsi="Arrus"/>
          <w:i/>
          <w:sz w:val="22"/>
          <w:szCs w:val="28"/>
          <w:lang w:val="en-GB"/>
        </w:rPr>
        <w:tab/>
        <w:t>22</w:t>
      </w:r>
      <w:r w:rsidRPr="00584AEA">
        <w:rPr>
          <w:rFonts w:ascii="Arrus" w:hAnsi="Arrus"/>
          <w:i/>
          <w:sz w:val="22"/>
          <w:szCs w:val="28"/>
          <w:lang w:val="en-GB"/>
        </w:rPr>
        <w:tab/>
      </w:r>
      <w:r w:rsidRPr="00584AEA">
        <w:rPr>
          <w:rFonts w:ascii="Arrus" w:hAnsi="Arrus"/>
          <w:i/>
          <w:sz w:val="22"/>
          <w:szCs w:val="28"/>
          <w:lang w:val="en-GB"/>
        </w:rPr>
        <w:tab/>
        <w:t>-</w:t>
      </w:r>
      <w:r w:rsidRPr="00584AEA">
        <w:rPr>
          <w:rFonts w:ascii="Arrus" w:hAnsi="Arrus"/>
          <w:i/>
          <w:sz w:val="22"/>
          <w:szCs w:val="28"/>
          <w:lang w:val="en-GB"/>
        </w:rPr>
        <w:tab/>
      </w:r>
      <w:r w:rsidRPr="00584AEA">
        <w:rPr>
          <w:rFonts w:ascii="Arrus" w:hAnsi="Arrus"/>
          <w:i/>
          <w:sz w:val="22"/>
          <w:szCs w:val="28"/>
          <w:lang w:val="en-GB"/>
        </w:rPr>
        <w:tab/>
      </w:r>
      <w:r w:rsidRPr="00584AEA">
        <w:rPr>
          <w:rFonts w:ascii="Arrus" w:hAnsi="Arrus"/>
          <w:i/>
          <w:sz w:val="22"/>
          <w:szCs w:val="28"/>
          <w:lang w:val="en-GB"/>
        </w:rPr>
        <w:tab/>
        <w:t>33</w:t>
      </w:r>
    </w:p>
    <w:p w14:paraId="268B3500"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1976</w:t>
      </w:r>
      <w:r w:rsidRPr="00584AEA">
        <w:rPr>
          <w:rFonts w:ascii="Arrus" w:hAnsi="Arrus"/>
          <w:i/>
          <w:sz w:val="22"/>
          <w:szCs w:val="28"/>
          <w:lang w:val="en-GB"/>
        </w:rPr>
        <w:tab/>
        <w:t>169</w:t>
      </w:r>
      <w:r w:rsidRPr="00584AEA">
        <w:rPr>
          <w:rFonts w:ascii="Arrus" w:hAnsi="Arrus"/>
          <w:i/>
          <w:sz w:val="22"/>
          <w:szCs w:val="28"/>
          <w:lang w:val="en-GB"/>
        </w:rPr>
        <w:tab/>
      </w:r>
      <w:r w:rsidRPr="00584AEA">
        <w:rPr>
          <w:rFonts w:ascii="Arrus" w:hAnsi="Arrus"/>
          <w:i/>
          <w:sz w:val="22"/>
          <w:szCs w:val="28"/>
          <w:lang w:val="en-GB"/>
        </w:rPr>
        <w:tab/>
        <w:t>20</w:t>
      </w:r>
      <w:r w:rsidRPr="00584AEA">
        <w:rPr>
          <w:rFonts w:ascii="Arrus" w:hAnsi="Arrus"/>
          <w:i/>
          <w:sz w:val="22"/>
          <w:szCs w:val="28"/>
          <w:lang w:val="en-GB"/>
        </w:rPr>
        <w:tab/>
      </w:r>
      <w:r w:rsidRPr="00584AEA">
        <w:rPr>
          <w:rFonts w:ascii="Arrus" w:hAnsi="Arrus"/>
          <w:i/>
          <w:sz w:val="22"/>
          <w:szCs w:val="28"/>
          <w:lang w:val="en-GB"/>
        </w:rPr>
        <w:tab/>
        <w:t>19</w:t>
      </w:r>
      <w:r w:rsidRPr="00584AEA">
        <w:rPr>
          <w:rFonts w:ascii="Arrus" w:hAnsi="Arrus"/>
          <w:i/>
          <w:sz w:val="22"/>
          <w:szCs w:val="28"/>
          <w:lang w:val="en-GB"/>
        </w:rPr>
        <w:tab/>
      </w:r>
      <w:r w:rsidRPr="00584AEA">
        <w:rPr>
          <w:rFonts w:ascii="Arrus" w:hAnsi="Arrus"/>
          <w:i/>
          <w:sz w:val="22"/>
          <w:szCs w:val="28"/>
          <w:lang w:val="en-GB"/>
        </w:rPr>
        <w:tab/>
        <w:t>-</w:t>
      </w:r>
      <w:r w:rsidRPr="00584AEA">
        <w:rPr>
          <w:rFonts w:ascii="Arrus" w:hAnsi="Arrus"/>
          <w:i/>
          <w:sz w:val="22"/>
          <w:szCs w:val="28"/>
          <w:lang w:val="en-GB"/>
        </w:rPr>
        <w:tab/>
      </w:r>
      <w:r w:rsidRPr="00584AEA">
        <w:rPr>
          <w:rFonts w:ascii="Arrus" w:hAnsi="Arrus"/>
          <w:i/>
          <w:sz w:val="22"/>
          <w:szCs w:val="28"/>
          <w:lang w:val="en-GB"/>
        </w:rPr>
        <w:tab/>
      </w:r>
      <w:r w:rsidRPr="00584AEA">
        <w:rPr>
          <w:rFonts w:ascii="Arrus" w:hAnsi="Arrus"/>
          <w:i/>
          <w:sz w:val="22"/>
          <w:szCs w:val="28"/>
          <w:lang w:val="en-GB"/>
        </w:rPr>
        <w:tab/>
        <w:t>39</w:t>
      </w:r>
    </w:p>
    <w:p w14:paraId="268B3501"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1977</w:t>
      </w:r>
      <w:r w:rsidRPr="00584AEA">
        <w:rPr>
          <w:rFonts w:ascii="Arrus" w:hAnsi="Arrus"/>
          <w:i/>
          <w:sz w:val="22"/>
          <w:szCs w:val="28"/>
          <w:lang w:val="en-GB"/>
        </w:rPr>
        <w:tab/>
        <w:t>188</w:t>
      </w:r>
      <w:r w:rsidRPr="00584AEA">
        <w:rPr>
          <w:rFonts w:ascii="Arrus" w:hAnsi="Arrus"/>
          <w:i/>
          <w:sz w:val="22"/>
          <w:szCs w:val="28"/>
          <w:lang w:val="en-GB"/>
        </w:rPr>
        <w:tab/>
      </w:r>
      <w:r w:rsidRPr="00584AEA">
        <w:rPr>
          <w:rFonts w:ascii="Arrus" w:hAnsi="Arrus"/>
          <w:i/>
          <w:sz w:val="22"/>
          <w:szCs w:val="28"/>
          <w:lang w:val="en-GB"/>
        </w:rPr>
        <w:tab/>
        <w:t>12</w:t>
      </w:r>
      <w:r w:rsidRPr="00584AEA">
        <w:rPr>
          <w:rFonts w:ascii="Arrus" w:hAnsi="Arrus"/>
          <w:i/>
          <w:sz w:val="22"/>
          <w:szCs w:val="28"/>
          <w:lang w:val="en-GB"/>
        </w:rPr>
        <w:tab/>
      </w:r>
      <w:r w:rsidRPr="00584AEA">
        <w:rPr>
          <w:rFonts w:ascii="Arrus" w:hAnsi="Arrus"/>
          <w:i/>
          <w:sz w:val="22"/>
          <w:szCs w:val="28"/>
          <w:lang w:val="en-GB"/>
        </w:rPr>
        <w:tab/>
        <w:t>24</w:t>
      </w:r>
      <w:r w:rsidRPr="00584AEA">
        <w:rPr>
          <w:rFonts w:ascii="Arrus" w:hAnsi="Arrus"/>
          <w:i/>
          <w:sz w:val="22"/>
          <w:szCs w:val="28"/>
          <w:lang w:val="en-GB"/>
        </w:rPr>
        <w:tab/>
      </w:r>
      <w:r w:rsidRPr="00584AEA">
        <w:rPr>
          <w:rFonts w:ascii="Arrus" w:hAnsi="Arrus"/>
          <w:i/>
          <w:sz w:val="22"/>
          <w:szCs w:val="28"/>
          <w:lang w:val="en-GB"/>
        </w:rPr>
        <w:tab/>
        <w:t>--</w:t>
      </w:r>
      <w:r w:rsidRPr="00584AEA">
        <w:rPr>
          <w:rFonts w:ascii="Arrus" w:hAnsi="Arrus"/>
          <w:i/>
          <w:sz w:val="22"/>
          <w:szCs w:val="28"/>
          <w:lang w:val="en-GB"/>
        </w:rPr>
        <w:tab/>
      </w:r>
      <w:r w:rsidRPr="00584AEA">
        <w:rPr>
          <w:rFonts w:ascii="Arrus" w:hAnsi="Arrus"/>
          <w:i/>
          <w:sz w:val="22"/>
          <w:szCs w:val="28"/>
          <w:lang w:val="en-GB"/>
        </w:rPr>
        <w:tab/>
      </w:r>
      <w:r w:rsidRPr="00584AEA">
        <w:rPr>
          <w:rFonts w:ascii="Arrus" w:hAnsi="Arrus"/>
          <w:i/>
          <w:sz w:val="22"/>
          <w:szCs w:val="28"/>
          <w:lang w:val="en-GB"/>
        </w:rPr>
        <w:tab/>
        <w:t>36</w:t>
      </w:r>
    </w:p>
    <w:p w14:paraId="268B3502"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1978</w:t>
      </w:r>
      <w:r w:rsidRPr="00584AEA">
        <w:rPr>
          <w:rFonts w:ascii="Arrus" w:hAnsi="Arrus"/>
          <w:i/>
          <w:sz w:val="22"/>
          <w:szCs w:val="28"/>
          <w:lang w:val="en-GB"/>
        </w:rPr>
        <w:tab/>
        <w:t>219</w:t>
      </w:r>
      <w:r w:rsidRPr="00584AEA">
        <w:rPr>
          <w:rFonts w:ascii="Arrus" w:hAnsi="Arrus"/>
          <w:i/>
          <w:sz w:val="22"/>
          <w:szCs w:val="28"/>
          <w:lang w:val="en-GB"/>
        </w:rPr>
        <w:tab/>
      </w:r>
      <w:r w:rsidRPr="00584AEA">
        <w:rPr>
          <w:rFonts w:ascii="Arrus" w:hAnsi="Arrus"/>
          <w:i/>
          <w:sz w:val="22"/>
          <w:szCs w:val="28"/>
          <w:lang w:val="en-GB"/>
        </w:rPr>
        <w:tab/>
        <w:t>51</w:t>
      </w:r>
      <w:r w:rsidRPr="00584AEA">
        <w:rPr>
          <w:rFonts w:ascii="Arrus" w:hAnsi="Arrus"/>
          <w:i/>
          <w:sz w:val="22"/>
          <w:szCs w:val="28"/>
          <w:lang w:val="en-GB"/>
        </w:rPr>
        <w:tab/>
      </w:r>
      <w:r w:rsidRPr="00584AEA">
        <w:rPr>
          <w:rFonts w:ascii="Arrus" w:hAnsi="Arrus"/>
          <w:i/>
          <w:sz w:val="22"/>
          <w:szCs w:val="28"/>
          <w:lang w:val="en-GB"/>
        </w:rPr>
        <w:tab/>
        <w:t>56</w:t>
      </w:r>
      <w:r w:rsidRPr="00584AEA">
        <w:rPr>
          <w:rFonts w:ascii="Arrus" w:hAnsi="Arrus"/>
          <w:i/>
          <w:sz w:val="22"/>
          <w:szCs w:val="28"/>
          <w:lang w:val="en-GB"/>
        </w:rPr>
        <w:tab/>
      </w:r>
      <w:r w:rsidRPr="00584AEA">
        <w:rPr>
          <w:rFonts w:ascii="Arrus" w:hAnsi="Arrus"/>
          <w:i/>
          <w:sz w:val="22"/>
          <w:szCs w:val="28"/>
          <w:lang w:val="en-GB"/>
        </w:rPr>
        <w:tab/>
        <w:t>1</w:t>
      </w:r>
      <w:r w:rsidRPr="00584AEA">
        <w:rPr>
          <w:rFonts w:ascii="Arrus" w:hAnsi="Arrus"/>
          <w:i/>
          <w:sz w:val="22"/>
          <w:szCs w:val="28"/>
          <w:lang w:val="en-GB"/>
        </w:rPr>
        <w:tab/>
      </w:r>
      <w:r w:rsidRPr="00584AEA">
        <w:rPr>
          <w:rFonts w:ascii="Arrus" w:hAnsi="Arrus"/>
          <w:i/>
          <w:sz w:val="22"/>
          <w:szCs w:val="28"/>
          <w:lang w:val="en-GB"/>
        </w:rPr>
        <w:tab/>
      </w:r>
      <w:r w:rsidRPr="00584AEA">
        <w:rPr>
          <w:rFonts w:ascii="Arrus" w:hAnsi="Arrus"/>
          <w:i/>
          <w:sz w:val="22"/>
          <w:szCs w:val="28"/>
          <w:lang w:val="en-GB"/>
        </w:rPr>
        <w:tab/>
        <w:t>108</w:t>
      </w:r>
    </w:p>
    <w:p w14:paraId="268B3503"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1979</w:t>
      </w:r>
      <w:r w:rsidRPr="00584AEA">
        <w:rPr>
          <w:rFonts w:ascii="Arrus" w:hAnsi="Arrus"/>
          <w:i/>
          <w:sz w:val="22"/>
          <w:szCs w:val="28"/>
          <w:lang w:val="en-GB"/>
        </w:rPr>
        <w:tab/>
        <w:t>304</w:t>
      </w:r>
      <w:r w:rsidRPr="00584AEA">
        <w:rPr>
          <w:rFonts w:ascii="Arrus" w:hAnsi="Arrus"/>
          <w:i/>
          <w:sz w:val="22"/>
          <w:szCs w:val="28"/>
          <w:lang w:val="en-GB"/>
        </w:rPr>
        <w:tab/>
      </w:r>
      <w:r w:rsidRPr="00584AEA">
        <w:rPr>
          <w:rFonts w:ascii="Arrus" w:hAnsi="Arrus"/>
          <w:i/>
          <w:sz w:val="22"/>
          <w:szCs w:val="28"/>
          <w:lang w:val="en-GB"/>
        </w:rPr>
        <w:tab/>
        <w:t>80</w:t>
      </w:r>
      <w:r w:rsidRPr="00584AEA">
        <w:rPr>
          <w:rFonts w:ascii="Arrus" w:hAnsi="Arrus"/>
          <w:i/>
          <w:sz w:val="22"/>
          <w:szCs w:val="28"/>
          <w:lang w:val="en-GB"/>
        </w:rPr>
        <w:tab/>
      </w:r>
      <w:r w:rsidRPr="00584AEA">
        <w:rPr>
          <w:rFonts w:ascii="Arrus" w:hAnsi="Arrus"/>
          <w:i/>
          <w:sz w:val="22"/>
          <w:szCs w:val="28"/>
          <w:lang w:val="en-GB"/>
        </w:rPr>
        <w:tab/>
        <w:t>150</w:t>
      </w:r>
      <w:r w:rsidRPr="00584AEA">
        <w:rPr>
          <w:rFonts w:ascii="Arrus" w:hAnsi="Arrus"/>
          <w:i/>
          <w:sz w:val="22"/>
          <w:szCs w:val="28"/>
          <w:lang w:val="en-GB"/>
        </w:rPr>
        <w:tab/>
      </w:r>
      <w:r w:rsidRPr="00584AEA">
        <w:rPr>
          <w:rFonts w:ascii="Arrus" w:hAnsi="Arrus"/>
          <w:i/>
          <w:sz w:val="22"/>
          <w:szCs w:val="28"/>
          <w:lang w:val="en-GB"/>
        </w:rPr>
        <w:tab/>
        <w:t>31</w:t>
      </w:r>
      <w:r w:rsidRPr="00584AEA">
        <w:rPr>
          <w:rFonts w:ascii="Arrus" w:hAnsi="Arrus"/>
          <w:i/>
          <w:sz w:val="22"/>
          <w:szCs w:val="28"/>
          <w:lang w:val="en-GB"/>
        </w:rPr>
        <w:tab/>
      </w:r>
      <w:r w:rsidRPr="00584AEA">
        <w:rPr>
          <w:rFonts w:ascii="Arrus" w:hAnsi="Arrus"/>
          <w:i/>
          <w:sz w:val="22"/>
          <w:szCs w:val="28"/>
          <w:lang w:val="en-GB"/>
        </w:rPr>
        <w:tab/>
      </w:r>
      <w:r w:rsidRPr="00584AEA">
        <w:rPr>
          <w:rFonts w:ascii="Arrus" w:hAnsi="Arrus"/>
          <w:i/>
          <w:sz w:val="22"/>
          <w:szCs w:val="28"/>
          <w:lang w:val="en-GB"/>
        </w:rPr>
        <w:tab/>
        <w:t>261</w:t>
      </w:r>
    </w:p>
    <w:p w14:paraId="268B3504"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1980</w:t>
      </w:r>
      <w:r w:rsidRPr="00584AEA">
        <w:rPr>
          <w:rFonts w:ascii="Arrus" w:hAnsi="Arrus"/>
          <w:i/>
          <w:sz w:val="22"/>
          <w:szCs w:val="28"/>
          <w:lang w:val="en-GB"/>
        </w:rPr>
        <w:tab/>
        <w:t>427</w:t>
      </w:r>
      <w:r w:rsidRPr="00584AEA">
        <w:rPr>
          <w:rFonts w:ascii="Arrus" w:hAnsi="Arrus"/>
          <w:i/>
          <w:sz w:val="22"/>
          <w:szCs w:val="28"/>
          <w:lang w:val="en-GB"/>
        </w:rPr>
        <w:tab/>
      </w:r>
      <w:r w:rsidRPr="00584AEA">
        <w:rPr>
          <w:rFonts w:ascii="Arrus" w:hAnsi="Arrus"/>
          <w:i/>
          <w:sz w:val="22"/>
          <w:szCs w:val="28"/>
          <w:lang w:val="en-GB"/>
        </w:rPr>
        <w:tab/>
        <w:t>87</w:t>
      </w:r>
      <w:r w:rsidRPr="00584AEA">
        <w:rPr>
          <w:rFonts w:ascii="Arrus" w:hAnsi="Arrus"/>
          <w:i/>
          <w:sz w:val="22"/>
          <w:szCs w:val="28"/>
          <w:lang w:val="en-GB"/>
        </w:rPr>
        <w:tab/>
      </w:r>
      <w:r w:rsidRPr="00584AEA">
        <w:rPr>
          <w:rFonts w:ascii="Arrus" w:hAnsi="Arrus"/>
          <w:i/>
          <w:sz w:val="22"/>
          <w:szCs w:val="28"/>
          <w:lang w:val="en-GB"/>
        </w:rPr>
        <w:tab/>
        <w:t>278</w:t>
      </w:r>
      <w:r w:rsidRPr="00584AEA">
        <w:rPr>
          <w:rFonts w:ascii="Arrus" w:hAnsi="Arrus"/>
          <w:i/>
          <w:sz w:val="22"/>
          <w:szCs w:val="28"/>
          <w:lang w:val="en-GB"/>
        </w:rPr>
        <w:tab/>
      </w:r>
      <w:r w:rsidRPr="00584AEA">
        <w:rPr>
          <w:rFonts w:ascii="Arrus" w:hAnsi="Arrus"/>
          <w:i/>
          <w:sz w:val="22"/>
          <w:szCs w:val="28"/>
          <w:lang w:val="en-GB"/>
        </w:rPr>
        <w:tab/>
        <w:t>10</w:t>
      </w:r>
      <w:r w:rsidRPr="00584AEA">
        <w:rPr>
          <w:rFonts w:ascii="Arrus" w:hAnsi="Arrus"/>
          <w:i/>
          <w:sz w:val="22"/>
          <w:szCs w:val="28"/>
          <w:lang w:val="en-GB"/>
        </w:rPr>
        <w:tab/>
      </w:r>
      <w:r w:rsidRPr="00584AEA">
        <w:rPr>
          <w:rFonts w:ascii="Arrus" w:hAnsi="Arrus"/>
          <w:i/>
          <w:sz w:val="22"/>
          <w:szCs w:val="28"/>
          <w:lang w:val="en-GB"/>
        </w:rPr>
        <w:tab/>
      </w:r>
      <w:r w:rsidRPr="00584AEA">
        <w:rPr>
          <w:rFonts w:ascii="Arrus" w:hAnsi="Arrus"/>
          <w:i/>
          <w:sz w:val="22"/>
          <w:szCs w:val="28"/>
          <w:lang w:val="en-GB"/>
        </w:rPr>
        <w:tab/>
        <w:t>375</w:t>
      </w:r>
    </w:p>
    <w:p w14:paraId="268B3505"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Total</w:t>
      </w:r>
      <w:r w:rsidRPr="00584AEA">
        <w:rPr>
          <w:rFonts w:ascii="Arrus" w:hAnsi="Arrus"/>
          <w:i/>
          <w:sz w:val="22"/>
          <w:szCs w:val="28"/>
          <w:lang w:val="en-GB"/>
        </w:rPr>
        <w:tab/>
        <w:t>3949</w:t>
      </w:r>
      <w:r w:rsidRPr="00584AEA">
        <w:rPr>
          <w:rFonts w:ascii="Arrus" w:hAnsi="Arrus"/>
          <w:i/>
          <w:sz w:val="22"/>
          <w:szCs w:val="28"/>
          <w:lang w:val="en-GB"/>
        </w:rPr>
        <w:tab/>
      </w:r>
      <w:r w:rsidRPr="00584AEA">
        <w:rPr>
          <w:rFonts w:ascii="Arrus" w:hAnsi="Arrus"/>
          <w:i/>
          <w:sz w:val="22"/>
          <w:szCs w:val="28"/>
          <w:lang w:val="en-GB"/>
        </w:rPr>
        <w:tab/>
        <w:t>530</w:t>
      </w:r>
      <w:r w:rsidRPr="00584AEA">
        <w:rPr>
          <w:rFonts w:ascii="Arrus" w:hAnsi="Arrus"/>
          <w:i/>
          <w:sz w:val="22"/>
          <w:szCs w:val="28"/>
          <w:lang w:val="en-GB"/>
        </w:rPr>
        <w:tab/>
      </w:r>
      <w:r w:rsidRPr="00584AEA">
        <w:rPr>
          <w:rFonts w:ascii="Arrus" w:hAnsi="Arrus"/>
          <w:i/>
          <w:sz w:val="22"/>
          <w:szCs w:val="28"/>
          <w:lang w:val="en-GB"/>
        </w:rPr>
        <w:tab/>
        <w:t>1598</w:t>
      </w:r>
      <w:r w:rsidRPr="00584AEA">
        <w:rPr>
          <w:rFonts w:ascii="Arrus" w:hAnsi="Arrus"/>
          <w:i/>
          <w:sz w:val="22"/>
          <w:szCs w:val="28"/>
          <w:lang w:val="en-GB"/>
        </w:rPr>
        <w:tab/>
      </w:r>
      <w:r w:rsidRPr="00584AEA">
        <w:rPr>
          <w:rFonts w:ascii="Arrus" w:hAnsi="Arrus"/>
          <w:i/>
          <w:sz w:val="22"/>
          <w:szCs w:val="28"/>
          <w:lang w:val="en-GB"/>
        </w:rPr>
        <w:tab/>
        <w:t>159</w:t>
      </w:r>
      <w:r w:rsidRPr="00584AEA">
        <w:rPr>
          <w:rFonts w:ascii="Arrus" w:hAnsi="Arrus"/>
          <w:i/>
          <w:sz w:val="22"/>
          <w:szCs w:val="28"/>
          <w:lang w:val="en-GB"/>
        </w:rPr>
        <w:tab/>
      </w:r>
      <w:r w:rsidRPr="00584AEA">
        <w:rPr>
          <w:rFonts w:ascii="Arrus" w:hAnsi="Arrus"/>
          <w:i/>
          <w:sz w:val="22"/>
          <w:szCs w:val="28"/>
          <w:lang w:val="en-GB"/>
        </w:rPr>
        <w:tab/>
      </w:r>
      <w:r w:rsidRPr="00584AEA">
        <w:rPr>
          <w:rFonts w:ascii="Arrus" w:hAnsi="Arrus"/>
          <w:i/>
          <w:sz w:val="22"/>
          <w:szCs w:val="28"/>
          <w:lang w:val="en-GB"/>
        </w:rPr>
        <w:tab/>
        <w:t>2289</w:t>
      </w:r>
    </w:p>
    <w:p w14:paraId="268B3506" w14:textId="77777777" w:rsidR="00270475" w:rsidRPr="00584AEA" w:rsidRDefault="00270475" w:rsidP="00270475">
      <w:pPr>
        <w:jc w:val="both"/>
        <w:rPr>
          <w:rFonts w:ascii="Arrus" w:hAnsi="Arrus"/>
          <w:b/>
          <w:bCs/>
          <w:i/>
          <w:sz w:val="22"/>
          <w:szCs w:val="28"/>
          <w:lang w:val="en-GB"/>
        </w:rPr>
      </w:pPr>
    </w:p>
    <w:p w14:paraId="268B3507" w14:textId="77777777" w:rsidR="00270475" w:rsidRPr="00584AEA" w:rsidRDefault="00270475" w:rsidP="00270475">
      <w:pPr>
        <w:jc w:val="both"/>
        <w:rPr>
          <w:rFonts w:ascii="Arrus" w:hAnsi="Arrus"/>
          <w:i/>
          <w:sz w:val="22"/>
          <w:szCs w:val="28"/>
          <w:lang w:val="en-GB"/>
        </w:rPr>
      </w:pPr>
      <w:r w:rsidRPr="00584AEA">
        <w:rPr>
          <w:rFonts w:ascii="Arrus" w:hAnsi="Arrus" w:hint="eastAsia"/>
          <w:b/>
          <w:bCs/>
          <w:i/>
          <w:sz w:val="22"/>
          <w:szCs w:val="28"/>
          <w:lang w:val="en-GB"/>
        </w:rPr>
        <w:t>“</w:t>
      </w:r>
      <w:r w:rsidRPr="00584AEA">
        <w:rPr>
          <w:rFonts w:ascii="Arrus" w:hAnsi="Arrus"/>
          <w:b/>
          <w:bCs/>
          <w:i/>
          <w:sz w:val="22"/>
          <w:szCs w:val="28"/>
          <w:lang w:val="en-GB"/>
        </w:rPr>
        <w:t>The data show that 1598 Muslims were killed against 530 Hindus, that is, the number of Muslims killed has been three times the number of Hindus Killed.</w:t>
      </w:r>
      <w:r w:rsidRPr="00584AEA">
        <w:rPr>
          <w:rFonts w:ascii="Arrus" w:hAnsi="Arrus"/>
          <w:i/>
          <w:sz w:val="22"/>
          <w:szCs w:val="28"/>
          <w:lang w:val="en-GB"/>
        </w:rPr>
        <w:t xml:space="preserve"> The data for other periods would clearly prove the same trend throughout the history of Independent India. Thousands of Muslims were bulldozed in Nille (Assam), around 2000 were massacred in Gujarat and a similar number were killed in riots </w:t>
      </w:r>
      <w:r w:rsidRPr="00584AEA">
        <w:rPr>
          <w:rFonts w:ascii="Arrus" w:hAnsi="Arrus"/>
          <w:i/>
          <w:sz w:val="22"/>
          <w:szCs w:val="28"/>
          <w:lang w:val="en-GB"/>
        </w:rPr>
        <w:lastRenderedPageBreak/>
        <w:t>following the demolition of Babri Masjid. The number of Hindus killed in all these riots has surely been less than one third of Muslims killed. The blasts in Mumbai and other places attributed to Muslims, if the allegation is correct, are an illegitimate response on the part of some Muslims to genuine grievances shared by the whole Muslim community and many of the Hindus (except the proponents of Hindutva). Such illegitimate responses will continue to occur till the grievances are not given a serious consideration. We wholeheartedly support punishment for the perpetrators of these crimes but only if the perpetrators of riots and killings in Gujarat and other riots (whoever they are—Hindus or Muslims) are also brought to justice. Their condemnation and punishment in isolation would only help further alienate Muslims.</w:t>
      </w:r>
    </w:p>
    <w:p w14:paraId="268B3508" w14:textId="77777777" w:rsidR="00270475" w:rsidRPr="00584AEA" w:rsidRDefault="00270475" w:rsidP="00270475">
      <w:pPr>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As far as the question of Muslim invaders is concerned, they have been responsible for much lesser killings than the other invaders of the medieval and ancient world. When Aryans came to India, they were very cruel to the local population. It is notable that the two most popular Hindu epics (Mahabharat and Ramayan) are basically war accounts of wars among Hindus themselves. It is also not without significance that Hindus are the only religious community in the world, which has a full varna, Kshatriya, dedicated to war services. Hindus have been very aggressive against Buddhists as well and converted large number of their places of worship into Hindu temples. India has a long history of terrorist attacks involving Hindus and Sikhs. Sikh militancy in Punjab killed thousands in 1980s. The Government response to the movement culminated in an attack on Golden Temple in which hundreds of army men and Sikh militants were killed. There have been separatist movements in Eastern India that led to the killing of thousands of people in terrorist attacks. Naxalites have been killing people in several parts of India for almost half a century. The biggest seat of terrorist violence in the recent history has been Sri Lanka, where Hindu Tamils have been involved in terrorism for more than two decades; about one hundred thousand persons have become victims of this violence. In Nepal, Maoists have slaughtered several thousands in recent years. Maoists have more than 30000 fighters in their ranks and hundreds of thousands of sympathisers</w:t>
      </w:r>
    </w:p>
    <w:p w14:paraId="268B3509" w14:textId="77777777" w:rsidR="00270475" w:rsidRPr="00584AEA" w:rsidRDefault="00270475" w:rsidP="00270475">
      <w:pPr>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 xml:space="preserve">Ahimsa (non-violence) is the avowed principle that Hinduism preaches. Yet, Ahimsa has sufficient scope for Himsa (violence). This is at least what some </w:t>
      </w:r>
      <w:proofErr w:type="spellStart"/>
      <w:r w:rsidRPr="00584AEA">
        <w:rPr>
          <w:rFonts w:ascii="Arrus" w:hAnsi="Arrus"/>
          <w:i/>
          <w:sz w:val="22"/>
          <w:szCs w:val="28"/>
          <w:lang w:val="en-GB"/>
        </w:rPr>
        <w:t>ptoponents</w:t>
      </w:r>
      <w:proofErr w:type="spellEnd"/>
      <w:r w:rsidRPr="00584AEA">
        <w:rPr>
          <w:rFonts w:ascii="Arrus" w:hAnsi="Arrus"/>
          <w:i/>
          <w:sz w:val="22"/>
          <w:szCs w:val="28"/>
          <w:lang w:val="en-GB"/>
        </w:rPr>
        <w:t xml:space="preserve"> of aggressive Hindutva want Hindus to believe. They argue that the Hindu scriptures are full of grandiose descriptions of wars and battles. The Mahabharat, one of the most sacred scriptures of Hindus is in fact all about the "greatest" war that was ever fought on the surface of the earth, under the command of Lord Krishna. The </w:t>
      </w:r>
      <w:r w:rsidRPr="00584AEA">
        <w:rPr>
          <w:rFonts w:ascii="Arrus" w:hAnsi="Arrus"/>
          <w:i/>
          <w:sz w:val="22"/>
          <w:szCs w:val="28"/>
          <w:lang w:val="en-GB"/>
        </w:rPr>
        <w:lastRenderedPageBreak/>
        <w:t>Ramayana, the other important scripture too has the war between Ram and Ravan as one of the main chapters. The major Hindu festivals like Diwali and Dussehra are celebrated in the memory of the victories in the wars. Many Hindu thinkers have been preaching for years the desirability of the use of force against their "enemies". It will be worthwhile here to quote from an article, "THE REAL HINDU VIEW OF AHIMSA (non-violence)" by Shri Nandan Vyas. He says:</w:t>
      </w:r>
    </w:p>
    <w:p w14:paraId="268B350A"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"The Hindu scriptures extol virtues of Ahimsa (non-injury or non- violence) and consider it an essential tenet of and guide for PERSONAL behaviour (ONLY). However destruction of wicked essential for establishing the Dharma (righteousness) is considered Ahimsa also……As the Bhagavat tells us: </w:t>
      </w:r>
      <w:proofErr w:type="spellStart"/>
      <w:r w:rsidRPr="00584AEA">
        <w:rPr>
          <w:rFonts w:ascii="Arrus" w:hAnsi="Arrus"/>
          <w:i/>
          <w:sz w:val="22"/>
          <w:szCs w:val="28"/>
          <w:lang w:val="en-GB"/>
        </w:rPr>
        <w:t>Jivo</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jivasya</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jeevanam</w:t>
      </w:r>
      <w:proofErr w:type="spellEnd"/>
      <w:r w:rsidRPr="00584AEA">
        <w:rPr>
          <w:rFonts w:ascii="Arrus" w:hAnsi="Arrus"/>
          <w:i/>
          <w:sz w:val="22"/>
          <w:szCs w:val="28"/>
          <w:lang w:val="en-GB"/>
        </w:rPr>
        <w:t xml:space="preserve"> Bhagavat - 1.13.46 .... (1) Knowingly or unknowingly a larger life form consumes a smaller life form, thence complete Ahimsa is not possible. Also in this respect one must define right or justifiable Himsa, and unjustifiable Himsa….in the context of the Mahabharat war wherein Bhagawan Krishna repeatedly asks Arjun to fight the righteous war (</w:t>
      </w:r>
      <w:proofErr w:type="spellStart"/>
      <w:r w:rsidRPr="00584AEA">
        <w:rPr>
          <w:rFonts w:ascii="Arrus" w:hAnsi="Arrus"/>
          <w:i/>
          <w:sz w:val="22"/>
          <w:szCs w:val="28"/>
          <w:lang w:val="en-GB"/>
        </w:rPr>
        <w:t>Tasmat</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yuddhasya</w:t>
      </w:r>
      <w:proofErr w:type="spellEnd"/>
      <w:r w:rsidRPr="00584AEA">
        <w:rPr>
          <w:rFonts w:ascii="Arrus" w:hAnsi="Arrus"/>
          <w:i/>
          <w:sz w:val="22"/>
          <w:szCs w:val="28"/>
          <w:lang w:val="en-GB"/>
        </w:rPr>
        <w:t xml:space="preserve"> Bharat!)….. Because the HINDU SCRIPTURES CONSIDER UNAVOIDABLE VIOLENCE (HIMSA) RELUCTANTLY UNDERTAKEN FOR THE PURPOSE OF ESTABLISHING A RULE OF RIGHTEOUSNESS (DHARMA SANSTHAAPANA) FOR THE BETTERMENT OF SOCIETY AND FOR SUSTENANCE OF ONE'S BODY AS JUSTIFIABLE AND CALL IT AS AHIMSA ALSO. ….Dayaa </w:t>
      </w:r>
      <w:proofErr w:type="spellStart"/>
      <w:r w:rsidRPr="00584AEA">
        <w:rPr>
          <w:rFonts w:ascii="Arrus" w:hAnsi="Arrus"/>
          <w:i/>
          <w:sz w:val="22"/>
          <w:szCs w:val="28"/>
          <w:lang w:val="en-GB"/>
        </w:rPr>
        <w:t>tiche</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naav</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bhutaanche</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paalan</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aanika</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nirdaalan</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kantakaanche</w:t>
      </w:r>
      <w:proofErr w:type="spellEnd"/>
      <w:r w:rsidRPr="00584AEA">
        <w:rPr>
          <w:rFonts w:ascii="Arrus" w:hAnsi="Arrus"/>
          <w:i/>
          <w:sz w:val="22"/>
          <w:szCs w:val="28"/>
          <w:lang w:val="en-GB"/>
        </w:rPr>
        <w:t xml:space="preserve"> (Tukaram Gatha - </w:t>
      </w:r>
      <w:proofErr w:type="spellStart"/>
      <w:r w:rsidRPr="00584AEA">
        <w:rPr>
          <w:rFonts w:ascii="Arrus" w:hAnsi="Arrus"/>
          <w:i/>
          <w:sz w:val="22"/>
          <w:szCs w:val="28"/>
          <w:lang w:val="en-GB"/>
        </w:rPr>
        <w:t>Abhanga</w:t>
      </w:r>
      <w:proofErr w:type="spellEnd"/>
      <w:r w:rsidRPr="00584AEA">
        <w:rPr>
          <w:rFonts w:ascii="Arrus" w:hAnsi="Arrus"/>
          <w:i/>
          <w:sz w:val="22"/>
          <w:szCs w:val="28"/>
          <w:lang w:val="en-GB"/>
        </w:rPr>
        <w:t xml:space="preserve"> 129)...(4) Meaning - Compassion is thy name - nurturing all (living) beings AND the destruction of the wicked. …..Even </w:t>
      </w:r>
      <w:proofErr w:type="spellStart"/>
      <w:r w:rsidRPr="00584AEA">
        <w:rPr>
          <w:rFonts w:ascii="Arrus" w:hAnsi="Arrus"/>
          <w:i/>
          <w:sz w:val="22"/>
          <w:szCs w:val="28"/>
          <w:lang w:val="en-GB"/>
        </w:rPr>
        <w:t>Manusmruti</w:t>
      </w:r>
      <w:proofErr w:type="spellEnd"/>
      <w:r w:rsidRPr="00584AEA">
        <w:rPr>
          <w:rFonts w:ascii="Arrus" w:hAnsi="Arrus"/>
          <w:i/>
          <w:sz w:val="22"/>
          <w:szCs w:val="28"/>
          <w:lang w:val="en-GB"/>
        </w:rPr>
        <w:t xml:space="preserve"> says : </w:t>
      </w:r>
      <w:proofErr w:type="spellStart"/>
      <w:r w:rsidRPr="00584AEA">
        <w:rPr>
          <w:rFonts w:ascii="Arrus" w:hAnsi="Arrus"/>
          <w:i/>
          <w:sz w:val="22"/>
          <w:szCs w:val="28"/>
          <w:lang w:val="en-GB"/>
        </w:rPr>
        <w:t>Aatatayinaa</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mayaantam</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hanyaadevavichaaryan</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Manusmruti</w:t>
      </w:r>
      <w:proofErr w:type="spellEnd"/>
      <w:r w:rsidRPr="00584AEA">
        <w:rPr>
          <w:rFonts w:ascii="Arrus" w:hAnsi="Arrus"/>
          <w:i/>
          <w:sz w:val="22"/>
          <w:szCs w:val="28"/>
          <w:lang w:val="en-GB"/>
        </w:rPr>
        <w:t xml:space="preserve"> 8.350) ...(1) Meaning - A wicked, evil aggressor should be killed without any hesitation. ….…In fact in Bhagavad Gita, Bhagavan Krishna promises - '</w:t>
      </w:r>
      <w:proofErr w:type="spellStart"/>
      <w:r w:rsidRPr="00584AEA">
        <w:rPr>
          <w:rFonts w:ascii="Arrus" w:hAnsi="Arrus"/>
          <w:i/>
          <w:sz w:val="22"/>
          <w:szCs w:val="28"/>
          <w:lang w:val="en-GB"/>
        </w:rPr>
        <w:t>paritraNaaya</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saadhunaam</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vinaashaayacha</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dushkrutaam</w:t>
      </w:r>
      <w:proofErr w:type="spellEnd"/>
      <w:r w:rsidRPr="00584AEA">
        <w:rPr>
          <w:rFonts w:ascii="Arrus" w:hAnsi="Arrus"/>
          <w:i/>
          <w:sz w:val="22"/>
          <w:szCs w:val="28"/>
          <w:lang w:val="en-GB"/>
        </w:rPr>
        <w:t xml:space="preserve"> dharma </w:t>
      </w:r>
      <w:proofErr w:type="spellStart"/>
      <w:r w:rsidRPr="00584AEA">
        <w:rPr>
          <w:rFonts w:ascii="Arrus" w:hAnsi="Arrus"/>
          <w:i/>
          <w:sz w:val="22"/>
          <w:szCs w:val="28"/>
          <w:lang w:val="en-GB"/>
        </w:rPr>
        <w:t>sansthaapanaarthaya</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sambhavaami</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yuge</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yuge</w:t>
      </w:r>
      <w:proofErr w:type="spellEnd"/>
      <w:r w:rsidRPr="00584AEA">
        <w:rPr>
          <w:rFonts w:ascii="Arrus" w:hAnsi="Arrus"/>
          <w:i/>
          <w:sz w:val="22"/>
          <w:szCs w:val="28"/>
          <w:lang w:val="en-GB"/>
        </w:rPr>
        <w:t xml:space="preserve"> (Gita 4.8) ...(7) Meaning - For the protection of the good, for the destruction of the wicked, and for the establishment of dharma, I am born age after age…..real popular Hindu view considers destruction of wicked as Ahimsa also. Hindu scriptures are full of incarnations of Vishnu and Shiva with the destruction of wicked demons as their main Avatar </w:t>
      </w:r>
      <w:proofErr w:type="spellStart"/>
      <w:r w:rsidRPr="00584AEA">
        <w:rPr>
          <w:rFonts w:ascii="Arrus" w:hAnsi="Arrus"/>
          <w:i/>
          <w:sz w:val="22"/>
          <w:szCs w:val="28"/>
          <w:lang w:val="en-GB"/>
        </w:rPr>
        <w:t>karya</w:t>
      </w:r>
      <w:proofErr w:type="spellEnd"/>
      <w:r w:rsidRPr="00584AEA">
        <w:rPr>
          <w:rFonts w:ascii="Arrus" w:hAnsi="Arrus"/>
          <w:i/>
          <w:sz w:val="22"/>
          <w:szCs w:val="28"/>
          <w:lang w:val="en-GB"/>
        </w:rPr>
        <w:t xml:space="preserve"> (reason to be). It is also more than a coincidence that all Hindu divine images are always bearing arms. Even Hindu goddesses, such as Durga, Bhavani, Kali, carry weapons, and are immortalised in the stories of their destruction of the wicked. Even now during the </w:t>
      </w:r>
      <w:proofErr w:type="spellStart"/>
      <w:r w:rsidRPr="00584AEA">
        <w:rPr>
          <w:rFonts w:ascii="Arrus" w:hAnsi="Arrus"/>
          <w:i/>
          <w:sz w:val="22"/>
          <w:szCs w:val="28"/>
          <w:lang w:val="en-GB"/>
        </w:rPr>
        <w:t>Dasshera</w:t>
      </w:r>
      <w:proofErr w:type="spellEnd"/>
      <w:r w:rsidRPr="00584AEA">
        <w:rPr>
          <w:rFonts w:ascii="Arrus" w:hAnsi="Arrus"/>
          <w:i/>
          <w:sz w:val="22"/>
          <w:szCs w:val="28"/>
          <w:lang w:val="en-GB"/>
        </w:rPr>
        <w:t xml:space="preserve"> festival Hindus perform puja of their weapons. This tradition is followed even in </w:t>
      </w:r>
      <w:r w:rsidRPr="00584AEA">
        <w:rPr>
          <w:rFonts w:ascii="Arrus" w:hAnsi="Arrus"/>
          <w:i/>
          <w:sz w:val="22"/>
          <w:szCs w:val="28"/>
          <w:lang w:val="en-GB"/>
        </w:rPr>
        <w:lastRenderedPageBreak/>
        <w:t xml:space="preserve">the Indian and Nepali armed forces, particularly in the Gorkha regiments. Thus bearing arms and destroying the wicked are considered necessary for the preservation of society and are considered as Ahimsa." </w:t>
      </w:r>
    </w:p>
    <w:p w14:paraId="268B350B" w14:textId="77777777" w:rsidR="00270475" w:rsidRPr="00584AEA" w:rsidRDefault="00270475" w:rsidP="00270475">
      <w:pPr>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The article also opines about the need of taking arms in the current world and exhorts Hindus to fight their enemies:</w:t>
      </w:r>
    </w:p>
    <w:p w14:paraId="268B350C"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"In the present day context, the fight against historical injustice against Hindus and the Hindu way of life must be considered as Ahimsa also. Because fighting for justice is a Hindu's righteous duty (dharma). "</w:t>
      </w:r>
    </w:p>
    <w:p w14:paraId="268B350D" w14:textId="77777777" w:rsidR="00270475" w:rsidRPr="00584AEA" w:rsidRDefault="00270475" w:rsidP="00270475">
      <w:pPr>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The article criticises Gandhi’s approach towards non-violence: "Gandhiji's non-violent struggle worked against an educated and cultured oppressor, namely the British." It then goes to prove that Gandhi’s style will not work against less cultured enemies who must be suppressed by force without hesitation.</w:t>
      </w:r>
    </w:p>
    <w:p w14:paraId="268B350E" w14:textId="77777777" w:rsidR="00270475" w:rsidRPr="00584AEA" w:rsidRDefault="00270475" w:rsidP="00270475">
      <w:pPr>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I would like to say here that as I believe in justice, I do not condone any injustices committed by Muslim rulers some of whom proved to be more rulers than Muslims.</w:t>
      </w:r>
    </w:p>
    <w:p w14:paraId="268B350F" w14:textId="77777777" w:rsidR="00270475" w:rsidRPr="00584AEA" w:rsidRDefault="00270475" w:rsidP="00270475">
      <w:pPr>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 xml:space="preserve">You say "Why is it that a Muslim flares up on reference to Koran or any other dictates of mullahs by any </w:t>
      </w:r>
      <w:proofErr w:type="spellStart"/>
      <w:r w:rsidRPr="00584AEA">
        <w:rPr>
          <w:rFonts w:ascii="Arrus" w:hAnsi="Arrus"/>
          <w:i/>
          <w:sz w:val="22"/>
          <w:szCs w:val="28"/>
          <w:lang w:val="en-GB"/>
        </w:rPr>
        <w:t>non Muslims</w:t>
      </w:r>
      <w:proofErr w:type="spellEnd"/>
      <w:r w:rsidRPr="00584AEA">
        <w:rPr>
          <w:rFonts w:ascii="Arrus" w:hAnsi="Arrus"/>
          <w:i/>
          <w:sz w:val="22"/>
          <w:szCs w:val="28"/>
          <w:lang w:val="en-GB"/>
        </w:rPr>
        <w:t xml:space="preserve">? Why Muslims can’t bear criticism like others do? </w:t>
      </w:r>
    </w:p>
    <w:p w14:paraId="268B3510" w14:textId="77777777" w:rsidR="00270475" w:rsidRPr="00584AEA" w:rsidRDefault="00270475" w:rsidP="00270475">
      <w:pPr>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Answer: Even dedicated Hindus flare up to any derogatory reference to any of the religious scriptures, and so do Christians. Muslim response is more vocal because unlike Christians and Hindus, most of them are dedicated to their religion. The population of practising Muslims is surely much greater than the population of practising Christians or Hindus. Furthermore, Muslims never insult the scriptures and founders of other religions, and so they feel appalled how others can do this to their Prophet and Scripture. In contrast to the allegation that Muslims are intolerant, they are in fact most tolerant of all religious communities. Did you ever hear Muslims denigrating Moses, Jesus, Buddha, Ram or Krishna? Did you ever hear Muslims desecrating Bible, Vedas or Gita? Muslims respect all scriptures and all founders of religions, and several Islamic scholars regard them as previous scriptures and messengers of God. Islam means peace in submission to God, and Quran says that God sent messengers to all parts of the world who all were true.</w:t>
      </w:r>
    </w:p>
    <w:p w14:paraId="268B3511" w14:textId="77777777" w:rsidR="00270475" w:rsidRPr="00584AEA" w:rsidRDefault="00270475" w:rsidP="00270475">
      <w:pPr>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 xml:space="preserve">Why is it that the unrest is always linked to Muslims in the world? </w:t>
      </w:r>
    </w:p>
    <w:p w14:paraId="268B3512" w14:textId="77777777" w:rsidR="00270475" w:rsidRPr="00584AEA" w:rsidRDefault="00270475" w:rsidP="00270475">
      <w:pPr>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Answer: This again is an absurd allegation. The last century witnessed two world wars and in both these wars, Muslims were not the key players. Listed below are the details of the wars and civil wars that have been fought in last 150 years.</w:t>
      </w:r>
    </w:p>
    <w:p w14:paraId="268B3513" w14:textId="77777777" w:rsidR="00270475" w:rsidRPr="00584AEA" w:rsidRDefault="00270475" w:rsidP="00270475">
      <w:pPr>
        <w:jc w:val="both"/>
        <w:rPr>
          <w:rFonts w:ascii="Arrus" w:hAnsi="Arrus"/>
          <w:i/>
          <w:sz w:val="22"/>
          <w:szCs w:val="28"/>
          <w:lang w:val="en-GB"/>
        </w:rPr>
      </w:pPr>
    </w:p>
    <w:p w14:paraId="268B3514" w14:textId="77777777" w:rsidR="00270475" w:rsidRPr="00584AEA" w:rsidRDefault="00270475" w:rsidP="00270475">
      <w:pPr>
        <w:jc w:val="both"/>
        <w:rPr>
          <w:rFonts w:ascii="Arrus" w:hAnsi="Arrus"/>
          <w:b/>
          <w:bCs/>
          <w:i/>
          <w:sz w:val="22"/>
          <w:szCs w:val="28"/>
          <w:lang w:val="en-GB"/>
        </w:rPr>
      </w:pPr>
      <w:r w:rsidRPr="00584AEA">
        <w:rPr>
          <w:rFonts w:ascii="Arrus" w:hAnsi="Arrus"/>
          <w:b/>
          <w:bCs/>
          <w:i/>
          <w:sz w:val="22"/>
          <w:szCs w:val="28"/>
          <w:lang w:val="en-GB"/>
        </w:rPr>
        <w:t>Wars in last 150 years</w:t>
      </w:r>
    </w:p>
    <w:p w14:paraId="268B3515"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lastRenderedPageBreak/>
        <w:t xml:space="preserve">1860-65: American civil war (360,000) </w:t>
      </w:r>
    </w:p>
    <w:p w14:paraId="268B3516"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1886-1908: Belgium-Congo Free State (3 million) </w:t>
      </w:r>
    </w:p>
    <w:p w14:paraId="268B3517"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1899-02: British-Boer war (100,000) </w:t>
      </w:r>
    </w:p>
    <w:p w14:paraId="268B3518"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1904: Germany Vs Namibia (65,000) </w:t>
      </w:r>
    </w:p>
    <w:p w14:paraId="268B3519"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1904-05: Japan Vs Russia (150,000) </w:t>
      </w:r>
    </w:p>
    <w:p w14:paraId="268B351A"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1910-20: Mexican revolution (250,000) </w:t>
      </w:r>
    </w:p>
    <w:p w14:paraId="268B351B"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1911: Chinese Revolution (2.4 million) </w:t>
      </w:r>
    </w:p>
    <w:p w14:paraId="268B351C"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1911-12: Italian-Ottoman war (20,000) </w:t>
      </w:r>
    </w:p>
    <w:p w14:paraId="268B351D"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1912-13: Balkan wars (150,000) </w:t>
      </w:r>
    </w:p>
    <w:p w14:paraId="268B351E"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1915: the Ottoman empire slaughters Armenians (1.2 million) </w:t>
      </w:r>
    </w:p>
    <w:p w14:paraId="268B351F"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1914-18: World War I (8 million) </w:t>
      </w:r>
    </w:p>
    <w:p w14:paraId="268B3520"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1917-21: Soviet revolution (5 million) </w:t>
      </w:r>
    </w:p>
    <w:p w14:paraId="268B3521"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1928-37: Chinese civil war (2 million) </w:t>
      </w:r>
    </w:p>
    <w:p w14:paraId="268B3522"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1931: Japanese Manchurian War (1.1 million) </w:t>
      </w:r>
    </w:p>
    <w:p w14:paraId="268B3523"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1934: Mao's Long March (170,000) </w:t>
      </w:r>
    </w:p>
    <w:p w14:paraId="268B3524"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1936: Italy's invasion of Ethiopia (200,000) </w:t>
      </w:r>
    </w:p>
    <w:p w14:paraId="268B3525"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1936-37: Stalin's purges (13 million) </w:t>
      </w:r>
    </w:p>
    <w:p w14:paraId="268B3526"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1936-39: Spanish civil war (600,000) </w:t>
      </w:r>
    </w:p>
    <w:p w14:paraId="268B3527"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1939-45: </w:t>
      </w:r>
    </w:p>
    <w:p w14:paraId="268B3528"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World War II (55 million) including holocaust and Chinese revolution </w:t>
      </w:r>
    </w:p>
    <w:p w14:paraId="268B3529"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1946-49: Chinese civil war (1.2 million) </w:t>
      </w:r>
    </w:p>
    <w:p w14:paraId="268B352A"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1946-49: Greek civil war (50,000) </w:t>
      </w:r>
    </w:p>
    <w:p w14:paraId="268B352B"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1947: Partition of India and Pakistan (1 million) </w:t>
      </w:r>
    </w:p>
    <w:p w14:paraId="268B352C"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1948-1973: Arab-Israeli wars (70,000) </w:t>
      </w:r>
    </w:p>
    <w:p w14:paraId="268B352D"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1948-: Kashmir's civil war (40,000) </w:t>
      </w:r>
    </w:p>
    <w:p w14:paraId="268B352E"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1949-: Indian Muslims Vs Hindus (20,000) </w:t>
      </w:r>
    </w:p>
    <w:p w14:paraId="268B352F"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1950-53: Korean war (4 million) </w:t>
      </w:r>
    </w:p>
    <w:p w14:paraId="268B3530"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1954-62: French-Algerian war (1 million) </w:t>
      </w:r>
    </w:p>
    <w:p w14:paraId="268B3531"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1958-61: Mao's "Great Leap Forward" (30 million) </w:t>
      </w:r>
    </w:p>
    <w:p w14:paraId="268B3532"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1960-90: South Africa Vs Africa National Congress (?) </w:t>
      </w:r>
    </w:p>
    <w:p w14:paraId="268B3533"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1961-2003: Kurds Vs Iraq (180,000) </w:t>
      </w:r>
    </w:p>
    <w:p w14:paraId="268B3534"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1962-75: Mozambique Frelimo Vs Portugal (?) </w:t>
      </w:r>
    </w:p>
    <w:p w14:paraId="268B3535"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1964-73: USA-Vietnam war (3 million) </w:t>
      </w:r>
    </w:p>
    <w:p w14:paraId="268B3536"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1965: second India-Pakistan war over Kashmir </w:t>
      </w:r>
    </w:p>
    <w:p w14:paraId="268B3537"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1965-66: Indonesian civil war (200,000) </w:t>
      </w:r>
    </w:p>
    <w:p w14:paraId="268B3538"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1966-69: Mao's "Cultural Revolution" (11 million) </w:t>
      </w:r>
    </w:p>
    <w:p w14:paraId="268B3539"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1966-: Colombia's civil war (31,000) </w:t>
      </w:r>
    </w:p>
    <w:p w14:paraId="268B353A"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1967-70: Nigeria-Biafra civil war (800,000) </w:t>
      </w:r>
    </w:p>
    <w:p w14:paraId="268B353B"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1968-80: Rhodesia's civil war (?) </w:t>
      </w:r>
    </w:p>
    <w:p w14:paraId="268B353C"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1969-79: Idi Amin, Uganda (300,000) </w:t>
      </w:r>
    </w:p>
    <w:p w14:paraId="268B353D"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1969-02: IRA - Northern Ireland's civil war (2,000) </w:t>
      </w:r>
    </w:p>
    <w:p w14:paraId="268B353E"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1969-79: Francisco Macias Nguema, Equatorial Guinea (50,000) </w:t>
      </w:r>
    </w:p>
    <w:p w14:paraId="268B353F"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lastRenderedPageBreak/>
        <w:t xml:space="preserve">1971: Pakistan-Bangladesh civil war (500,000) </w:t>
      </w:r>
    </w:p>
    <w:p w14:paraId="268B3540"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1972-: Philippines Vs Muslim separatists (120,000) </w:t>
      </w:r>
    </w:p>
    <w:p w14:paraId="268B3541"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1972: Burundi's civil war (300,000) </w:t>
      </w:r>
    </w:p>
    <w:p w14:paraId="268B3542"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1972-79: Rhodesia/Zimbabwe's civil war (30,000) </w:t>
      </w:r>
    </w:p>
    <w:p w14:paraId="268B3543"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1974-91: Ethiopian civil war (1,000,000) </w:t>
      </w:r>
    </w:p>
    <w:p w14:paraId="268B3544"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1975-78: </w:t>
      </w:r>
      <w:proofErr w:type="spellStart"/>
      <w:r w:rsidRPr="00584AEA">
        <w:rPr>
          <w:rFonts w:ascii="Arrus" w:hAnsi="Arrus"/>
          <w:i/>
          <w:sz w:val="22"/>
          <w:szCs w:val="28"/>
          <w:lang w:val="en-GB"/>
        </w:rPr>
        <w:t>Menghitsu</w:t>
      </w:r>
      <w:proofErr w:type="spellEnd"/>
      <w:r w:rsidRPr="00584AEA">
        <w:rPr>
          <w:rFonts w:ascii="Arrus" w:hAnsi="Arrus"/>
          <w:i/>
          <w:sz w:val="22"/>
          <w:szCs w:val="28"/>
          <w:lang w:val="en-GB"/>
        </w:rPr>
        <w:t xml:space="preserve">, Ethiopia (1.5 million) </w:t>
      </w:r>
    </w:p>
    <w:p w14:paraId="268B3545"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1975-79: Khmer Rouge, Cambodia (1.7 million) </w:t>
      </w:r>
    </w:p>
    <w:p w14:paraId="268B3546"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1975-89: Boat people, Vietnam (250,000) </w:t>
      </w:r>
    </w:p>
    <w:p w14:paraId="268B3547"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1975-90: civil war in Lebanon (40,000) </w:t>
      </w:r>
    </w:p>
    <w:p w14:paraId="268B3548"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1975-87: Laos' civil war (184,000) </w:t>
      </w:r>
    </w:p>
    <w:p w14:paraId="268B3549"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1975-2002: Angolan civil war (500,000) </w:t>
      </w:r>
    </w:p>
    <w:p w14:paraId="268B354A"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1976-83: Argentina's military regime (20,000 </w:t>
      </w:r>
    </w:p>
    <w:p w14:paraId="268B354B"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1976-93: Mozambique's civil war (900,000) </w:t>
      </w:r>
    </w:p>
    <w:p w14:paraId="268B354C"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1976-98: Indonesia-East Timor civil war (600,000) </w:t>
      </w:r>
    </w:p>
    <w:p w14:paraId="268B354D"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1976-: Indonesia-Aceh (GAM) civil war (12,000) </w:t>
      </w:r>
    </w:p>
    <w:p w14:paraId="268B354E"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1979: Vietnam-China war (30,000) </w:t>
      </w:r>
    </w:p>
    <w:p w14:paraId="268B354F"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1979-88: the Soviet Union invades Afghanistan (1.3 million) </w:t>
      </w:r>
    </w:p>
    <w:p w14:paraId="268B3550"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1980-88: Iraq-Iran war (1 million) </w:t>
      </w:r>
    </w:p>
    <w:p w14:paraId="268B3551"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1980-92: Sendero Luminoso - Peru's civil war (69,000) </w:t>
      </w:r>
    </w:p>
    <w:p w14:paraId="268B3552"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1980-92: El Salvador's civil war (100,000) </w:t>
      </w:r>
    </w:p>
    <w:p w14:paraId="268B3553"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1980-99: Kurds Vs Turkey (35,000) </w:t>
      </w:r>
    </w:p>
    <w:p w14:paraId="268B3554"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1982-90: Hussein Habre, Chad (40,000) </w:t>
      </w:r>
    </w:p>
    <w:p w14:paraId="268B3555"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1983-2002: Sri Lanka's civil war (64,000) </w:t>
      </w:r>
    </w:p>
    <w:p w14:paraId="268B3556"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1983-2002: Sudanese civil war (2 million) </w:t>
      </w:r>
    </w:p>
    <w:p w14:paraId="268B3557"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1987-: Palestinian Intifada (4,500) </w:t>
      </w:r>
    </w:p>
    <w:p w14:paraId="268B3558"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1988-2001: Afghanistan civil war (400,000) </w:t>
      </w:r>
    </w:p>
    <w:p w14:paraId="268B3559"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1988-2004: Somalia's civil war (550,000) </w:t>
      </w:r>
    </w:p>
    <w:p w14:paraId="268B355A"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1989-: Liberian civil war (220,000) </w:t>
      </w:r>
    </w:p>
    <w:p w14:paraId="268B355B"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1989-: Uganda Vs Lord's Resistance Army (30,000) </w:t>
      </w:r>
    </w:p>
    <w:p w14:paraId="268B355C"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1991: Gulf War - large coalition against Iraq to liberate Kuwait (85,000) </w:t>
      </w:r>
    </w:p>
    <w:p w14:paraId="268B355D"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1991-97: Congo's civil war (800,000) </w:t>
      </w:r>
    </w:p>
    <w:p w14:paraId="268B355E"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1991-2000: Sierra Leone's civil war (200,000) </w:t>
      </w:r>
    </w:p>
    <w:p w14:paraId="268B355F"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1991-: Russia-Chechnya civil war (200,000) </w:t>
      </w:r>
    </w:p>
    <w:p w14:paraId="268B3560"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1991-94: Armenia-Azerbaijan war (35,000) </w:t>
      </w:r>
    </w:p>
    <w:p w14:paraId="268B3561"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1992-96: </w:t>
      </w:r>
      <w:proofErr w:type="spellStart"/>
      <w:r w:rsidRPr="00584AEA">
        <w:rPr>
          <w:rFonts w:ascii="Arrus" w:hAnsi="Arrus"/>
          <w:i/>
          <w:sz w:val="22"/>
          <w:szCs w:val="28"/>
          <w:lang w:val="en-GB"/>
        </w:rPr>
        <w:t>Tajikstan's</w:t>
      </w:r>
      <w:proofErr w:type="spellEnd"/>
      <w:r w:rsidRPr="00584AEA">
        <w:rPr>
          <w:rFonts w:ascii="Arrus" w:hAnsi="Arrus"/>
          <w:i/>
          <w:sz w:val="22"/>
          <w:szCs w:val="28"/>
          <w:lang w:val="en-GB"/>
        </w:rPr>
        <w:t xml:space="preserve"> civil war (50,000) </w:t>
      </w:r>
    </w:p>
    <w:p w14:paraId="268B3562"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1992-96: Yugoslavia's civil war (200,000) </w:t>
      </w:r>
    </w:p>
    <w:p w14:paraId="268B3563"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1992-99: Algerian civil war (150,000) </w:t>
      </w:r>
    </w:p>
    <w:p w14:paraId="268B3564"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1993-97: Congo Brazzaville's civil war (100,000) </w:t>
      </w:r>
    </w:p>
    <w:p w14:paraId="268B3565"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1993-: Burundi's civil war (200,000) </w:t>
      </w:r>
    </w:p>
    <w:p w14:paraId="268B3566"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1994: Rwanda's civil war (900,000) </w:t>
      </w:r>
    </w:p>
    <w:p w14:paraId="268B3567"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1995-: Pakistani Sunnis Vs Shiites (1,300) </w:t>
      </w:r>
    </w:p>
    <w:p w14:paraId="268B3568"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1995-: Maoist rebellion in Nepal (10,000) </w:t>
      </w:r>
    </w:p>
    <w:p w14:paraId="268B3569"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lastRenderedPageBreak/>
        <w:t xml:space="preserve">1998-: Congo/Zaire's war - Rwanda and Uganda Vs Zimbabwe, Angola and Namibia (3.8 million) </w:t>
      </w:r>
    </w:p>
    <w:p w14:paraId="268B356A"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1998-2000: Ethiopia-Eritrea war (75,000) </w:t>
      </w:r>
    </w:p>
    <w:p w14:paraId="268B356B"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1999: Kosovo's liberation war - NATO Vs Serbia (2,000) </w:t>
      </w:r>
    </w:p>
    <w:p w14:paraId="268B356C"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2001: Afghanistan's liberation war - USA &amp; UK Vs Taliban (25,000) </w:t>
      </w:r>
    </w:p>
    <w:p w14:paraId="268B356D"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2002-: Cote d'Ivoire's civil war (1,000) </w:t>
      </w:r>
    </w:p>
    <w:p w14:paraId="268B356E"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2003: Iraq's liberation war - USA, UK and Australia Vs Saddam Hussein (14,000) </w:t>
      </w:r>
    </w:p>
    <w:p w14:paraId="268B356F"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2003-: Sudan Vs Darfur (70,000) </w:t>
      </w:r>
    </w:p>
    <w:p w14:paraId="268B3570"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2003-: Iraq's civil war (100,000) </w:t>
      </w:r>
    </w:p>
    <w:p w14:paraId="268B3571"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w:t>
      </w:r>
      <w:r w:rsidRPr="00584AEA">
        <w:rPr>
          <w:rFonts w:ascii="Arrus" w:hAnsi="Arrus" w:cs="Arrus BT"/>
          <w:i/>
          <w:sz w:val="18"/>
          <w:szCs w:val="22"/>
          <w:lang w:val="en-GB"/>
        </w:rPr>
        <w:t>According to the website copyrighted by Pierie Scruff)</w:t>
      </w:r>
    </w:p>
    <w:p w14:paraId="268B3572"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:Out of the total number of around 160 million dead, an overwhelming majority has been killed in or by countries that are now the five big powers of the world, namely China, the US, the UK, France and Russia. The killings by, or in Muslim countries, form a very small percentage of the total killings. This is despite the fact that Muslims form about one fifth of the world population. If we convert the figures into a community-wise break-up, about 90% of violence has involved Christians, Buddhists and Atheists. The majority of the killings in Muslim countries or regions have been the direct effect of foreign interventions. These include the deaths in Afghanistan, as the corollary of Soviet and American invasions, Iran-Iraq war (which was fought at the behest of the US), and Iraq as the result of American invasions. The biggest pogroms of the history have taken place in Germany, Russia (both Christian countries) and China (Buddhists, other religions, atheists). Stalin and Hitler, two of the biggest killers of all times were Christians; few massacres that have taken place at the behest of Muslim rulers, like Saddam Hussein and Idi Amin, have been by those whose loyalty to their religion was almost negligible. While China and Russia hold the distinction for murdering their own people in maximum numbers for political ends, the credit of killing most people abroad goes to the US, especially during last 60 years. Apart from its role in the killings in the Second World War, it killed about half a million people in Nagasaki and Hiroshima, 3 million people in Vietnam and about 100, 000 people in Iraq. America’s role in Afghan’s struggle against Russia, Iran-Iraq war and Arab-Israeli conflicts is too well known to require elaboration.”</w:t>
      </w:r>
    </w:p>
    <w:p w14:paraId="268B3573" w14:textId="77777777" w:rsidR="00270475" w:rsidRPr="00584AEA" w:rsidRDefault="00270475" w:rsidP="00270475">
      <w:pPr>
        <w:jc w:val="both"/>
        <w:rPr>
          <w:rFonts w:ascii="Arrus" w:hAnsi="Arrus"/>
          <w:sz w:val="22"/>
          <w:szCs w:val="28"/>
          <w:lang w:val="en-GB"/>
        </w:rPr>
      </w:pPr>
    </w:p>
    <w:p w14:paraId="268B3574"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 xml:space="preserve">Terrorism versus Tyranny </w:t>
      </w:r>
    </w:p>
    <w:p w14:paraId="268B3575"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Whenever there is discussion on “terrorism” only “Muslim Terrorism” is discussed and only the Muslim role in the solution is highlighted. This is true both in the international and Indian context. Let’s first focus on international terrorism. There is hardly any </w:t>
      </w:r>
      <w:r w:rsidRPr="00584AEA">
        <w:rPr>
          <w:rFonts w:ascii="Arrus" w:hAnsi="Arrus"/>
          <w:sz w:val="22"/>
          <w:szCs w:val="28"/>
          <w:lang w:val="en-GB"/>
        </w:rPr>
        <w:lastRenderedPageBreak/>
        <w:t xml:space="preserve">discussion and any attempt to find out what spawns this philosophy of terrorism. There is no debate whatsoever on the role of the West particularly the US in creating conditions that led to terrorism. There has been hardly any sane voice that would ask the question: Why condemn terrorism unconditionally? Terrorism is bad but Tyranny is worse. As we will see below, the tyranny of the US, the UK and allies has been much more brutal than the terrorism of al-Qaeda. I have answered all these questions in details in my books, </w:t>
      </w:r>
      <w:r w:rsidRPr="00584AEA">
        <w:rPr>
          <w:rFonts w:ascii="Arrus" w:hAnsi="Arrus" w:hint="eastAsia"/>
          <w:sz w:val="22"/>
          <w:szCs w:val="28"/>
          <w:lang w:val="en-GB"/>
        </w:rPr>
        <w:t>“</w:t>
      </w:r>
      <w:r w:rsidRPr="00584AEA">
        <w:rPr>
          <w:rFonts w:ascii="Arrus" w:hAnsi="Arrus"/>
          <w:sz w:val="22"/>
          <w:szCs w:val="28"/>
          <w:lang w:val="en-GB"/>
        </w:rPr>
        <w:t>Islam means Peace</w:t>
      </w:r>
      <w:r w:rsidRPr="00584AEA">
        <w:rPr>
          <w:rFonts w:ascii="Arrus" w:hAnsi="Arrus" w:hint="eastAsia"/>
          <w:sz w:val="22"/>
          <w:szCs w:val="28"/>
          <w:lang w:val="en-GB"/>
        </w:rPr>
        <w:t>”</w:t>
      </w:r>
      <w:r w:rsidRPr="00584AEA">
        <w:rPr>
          <w:rFonts w:ascii="Arrus" w:hAnsi="Arrus"/>
          <w:sz w:val="22"/>
          <w:szCs w:val="28"/>
          <w:lang w:val="en-GB"/>
        </w:rPr>
        <w:t xml:space="preserve"> and </w:t>
      </w:r>
      <w:r w:rsidRPr="00584AEA">
        <w:rPr>
          <w:rFonts w:ascii="Arrus" w:hAnsi="Arrus" w:hint="eastAsia"/>
          <w:sz w:val="22"/>
          <w:szCs w:val="28"/>
          <w:lang w:val="en-GB"/>
        </w:rPr>
        <w:t>“</w:t>
      </w:r>
      <w:r w:rsidRPr="00584AEA">
        <w:rPr>
          <w:rFonts w:ascii="Arrus" w:hAnsi="Arrus"/>
          <w:sz w:val="22"/>
          <w:szCs w:val="28"/>
          <w:lang w:val="en-GB"/>
        </w:rPr>
        <w:t>Muslims Most Civilised, Yet Not Enough</w:t>
      </w:r>
      <w:r w:rsidRPr="00584AEA">
        <w:rPr>
          <w:rFonts w:ascii="Arrus" w:hAnsi="Arrus" w:hint="eastAsia"/>
          <w:sz w:val="22"/>
          <w:szCs w:val="28"/>
          <w:lang w:val="en-GB"/>
        </w:rPr>
        <w:t>”</w:t>
      </w:r>
      <w:r w:rsidRPr="00584AEA">
        <w:rPr>
          <w:rFonts w:ascii="Arrus" w:hAnsi="Arrus"/>
          <w:sz w:val="22"/>
          <w:szCs w:val="28"/>
          <w:lang w:val="en-GB"/>
        </w:rPr>
        <w:t xml:space="preserve"> and my coming book, </w:t>
      </w:r>
      <w:r w:rsidRPr="00584AEA">
        <w:rPr>
          <w:rFonts w:ascii="Arrus" w:hAnsi="Arrus" w:hint="eastAsia"/>
          <w:sz w:val="22"/>
          <w:szCs w:val="28"/>
          <w:lang w:val="en-GB"/>
        </w:rPr>
        <w:t>“</w:t>
      </w:r>
      <w:r w:rsidRPr="00584AEA">
        <w:rPr>
          <w:rFonts w:ascii="Arrus" w:hAnsi="Arrus"/>
          <w:sz w:val="22"/>
          <w:szCs w:val="28"/>
          <w:lang w:val="en-GB"/>
        </w:rPr>
        <w:t>Frank Speak with Hindus</w:t>
      </w:r>
      <w:r w:rsidRPr="00584AEA">
        <w:rPr>
          <w:rFonts w:ascii="Arrus" w:hAnsi="Arrus" w:hint="eastAsia"/>
          <w:sz w:val="22"/>
          <w:szCs w:val="28"/>
          <w:lang w:val="en-GB"/>
        </w:rPr>
        <w:t>”</w:t>
      </w:r>
      <w:r w:rsidRPr="00584AEA">
        <w:rPr>
          <w:rFonts w:ascii="Arrus" w:hAnsi="Arrus"/>
          <w:sz w:val="22"/>
          <w:szCs w:val="28"/>
          <w:lang w:val="en-GB"/>
        </w:rPr>
        <w:t xml:space="preserve"> will answer in detail almost all the allegations made by Hindutva Brigade against Muslims.</w:t>
      </w:r>
    </w:p>
    <w:p w14:paraId="268B3576" w14:textId="77777777" w:rsidR="00270475" w:rsidRPr="00584AEA" w:rsidRDefault="00270475" w:rsidP="00270475">
      <w:pPr>
        <w:jc w:val="both"/>
        <w:rPr>
          <w:rFonts w:ascii="Arrus" w:hAnsi="Arrus"/>
          <w:sz w:val="22"/>
          <w:szCs w:val="28"/>
          <w:lang w:val="en-GB"/>
        </w:rPr>
      </w:pPr>
    </w:p>
    <w:p w14:paraId="268B3577" w14:textId="77777777" w:rsidR="00270475" w:rsidRPr="00584AEA" w:rsidRDefault="00270475" w:rsidP="00270475">
      <w:pPr>
        <w:jc w:val="both"/>
        <w:rPr>
          <w:rFonts w:ascii="Arrus" w:hAnsi="Arrus"/>
          <w:b/>
          <w:bCs/>
          <w:sz w:val="26"/>
          <w:szCs w:val="28"/>
          <w:lang w:val="en-GB"/>
        </w:rPr>
      </w:pPr>
      <w:r w:rsidRPr="00584AEA">
        <w:rPr>
          <w:rFonts w:ascii="Arrus" w:hAnsi="Arrus"/>
          <w:b/>
          <w:bCs/>
          <w:sz w:val="26"/>
          <w:szCs w:val="28"/>
          <w:lang w:val="en-GB"/>
        </w:rPr>
        <w:t>Indian Context</w:t>
      </w:r>
    </w:p>
    <w:p w14:paraId="268B3578"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As already shown, the number of Muslims killed in riots in India is certainly several times more than the Hindus killed. Further, Hindus in India and nearby countries have long history of violence. These include Naxalites, ULFA terrorists and Sikhs in India and Tamils in Sri Lanka and Maoists in Nepal. The number of the people killed in terrorists allegedly executed by Muslims is surely much less than the numbers of people killed in violence committed by other groups. But when in a violent attack, which can be attributed to Muslim terrorists, some casualties occur they are given much bigger and longer prominence in national media than when even bigger casualties occur in other violent attacks. In recent years it has been proved that many of the terrorist attacks that were originally alleged to have been committed by Muslim groups were found to have been planned or executed by Hindu organisations or individuals.  </w:t>
      </w:r>
    </w:p>
    <w:p w14:paraId="268B3579" w14:textId="77777777" w:rsidR="00270475" w:rsidRPr="00584AEA" w:rsidRDefault="00270475" w:rsidP="00270475">
      <w:pPr>
        <w:jc w:val="both"/>
        <w:textAlignment w:val="baseline"/>
        <w:rPr>
          <w:rFonts w:ascii="Arrus" w:hAnsi="Arrus"/>
          <w:sz w:val="22"/>
          <w:szCs w:val="28"/>
        </w:rPr>
      </w:pPr>
    </w:p>
    <w:p w14:paraId="268B357A"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 xml:space="preserve">The trend in recent years has been that while the Hindutva lobbies and the media try to project all terrorist violence as Muslim, some Muslim leaders and </w:t>
      </w:r>
      <w:proofErr w:type="spellStart"/>
      <w:r w:rsidRPr="00584AEA">
        <w:rPr>
          <w:rFonts w:ascii="Arrus" w:hAnsi="Arrus"/>
          <w:sz w:val="22"/>
          <w:szCs w:val="28"/>
        </w:rPr>
        <w:t>mediamen</w:t>
      </w:r>
      <w:proofErr w:type="spellEnd"/>
      <w:r w:rsidRPr="00584AEA">
        <w:rPr>
          <w:rFonts w:ascii="Arrus" w:hAnsi="Arrus"/>
          <w:sz w:val="22"/>
          <w:szCs w:val="28"/>
        </w:rPr>
        <w:t xml:space="preserve"> behave as if a Muslim cannot be a terrorist at all. Both are extreme positions that need to be dismissed with the contempt they deserve. The truth is that while the majority of terrorism related violence in India in last 40 years has been non-Muslim, some terrorist attacks might have been perpetrated by Muslims. But If we count the deaths in terrorist attacks allegedly by Muslim outfits, these do no cross 1500. These include all the major attacks including the serial Mumbai attacks after Babri Masjid demolition and 26/11 attack in Mumbai.</w:t>
      </w:r>
    </w:p>
    <w:p w14:paraId="268B357B" w14:textId="77777777" w:rsidR="00270475" w:rsidRPr="00584AEA" w:rsidRDefault="00270475" w:rsidP="00270475">
      <w:pPr>
        <w:jc w:val="both"/>
        <w:textAlignment w:val="baseline"/>
        <w:rPr>
          <w:rFonts w:ascii="Arrus" w:hAnsi="Arrus"/>
          <w:sz w:val="22"/>
          <w:szCs w:val="28"/>
        </w:rPr>
      </w:pPr>
    </w:p>
    <w:p w14:paraId="268B357C"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The following is the list of famous attacks that have been attributed to Muslims:</w:t>
      </w:r>
    </w:p>
    <w:p w14:paraId="268B357D"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lastRenderedPageBreak/>
        <w:t>Terrorist attacks in Mumbai include:</w:t>
      </w:r>
    </w:p>
    <w:p w14:paraId="268B357E"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12 March 1993 – Series of 13 bombs go off, killing 257</w:t>
      </w:r>
    </w:p>
    <w:p w14:paraId="268B357F"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 xml:space="preserve">6 December 2002 – Bomb goes off in a bus in Ghatkopar, killing 2 </w:t>
      </w:r>
    </w:p>
    <w:p w14:paraId="268B3580"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 27 January 2003 – Bomb goes off on a bicycle in Vile Parle, killing 1</w:t>
      </w:r>
    </w:p>
    <w:p w14:paraId="268B3581"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14 March 2003 – Bomb goes off in a train in Mulund, killing 10</w:t>
      </w:r>
    </w:p>
    <w:p w14:paraId="268B3582"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28 July 2003 – Bomb goes off in a bus in Ghatkopar, killing 4</w:t>
      </w:r>
    </w:p>
    <w:p w14:paraId="268B3583"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25 August 2003 – Two Bombs go off in cars near the Gateway of India and Zaveri Bazaar, killing 50</w:t>
      </w:r>
    </w:p>
    <w:p w14:paraId="268B3584"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11 July 2006 – Series of seven bombs go off in trains, killing 209</w:t>
      </w:r>
    </w:p>
    <w:p w14:paraId="268B3585"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26 November 2008 to 29 November 2008 – Coordinated series of attacks, killing at least 172.</w:t>
      </w:r>
    </w:p>
    <w:p w14:paraId="268B3586"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 xml:space="preserve"> 13 July 2011 – Three coordinated bomb explosions at different locations, killing 26</w:t>
      </w:r>
    </w:p>
    <w:p w14:paraId="268B3587"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Terrorist attacks elsewhere in Maharashtra:</w:t>
      </w:r>
    </w:p>
    <w:p w14:paraId="268B3588"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13 February 2010 – a bomb explosion at the German Bakery in Pune killed fourteen people, and injured at least 60 more</w:t>
      </w:r>
    </w:p>
    <w:p w14:paraId="268B3589"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1 August 2012 – four bomb explosion at various locations on JM Road, Pune injured 1 person</w:t>
      </w:r>
    </w:p>
    <w:p w14:paraId="268B358A" w14:textId="77777777" w:rsidR="00270475" w:rsidRPr="00584AEA" w:rsidRDefault="00270475" w:rsidP="00270475">
      <w:pPr>
        <w:jc w:val="both"/>
        <w:textAlignment w:val="baseline"/>
        <w:rPr>
          <w:rFonts w:ascii="Arrus" w:hAnsi="Arrus"/>
          <w:sz w:val="22"/>
          <w:szCs w:val="28"/>
        </w:rPr>
      </w:pPr>
    </w:p>
    <w:p w14:paraId="268B358B"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29 October 2005 Delhi bombings</w:t>
      </w:r>
    </w:p>
    <w:p w14:paraId="268B358C"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Three explosions went off in the Indian capital of New Delhi on 29 October 2005, which killed more than 60 people and injured at least 200 others. The high number of casualties made the bombings the deadliest attack in India in 2005. It was followed by 5 bomb blasts on 13 September 2008.</w:t>
      </w:r>
    </w:p>
    <w:p w14:paraId="268B358D" w14:textId="77777777" w:rsidR="00270475" w:rsidRPr="00584AEA" w:rsidRDefault="00270475" w:rsidP="00270475">
      <w:pPr>
        <w:jc w:val="both"/>
        <w:textAlignment w:val="baseline"/>
        <w:rPr>
          <w:rFonts w:ascii="Arrus" w:hAnsi="Arrus"/>
          <w:sz w:val="22"/>
          <w:szCs w:val="28"/>
        </w:rPr>
      </w:pPr>
    </w:p>
    <w:p w14:paraId="268B358E"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2001 Attack on Indian parliament</w:t>
      </w:r>
    </w:p>
    <w:p w14:paraId="268B358F"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Terrorists on 13 December 2001 attacked the Parliament of India, resulting in a 45-minute gun battle in which 9 policemen and parliament staff were killed. All five terrorists were also killed by the security forces and were identified as Pakistani nationals.</w:t>
      </w:r>
    </w:p>
    <w:p w14:paraId="268B3590" w14:textId="77777777" w:rsidR="00270475" w:rsidRPr="00584AEA" w:rsidRDefault="00270475" w:rsidP="00270475">
      <w:pPr>
        <w:jc w:val="both"/>
        <w:textAlignment w:val="baseline"/>
        <w:rPr>
          <w:rFonts w:ascii="Arrus" w:hAnsi="Arrus"/>
          <w:sz w:val="22"/>
          <w:szCs w:val="28"/>
        </w:rPr>
      </w:pPr>
    </w:p>
    <w:p w14:paraId="268B3591"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Uttar Pradesh</w:t>
      </w:r>
    </w:p>
    <w:p w14:paraId="268B3592"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2005 Ayodhya attacks</w:t>
      </w:r>
    </w:p>
    <w:p w14:paraId="268B3593"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Following the two-hour gunfight between Lashkar-e-Toiba terrorists based in Pakistan and Indian police, in which six terrorists were killed, opposition parties called for a nationwide strike with the country’s leaders condemning the attack, believed to have been masterminded by Dawood Ibrahim.</w:t>
      </w:r>
    </w:p>
    <w:p w14:paraId="268B3594" w14:textId="77777777" w:rsidR="00270475" w:rsidRPr="00584AEA" w:rsidRDefault="00270475" w:rsidP="00270475">
      <w:pPr>
        <w:jc w:val="both"/>
        <w:textAlignment w:val="baseline"/>
        <w:rPr>
          <w:rFonts w:ascii="Arrus" w:hAnsi="Arrus"/>
          <w:sz w:val="22"/>
          <w:szCs w:val="28"/>
        </w:rPr>
      </w:pPr>
    </w:p>
    <w:p w14:paraId="268B3595"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lastRenderedPageBreak/>
        <w:t>2010 Varanasi blasts</w:t>
      </w:r>
    </w:p>
    <w:p w14:paraId="268B3596"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On 7 December 2010, another blast occurred in Varanasi, that killed immediately a toddler, and set off a stampede in which 20 people, including four foreigners, were injured.[8]</w:t>
      </w:r>
    </w:p>
    <w:p w14:paraId="268B3597" w14:textId="77777777" w:rsidR="00270475" w:rsidRPr="00584AEA" w:rsidRDefault="00270475" w:rsidP="00270475">
      <w:pPr>
        <w:jc w:val="both"/>
        <w:textAlignment w:val="baseline"/>
        <w:rPr>
          <w:rFonts w:ascii="Arrus" w:hAnsi="Arrus"/>
          <w:sz w:val="22"/>
          <w:szCs w:val="28"/>
        </w:rPr>
      </w:pPr>
    </w:p>
    <w:p w14:paraId="268B3598"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2006 Varanasi blasts</w:t>
      </w:r>
    </w:p>
    <w:p w14:paraId="268B3599"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A series of blasts occurred across the Hindu holy city of Varanasi on 7 March 2006. Fifteen people are reported to have been killed and as many as 101 others were injured.</w:t>
      </w:r>
    </w:p>
    <w:p w14:paraId="268B359A" w14:textId="77777777" w:rsidR="00270475" w:rsidRPr="00584AEA" w:rsidRDefault="00270475" w:rsidP="00270475">
      <w:pPr>
        <w:jc w:val="both"/>
        <w:textAlignment w:val="baseline"/>
        <w:rPr>
          <w:rFonts w:ascii="Arrus" w:hAnsi="Arrus"/>
          <w:sz w:val="22"/>
          <w:szCs w:val="28"/>
        </w:rPr>
      </w:pPr>
    </w:p>
    <w:p w14:paraId="268B359B"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Karnataka</w:t>
      </w:r>
    </w:p>
    <w:p w14:paraId="268B359C"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2008 Bangalore serial blasts occurred on 25 July 2008 in Bangalore, India. A series of nine bombs exploded in which two people were killed and 20 injured. According to the Bangalore City Police, the blasts were caused by low-intensity crude bombs triggered by timers.</w:t>
      </w:r>
    </w:p>
    <w:p w14:paraId="268B359D" w14:textId="77777777" w:rsidR="00270475" w:rsidRPr="00584AEA" w:rsidRDefault="00270475" w:rsidP="00270475">
      <w:pPr>
        <w:jc w:val="both"/>
        <w:textAlignment w:val="baseline"/>
        <w:rPr>
          <w:rFonts w:ascii="Arrus" w:hAnsi="Arrus"/>
          <w:sz w:val="22"/>
          <w:szCs w:val="28"/>
        </w:rPr>
      </w:pPr>
    </w:p>
    <w:p w14:paraId="268B359E"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 xml:space="preserve">2010 Bangalore stadium bombing occurred on 17 April 2010 in M. </w:t>
      </w:r>
      <w:proofErr w:type="spellStart"/>
      <w:r w:rsidRPr="00584AEA">
        <w:rPr>
          <w:rFonts w:ascii="Arrus" w:hAnsi="Arrus"/>
          <w:sz w:val="22"/>
          <w:szCs w:val="28"/>
        </w:rPr>
        <w:t>Chinnaswamy</w:t>
      </w:r>
      <w:proofErr w:type="spellEnd"/>
      <w:r w:rsidRPr="00584AEA">
        <w:rPr>
          <w:rFonts w:ascii="Arrus" w:hAnsi="Arrus"/>
          <w:sz w:val="22"/>
          <w:szCs w:val="28"/>
        </w:rPr>
        <w:t xml:space="preserve"> Stadium, Bangalore, India. Two bombs exploded in a heavily packed Cricket stadium in which fifteen people were injured. A third bomb was found and diffused outside the stadium</w:t>
      </w:r>
    </w:p>
    <w:p w14:paraId="268B359F" w14:textId="77777777" w:rsidR="00270475" w:rsidRPr="00584AEA" w:rsidRDefault="00270475" w:rsidP="00270475">
      <w:pPr>
        <w:jc w:val="both"/>
        <w:textAlignment w:val="baseline"/>
        <w:rPr>
          <w:rFonts w:ascii="Arrus" w:hAnsi="Arrus"/>
          <w:sz w:val="22"/>
          <w:szCs w:val="28"/>
        </w:rPr>
      </w:pPr>
    </w:p>
    <w:p w14:paraId="268B35A0"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MAJOR BOMBINGS:</w:t>
      </w:r>
    </w:p>
    <w:p w14:paraId="268B35A1"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September 13, 2008: Serial blasts in Delhi killed at least 24 people and injured more than 100</w:t>
      </w:r>
    </w:p>
    <w:p w14:paraId="268B35A2"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May 2008: Eight serial blasts rock Jaipur in a span of 12 minutes leaving 65 dead and over 150 injured</w:t>
      </w:r>
    </w:p>
    <w:p w14:paraId="268B35A3"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August 2007: 30 dead, 60 hurt in Hyderabad ‘terror’ strike</w:t>
      </w:r>
    </w:p>
    <w:p w14:paraId="268B35A4"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September 2006: 30 dead and 100 hurt in twin blasts at a mosque in Malegaon</w:t>
      </w:r>
    </w:p>
    <w:p w14:paraId="268B35A5"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July 2006: Seven bombs on Mumbai’s trains kill over 200 and injure 700 others</w:t>
      </w:r>
    </w:p>
    <w:p w14:paraId="268B35A6"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October 2005: Three bombs placed in busy New Delhi markets a day before Diwali kill 62 people and injure hundreds</w:t>
      </w:r>
    </w:p>
    <w:p w14:paraId="268B35A7"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August 2003: Two taxis packed with explosives blow up outside a Mumbai tourist attraction and a busy market, killing 52 and wounding more than 100</w:t>
      </w:r>
    </w:p>
    <w:p w14:paraId="268B35A8"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September 24, 2002: Militants with guns and explosives attack the Akshardham Hindu temple in the western state of Gujarat, 31 killed, More than 80 injured.</w:t>
      </w:r>
    </w:p>
    <w:p w14:paraId="268B35A9" w14:textId="77777777" w:rsidR="00270475" w:rsidRPr="00584AEA" w:rsidRDefault="00270475" w:rsidP="006F4670">
      <w:pPr>
        <w:pStyle w:val="ListParagraph"/>
        <w:numPr>
          <w:ilvl w:val="0"/>
          <w:numId w:val="35"/>
        </w:numPr>
        <w:jc w:val="both"/>
        <w:textAlignment w:val="baseline"/>
        <w:rPr>
          <w:rFonts w:ascii="Arrus" w:hAnsi="Arrus"/>
          <w:sz w:val="22"/>
          <w:szCs w:val="28"/>
        </w:rPr>
      </w:pPr>
      <w:r w:rsidRPr="00584AEA">
        <w:rPr>
          <w:rFonts w:ascii="Arrus" w:hAnsi="Arrus"/>
          <w:sz w:val="22"/>
          <w:szCs w:val="28"/>
        </w:rPr>
        <w:t xml:space="preserve"> March 1993: Mumbai serial bombings kill 257 people and </w:t>
      </w:r>
      <w:proofErr w:type="spellStart"/>
      <w:r w:rsidRPr="00584AEA">
        <w:rPr>
          <w:rFonts w:ascii="Arrus" w:hAnsi="Arrus"/>
          <w:sz w:val="22"/>
          <w:szCs w:val="28"/>
        </w:rPr>
        <w:t>injure</w:t>
      </w:r>
      <w:proofErr w:type="spellEnd"/>
      <w:r w:rsidRPr="00584AEA">
        <w:rPr>
          <w:rFonts w:ascii="Arrus" w:hAnsi="Arrus"/>
          <w:sz w:val="22"/>
          <w:szCs w:val="28"/>
        </w:rPr>
        <w:t xml:space="preserve"> more than 1,100.</w:t>
      </w:r>
    </w:p>
    <w:p w14:paraId="268B35AA" w14:textId="77777777" w:rsidR="00270475" w:rsidRPr="00584AEA" w:rsidRDefault="00270475" w:rsidP="00270475">
      <w:pPr>
        <w:jc w:val="both"/>
        <w:textAlignment w:val="baseline"/>
        <w:rPr>
          <w:rFonts w:ascii="Arrus" w:hAnsi="Arrus"/>
          <w:sz w:val="20"/>
          <w:szCs w:val="28"/>
        </w:rPr>
      </w:pPr>
      <w:hyperlink r:id="rId739" w:history="1">
        <w:r w:rsidRPr="00584AEA">
          <w:rPr>
            <w:rStyle w:val="Hyperlink"/>
            <w:rFonts w:ascii="Arrus" w:eastAsiaTheme="majorEastAsia" w:hAnsi="Arrus" w:cs="Arial"/>
            <w:sz w:val="20"/>
            <w:szCs w:val="28"/>
          </w:rPr>
          <w:t>http://creative.sulekha.com/hindu-terrorism-versus-muslim-terrorism-in-</w:t>
        </w:r>
        <w:r w:rsidRPr="00584AEA">
          <w:rPr>
            <w:rStyle w:val="Hyperlink"/>
            <w:rFonts w:ascii="Arrus" w:eastAsiaTheme="majorEastAsia" w:hAnsi="Arrus" w:cs="Arial"/>
            <w:sz w:val="20"/>
            <w:szCs w:val="28"/>
          </w:rPr>
          <w:lastRenderedPageBreak/>
          <w:t>india_497274_blog</w:t>
        </w:r>
      </w:hyperlink>
    </w:p>
    <w:p w14:paraId="268B35AB" w14:textId="77777777" w:rsidR="00270475" w:rsidRPr="00584AEA" w:rsidRDefault="00270475" w:rsidP="00270475">
      <w:pPr>
        <w:jc w:val="both"/>
        <w:textAlignment w:val="baseline"/>
        <w:rPr>
          <w:rFonts w:ascii="Arrus" w:hAnsi="Arrus"/>
          <w:sz w:val="20"/>
          <w:szCs w:val="28"/>
        </w:rPr>
      </w:pPr>
    </w:p>
    <w:p w14:paraId="268B35AC" w14:textId="77777777" w:rsidR="00270475" w:rsidRPr="00584AEA" w:rsidRDefault="00270475" w:rsidP="00270475">
      <w:pPr>
        <w:jc w:val="both"/>
        <w:textAlignment w:val="baseline"/>
        <w:rPr>
          <w:rFonts w:ascii="Arrus" w:hAnsi="Arrus"/>
          <w:sz w:val="22"/>
          <w:szCs w:val="28"/>
        </w:rPr>
      </w:pPr>
    </w:p>
    <w:p w14:paraId="268B35AD"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 xml:space="preserve">As can be seen, the number of deaths in all these attacks does not cross 1500. If we include insurgent attacks in Kashmir also, even then the figure will not cross 5000 in last 20 years though the situation in Kashmir and rest of India cannot be compared. </w:t>
      </w:r>
    </w:p>
    <w:p w14:paraId="268B35AE" w14:textId="77777777" w:rsidR="00270475" w:rsidRPr="00584AEA" w:rsidRDefault="00270475" w:rsidP="00270475">
      <w:pPr>
        <w:jc w:val="both"/>
        <w:textAlignment w:val="baseline"/>
        <w:rPr>
          <w:rFonts w:ascii="Arrus" w:hAnsi="Arrus"/>
          <w:sz w:val="22"/>
          <w:szCs w:val="28"/>
        </w:rPr>
      </w:pPr>
    </w:p>
    <w:p w14:paraId="268B35AF"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 xml:space="preserve">Now let’s have a look at the other terrorist attacks in the country. </w:t>
      </w:r>
    </w:p>
    <w:p w14:paraId="268B35B0" w14:textId="77777777" w:rsidR="00270475" w:rsidRPr="00584AEA" w:rsidRDefault="00270475" w:rsidP="00270475">
      <w:pPr>
        <w:jc w:val="both"/>
        <w:textAlignment w:val="baseline"/>
        <w:rPr>
          <w:rFonts w:ascii="Arrus" w:hAnsi="Arrus"/>
          <w:sz w:val="22"/>
          <w:szCs w:val="28"/>
        </w:rPr>
      </w:pPr>
    </w:p>
    <w:p w14:paraId="268B35B1" w14:textId="77777777" w:rsidR="00270475" w:rsidRPr="00584AEA" w:rsidRDefault="00270475" w:rsidP="00270475">
      <w:pPr>
        <w:jc w:val="both"/>
        <w:textAlignment w:val="baseline"/>
        <w:rPr>
          <w:rFonts w:ascii="Arrus" w:hAnsi="Arrus"/>
          <w:b/>
          <w:sz w:val="22"/>
          <w:szCs w:val="28"/>
        </w:rPr>
      </w:pPr>
      <w:r w:rsidRPr="00584AEA">
        <w:rPr>
          <w:rFonts w:ascii="Arrus" w:hAnsi="Arrus"/>
          <w:b/>
          <w:sz w:val="22"/>
          <w:szCs w:val="28"/>
        </w:rPr>
        <w:t>Deaths related to Naxalite violence</w:t>
      </w:r>
    </w:p>
    <w:p w14:paraId="268B35B2"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Period                 Civilians          Security forces              Insurgents    Total per period</w:t>
      </w:r>
    </w:p>
    <w:p w14:paraId="268B35B3"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1989–2001          1,610                        432                       1,007                    3,049[79]</w:t>
      </w:r>
    </w:p>
    <w:p w14:paraId="268B35B4"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2002                     382                          100                       141                         623[80]</w:t>
      </w:r>
    </w:p>
    <w:p w14:paraId="268B35B5"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2003                    410                         105                     216                               731[80]</w:t>
      </w:r>
    </w:p>
    <w:p w14:paraId="268B35B6"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2004                    466                         100                     87                             653[80]</w:t>
      </w:r>
    </w:p>
    <w:p w14:paraId="268B35B7"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2005                     524                       153                          225                          90[81]</w:t>
      </w:r>
    </w:p>
    <w:p w14:paraId="268B35B8"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2006                    521                         157                      274                          95[81]</w:t>
      </w:r>
    </w:p>
    <w:p w14:paraId="268B35B9"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2007                     460                          236                  141                                837[81]</w:t>
      </w:r>
    </w:p>
    <w:p w14:paraId="268B35BA"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2008                    399                         221                214[82]                          834[83]</w:t>
      </w:r>
    </w:p>
    <w:p w14:paraId="268B35BB"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2009                    586                        317                       217                       1,120[84]</w:t>
      </w:r>
    </w:p>
    <w:p w14:paraId="268B35BC"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2010                    713                        285                      171                      1,169[85]</w:t>
      </w:r>
    </w:p>
    <w:p w14:paraId="268B35BD"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2011                    275                     128                    199                           602[86]</w:t>
      </w:r>
    </w:p>
    <w:p w14:paraId="268B35BE"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2012                    144                         104                     116                       364[87]</w:t>
      </w:r>
    </w:p>
    <w:p w14:paraId="268B35BF"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TOTAL                 6,432                  2,312                    2,965                        11,709</w:t>
      </w:r>
    </w:p>
    <w:p w14:paraId="268B35C0" w14:textId="77777777" w:rsidR="00270475" w:rsidRPr="00584AEA" w:rsidRDefault="00270475" w:rsidP="00270475">
      <w:pPr>
        <w:jc w:val="both"/>
        <w:textAlignment w:val="baseline"/>
        <w:rPr>
          <w:rFonts w:ascii="Arrus" w:hAnsi="Arrus"/>
          <w:sz w:val="22"/>
          <w:szCs w:val="28"/>
        </w:rPr>
      </w:pPr>
    </w:p>
    <w:p w14:paraId="268B35C1"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 xml:space="preserve">Based on the above displayed statistics, it can be determined that more than 11,700 people have been killed since the start of the insurgency in </w:t>
      </w:r>
      <w:r w:rsidRPr="00584AEA">
        <w:rPr>
          <w:rFonts w:ascii="Arrus" w:hAnsi="Arrus"/>
          <w:sz w:val="22"/>
          <w:szCs w:val="28"/>
        </w:rPr>
        <w:lastRenderedPageBreak/>
        <w:t>1980, of which more than half died in the last ten years. The unofficial figures put the toll several times higher.</w:t>
      </w:r>
    </w:p>
    <w:p w14:paraId="268B35C2"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In the violence related to Sikhs, several hundreds have been killed by Sikh militants. In Hindu-Sikh riots following the assassination of Indira Gandhi, more than 10000 Sikhs died.</w:t>
      </w:r>
    </w:p>
    <w:p w14:paraId="268B35C3" w14:textId="77777777" w:rsidR="00270475" w:rsidRPr="00584AEA" w:rsidRDefault="00270475" w:rsidP="00270475">
      <w:pPr>
        <w:jc w:val="both"/>
        <w:textAlignment w:val="baseline"/>
        <w:rPr>
          <w:rFonts w:ascii="Arrus" w:hAnsi="Arrus"/>
          <w:sz w:val="22"/>
          <w:szCs w:val="28"/>
        </w:rPr>
      </w:pPr>
    </w:p>
    <w:p w14:paraId="268B35C4"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Then there are killings related to ULFA. According to a Wikipedia report, .” In the past two decades some 18,000 people have died in the clash between the rebels and the security forces.</w:t>
      </w:r>
    </w:p>
    <w:p w14:paraId="268B35C5" w14:textId="77777777" w:rsidR="00270475" w:rsidRPr="00584AEA" w:rsidRDefault="00270475" w:rsidP="00270475">
      <w:pPr>
        <w:jc w:val="both"/>
        <w:textAlignment w:val="baseline"/>
        <w:rPr>
          <w:rFonts w:ascii="Arrus" w:hAnsi="Arrus"/>
          <w:sz w:val="22"/>
          <w:szCs w:val="28"/>
        </w:rPr>
      </w:pPr>
    </w:p>
    <w:p w14:paraId="268B35C6"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So it can be seen that the violence involving Sikhs, Naxalites and ULFA has killed more than 40000 people in last 30 years.</w:t>
      </w:r>
    </w:p>
    <w:p w14:paraId="268B35C7"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Hindu violence is not confined to India. In Sri Lanka, more than 60000 people have died in Tamil related violence.</w:t>
      </w:r>
    </w:p>
    <w:p w14:paraId="268B35C8" w14:textId="77777777" w:rsidR="00270475" w:rsidRPr="00584AEA" w:rsidRDefault="00270475" w:rsidP="00270475">
      <w:pPr>
        <w:jc w:val="both"/>
        <w:textAlignment w:val="baseline"/>
        <w:rPr>
          <w:rFonts w:ascii="Arrus" w:hAnsi="Arrus"/>
          <w:sz w:val="20"/>
          <w:szCs w:val="28"/>
        </w:rPr>
      </w:pPr>
      <w:hyperlink r:id="rId740" w:history="1">
        <w:r w:rsidRPr="00584AEA">
          <w:rPr>
            <w:rStyle w:val="Hyperlink"/>
            <w:rFonts w:ascii="Arrus" w:eastAsiaTheme="majorEastAsia" w:hAnsi="Arrus" w:cs="Arial"/>
            <w:sz w:val="20"/>
            <w:szCs w:val="28"/>
          </w:rPr>
          <w:t>http://netwmd.com/articles/article1120.html</w:t>
        </w:r>
      </w:hyperlink>
    </w:p>
    <w:p w14:paraId="268B35C9" w14:textId="77777777" w:rsidR="00270475" w:rsidRPr="00584AEA" w:rsidRDefault="00270475" w:rsidP="00270475">
      <w:pPr>
        <w:jc w:val="both"/>
        <w:textAlignment w:val="baseline"/>
        <w:rPr>
          <w:rFonts w:ascii="Arrus" w:hAnsi="Arrus"/>
          <w:sz w:val="20"/>
          <w:szCs w:val="28"/>
        </w:rPr>
      </w:pPr>
    </w:p>
    <w:p w14:paraId="268B35CA" w14:textId="77777777" w:rsidR="00270475" w:rsidRPr="00584AEA" w:rsidRDefault="00270475" w:rsidP="00270475">
      <w:pPr>
        <w:jc w:val="both"/>
        <w:textAlignment w:val="baseline"/>
        <w:rPr>
          <w:rFonts w:ascii="Arrus" w:hAnsi="Arrus"/>
          <w:sz w:val="22"/>
          <w:szCs w:val="28"/>
        </w:rPr>
      </w:pPr>
      <w:r w:rsidRPr="00584AEA">
        <w:rPr>
          <w:rFonts w:ascii="Arrus" w:hAnsi="Arrus"/>
          <w:sz w:val="22"/>
          <w:szCs w:val="28"/>
        </w:rPr>
        <w:t xml:space="preserve">In Nepal, Maoist violence has also killed </w:t>
      </w:r>
      <w:proofErr w:type="spellStart"/>
      <w:r w:rsidRPr="00584AEA">
        <w:rPr>
          <w:rFonts w:ascii="Arrus" w:hAnsi="Arrus"/>
          <w:sz w:val="22"/>
          <w:szCs w:val="28"/>
        </w:rPr>
        <w:t>hundreds.The</w:t>
      </w:r>
      <w:proofErr w:type="spellEnd"/>
      <w:r w:rsidRPr="00584AEA">
        <w:rPr>
          <w:rFonts w:ascii="Arrus" w:hAnsi="Arrus"/>
          <w:sz w:val="22"/>
          <w:szCs w:val="28"/>
        </w:rPr>
        <w:t xml:space="preserve"> </w:t>
      </w:r>
      <w:proofErr w:type="spellStart"/>
      <w:r w:rsidRPr="00584AEA">
        <w:rPr>
          <w:rFonts w:ascii="Arrus" w:hAnsi="Arrus"/>
          <w:sz w:val="22"/>
          <w:szCs w:val="28"/>
        </w:rPr>
        <w:t>Bodos</w:t>
      </w:r>
      <w:proofErr w:type="spellEnd"/>
      <w:r w:rsidRPr="00584AEA">
        <w:rPr>
          <w:rFonts w:ascii="Arrus" w:hAnsi="Arrus"/>
          <w:sz w:val="22"/>
          <w:szCs w:val="28"/>
        </w:rPr>
        <w:t xml:space="preserve"> have killed thousands in Asam, most Muslims. According to Wikipedia, following is the list of the attacks by </w:t>
      </w:r>
      <w:proofErr w:type="spellStart"/>
      <w:r w:rsidRPr="00584AEA">
        <w:rPr>
          <w:rFonts w:ascii="Arrus" w:hAnsi="Arrus"/>
          <w:sz w:val="22"/>
          <w:szCs w:val="28"/>
        </w:rPr>
        <w:t>Bodos</w:t>
      </w:r>
      <w:proofErr w:type="spellEnd"/>
      <w:r w:rsidRPr="00584AEA">
        <w:rPr>
          <w:rFonts w:ascii="Arrus" w:hAnsi="Arrus"/>
          <w:sz w:val="22"/>
          <w:szCs w:val="28"/>
        </w:rPr>
        <w:t xml:space="preserve"> and the casualties inflicted: </w:t>
      </w:r>
    </w:p>
    <w:p w14:paraId="268B35CB" w14:textId="77777777" w:rsidR="00270475" w:rsidRPr="00584AEA" w:rsidRDefault="00270475" w:rsidP="00270475">
      <w:pPr>
        <w:pStyle w:val="NormalWeb"/>
        <w:shd w:val="clear" w:color="auto" w:fill="FFFFFF"/>
        <w:spacing w:before="120" w:after="120"/>
        <w:rPr>
          <w:rFonts w:ascii="Arrus" w:hAnsi="Arrus"/>
          <w:sz w:val="22"/>
          <w:szCs w:val="22"/>
        </w:rPr>
      </w:pPr>
      <w:r w:rsidRPr="00584AEA">
        <w:rPr>
          <w:rFonts w:ascii="Arrus" w:hAnsi="Arrus"/>
          <w:sz w:val="22"/>
          <w:szCs w:val="22"/>
        </w:rPr>
        <w:t xml:space="preserve">Between 1992 and 2001, the violence involving NDFB resulted in the deaths of 167 security forces personnel and over 1200 civilians. </w:t>
      </w:r>
    </w:p>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637"/>
        <w:gridCol w:w="1275"/>
        <w:gridCol w:w="1694"/>
        <w:gridCol w:w="1613"/>
        <w:gridCol w:w="637"/>
        <w:gridCol w:w="526"/>
        <w:gridCol w:w="415"/>
        <w:gridCol w:w="415"/>
      </w:tblGrid>
      <w:tr w:rsidR="00270475" w:rsidRPr="00584AEA" w14:paraId="268B35D0" w14:textId="77777777" w:rsidTr="00096A24">
        <w:trPr>
          <w:gridAfter w:val="4"/>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96" w:type="dxa"/>
              <w:bottom w:w="48" w:type="dxa"/>
              <w:right w:w="96" w:type="dxa"/>
            </w:tcMar>
            <w:vAlign w:val="center"/>
            <w:hideMark/>
          </w:tcPr>
          <w:p w14:paraId="268B35CC" w14:textId="77777777" w:rsidR="00270475" w:rsidRPr="00584AEA" w:rsidRDefault="00270475" w:rsidP="00096A24">
            <w:pPr>
              <w:spacing w:before="240" w:after="240"/>
              <w:jc w:val="center"/>
              <w:rPr>
                <w:rFonts w:ascii="Arrus" w:hAnsi="Arrus"/>
                <w:b/>
                <w:bCs/>
                <w:sz w:val="20"/>
              </w:rPr>
            </w:pPr>
            <w:r w:rsidRPr="00584AEA">
              <w:rPr>
                <w:rFonts w:ascii="Arrus" w:hAnsi="Arrus"/>
                <w:b/>
                <w:bCs/>
                <w:sz w:val="20"/>
                <w:szCs w:val="22"/>
              </w:rPr>
              <w:t>Year</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96" w:type="dxa"/>
              <w:bottom w:w="48" w:type="dxa"/>
              <w:right w:w="96" w:type="dxa"/>
            </w:tcMar>
            <w:vAlign w:val="center"/>
            <w:hideMark/>
          </w:tcPr>
          <w:p w14:paraId="268B35CD" w14:textId="77777777" w:rsidR="00270475" w:rsidRPr="00584AEA" w:rsidRDefault="00270475" w:rsidP="00096A24">
            <w:pPr>
              <w:spacing w:before="240" w:after="240"/>
              <w:jc w:val="center"/>
              <w:rPr>
                <w:rFonts w:ascii="Arrus" w:hAnsi="Arrus"/>
                <w:b/>
                <w:bCs/>
                <w:sz w:val="20"/>
              </w:rPr>
            </w:pPr>
            <w:r w:rsidRPr="00584AEA">
              <w:rPr>
                <w:rFonts w:ascii="Arrus" w:hAnsi="Arrus"/>
                <w:b/>
                <w:bCs/>
                <w:sz w:val="20"/>
                <w:szCs w:val="22"/>
              </w:rPr>
              <w:t>Civilians killed by NDFB</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96" w:type="dxa"/>
              <w:bottom w:w="48" w:type="dxa"/>
              <w:right w:w="96" w:type="dxa"/>
            </w:tcMar>
            <w:vAlign w:val="center"/>
            <w:hideMark/>
          </w:tcPr>
          <w:p w14:paraId="268B35CE" w14:textId="77777777" w:rsidR="00270475" w:rsidRPr="00584AEA" w:rsidRDefault="00270475" w:rsidP="00096A24">
            <w:pPr>
              <w:spacing w:before="240" w:after="240"/>
              <w:jc w:val="center"/>
              <w:rPr>
                <w:rFonts w:ascii="Arrus" w:hAnsi="Arrus"/>
                <w:b/>
                <w:bCs/>
                <w:sz w:val="20"/>
              </w:rPr>
            </w:pPr>
            <w:r w:rsidRPr="00584AEA">
              <w:rPr>
                <w:rFonts w:ascii="Arrus" w:hAnsi="Arrus"/>
                <w:b/>
                <w:bCs/>
                <w:sz w:val="20"/>
                <w:szCs w:val="22"/>
              </w:rPr>
              <w:t>Security Forces Personnel killed by NDFB</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96" w:type="dxa"/>
              <w:bottom w:w="48" w:type="dxa"/>
              <w:right w:w="96" w:type="dxa"/>
            </w:tcMar>
            <w:vAlign w:val="center"/>
            <w:hideMark/>
          </w:tcPr>
          <w:p w14:paraId="268B35CF" w14:textId="77777777" w:rsidR="00270475" w:rsidRPr="00584AEA" w:rsidRDefault="00270475" w:rsidP="00096A24">
            <w:pPr>
              <w:spacing w:before="240" w:after="240"/>
              <w:jc w:val="center"/>
              <w:rPr>
                <w:rFonts w:ascii="Arrus" w:hAnsi="Arrus"/>
                <w:b/>
                <w:bCs/>
                <w:sz w:val="20"/>
              </w:rPr>
            </w:pPr>
            <w:r w:rsidRPr="00584AEA">
              <w:rPr>
                <w:rFonts w:ascii="Arrus" w:hAnsi="Arrus"/>
                <w:b/>
                <w:bCs/>
                <w:sz w:val="20"/>
                <w:szCs w:val="22"/>
              </w:rPr>
              <w:t>NDFB militants killed by the Security Forces</w:t>
            </w:r>
          </w:p>
        </w:tc>
      </w:tr>
      <w:tr w:rsidR="00270475" w:rsidRPr="00584AEA" w14:paraId="268B35D5" w14:textId="77777777" w:rsidTr="00096A24">
        <w:trPr>
          <w:gridAfter w:val="4"/>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D1" w14:textId="77777777" w:rsidR="00270475" w:rsidRPr="00584AEA" w:rsidRDefault="00270475" w:rsidP="00096A24">
            <w:pPr>
              <w:spacing w:before="240" w:after="240"/>
              <w:rPr>
                <w:rFonts w:ascii="Arrus" w:hAnsi="Arrus"/>
                <w:sz w:val="20"/>
              </w:rPr>
            </w:pPr>
            <w:r w:rsidRPr="00584AEA">
              <w:rPr>
                <w:rFonts w:ascii="Arrus" w:hAnsi="Arrus"/>
                <w:sz w:val="20"/>
                <w:szCs w:val="22"/>
              </w:rPr>
              <w:t>1992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D2" w14:textId="77777777" w:rsidR="00270475" w:rsidRPr="00584AEA" w:rsidRDefault="00270475" w:rsidP="00096A24">
            <w:pPr>
              <w:spacing w:before="240" w:after="240"/>
              <w:rPr>
                <w:rFonts w:ascii="Arrus" w:hAnsi="Arrus"/>
                <w:sz w:val="20"/>
              </w:rPr>
            </w:pPr>
            <w:r w:rsidRPr="00584AEA">
              <w:rPr>
                <w:rFonts w:ascii="Arrus" w:hAnsi="Arrus"/>
                <w:sz w:val="20"/>
                <w:szCs w:val="22"/>
              </w:rPr>
              <w:t>47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D3" w14:textId="77777777" w:rsidR="00270475" w:rsidRPr="00584AEA" w:rsidRDefault="00270475" w:rsidP="00096A24">
            <w:pPr>
              <w:spacing w:before="240" w:after="240"/>
              <w:rPr>
                <w:rFonts w:ascii="Arrus" w:hAnsi="Arrus"/>
                <w:sz w:val="20"/>
              </w:rPr>
            </w:pPr>
            <w:r w:rsidRPr="00584AEA">
              <w:rPr>
                <w:rFonts w:ascii="Arrus" w:hAnsi="Arrus"/>
                <w:sz w:val="20"/>
                <w:szCs w:val="22"/>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D4" w14:textId="77777777" w:rsidR="00270475" w:rsidRPr="00584AEA" w:rsidRDefault="00270475" w:rsidP="00096A24">
            <w:pPr>
              <w:spacing w:before="240" w:after="240"/>
              <w:rPr>
                <w:rFonts w:ascii="Arrus" w:hAnsi="Arrus"/>
                <w:sz w:val="20"/>
              </w:rPr>
            </w:pPr>
            <w:r w:rsidRPr="00584AEA">
              <w:rPr>
                <w:rFonts w:ascii="Arrus" w:hAnsi="Arrus"/>
                <w:sz w:val="20"/>
                <w:szCs w:val="22"/>
              </w:rPr>
              <w:t>1</w:t>
            </w:r>
          </w:p>
        </w:tc>
      </w:tr>
      <w:tr w:rsidR="00270475" w:rsidRPr="00584AEA" w14:paraId="268B35DA" w14:textId="77777777" w:rsidTr="00096A24">
        <w:trPr>
          <w:gridAfter w:val="4"/>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D6" w14:textId="77777777" w:rsidR="00270475" w:rsidRPr="00584AEA" w:rsidRDefault="00270475" w:rsidP="00096A24">
            <w:pPr>
              <w:spacing w:before="240" w:after="240"/>
              <w:rPr>
                <w:rFonts w:ascii="Arrus" w:hAnsi="Arrus"/>
                <w:sz w:val="20"/>
              </w:rPr>
            </w:pPr>
            <w:r w:rsidRPr="00584AEA">
              <w:rPr>
                <w:rFonts w:ascii="Arrus" w:hAnsi="Arrus"/>
                <w:sz w:val="20"/>
                <w:szCs w:val="22"/>
              </w:rPr>
              <w:t>1993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D7" w14:textId="77777777" w:rsidR="00270475" w:rsidRPr="00584AEA" w:rsidRDefault="00270475" w:rsidP="00096A24">
            <w:pPr>
              <w:spacing w:before="240" w:after="240"/>
              <w:rPr>
                <w:rFonts w:ascii="Arrus" w:hAnsi="Arrus"/>
                <w:sz w:val="20"/>
              </w:rPr>
            </w:pPr>
            <w:r w:rsidRPr="00584AEA">
              <w:rPr>
                <w:rFonts w:ascii="Arrus" w:hAnsi="Arrus"/>
                <w:sz w:val="20"/>
                <w:szCs w:val="22"/>
              </w:rPr>
              <w:t>25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D8" w14:textId="77777777" w:rsidR="00270475" w:rsidRPr="00584AEA" w:rsidRDefault="00270475" w:rsidP="00096A24">
            <w:pPr>
              <w:spacing w:before="240" w:after="240"/>
              <w:rPr>
                <w:rFonts w:ascii="Arrus" w:hAnsi="Arrus"/>
                <w:sz w:val="20"/>
              </w:rPr>
            </w:pPr>
            <w:r w:rsidRPr="00584AEA">
              <w:rPr>
                <w:rFonts w:ascii="Arrus" w:hAnsi="Arrus"/>
                <w:sz w:val="20"/>
                <w:szCs w:val="22"/>
              </w:rPr>
              <w:t>15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D9" w14:textId="77777777" w:rsidR="00270475" w:rsidRPr="00584AEA" w:rsidRDefault="00270475" w:rsidP="00096A24">
            <w:pPr>
              <w:spacing w:before="240" w:after="240"/>
              <w:rPr>
                <w:rFonts w:ascii="Arrus" w:hAnsi="Arrus"/>
                <w:sz w:val="20"/>
              </w:rPr>
            </w:pPr>
            <w:r w:rsidRPr="00584AEA">
              <w:rPr>
                <w:rFonts w:ascii="Arrus" w:hAnsi="Arrus"/>
                <w:sz w:val="20"/>
                <w:szCs w:val="22"/>
              </w:rPr>
              <w:t>6</w:t>
            </w:r>
          </w:p>
        </w:tc>
      </w:tr>
      <w:tr w:rsidR="00270475" w:rsidRPr="00584AEA" w14:paraId="268B35DF" w14:textId="77777777" w:rsidTr="00096A24">
        <w:trPr>
          <w:gridAfter w:val="4"/>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DB" w14:textId="77777777" w:rsidR="00270475" w:rsidRPr="00584AEA" w:rsidRDefault="00270475" w:rsidP="00096A24">
            <w:pPr>
              <w:spacing w:before="240" w:after="240"/>
              <w:rPr>
                <w:rFonts w:ascii="Arrus" w:hAnsi="Arrus"/>
                <w:sz w:val="20"/>
              </w:rPr>
            </w:pPr>
            <w:r w:rsidRPr="00584AEA">
              <w:rPr>
                <w:rFonts w:ascii="Arrus" w:hAnsi="Arrus"/>
                <w:sz w:val="20"/>
                <w:szCs w:val="22"/>
              </w:rPr>
              <w:t>1994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DC" w14:textId="77777777" w:rsidR="00270475" w:rsidRPr="00584AEA" w:rsidRDefault="00270475" w:rsidP="00096A24">
            <w:pPr>
              <w:spacing w:before="240" w:after="240"/>
              <w:rPr>
                <w:rFonts w:ascii="Arrus" w:hAnsi="Arrus"/>
                <w:sz w:val="20"/>
              </w:rPr>
            </w:pPr>
            <w:r w:rsidRPr="00584AEA">
              <w:rPr>
                <w:rFonts w:ascii="Arrus" w:hAnsi="Arrus"/>
                <w:sz w:val="20"/>
                <w:szCs w:val="22"/>
              </w:rPr>
              <w:t>108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DD" w14:textId="77777777" w:rsidR="00270475" w:rsidRPr="00584AEA" w:rsidRDefault="00270475" w:rsidP="00096A24">
            <w:pPr>
              <w:spacing w:before="240" w:after="240"/>
              <w:rPr>
                <w:rFonts w:ascii="Arrus" w:hAnsi="Arrus"/>
                <w:sz w:val="20"/>
              </w:rPr>
            </w:pPr>
            <w:r w:rsidRPr="00584AEA">
              <w:rPr>
                <w:rFonts w:ascii="Arrus" w:hAnsi="Arrus"/>
                <w:sz w:val="20"/>
                <w:szCs w:val="22"/>
              </w:rPr>
              <w:t>22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DE" w14:textId="77777777" w:rsidR="00270475" w:rsidRPr="00584AEA" w:rsidRDefault="00270475" w:rsidP="00096A24">
            <w:pPr>
              <w:spacing w:before="240" w:after="240"/>
              <w:rPr>
                <w:rFonts w:ascii="Arrus" w:hAnsi="Arrus"/>
                <w:sz w:val="20"/>
              </w:rPr>
            </w:pPr>
            <w:r w:rsidRPr="00584AEA">
              <w:rPr>
                <w:rFonts w:ascii="Arrus" w:hAnsi="Arrus"/>
                <w:sz w:val="20"/>
                <w:szCs w:val="22"/>
              </w:rPr>
              <w:t>6</w:t>
            </w:r>
          </w:p>
        </w:tc>
      </w:tr>
      <w:tr w:rsidR="00270475" w:rsidRPr="00584AEA" w14:paraId="268B35E4" w14:textId="77777777" w:rsidTr="00096A24">
        <w:trPr>
          <w:gridAfter w:val="4"/>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E0" w14:textId="77777777" w:rsidR="00270475" w:rsidRPr="00584AEA" w:rsidRDefault="00270475" w:rsidP="00096A24">
            <w:pPr>
              <w:spacing w:before="240" w:after="240"/>
              <w:rPr>
                <w:rFonts w:ascii="Arrus" w:hAnsi="Arrus"/>
                <w:sz w:val="20"/>
              </w:rPr>
            </w:pPr>
            <w:r w:rsidRPr="00584AEA">
              <w:rPr>
                <w:rFonts w:ascii="Arrus" w:hAnsi="Arrus"/>
                <w:sz w:val="20"/>
                <w:szCs w:val="22"/>
              </w:rPr>
              <w:t>1995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E1" w14:textId="77777777" w:rsidR="00270475" w:rsidRPr="00584AEA" w:rsidRDefault="00270475" w:rsidP="00096A24">
            <w:pPr>
              <w:spacing w:before="240" w:after="240"/>
              <w:rPr>
                <w:rFonts w:ascii="Arrus" w:hAnsi="Arrus"/>
                <w:sz w:val="20"/>
              </w:rPr>
            </w:pPr>
            <w:r w:rsidRPr="00584AEA">
              <w:rPr>
                <w:rFonts w:ascii="Arrus" w:hAnsi="Arrus"/>
                <w:sz w:val="20"/>
                <w:szCs w:val="22"/>
              </w:rPr>
              <w:t>132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E2" w14:textId="77777777" w:rsidR="00270475" w:rsidRPr="00584AEA" w:rsidRDefault="00270475" w:rsidP="00096A24">
            <w:pPr>
              <w:spacing w:before="240" w:after="240"/>
              <w:rPr>
                <w:rFonts w:ascii="Arrus" w:hAnsi="Arrus"/>
                <w:sz w:val="20"/>
              </w:rPr>
            </w:pPr>
            <w:r w:rsidRPr="00584AEA">
              <w:rPr>
                <w:rFonts w:ascii="Arrus" w:hAnsi="Arrus"/>
                <w:sz w:val="20"/>
                <w:szCs w:val="22"/>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E3" w14:textId="77777777" w:rsidR="00270475" w:rsidRPr="00584AEA" w:rsidRDefault="00270475" w:rsidP="00096A24">
            <w:pPr>
              <w:spacing w:before="240" w:after="240"/>
              <w:rPr>
                <w:rFonts w:ascii="Arrus" w:hAnsi="Arrus"/>
                <w:sz w:val="20"/>
              </w:rPr>
            </w:pPr>
            <w:r w:rsidRPr="00584AEA">
              <w:rPr>
                <w:rFonts w:ascii="Arrus" w:hAnsi="Arrus"/>
                <w:sz w:val="20"/>
                <w:szCs w:val="22"/>
              </w:rPr>
              <w:t>7</w:t>
            </w:r>
          </w:p>
        </w:tc>
      </w:tr>
      <w:tr w:rsidR="00270475" w:rsidRPr="00584AEA" w14:paraId="268B35E9" w14:textId="77777777" w:rsidTr="00096A24">
        <w:trPr>
          <w:gridAfter w:val="4"/>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E5" w14:textId="77777777" w:rsidR="00270475" w:rsidRPr="00584AEA" w:rsidRDefault="00270475" w:rsidP="00096A24">
            <w:pPr>
              <w:spacing w:before="240" w:after="240"/>
              <w:rPr>
                <w:rFonts w:ascii="Arrus" w:hAnsi="Arrus"/>
                <w:sz w:val="20"/>
              </w:rPr>
            </w:pPr>
            <w:r w:rsidRPr="00584AEA">
              <w:rPr>
                <w:rFonts w:ascii="Arrus" w:hAnsi="Arrus"/>
                <w:sz w:val="20"/>
                <w:szCs w:val="22"/>
              </w:rPr>
              <w:lastRenderedPageBreak/>
              <w:t>1996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E6" w14:textId="77777777" w:rsidR="00270475" w:rsidRPr="00584AEA" w:rsidRDefault="00270475" w:rsidP="00096A24">
            <w:pPr>
              <w:spacing w:before="240" w:after="240"/>
              <w:rPr>
                <w:rFonts w:ascii="Arrus" w:hAnsi="Arrus"/>
                <w:sz w:val="20"/>
              </w:rPr>
            </w:pPr>
            <w:r w:rsidRPr="00584AEA">
              <w:rPr>
                <w:rFonts w:ascii="Arrus" w:hAnsi="Arrus"/>
                <w:sz w:val="20"/>
                <w:szCs w:val="22"/>
              </w:rPr>
              <w:t>176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E7" w14:textId="77777777" w:rsidR="00270475" w:rsidRPr="00584AEA" w:rsidRDefault="00270475" w:rsidP="00096A24">
            <w:pPr>
              <w:spacing w:before="240" w:after="240"/>
              <w:rPr>
                <w:rFonts w:ascii="Arrus" w:hAnsi="Arrus"/>
                <w:sz w:val="20"/>
              </w:rPr>
            </w:pPr>
            <w:r w:rsidRPr="00584AEA">
              <w:rPr>
                <w:rFonts w:ascii="Arrus" w:hAnsi="Arrus"/>
                <w:sz w:val="20"/>
                <w:szCs w:val="22"/>
              </w:rPr>
              <w:t>25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E8" w14:textId="77777777" w:rsidR="00270475" w:rsidRPr="00584AEA" w:rsidRDefault="00270475" w:rsidP="00096A24">
            <w:pPr>
              <w:spacing w:before="240" w:after="240"/>
              <w:rPr>
                <w:rFonts w:ascii="Arrus" w:hAnsi="Arrus"/>
                <w:sz w:val="20"/>
              </w:rPr>
            </w:pPr>
            <w:r w:rsidRPr="00584AEA">
              <w:rPr>
                <w:rFonts w:ascii="Arrus" w:hAnsi="Arrus"/>
                <w:sz w:val="20"/>
                <w:szCs w:val="22"/>
              </w:rPr>
              <w:t>15</w:t>
            </w:r>
          </w:p>
        </w:tc>
      </w:tr>
      <w:tr w:rsidR="00270475" w:rsidRPr="00584AEA" w14:paraId="268B35EE" w14:textId="77777777" w:rsidTr="00096A24">
        <w:trPr>
          <w:gridAfter w:val="4"/>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EA" w14:textId="77777777" w:rsidR="00270475" w:rsidRPr="00584AEA" w:rsidRDefault="00270475" w:rsidP="00096A24">
            <w:pPr>
              <w:spacing w:before="240" w:after="240"/>
              <w:rPr>
                <w:rFonts w:ascii="Arrus" w:hAnsi="Arrus"/>
                <w:sz w:val="20"/>
              </w:rPr>
            </w:pPr>
            <w:r w:rsidRPr="00584AEA">
              <w:rPr>
                <w:rFonts w:ascii="Arrus" w:hAnsi="Arrus"/>
                <w:sz w:val="20"/>
                <w:szCs w:val="22"/>
              </w:rPr>
              <w:t>1997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EB" w14:textId="77777777" w:rsidR="00270475" w:rsidRPr="00584AEA" w:rsidRDefault="00270475" w:rsidP="00096A24">
            <w:pPr>
              <w:spacing w:before="240" w:after="240"/>
              <w:rPr>
                <w:rFonts w:ascii="Arrus" w:hAnsi="Arrus"/>
                <w:sz w:val="20"/>
              </w:rPr>
            </w:pPr>
            <w:r w:rsidRPr="00584AEA">
              <w:rPr>
                <w:rFonts w:ascii="Arrus" w:hAnsi="Arrus"/>
                <w:sz w:val="20"/>
                <w:szCs w:val="22"/>
              </w:rPr>
              <w:t>137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EC" w14:textId="77777777" w:rsidR="00270475" w:rsidRPr="00584AEA" w:rsidRDefault="00270475" w:rsidP="00096A24">
            <w:pPr>
              <w:spacing w:before="240" w:after="240"/>
              <w:rPr>
                <w:rFonts w:ascii="Arrus" w:hAnsi="Arrus"/>
                <w:sz w:val="20"/>
              </w:rPr>
            </w:pPr>
            <w:r w:rsidRPr="00584AEA">
              <w:rPr>
                <w:rFonts w:ascii="Arrus" w:hAnsi="Arrus"/>
                <w:sz w:val="20"/>
                <w:szCs w:val="22"/>
              </w:rPr>
              <w:t>25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ED" w14:textId="77777777" w:rsidR="00270475" w:rsidRPr="00584AEA" w:rsidRDefault="00270475" w:rsidP="00096A24">
            <w:pPr>
              <w:spacing w:before="240" w:after="240"/>
              <w:rPr>
                <w:rFonts w:ascii="Arrus" w:hAnsi="Arrus"/>
                <w:sz w:val="20"/>
              </w:rPr>
            </w:pPr>
            <w:r w:rsidRPr="00584AEA">
              <w:rPr>
                <w:rFonts w:ascii="Arrus" w:hAnsi="Arrus"/>
                <w:sz w:val="20"/>
                <w:szCs w:val="22"/>
              </w:rPr>
              <w:t>31</w:t>
            </w:r>
          </w:p>
        </w:tc>
      </w:tr>
      <w:tr w:rsidR="00270475" w:rsidRPr="00584AEA" w14:paraId="268B35F3" w14:textId="77777777" w:rsidTr="00096A24">
        <w:trPr>
          <w:gridAfter w:val="4"/>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EF" w14:textId="77777777" w:rsidR="00270475" w:rsidRPr="00584AEA" w:rsidRDefault="00270475" w:rsidP="00096A24">
            <w:pPr>
              <w:spacing w:before="240" w:after="240"/>
              <w:rPr>
                <w:rFonts w:ascii="Arrus" w:hAnsi="Arrus"/>
                <w:sz w:val="20"/>
              </w:rPr>
            </w:pPr>
            <w:r w:rsidRPr="00584AEA">
              <w:rPr>
                <w:rFonts w:ascii="Arrus" w:hAnsi="Arrus"/>
                <w:sz w:val="20"/>
                <w:szCs w:val="22"/>
              </w:rPr>
              <w:t>1998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F0" w14:textId="77777777" w:rsidR="00270475" w:rsidRPr="00584AEA" w:rsidRDefault="00270475" w:rsidP="00096A24">
            <w:pPr>
              <w:spacing w:before="240" w:after="240"/>
              <w:rPr>
                <w:rFonts w:ascii="Arrus" w:hAnsi="Arrus"/>
                <w:sz w:val="20"/>
              </w:rPr>
            </w:pPr>
            <w:r w:rsidRPr="00584AEA">
              <w:rPr>
                <w:rFonts w:ascii="Arrus" w:hAnsi="Arrus"/>
                <w:sz w:val="20"/>
                <w:szCs w:val="22"/>
              </w:rPr>
              <w:t>305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F1" w14:textId="77777777" w:rsidR="00270475" w:rsidRPr="00584AEA" w:rsidRDefault="00270475" w:rsidP="00096A24">
            <w:pPr>
              <w:spacing w:before="240" w:after="240"/>
              <w:rPr>
                <w:rFonts w:ascii="Arrus" w:hAnsi="Arrus"/>
                <w:sz w:val="20"/>
              </w:rPr>
            </w:pPr>
            <w:r w:rsidRPr="00584AEA">
              <w:rPr>
                <w:rFonts w:ascii="Arrus" w:hAnsi="Arrus"/>
                <w:sz w:val="20"/>
                <w:szCs w:val="22"/>
              </w:rPr>
              <w:t>22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F2" w14:textId="77777777" w:rsidR="00270475" w:rsidRPr="00584AEA" w:rsidRDefault="00270475" w:rsidP="00096A24">
            <w:pPr>
              <w:spacing w:before="240" w:after="240"/>
              <w:rPr>
                <w:rFonts w:ascii="Arrus" w:hAnsi="Arrus"/>
                <w:sz w:val="20"/>
              </w:rPr>
            </w:pPr>
            <w:r w:rsidRPr="00584AEA">
              <w:rPr>
                <w:rFonts w:ascii="Arrus" w:hAnsi="Arrus"/>
                <w:sz w:val="20"/>
                <w:szCs w:val="22"/>
              </w:rPr>
              <w:t>37</w:t>
            </w:r>
          </w:p>
        </w:tc>
      </w:tr>
      <w:tr w:rsidR="00270475" w:rsidRPr="00584AEA" w14:paraId="268B35F8" w14:textId="77777777" w:rsidTr="00096A24">
        <w:trPr>
          <w:gridAfter w:val="4"/>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F4" w14:textId="77777777" w:rsidR="00270475" w:rsidRPr="00584AEA" w:rsidRDefault="00270475" w:rsidP="00096A24">
            <w:pPr>
              <w:spacing w:before="240" w:after="240"/>
              <w:rPr>
                <w:rFonts w:ascii="Arrus" w:hAnsi="Arrus"/>
                <w:sz w:val="20"/>
              </w:rPr>
            </w:pPr>
            <w:r w:rsidRPr="00584AEA">
              <w:rPr>
                <w:rFonts w:ascii="Arrus" w:hAnsi="Arrus"/>
                <w:sz w:val="20"/>
                <w:szCs w:val="22"/>
              </w:rPr>
              <w:t>1999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F5" w14:textId="77777777" w:rsidR="00270475" w:rsidRPr="00584AEA" w:rsidRDefault="00270475" w:rsidP="00096A24">
            <w:pPr>
              <w:spacing w:before="240" w:after="240"/>
              <w:rPr>
                <w:rFonts w:ascii="Arrus" w:hAnsi="Arrus"/>
                <w:sz w:val="20"/>
              </w:rPr>
            </w:pPr>
            <w:r w:rsidRPr="00584AEA">
              <w:rPr>
                <w:rFonts w:ascii="Arrus" w:hAnsi="Arrus"/>
                <w:sz w:val="20"/>
                <w:szCs w:val="22"/>
              </w:rPr>
              <w:t>113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F6" w14:textId="77777777" w:rsidR="00270475" w:rsidRPr="00584AEA" w:rsidRDefault="00270475" w:rsidP="00096A24">
            <w:pPr>
              <w:spacing w:before="240" w:after="240"/>
              <w:rPr>
                <w:rFonts w:ascii="Arrus" w:hAnsi="Arrus"/>
                <w:sz w:val="20"/>
              </w:rPr>
            </w:pPr>
            <w:r w:rsidRPr="00584AEA">
              <w:rPr>
                <w:rFonts w:ascii="Arrus" w:hAnsi="Arrus"/>
                <w:sz w:val="20"/>
                <w:szCs w:val="22"/>
              </w:rPr>
              <w:t>14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F7" w14:textId="77777777" w:rsidR="00270475" w:rsidRPr="00584AEA" w:rsidRDefault="00270475" w:rsidP="00096A24">
            <w:pPr>
              <w:spacing w:before="240" w:after="240"/>
              <w:rPr>
                <w:rFonts w:ascii="Arrus" w:hAnsi="Arrus"/>
                <w:sz w:val="20"/>
              </w:rPr>
            </w:pPr>
            <w:r w:rsidRPr="00584AEA">
              <w:rPr>
                <w:rFonts w:ascii="Arrus" w:hAnsi="Arrus"/>
                <w:sz w:val="20"/>
                <w:szCs w:val="22"/>
              </w:rPr>
              <w:t>50</w:t>
            </w:r>
          </w:p>
        </w:tc>
      </w:tr>
      <w:tr w:rsidR="00270475" w:rsidRPr="00584AEA" w14:paraId="268B35FD" w14:textId="77777777" w:rsidTr="00096A24">
        <w:trPr>
          <w:gridAfter w:val="4"/>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F9" w14:textId="77777777" w:rsidR="00270475" w:rsidRPr="00584AEA" w:rsidRDefault="00270475" w:rsidP="00096A24">
            <w:pPr>
              <w:spacing w:before="240" w:after="240"/>
              <w:rPr>
                <w:rFonts w:ascii="Arrus" w:hAnsi="Arrus"/>
                <w:sz w:val="20"/>
              </w:rPr>
            </w:pPr>
            <w:r w:rsidRPr="00584AEA">
              <w:rPr>
                <w:rFonts w:ascii="Arrus" w:hAnsi="Arrus"/>
                <w:sz w:val="20"/>
                <w:szCs w:val="22"/>
              </w:rPr>
              <w:t>2000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FA" w14:textId="77777777" w:rsidR="00270475" w:rsidRPr="00584AEA" w:rsidRDefault="00270475" w:rsidP="00096A24">
            <w:pPr>
              <w:spacing w:before="240" w:after="240"/>
              <w:rPr>
                <w:rFonts w:ascii="Arrus" w:hAnsi="Arrus"/>
                <w:sz w:val="20"/>
              </w:rPr>
            </w:pPr>
            <w:r w:rsidRPr="00584AEA">
              <w:rPr>
                <w:rFonts w:ascii="Arrus" w:hAnsi="Arrus"/>
                <w:sz w:val="20"/>
                <w:szCs w:val="22"/>
              </w:rPr>
              <w:t>95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FB" w14:textId="77777777" w:rsidR="00270475" w:rsidRPr="00584AEA" w:rsidRDefault="00270475" w:rsidP="00096A24">
            <w:pPr>
              <w:spacing w:before="240" w:after="240"/>
              <w:rPr>
                <w:rFonts w:ascii="Arrus" w:hAnsi="Arrus"/>
                <w:sz w:val="20"/>
              </w:rPr>
            </w:pPr>
            <w:r w:rsidRPr="00584AEA">
              <w:rPr>
                <w:rFonts w:ascii="Arrus" w:hAnsi="Arrus"/>
                <w:sz w:val="20"/>
                <w:szCs w:val="22"/>
              </w:rPr>
              <w:t>20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FC" w14:textId="77777777" w:rsidR="00270475" w:rsidRPr="00584AEA" w:rsidRDefault="00270475" w:rsidP="00096A24">
            <w:pPr>
              <w:spacing w:before="240" w:after="240"/>
              <w:rPr>
                <w:rFonts w:ascii="Arrus" w:hAnsi="Arrus"/>
                <w:sz w:val="20"/>
              </w:rPr>
            </w:pPr>
            <w:r w:rsidRPr="00584AEA">
              <w:rPr>
                <w:rFonts w:ascii="Arrus" w:hAnsi="Arrus"/>
                <w:sz w:val="20"/>
                <w:szCs w:val="22"/>
              </w:rPr>
              <w:t>109</w:t>
            </w:r>
          </w:p>
        </w:tc>
      </w:tr>
      <w:tr w:rsidR="00270475" w:rsidRPr="00584AEA" w14:paraId="268B3606"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FE" w14:textId="77777777" w:rsidR="00270475" w:rsidRPr="00584AEA" w:rsidRDefault="00270475" w:rsidP="00096A24">
            <w:pPr>
              <w:spacing w:before="240" w:after="240"/>
              <w:rPr>
                <w:rFonts w:ascii="Arrus" w:hAnsi="Arrus"/>
                <w:sz w:val="20"/>
              </w:rPr>
            </w:pPr>
            <w:r w:rsidRPr="00584AEA">
              <w:rPr>
                <w:rFonts w:ascii="Arrus" w:hAnsi="Arrus"/>
                <w:sz w:val="20"/>
                <w:szCs w:val="22"/>
              </w:rPr>
              <w:t>2001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5FF" w14:textId="77777777" w:rsidR="00270475" w:rsidRPr="00584AEA" w:rsidRDefault="00270475" w:rsidP="00096A24">
            <w:pPr>
              <w:spacing w:before="240" w:after="240"/>
              <w:rPr>
                <w:rFonts w:ascii="Arrus" w:hAnsi="Arrus"/>
                <w:sz w:val="20"/>
              </w:rPr>
            </w:pPr>
            <w:r w:rsidRPr="00584AEA">
              <w:rPr>
                <w:rFonts w:ascii="Arrus" w:hAnsi="Arrus"/>
                <w:sz w:val="20"/>
                <w:szCs w:val="22"/>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00" w14:textId="77777777" w:rsidR="00270475" w:rsidRPr="00584AEA" w:rsidRDefault="00270475" w:rsidP="00096A24">
            <w:pPr>
              <w:spacing w:before="240" w:after="240"/>
              <w:rPr>
                <w:rFonts w:ascii="Arrus" w:hAnsi="Arrus"/>
                <w:sz w:val="20"/>
              </w:rPr>
            </w:pPr>
            <w:r w:rsidRPr="00584AEA">
              <w:rPr>
                <w:rFonts w:ascii="Arrus" w:hAnsi="Arrus"/>
                <w:sz w:val="20"/>
                <w:szCs w:val="22"/>
              </w:rPr>
              <w:t>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01" w14:textId="77777777" w:rsidR="00270475" w:rsidRPr="00584AEA" w:rsidRDefault="00270475" w:rsidP="00096A24">
            <w:pPr>
              <w:spacing w:before="240" w:after="240"/>
              <w:rPr>
                <w:rFonts w:ascii="Arrus" w:hAnsi="Arrus"/>
                <w:sz w:val="20"/>
              </w:rPr>
            </w:pPr>
            <w:r w:rsidRPr="00584AEA">
              <w:rPr>
                <w:rFonts w:ascii="Arrus" w:hAnsi="Arrus"/>
                <w:sz w:val="20"/>
                <w:szCs w:val="22"/>
              </w:rPr>
              <w:t>113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02" w14:textId="77777777" w:rsidR="00270475" w:rsidRPr="00584AEA" w:rsidRDefault="00270475" w:rsidP="00096A24">
            <w:pPr>
              <w:spacing w:before="240" w:after="240"/>
              <w:rPr>
                <w:rFonts w:ascii="Arrus" w:hAnsi="Arrus"/>
                <w:sz w:val="20"/>
              </w:rPr>
            </w:pPr>
            <w:r w:rsidRPr="00584AEA">
              <w:rPr>
                <w:rFonts w:ascii="Arrus" w:hAnsi="Arrus"/>
                <w:sz w:val="20"/>
                <w:szCs w:val="22"/>
              </w:rPr>
              <w:t>2014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03" w14:textId="77777777" w:rsidR="00270475" w:rsidRPr="00584AEA" w:rsidRDefault="00270475" w:rsidP="00096A24">
            <w:pPr>
              <w:spacing w:before="240" w:after="240"/>
              <w:rPr>
                <w:rFonts w:ascii="Arrus" w:hAnsi="Arrus"/>
                <w:sz w:val="20"/>
              </w:rPr>
            </w:pPr>
            <w:r w:rsidRPr="00584AEA">
              <w:rPr>
                <w:rFonts w:ascii="Arrus" w:hAnsi="Arrus"/>
                <w:sz w:val="20"/>
                <w:szCs w:val="22"/>
              </w:rPr>
              <w:t>150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04" w14:textId="77777777" w:rsidR="00270475" w:rsidRPr="00584AEA" w:rsidRDefault="00270475" w:rsidP="00096A24">
            <w:pPr>
              <w:spacing w:before="240" w:after="240"/>
              <w:rPr>
                <w:rFonts w:ascii="Arrus" w:hAnsi="Arrus"/>
                <w:sz w:val="20"/>
              </w:rPr>
            </w:pPr>
            <w:r w:rsidRPr="00584AEA">
              <w:rPr>
                <w:rFonts w:ascii="Arrus" w:hAnsi="Arrus"/>
                <w:sz w:val="20"/>
                <w:szCs w:val="22"/>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05" w14:textId="77777777" w:rsidR="00270475" w:rsidRPr="00584AEA" w:rsidRDefault="00270475" w:rsidP="00096A24">
            <w:pPr>
              <w:spacing w:before="240" w:after="240"/>
              <w:rPr>
                <w:rFonts w:ascii="Arrus" w:hAnsi="Arrus"/>
                <w:sz w:val="20"/>
              </w:rPr>
            </w:pPr>
            <w:r w:rsidRPr="00584AEA">
              <w:rPr>
                <w:rFonts w:ascii="Arrus" w:hAnsi="Arrus"/>
                <w:sz w:val="20"/>
                <w:szCs w:val="22"/>
              </w:rPr>
              <w:t>18</w:t>
            </w:r>
          </w:p>
        </w:tc>
      </w:tr>
    </w:tbl>
    <w:p w14:paraId="268B3607" w14:textId="77777777" w:rsidR="00270475" w:rsidRPr="00584AEA" w:rsidRDefault="00270475" w:rsidP="00270475">
      <w:pPr>
        <w:pStyle w:val="NormalWeb"/>
        <w:shd w:val="clear" w:color="auto" w:fill="FFFFFF"/>
        <w:spacing w:before="120" w:after="120"/>
        <w:rPr>
          <w:rFonts w:ascii="Arrus" w:hAnsi="Arrus"/>
          <w:sz w:val="20"/>
          <w:szCs w:val="22"/>
        </w:rPr>
      </w:pPr>
      <w:r w:rsidRPr="00584AEA">
        <w:rPr>
          <w:rFonts w:ascii="Arrus" w:hAnsi="Arrus"/>
          <w:sz w:val="20"/>
          <w:szCs w:val="22"/>
        </w:rPr>
        <w:t>In 2014,</w:t>
      </w:r>
      <w:r w:rsidRPr="00584AEA">
        <w:rPr>
          <w:rStyle w:val="apple-converted-space"/>
          <w:rFonts w:ascii="Arrus" w:hAnsi="Arrus"/>
          <w:sz w:val="20"/>
          <w:szCs w:val="22"/>
        </w:rPr>
        <w:t> </w:t>
      </w:r>
      <w:hyperlink r:id="rId741" w:tooltip="May 2014 Assam violence" w:history="1">
        <w:r w:rsidRPr="00584AEA">
          <w:rPr>
            <w:rStyle w:val="Hyperlink"/>
            <w:rFonts w:ascii="Arrus" w:eastAsiaTheme="majorEastAsia" w:hAnsi="Arrus"/>
            <w:sz w:val="20"/>
            <w:szCs w:val="22"/>
          </w:rPr>
          <w:t>May</w:t>
        </w:r>
      </w:hyperlink>
      <w:r w:rsidRPr="00584AEA">
        <w:rPr>
          <w:rStyle w:val="apple-converted-space"/>
          <w:rFonts w:ascii="Arrus" w:hAnsi="Arrus"/>
          <w:sz w:val="20"/>
          <w:szCs w:val="22"/>
        </w:rPr>
        <w:t> </w:t>
      </w:r>
      <w:r w:rsidRPr="00584AEA">
        <w:rPr>
          <w:rFonts w:ascii="Arrus" w:hAnsi="Arrus"/>
          <w:sz w:val="20"/>
          <w:szCs w:val="22"/>
        </w:rPr>
        <w:t>and</w:t>
      </w:r>
      <w:r w:rsidRPr="00584AEA">
        <w:rPr>
          <w:rStyle w:val="apple-converted-space"/>
          <w:rFonts w:ascii="Arrus" w:hAnsi="Arrus"/>
          <w:sz w:val="20"/>
          <w:szCs w:val="22"/>
        </w:rPr>
        <w:t> </w:t>
      </w:r>
      <w:hyperlink r:id="rId742" w:tooltip="December 2014 Assam violence" w:history="1">
        <w:r w:rsidRPr="00584AEA">
          <w:rPr>
            <w:rStyle w:val="Hyperlink"/>
            <w:rFonts w:ascii="Arrus" w:eastAsiaTheme="majorEastAsia" w:hAnsi="Arrus"/>
            <w:sz w:val="20"/>
            <w:szCs w:val="22"/>
          </w:rPr>
          <w:t>December</w:t>
        </w:r>
      </w:hyperlink>
      <w:r w:rsidRPr="00584AEA">
        <w:rPr>
          <w:rStyle w:val="apple-converted-space"/>
          <w:rFonts w:ascii="Arrus" w:hAnsi="Arrus"/>
          <w:sz w:val="20"/>
          <w:szCs w:val="22"/>
        </w:rPr>
        <w:t> </w:t>
      </w:r>
      <w:r w:rsidRPr="00584AEA">
        <w:rPr>
          <w:rFonts w:ascii="Arrus" w:hAnsi="Arrus"/>
          <w:sz w:val="20"/>
          <w:szCs w:val="22"/>
        </w:rPr>
        <w:t>attacks attributed to NDFB(S) resulted in over 100 deaths.</w:t>
      </w:r>
    </w:p>
    <w:p w14:paraId="268B3608" w14:textId="77777777" w:rsidR="00270475" w:rsidRPr="00584AEA" w:rsidRDefault="00270475" w:rsidP="00270475">
      <w:pPr>
        <w:pStyle w:val="NormalWeb"/>
        <w:shd w:val="clear" w:color="auto" w:fill="FFFFFF"/>
        <w:spacing w:before="120" w:after="120"/>
        <w:rPr>
          <w:rFonts w:ascii="Arrus" w:hAnsi="Arrus"/>
          <w:sz w:val="20"/>
          <w:szCs w:val="22"/>
        </w:rPr>
      </w:pPr>
    </w:p>
    <w:p w14:paraId="268B3609" w14:textId="77777777" w:rsidR="00270475" w:rsidRPr="00584AEA" w:rsidRDefault="00270475" w:rsidP="00270475">
      <w:pPr>
        <w:pStyle w:val="Heading3"/>
        <w:shd w:val="clear" w:color="auto" w:fill="FFFFFF"/>
        <w:spacing w:before="72"/>
        <w:jc w:val="both"/>
        <w:rPr>
          <w:rFonts w:ascii="Arrus" w:hAnsi="Arrus" w:cs="Arial"/>
          <w:color w:val="auto"/>
          <w:szCs w:val="32"/>
        </w:rPr>
      </w:pPr>
      <w:r w:rsidRPr="00584AEA">
        <w:rPr>
          <w:rStyle w:val="mw-headline"/>
          <w:rFonts w:ascii="Arrus" w:hAnsi="Arrus" w:cs="Arial"/>
          <w:color w:val="auto"/>
          <w:szCs w:val="32"/>
        </w:rPr>
        <w:t xml:space="preserve">Attacks attributed to </w:t>
      </w:r>
      <w:r w:rsidRPr="00584AEA">
        <w:rPr>
          <w:rFonts w:ascii="Arrus" w:hAnsi="Arrus" w:cs="Arial"/>
          <w:bCs w:val="0"/>
          <w:color w:val="252525"/>
          <w:szCs w:val="32"/>
          <w:shd w:val="clear" w:color="auto" w:fill="FFFFFF"/>
        </w:rPr>
        <w:t>National Democratic Front of Bodoland (</w:t>
      </w:r>
      <w:r w:rsidRPr="00584AEA">
        <w:rPr>
          <w:rStyle w:val="mw-headline"/>
          <w:rFonts w:ascii="Arrus" w:hAnsi="Arrus" w:cs="Arial"/>
          <w:color w:val="auto"/>
          <w:szCs w:val="32"/>
        </w:rPr>
        <w:t>NDFB)</w:t>
      </w:r>
    </w:p>
    <w:p w14:paraId="268B360A" w14:textId="77777777" w:rsidR="00270475" w:rsidRPr="00584AEA" w:rsidRDefault="00270475" w:rsidP="00270475">
      <w:pPr>
        <w:pStyle w:val="NormalWeb"/>
        <w:shd w:val="clear" w:color="auto" w:fill="FFFFFF"/>
        <w:spacing w:before="120" w:after="120"/>
        <w:rPr>
          <w:rFonts w:ascii="Arrus" w:hAnsi="Arrus"/>
          <w:sz w:val="20"/>
          <w:szCs w:val="22"/>
        </w:rPr>
      </w:pPr>
      <w:r w:rsidRPr="00584AEA">
        <w:rPr>
          <w:rFonts w:ascii="Arrus" w:hAnsi="Arrus"/>
          <w:sz w:val="20"/>
          <w:szCs w:val="22"/>
        </w:rPr>
        <w:t>The attacks attributed to the NDFB include (SAT)</w:t>
      </w:r>
    </w:p>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042"/>
        <w:gridCol w:w="2767"/>
        <w:gridCol w:w="1851"/>
        <w:gridCol w:w="1552"/>
      </w:tblGrid>
      <w:tr w:rsidR="00270475" w:rsidRPr="00584AEA" w14:paraId="268B360F"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96" w:type="dxa"/>
              <w:bottom w:w="48" w:type="dxa"/>
              <w:right w:w="96" w:type="dxa"/>
            </w:tcMar>
            <w:vAlign w:val="center"/>
            <w:hideMark/>
          </w:tcPr>
          <w:p w14:paraId="268B360B" w14:textId="77777777" w:rsidR="00270475" w:rsidRPr="00584AEA" w:rsidRDefault="00270475" w:rsidP="00096A24">
            <w:pPr>
              <w:spacing w:before="240" w:after="240"/>
              <w:jc w:val="center"/>
              <w:rPr>
                <w:rFonts w:ascii="Arrus" w:hAnsi="Arrus"/>
                <w:b/>
                <w:bCs/>
                <w:sz w:val="20"/>
              </w:rPr>
            </w:pPr>
            <w:r w:rsidRPr="00584AEA">
              <w:rPr>
                <w:rFonts w:ascii="Arrus" w:hAnsi="Arrus"/>
                <w:b/>
                <w:bCs/>
                <w:sz w:val="20"/>
                <w:szCs w:val="22"/>
              </w:rPr>
              <w:t>Date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96" w:type="dxa"/>
              <w:bottom w:w="48" w:type="dxa"/>
              <w:right w:w="96" w:type="dxa"/>
            </w:tcMar>
            <w:vAlign w:val="center"/>
            <w:hideMark/>
          </w:tcPr>
          <w:p w14:paraId="268B360C" w14:textId="77777777" w:rsidR="00270475" w:rsidRPr="00584AEA" w:rsidRDefault="00270475" w:rsidP="00096A24">
            <w:pPr>
              <w:spacing w:before="240" w:after="240"/>
              <w:jc w:val="center"/>
              <w:rPr>
                <w:rFonts w:ascii="Arrus" w:hAnsi="Arrus"/>
                <w:b/>
                <w:bCs/>
                <w:sz w:val="20"/>
              </w:rPr>
            </w:pPr>
            <w:r w:rsidRPr="00584AEA">
              <w:rPr>
                <w:rFonts w:ascii="Arrus" w:hAnsi="Arrus"/>
                <w:b/>
                <w:bCs/>
                <w:sz w:val="20"/>
                <w:szCs w:val="22"/>
              </w:rPr>
              <w:t>Place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96" w:type="dxa"/>
              <w:bottom w:w="48" w:type="dxa"/>
              <w:right w:w="96" w:type="dxa"/>
            </w:tcMar>
            <w:vAlign w:val="center"/>
            <w:hideMark/>
          </w:tcPr>
          <w:p w14:paraId="268B360D" w14:textId="77777777" w:rsidR="00270475" w:rsidRPr="00584AEA" w:rsidRDefault="00270475" w:rsidP="00096A24">
            <w:pPr>
              <w:spacing w:before="240" w:after="240"/>
              <w:jc w:val="center"/>
              <w:rPr>
                <w:rFonts w:ascii="Arrus" w:hAnsi="Arrus"/>
                <w:b/>
                <w:bCs/>
                <w:sz w:val="20"/>
              </w:rPr>
            </w:pPr>
            <w:r w:rsidRPr="00584AEA">
              <w:rPr>
                <w:rFonts w:ascii="Arrus" w:hAnsi="Arrus"/>
                <w:b/>
                <w:bCs/>
                <w:sz w:val="20"/>
                <w:szCs w:val="22"/>
              </w:rPr>
              <w:t>Incident</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96" w:type="dxa"/>
              <w:bottom w:w="48" w:type="dxa"/>
              <w:right w:w="96" w:type="dxa"/>
            </w:tcMar>
            <w:vAlign w:val="center"/>
            <w:hideMark/>
          </w:tcPr>
          <w:p w14:paraId="268B360E" w14:textId="77777777" w:rsidR="00270475" w:rsidRPr="00584AEA" w:rsidRDefault="00270475" w:rsidP="00096A24">
            <w:pPr>
              <w:spacing w:before="240" w:after="240"/>
              <w:jc w:val="center"/>
              <w:rPr>
                <w:rFonts w:ascii="Arrus" w:hAnsi="Arrus"/>
                <w:b/>
                <w:bCs/>
                <w:sz w:val="20"/>
              </w:rPr>
            </w:pPr>
            <w:r w:rsidRPr="00584AEA">
              <w:rPr>
                <w:rFonts w:ascii="Arrus" w:hAnsi="Arrus"/>
                <w:b/>
                <w:bCs/>
                <w:sz w:val="20"/>
                <w:szCs w:val="22"/>
              </w:rPr>
              <w:t>Reference</w:t>
            </w:r>
          </w:p>
        </w:tc>
      </w:tr>
      <w:tr w:rsidR="00270475" w:rsidRPr="00584AEA" w14:paraId="268B3614"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10" w14:textId="77777777" w:rsidR="00270475" w:rsidRPr="00584AEA" w:rsidRDefault="00270475" w:rsidP="00096A24">
            <w:pPr>
              <w:spacing w:before="240" w:after="240"/>
              <w:rPr>
                <w:rFonts w:ascii="Arrus" w:hAnsi="Arrus"/>
                <w:sz w:val="20"/>
              </w:rPr>
            </w:pPr>
            <w:r w:rsidRPr="00584AEA">
              <w:rPr>
                <w:rFonts w:ascii="Arrus" w:hAnsi="Arrus"/>
                <w:sz w:val="20"/>
                <w:szCs w:val="22"/>
              </w:rPr>
              <w:t>1 May 1998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11"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Anjora</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12"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 5</w:t>
            </w:r>
            <w:r w:rsidRPr="00584AEA">
              <w:rPr>
                <w:rStyle w:val="apple-converted-space"/>
                <w:rFonts w:ascii="Arrus" w:hAnsi="Arrus"/>
                <w:sz w:val="20"/>
                <w:szCs w:val="22"/>
              </w:rPr>
              <w:t> </w:t>
            </w:r>
            <w:hyperlink r:id="rId743" w:tooltip="Adivasi" w:history="1">
              <w:r w:rsidRPr="00584AEA">
                <w:rPr>
                  <w:rStyle w:val="Hyperlink"/>
                  <w:rFonts w:ascii="Arrus" w:eastAsiaTheme="majorEastAsia" w:hAnsi="Arrus"/>
                  <w:sz w:val="20"/>
                  <w:szCs w:val="22"/>
                </w:rPr>
                <w:t>Adivasis</w:t>
              </w:r>
            </w:hyperlink>
            <w:r w:rsidRPr="00584AEA">
              <w:rPr>
                <w:rStyle w:val="apple-converted-space"/>
                <w:rFonts w:ascii="Arrus" w:hAnsi="Arrus"/>
                <w:sz w:val="20"/>
                <w:szCs w:val="22"/>
              </w:rPr>
              <w:t> </w:t>
            </w:r>
            <w:r w:rsidRPr="00584AEA">
              <w:rPr>
                <w:rFonts w:ascii="Arrus" w:hAnsi="Arrus"/>
                <w:sz w:val="20"/>
                <w:szCs w:val="22"/>
              </w:rPr>
              <w:t>(tribals)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13" w14:textId="77777777" w:rsidR="00270475" w:rsidRPr="00584AEA" w:rsidRDefault="00270475" w:rsidP="00096A24">
            <w:pPr>
              <w:spacing w:before="240" w:after="240"/>
              <w:rPr>
                <w:rFonts w:ascii="Arrus" w:hAnsi="Arrus"/>
                <w:sz w:val="20"/>
              </w:rPr>
            </w:pPr>
            <w:hyperlink r:id="rId744" w:anchor="cite_note-BarryJudith2008-5" w:history="1">
              <w:r w:rsidRPr="00584AEA">
                <w:rPr>
                  <w:rStyle w:val="Hyperlink"/>
                  <w:rFonts w:ascii="Arrus" w:eastAsiaTheme="majorEastAsia" w:hAnsi="Arrus"/>
                  <w:sz w:val="16"/>
                  <w:szCs w:val="18"/>
                  <w:vertAlign w:val="superscript"/>
                </w:rPr>
                <w:t>[5]</w:t>
              </w:r>
            </w:hyperlink>
          </w:p>
        </w:tc>
      </w:tr>
      <w:tr w:rsidR="00270475" w:rsidRPr="00584AEA" w14:paraId="268B3619"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15" w14:textId="77777777" w:rsidR="00270475" w:rsidRPr="00584AEA" w:rsidRDefault="00270475" w:rsidP="00096A24">
            <w:pPr>
              <w:spacing w:before="240" w:after="240"/>
              <w:rPr>
                <w:rFonts w:ascii="Arrus" w:hAnsi="Arrus"/>
                <w:sz w:val="20"/>
              </w:rPr>
            </w:pPr>
            <w:r w:rsidRPr="00584AEA">
              <w:rPr>
                <w:rFonts w:ascii="Arrus" w:hAnsi="Arrus"/>
                <w:sz w:val="20"/>
                <w:szCs w:val="22"/>
              </w:rPr>
              <w:t>2 May 1998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16"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Deoshree</w:t>
            </w:r>
            <w:proofErr w:type="spellEnd"/>
            <w:r w:rsidRPr="00584AEA">
              <w:rPr>
                <w:rFonts w:ascii="Arrus" w:hAnsi="Arrus"/>
                <w:sz w:val="20"/>
                <w:szCs w:val="22"/>
              </w:rPr>
              <w:t>, Kokrajhar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17"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drag 4 Adivasis out of a bus, kill one of them and torture the other 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18"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1E"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1A" w14:textId="77777777" w:rsidR="00270475" w:rsidRPr="00584AEA" w:rsidRDefault="00270475" w:rsidP="00096A24">
            <w:pPr>
              <w:spacing w:before="240" w:after="240"/>
              <w:rPr>
                <w:rFonts w:ascii="Arrus" w:hAnsi="Arrus"/>
                <w:sz w:val="20"/>
              </w:rPr>
            </w:pPr>
            <w:r w:rsidRPr="00584AEA">
              <w:rPr>
                <w:rFonts w:ascii="Arrus" w:hAnsi="Arrus"/>
                <w:sz w:val="20"/>
                <w:szCs w:val="22"/>
              </w:rPr>
              <w:lastRenderedPageBreak/>
              <w:t>3 May 1998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1B"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near </w:t>
            </w:r>
            <w:proofErr w:type="spellStart"/>
            <w:r w:rsidRPr="00584AEA">
              <w:rPr>
                <w:rFonts w:ascii="Arrus" w:hAnsi="Arrus"/>
                <w:sz w:val="20"/>
                <w:szCs w:val="22"/>
              </w:rPr>
              <w:t>Bishmuri</w:t>
            </w:r>
            <w:proofErr w:type="spellEnd"/>
            <w:r w:rsidRPr="00584AEA">
              <w:rPr>
                <w:rFonts w:ascii="Arrus" w:hAnsi="Arrus"/>
                <w:sz w:val="20"/>
                <w:szCs w:val="22"/>
              </w:rPr>
              <w:t xml:space="preserve"> point on</w:t>
            </w:r>
            <w:r w:rsidRPr="00584AEA">
              <w:rPr>
                <w:rStyle w:val="apple-converted-space"/>
                <w:rFonts w:ascii="Arrus" w:hAnsi="Arrus"/>
                <w:sz w:val="20"/>
                <w:szCs w:val="22"/>
              </w:rPr>
              <w:t> </w:t>
            </w:r>
            <w:hyperlink r:id="rId745" w:tooltip="National Highway 31 (India)" w:history="1">
              <w:r w:rsidRPr="00584AEA">
                <w:rPr>
                  <w:rStyle w:val="Hyperlink"/>
                  <w:rFonts w:ascii="Arrus" w:eastAsiaTheme="majorEastAsia" w:hAnsi="Arrus"/>
                  <w:sz w:val="20"/>
                  <w:szCs w:val="22"/>
                </w:rPr>
                <w:t>NH-31</w:t>
              </w:r>
            </w:hyperlink>
            <w:r w:rsidRPr="00584AEA">
              <w:rPr>
                <w:rFonts w:ascii="Arrus" w:hAnsi="Arrus"/>
                <w:sz w:val="20"/>
                <w:szCs w:val="22"/>
              </w:rPr>
              <w:t>, Kokrajhar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1C"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drag Adivasis out of a bus, and kill 14 of them; four others injured</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1D"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23"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1F" w14:textId="77777777" w:rsidR="00270475" w:rsidRPr="00584AEA" w:rsidRDefault="00270475" w:rsidP="00096A24">
            <w:pPr>
              <w:spacing w:before="240" w:after="240"/>
              <w:rPr>
                <w:rFonts w:ascii="Arrus" w:hAnsi="Arrus"/>
                <w:sz w:val="20"/>
              </w:rPr>
            </w:pPr>
            <w:r w:rsidRPr="00584AEA">
              <w:rPr>
                <w:rFonts w:ascii="Arrus" w:hAnsi="Arrus"/>
                <w:sz w:val="20"/>
                <w:szCs w:val="22"/>
              </w:rPr>
              <w:t>9 May 1998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20"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Borbil</w:t>
            </w:r>
            <w:proofErr w:type="spellEnd"/>
            <w:r w:rsidRPr="00584AEA">
              <w:rPr>
                <w:rFonts w:ascii="Arrus" w:hAnsi="Arrus"/>
                <w:sz w:val="20"/>
                <w:szCs w:val="22"/>
              </w:rPr>
              <w:t xml:space="preserve">, near </w:t>
            </w:r>
            <w:proofErr w:type="spellStart"/>
            <w:r w:rsidRPr="00584AEA">
              <w:rPr>
                <w:rFonts w:ascii="Arrus" w:hAnsi="Arrus"/>
                <w:sz w:val="20"/>
                <w:szCs w:val="22"/>
              </w:rPr>
              <w:t>Gosaigaon</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21"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 16</w:t>
            </w:r>
            <w:r w:rsidRPr="00584AEA">
              <w:rPr>
                <w:rStyle w:val="apple-converted-space"/>
                <w:rFonts w:ascii="Arrus" w:hAnsi="Arrus"/>
                <w:sz w:val="20"/>
                <w:szCs w:val="22"/>
              </w:rPr>
              <w:t> </w:t>
            </w:r>
            <w:hyperlink r:id="rId746" w:tooltip="Santhal people" w:history="1">
              <w:r w:rsidRPr="00584AEA">
                <w:rPr>
                  <w:rStyle w:val="Hyperlink"/>
                  <w:rFonts w:ascii="Arrus" w:eastAsiaTheme="majorEastAsia" w:hAnsi="Arrus"/>
                  <w:sz w:val="20"/>
                  <w:szCs w:val="22"/>
                </w:rPr>
                <w:t>Santhals</w:t>
              </w:r>
            </w:hyperlink>
            <w:r w:rsidRPr="00584AEA">
              <w:rPr>
                <w:rStyle w:val="apple-converted-space"/>
                <w:rFonts w:ascii="Arrus" w:hAnsi="Arrus"/>
                <w:sz w:val="20"/>
                <w:szCs w:val="22"/>
              </w:rPr>
              <w:t> </w:t>
            </w:r>
            <w:r w:rsidRPr="00584AEA">
              <w:rPr>
                <w:rFonts w:ascii="Arrus" w:hAnsi="Arrus"/>
                <w:sz w:val="20"/>
                <w:szCs w:val="22"/>
              </w:rPr>
              <w:t>Adivasis, including 10 women and two children; 12 others injured</w:t>
            </w:r>
          </w:p>
        </w:tc>
        <w:tc>
          <w:tcPr>
            <w:tcW w:w="0" w:type="auto"/>
            <w:shd w:val="clear" w:color="auto" w:fill="F9F9F9"/>
            <w:vAlign w:val="center"/>
            <w:hideMark/>
          </w:tcPr>
          <w:p w14:paraId="268B3622" w14:textId="77777777" w:rsidR="00270475" w:rsidRPr="00584AEA" w:rsidRDefault="00270475" w:rsidP="00096A24">
            <w:pPr>
              <w:rPr>
                <w:rFonts w:ascii="Arrus" w:hAnsi="Arrus"/>
                <w:sz w:val="18"/>
              </w:rPr>
            </w:pPr>
          </w:p>
        </w:tc>
      </w:tr>
      <w:tr w:rsidR="00270475" w:rsidRPr="00584AEA" w14:paraId="268B3628"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24" w14:textId="77777777" w:rsidR="00270475" w:rsidRPr="00584AEA" w:rsidRDefault="00270475" w:rsidP="00096A24">
            <w:pPr>
              <w:spacing w:before="240" w:after="240"/>
              <w:rPr>
                <w:rFonts w:ascii="Arrus" w:hAnsi="Arrus"/>
                <w:sz w:val="20"/>
              </w:rPr>
            </w:pPr>
            <w:r w:rsidRPr="00584AEA">
              <w:rPr>
                <w:rFonts w:ascii="Arrus" w:hAnsi="Arrus"/>
                <w:sz w:val="20"/>
                <w:szCs w:val="22"/>
              </w:rPr>
              <w:t>17 June 1998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25" w14:textId="77777777" w:rsidR="00270475" w:rsidRPr="00584AEA" w:rsidRDefault="00270475" w:rsidP="00096A24">
            <w:pPr>
              <w:spacing w:before="240" w:after="240"/>
              <w:rPr>
                <w:rFonts w:ascii="Arrus" w:hAnsi="Arrus"/>
                <w:sz w:val="20"/>
              </w:rPr>
            </w:pPr>
            <w:r w:rsidRPr="00584AEA">
              <w:rPr>
                <w:rFonts w:ascii="Arrus" w:hAnsi="Arrus"/>
                <w:sz w:val="20"/>
                <w:szCs w:val="22"/>
              </w:rPr>
              <w:t>Kokrajhar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26"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 four Adivasis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27"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2D"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29" w14:textId="77777777" w:rsidR="00270475" w:rsidRPr="00584AEA" w:rsidRDefault="00270475" w:rsidP="00096A24">
            <w:pPr>
              <w:spacing w:before="240" w:after="240"/>
              <w:rPr>
                <w:rFonts w:ascii="Arrus" w:hAnsi="Arrus"/>
                <w:sz w:val="20"/>
              </w:rPr>
            </w:pPr>
            <w:r w:rsidRPr="00584AEA">
              <w:rPr>
                <w:rFonts w:ascii="Arrus" w:hAnsi="Arrus"/>
                <w:sz w:val="20"/>
                <w:szCs w:val="22"/>
              </w:rPr>
              <w:t>15 September 1998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2A" w14:textId="77777777" w:rsidR="00270475" w:rsidRPr="00584AEA" w:rsidRDefault="00270475" w:rsidP="00096A24">
            <w:pPr>
              <w:spacing w:before="240" w:after="240"/>
              <w:rPr>
                <w:rFonts w:ascii="Arrus" w:hAnsi="Arrus"/>
                <w:sz w:val="20"/>
              </w:rPr>
            </w:pPr>
            <w:hyperlink r:id="rId747" w:tooltip="Gossaigaon" w:history="1">
              <w:proofErr w:type="spellStart"/>
              <w:r w:rsidRPr="00584AEA">
                <w:rPr>
                  <w:rStyle w:val="Hyperlink"/>
                  <w:rFonts w:ascii="Arrus" w:eastAsiaTheme="majorEastAsia" w:hAnsi="Arrus"/>
                  <w:sz w:val="20"/>
                  <w:szCs w:val="22"/>
                </w:rPr>
                <w:t>Gossaigaon</w:t>
              </w:r>
            </w:hyperlink>
            <w:r w:rsidRPr="00584AEA">
              <w:rPr>
                <w:rFonts w:ascii="Arrus" w:hAnsi="Arrus"/>
                <w:sz w:val="20"/>
                <w:szCs w:val="22"/>
              </w:rPr>
              <w:t>subdivision,</w:t>
            </w:r>
            <w:hyperlink r:id="rId748" w:tooltip="Kokrajhar District" w:history="1">
              <w:r w:rsidRPr="00584AEA">
                <w:rPr>
                  <w:rStyle w:val="Hyperlink"/>
                  <w:rFonts w:ascii="Arrus" w:eastAsiaTheme="majorEastAsia" w:hAnsi="Arrus"/>
                  <w:sz w:val="20"/>
                  <w:szCs w:val="22"/>
                </w:rPr>
                <w:t>Kokrajhar</w:t>
              </w:r>
              <w:proofErr w:type="spellEnd"/>
              <w:r w:rsidRPr="00584AEA">
                <w:rPr>
                  <w:rStyle w:val="Hyperlink"/>
                  <w:rFonts w:ascii="Arrus" w:eastAsiaTheme="majorEastAsia" w:hAnsi="Arrus"/>
                  <w:sz w:val="20"/>
                  <w:szCs w:val="22"/>
                </w:rPr>
                <w:t xml:space="preserve"> District</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2B"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 14</w:t>
            </w:r>
            <w:r w:rsidRPr="00584AEA">
              <w:rPr>
                <w:rStyle w:val="apple-converted-space"/>
                <w:rFonts w:ascii="Arrus" w:hAnsi="Arrus"/>
                <w:sz w:val="20"/>
                <w:szCs w:val="22"/>
              </w:rPr>
              <w:t> </w:t>
            </w:r>
            <w:hyperlink r:id="rId749" w:tooltip="Santhal people" w:history="1">
              <w:r w:rsidRPr="00584AEA">
                <w:rPr>
                  <w:rStyle w:val="Hyperlink"/>
                  <w:rFonts w:ascii="Arrus" w:eastAsiaTheme="majorEastAsia" w:hAnsi="Arrus"/>
                  <w:sz w:val="20"/>
                  <w:szCs w:val="22"/>
                </w:rPr>
                <w:t>Santhals</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2C"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32"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2E" w14:textId="77777777" w:rsidR="00270475" w:rsidRPr="00584AEA" w:rsidRDefault="00270475" w:rsidP="00096A24">
            <w:pPr>
              <w:spacing w:before="240" w:after="240"/>
              <w:rPr>
                <w:rFonts w:ascii="Arrus" w:hAnsi="Arrus"/>
                <w:sz w:val="20"/>
              </w:rPr>
            </w:pPr>
            <w:r w:rsidRPr="00584AEA">
              <w:rPr>
                <w:rFonts w:ascii="Arrus" w:hAnsi="Arrus"/>
                <w:sz w:val="20"/>
                <w:szCs w:val="22"/>
              </w:rPr>
              <w:t>31 July 2000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2F"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Soonmari</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30"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blow up two bogies of a</w:t>
            </w:r>
            <w:r w:rsidRPr="00584AEA">
              <w:rPr>
                <w:rStyle w:val="apple-converted-space"/>
                <w:rFonts w:ascii="Arrus" w:hAnsi="Arrus"/>
                <w:sz w:val="20"/>
                <w:szCs w:val="22"/>
              </w:rPr>
              <w:t> </w:t>
            </w:r>
            <w:proofErr w:type="spellStart"/>
            <w:r>
              <w:fldChar w:fldCharType="begin"/>
            </w:r>
            <w:r>
              <w:instrText>HYPERLINK "http://en.wikipedia.org/wiki/Rangia" \o "Rangia"</w:instrText>
            </w:r>
            <w:r>
              <w:fldChar w:fldCharType="separate"/>
            </w:r>
            <w:r w:rsidRPr="00584AEA">
              <w:rPr>
                <w:rStyle w:val="Hyperlink"/>
                <w:rFonts w:ascii="Arrus" w:eastAsiaTheme="majorEastAsia" w:hAnsi="Arrus"/>
                <w:sz w:val="20"/>
                <w:szCs w:val="22"/>
              </w:rPr>
              <w:t>Rangia</w:t>
            </w:r>
            <w:proofErr w:type="spellEnd"/>
            <w:r>
              <w:fldChar w:fldCharType="end"/>
            </w:r>
            <w:r w:rsidRPr="00584AEA">
              <w:rPr>
                <w:rFonts w:ascii="Arrus" w:hAnsi="Arrus"/>
                <w:sz w:val="20"/>
                <w:szCs w:val="22"/>
              </w:rPr>
              <w:t>-bound passenger train, killing 14 passengers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31"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37"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33" w14:textId="77777777" w:rsidR="00270475" w:rsidRPr="00584AEA" w:rsidRDefault="00270475" w:rsidP="00096A24">
            <w:pPr>
              <w:spacing w:before="240" w:after="240"/>
              <w:rPr>
                <w:rFonts w:ascii="Arrus" w:hAnsi="Arrus"/>
                <w:sz w:val="20"/>
              </w:rPr>
            </w:pPr>
            <w:r w:rsidRPr="00584AEA">
              <w:rPr>
                <w:rFonts w:ascii="Arrus" w:hAnsi="Arrus"/>
                <w:sz w:val="20"/>
                <w:szCs w:val="22"/>
              </w:rPr>
              <w:t>1 August 2000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34" w14:textId="77777777" w:rsidR="00270475" w:rsidRPr="00584AEA" w:rsidRDefault="00270475" w:rsidP="00096A24">
            <w:pPr>
              <w:spacing w:before="240" w:after="240"/>
              <w:rPr>
                <w:rFonts w:ascii="Arrus" w:hAnsi="Arrus"/>
                <w:sz w:val="20"/>
              </w:rPr>
            </w:pPr>
            <w:r w:rsidRPr="00584AEA">
              <w:rPr>
                <w:rFonts w:ascii="Arrus" w:hAnsi="Arrus"/>
                <w:sz w:val="20"/>
                <w:szCs w:val="22"/>
              </w:rPr>
              <w:t>near Tezpur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35"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explode a bomb on a passenger train, killing 12 people</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36"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3C"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38" w14:textId="77777777" w:rsidR="00270475" w:rsidRPr="00584AEA" w:rsidRDefault="00270475" w:rsidP="00096A24">
            <w:pPr>
              <w:spacing w:before="240" w:after="240"/>
              <w:rPr>
                <w:rFonts w:ascii="Arrus" w:hAnsi="Arrus"/>
                <w:sz w:val="20"/>
              </w:rPr>
            </w:pPr>
            <w:r w:rsidRPr="00584AEA">
              <w:rPr>
                <w:rFonts w:ascii="Arrus" w:hAnsi="Arrus"/>
                <w:sz w:val="20"/>
                <w:szCs w:val="22"/>
              </w:rPr>
              <w:lastRenderedPageBreak/>
              <w:t>21 August 2000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39" w14:textId="77777777" w:rsidR="00270475" w:rsidRPr="00584AEA" w:rsidRDefault="00270475" w:rsidP="00096A24">
            <w:pPr>
              <w:spacing w:before="240" w:after="240"/>
              <w:rPr>
                <w:rFonts w:ascii="Arrus" w:hAnsi="Arrus"/>
                <w:sz w:val="20"/>
              </w:rPr>
            </w:pPr>
            <w:r w:rsidRPr="00584AEA">
              <w:rPr>
                <w:rFonts w:ascii="Arrus" w:hAnsi="Arrus"/>
                <w:sz w:val="20"/>
                <w:szCs w:val="22"/>
              </w:rPr>
              <w:t>Dhubri</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3A"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 5 Muslim civilians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3B"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41"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3D" w14:textId="77777777" w:rsidR="00270475" w:rsidRPr="00584AEA" w:rsidRDefault="00270475" w:rsidP="00096A24">
            <w:pPr>
              <w:spacing w:before="240" w:after="240"/>
              <w:rPr>
                <w:rFonts w:ascii="Arrus" w:hAnsi="Arrus"/>
                <w:sz w:val="20"/>
              </w:rPr>
            </w:pPr>
            <w:r w:rsidRPr="00584AEA">
              <w:rPr>
                <w:rFonts w:ascii="Arrus" w:hAnsi="Arrus"/>
                <w:sz w:val="20"/>
                <w:szCs w:val="22"/>
              </w:rPr>
              <w:t>19 August 2000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3E" w14:textId="77777777" w:rsidR="00270475" w:rsidRPr="00584AEA" w:rsidRDefault="00270475" w:rsidP="00096A24">
            <w:pPr>
              <w:spacing w:before="240" w:after="240"/>
              <w:rPr>
                <w:rFonts w:ascii="Arrus" w:hAnsi="Arrus"/>
                <w:sz w:val="20"/>
              </w:rPr>
            </w:pPr>
            <w:r w:rsidRPr="00584AEA">
              <w:rPr>
                <w:rFonts w:ascii="Arrus" w:hAnsi="Arrus"/>
                <w:sz w:val="20"/>
                <w:szCs w:val="22"/>
              </w:rPr>
              <w:t>Guwahati</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3F" w14:textId="77777777" w:rsidR="00270475" w:rsidRPr="00584AEA" w:rsidRDefault="00270475" w:rsidP="00096A24">
            <w:pPr>
              <w:spacing w:before="240" w:after="240"/>
              <w:rPr>
                <w:rFonts w:ascii="Arrus" w:hAnsi="Arrus"/>
                <w:sz w:val="20"/>
              </w:rPr>
            </w:pPr>
            <w:r w:rsidRPr="00584AEA">
              <w:rPr>
                <w:rFonts w:ascii="Arrus" w:hAnsi="Arrus"/>
                <w:sz w:val="20"/>
                <w:szCs w:val="22"/>
              </w:rPr>
              <w:t>NDFB kills</w:t>
            </w:r>
            <w:r w:rsidRPr="00584AEA">
              <w:rPr>
                <w:rStyle w:val="apple-converted-space"/>
                <w:rFonts w:ascii="Arrus" w:hAnsi="Arrus"/>
                <w:sz w:val="20"/>
                <w:szCs w:val="22"/>
              </w:rPr>
              <w:t> </w:t>
            </w:r>
            <w:proofErr w:type="spellStart"/>
            <w:r>
              <w:fldChar w:fldCharType="begin"/>
            </w:r>
            <w:r>
              <w:instrText>HYPERLINK "http://en.wikipedia.org/wiki/Bineshwar_Brahma" \o "Bineshwar Brahma"</w:instrText>
            </w:r>
            <w:r>
              <w:fldChar w:fldCharType="separate"/>
            </w:r>
            <w:r w:rsidRPr="00584AEA">
              <w:rPr>
                <w:rStyle w:val="Hyperlink"/>
                <w:rFonts w:ascii="Arrus" w:eastAsiaTheme="majorEastAsia" w:hAnsi="Arrus"/>
                <w:sz w:val="20"/>
                <w:szCs w:val="22"/>
              </w:rPr>
              <w:t>Bineshwar</w:t>
            </w:r>
            <w:proofErr w:type="spellEnd"/>
            <w:r w:rsidRPr="00584AEA">
              <w:rPr>
                <w:rStyle w:val="Hyperlink"/>
                <w:rFonts w:ascii="Arrus" w:eastAsiaTheme="majorEastAsia" w:hAnsi="Arrus"/>
                <w:sz w:val="20"/>
                <w:szCs w:val="22"/>
              </w:rPr>
              <w:t xml:space="preserve"> Brahma</w:t>
            </w:r>
            <w:r>
              <w:fldChar w:fldCharType="end"/>
            </w:r>
            <w:r w:rsidRPr="00584AEA">
              <w:rPr>
                <w:rFonts w:ascii="Arrus" w:hAnsi="Arrus"/>
                <w:sz w:val="20"/>
                <w:szCs w:val="22"/>
              </w:rPr>
              <w:t>, branding him an agent of the</w:t>
            </w:r>
            <w:r w:rsidRPr="00584AEA">
              <w:rPr>
                <w:rStyle w:val="apple-converted-space"/>
                <w:rFonts w:ascii="Arrus" w:hAnsi="Arrus"/>
                <w:sz w:val="20"/>
                <w:szCs w:val="22"/>
              </w:rPr>
              <w:t> </w:t>
            </w:r>
            <w:hyperlink r:id="rId750" w:tooltip="Bharatiya Janata Party" w:history="1">
              <w:r w:rsidRPr="00584AEA">
                <w:rPr>
                  <w:rStyle w:val="Hyperlink"/>
                  <w:rFonts w:ascii="Arrus" w:eastAsiaTheme="majorEastAsia" w:hAnsi="Arrus"/>
                  <w:sz w:val="20"/>
                  <w:szCs w:val="22"/>
                </w:rPr>
                <w:t>BJP</w:t>
              </w:r>
            </w:hyperlink>
            <w:r w:rsidRPr="00584AEA">
              <w:rPr>
                <w:rFonts w:ascii="Arrus" w:hAnsi="Arrus"/>
                <w:sz w:val="20"/>
                <w:szCs w:val="22"/>
              </w:rPr>
              <w:t>-led Central government. Brahma was opposed to the adoption of the Roman script for the Bodo language, which had invited the ire of NDFB.</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40" w14:textId="77777777" w:rsidR="00270475" w:rsidRPr="00584AEA" w:rsidRDefault="00270475" w:rsidP="00096A24">
            <w:pPr>
              <w:spacing w:before="240" w:after="240"/>
              <w:rPr>
                <w:rFonts w:ascii="Arrus" w:hAnsi="Arrus"/>
                <w:sz w:val="20"/>
              </w:rPr>
            </w:pPr>
            <w:hyperlink r:id="rId751" w:anchor="cite_note-17" w:history="1">
              <w:r w:rsidRPr="00584AEA">
                <w:rPr>
                  <w:rStyle w:val="Hyperlink"/>
                  <w:rFonts w:ascii="Arrus" w:eastAsiaTheme="majorEastAsia" w:hAnsi="Arrus"/>
                  <w:sz w:val="16"/>
                  <w:szCs w:val="18"/>
                  <w:vertAlign w:val="superscript"/>
                </w:rPr>
                <w:t>[17]</w:t>
              </w:r>
            </w:hyperlink>
          </w:p>
        </w:tc>
      </w:tr>
      <w:tr w:rsidR="00270475" w:rsidRPr="00584AEA" w14:paraId="268B3646"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42" w14:textId="77777777" w:rsidR="00270475" w:rsidRPr="00584AEA" w:rsidRDefault="00270475" w:rsidP="00096A24">
            <w:pPr>
              <w:spacing w:before="240" w:after="240"/>
              <w:rPr>
                <w:rFonts w:ascii="Arrus" w:hAnsi="Arrus"/>
                <w:sz w:val="20"/>
              </w:rPr>
            </w:pPr>
            <w:r w:rsidRPr="00584AEA">
              <w:rPr>
                <w:rFonts w:ascii="Arrus" w:hAnsi="Arrus"/>
                <w:sz w:val="20"/>
                <w:szCs w:val="22"/>
              </w:rPr>
              <w:t>21 August 2000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43"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Garagaon</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44"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 the Bodo MLA Mohini Basumatary of the People's Democratic Front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45" w14:textId="77777777" w:rsidR="00270475" w:rsidRPr="00584AEA" w:rsidRDefault="00270475" w:rsidP="00096A24">
            <w:pPr>
              <w:spacing w:before="240" w:after="240"/>
              <w:rPr>
                <w:rFonts w:ascii="Arrus" w:hAnsi="Arrus"/>
                <w:sz w:val="20"/>
              </w:rPr>
            </w:pPr>
            <w:hyperlink r:id="rId752" w:anchor="cite_note-18" w:history="1">
              <w:r w:rsidRPr="00584AEA">
                <w:rPr>
                  <w:rStyle w:val="Hyperlink"/>
                  <w:rFonts w:ascii="Arrus" w:eastAsiaTheme="majorEastAsia" w:hAnsi="Arrus"/>
                  <w:sz w:val="16"/>
                  <w:szCs w:val="18"/>
                  <w:vertAlign w:val="superscript"/>
                </w:rPr>
                <w:t>[18]</w:t>
              </w:r>
            </w:hyperlink>
          </w:p>
        </w:tc>
      </w:tr>
      <w:tr w:rsidR="00270475" w:rsidRPr="00584AEA" w14:paraId="268B364B"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47" w14:textId="77777777" w:rsidR="00270475" w:rsidRPr="00584AEA" w:rsidRDefault="00270475" w:rsidP="00096A24">
            <w:pPr>
              <w:spacing w:before="240" w:after="240"/>
              <w:rPr>
                <w:rFonts w:ascii="Arrus" w:hAnsi="Arrus"/>
                <w:sz w:val="20"/>
              </w:rPr>
            </w:pPr>
            <w:r w:rsidRPr="00584AEA">
              <w:rPr>
                <w:rFonts w:ascii="Arrus" w:hAnsi="Arrus"/>
                <w:sz w:val="20"/>
                <w:szCs w:val="22"/>
              </w:rPr>
              <w:t>8 November 2000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48" w14:textId="77777777" w:rsidR="00270475" w:rsidRPr="00584AEA" w:rsidRDefault="00270475" w:rsidP="00096A24">
            <w:pPr>
              <w:spacing w:before="240" w:after="240"/>
              <w:rPr>
                <w:rFonts w:ascii="Arrus" w:hAnsi="Arrus"/>
                <w:sz w:val="20"/>
              </w:rPr>
            </w:pPr>
            <w:hyperlink r:id="rId753" w:tooltip="Barpeta District" w:history="1">
              <w:proofErr w:type="spellStart"/>
              <w:r w:rsidRPr="00584AEA">
                <w:rPr>
                  <w:rStyle w:val="Hyperlink"/>
                  <w:rFonts w:ascii="Arrus" w:eastAsiaTheme="majorEastAsia" w:hAnsi="Arrus"/>
                  <w:sz w:val="20"/>
                  <w:szCs w:val="22"/>
                </w:rPr>
                <w:t>Barpeta</w:t>
              </w:r>
              <w:proofErr w:type="spellEnd"/>
              <w:r w:rsidRPr="00584AEA">
                <w:rPr>
                  <w:rStyle w:val="Hyperlink"/>
                  <w:rFonts w:ascii="Arrus" w:eastAsiaTheme="majorEastAsia" w:hAnsi="Arrus"/>
                  <w:sz w:val="20"/>
                  <w:szCs w:val="22"/>
                </w:rPr>
                <w:t xml:space="preserve"> District</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49" w14:textId="77777777" w:rsidR="00270475" w:rsidRPr="00584AEA" w:rsidRDefault="00270475" w:rsidP="00096A24">
            <w:pPr>
              <w:spacing w:before="240" w:after="240"/>
              <w:rPr>
                <w:rFonts w:ascii="Arrus" w:hAnsi="Arrus"/>
                <w:sz w:val="20"/>
              </w:rPr>
            </w:pPr>
            <w:r w:rsidRPr="00584AEA">
              <w:rPr>
                <w:rFonts w:ascii="Arrus" w:hAnsi="Arrus"/>
                <w:sz w:val="20"/>
                <w:szCs w:val="22"/>
              </w:rPr>
              <w:t>Suspected NDFB militants kill 8 civilians, including 7 non-Assamese people</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4A" w14:textId="77777777" w:rsidR="00270475" w:rsidRPr="00584AEA" w:rsidRDefault="00270475" w:rsidP="00096A24">
            <w:pPr>
              <w:spacing w:before="240" w:after="240"/>
              <w:rPr>
                <w:rFonts w:ascii="Arrus" w:hAnsi="Arrus"/>
                <w:sz w:val="20"/>
              </w:rPr>
            </w:pPr>
            <w:hyperlink r:id="rId754" w:anchor="cite_note-BarryJudith2008-5" w:history="1">
              <w:r w:rsidRPr="00584AEA">
                <w:rPr>
                  <w:rStyle w:val="Hyperlink"/>
                  <w:rFonts w:ascii="Arrus" w:eastAsiaTheme="majorEastAsia" w:hAnsi="Arrus"/>
                  <w:sz w:val="16"/>
                  <w:szCs w:val="18"/>
                  <w:vertAlign w:val="superscript"/>
                </w:rPr>
                <w:t>[5]</w:t>
              </w:r>
            </w:hyperlink>
          </w:p>
        </w:tc>
      </w:tr>
      <w:tr w:rsidR="00270475" w:rsidRPr="00584AEA" w14:paraId="268B3650"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4C" w14:textId="77777777" w:rsidR="00270475" w:rsidRPr="00584AEA" w:rsidRDefault="00270475" w:rsidP="00096A24">
            <w:pPr>
              <w:spacing w:before="240" w:after="240"/>
              <w:rPr>
                <w:rFonts w:ascii="Arrus" w:hAnsi="Arrus"/>
                <w:sz w:val="20"/>
              </w:rPr>
            </w:pPr>
            <w:r w:rsidRPr="00584AEA">
              <w:rPr>
                <w:rFonts w:ascii="Arrus" w:hAnsi="Arrus"/>
                <w:sz w:val="20"/>
                <w:szCs w:val="22"/>
              </w:rPr>
              <w:t>26 November 2000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4D" w14:textId="77777777" w:rsidR="00270475" w:rsidRPr="00584AEA" w:rsidRDefault="00270475" w:rsidP="00096A24">
            <w:pPr>
              <w:spacing w:before="240" w:after="240"/>
              <w:rPr>
                <w:rFonts w:ascii="Arrus" w:hAnsi="Arrus"/>
                <w:sz w:val="20"/>
              </w:rPr>
            </w:pPr>
            <w:r w:rsidRPr="00584AEA">
              <w:rPr>
                <w:rFonts w:ascii="Arrus" w:hAnsi="Arrus"/>
                <w:sz w:val="20"/>
                <w:szCs w:val="22"/>
              </w:rPr>
              <w:t>Lung Sung forest reserve</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4E" w14:textId="77777777" w:rsidR="00270475" w:rsidRPr="00584AEA" w:rsidRDefault="00270475" w:rsidP="00096A24">
            <w:pPr>
              <w:spacing w:before="240" w:after="240"/>
              <w:rPr>
                <w:rFonts w:ascii="Arrus" w:hAnsi="Arrus"/>
                <w:sz w:val="20"/>
              </w:rPr>
            </w:pPr>
            <w:r w:rsidRPr="00584AEA">
              <w:rPr>
                <w:rFonts w:ascii="Arrus" w:hAnsi="Arrus"/>
                <w:sz w:val="20"/>
                <w:szCs w:val="22"/>
              </w:rPr>
              <w:t>NDFB kills 8 woodcutters who refused to obey their order to stop</w:t>
            </w:r>
            <w:r w:rsidRPr="00584AEA">
              <w:rPr>
                <w:rStyle w:val="apple-converted-space"/>
                <w:rFonts w:ascii="Arrus" w:hAnsi="Arrus"/>
                <w:sz w:val="20"/>
                <w:szCs w:val="22"/>
              </w:rPr>
              <w:t> </w:t>
            </w:r>
            <w:hyperlink r:id="rId755" w:tooltip="Logging" w:history="1">
              <w:r w:rsidRPr="00584AEA">
                <w:rPr>
                  <w:rStyle w:val="Hyperlink"/>
                  <w:rFonts w:ascii="Arrus" w:eastAsiaTheme="majorEastAsia" w:hAnsi="Arrus"/>
                  <w:sz w:val="20"/>
                  <w:szCs w:val="22"/>
                </w:rPr>
                <w:t>logging</w:t>
              </w:r>
            </w:hyperlink>
            <w:r w:rsidRPr="00584AEA">
              <w:rPr>
                <w:rStyle w:val="apple-converted-space"/>
                <w:rFonts w:ascii="Arrus" w:hAnsi="Arrus"/>
                <w:sz w:val="20"/>
                <w:szCs w:val="22"/>
              </w:rPr>
              <w:t> </w:t>
            </w:r>
            <w:r w:rsidRPr="00584AEA">
              <w:rPr>
                <w:rFonts w:ascii="Arrus" w:hAnsi="Arrus"/>
                <w:sz w:val="20"/>
                <w:szCs w:val="22"/>
              </w:rPr>
              <w:t xml:space="preserve">in </w:t>
            </w:r>
            <w:r w:rsidRPr="00584AEA">
              <w:rPr>
                <w:rFonts w:ascii="Arrus" w:hAnsi="Arrus"/>
                <w:sz w:val="20"/>
                <w:szCs w:val="22"/>
              </w:rPr>
              <w:lastRenderedPageBreak/>
              <w:t>Bodo areas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4F" w14:textId="77777777" w:rsidR="00270475" w:rsidRPr="00584AEA" w:rsidRDefault="00270475" w:rsidP="00096A24">
            <w:pPr>
              <w:spacing w:before="240" w:after="240"/>
              <w:rPr>
                <w:rFonts w:ascii="Arrus" w:hAnsi="Arrus"/>
                <w:sz w:val="20"/>
              </w:rPr>
            </w:pPr>
            <w:r w:rsidRPr="00584AEA">
              <w:rPr>
                <w:rFonts w:ascii="Arrus" w:hAnsi="Arrus"/>
                <w:sz w:val="20"/>
                <w:szCs w:val="22"/>
              </w:rPr>
              <w:lastRenderedPageBreak/>
              <w:t>SATP</w:t>
            </w:r>
          </w:p>
        </w:tc>
      </w:tr>
      <w:tr w:rsidR="00270475" w:rsidRPr="00584AEA" w14:paraId="268B3655"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51" w14:textId="77777777" w:rsidR="00270475" w:rsidRPr="00584AEA" w:rsidRDefault="00270475" w:rsidP="00096A24">
            <w:pPr>
              <w:spacing w:before="240" w:after="240"/>
              <w:rPr>
                <w:rFonts w:ascii="Arrus" w:hAnsi="Arrus"/>
                <w:sz w:val="20"/>
              </w:rPr>
            </w:pPr>
            <w:r w:rsidRPr="00584AEA">
              <w:rPr>
                <w:rFonts w:ascii="Arrus" w:hAnsi="Arrus"/>
                <w:sz w:val="20"/>
                <w:szCs w:val="22"/>
              </w:rPr>
              <w:t>3 January 2001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52" w14:textId="77777777" w:rsidR="00270475" w:rsidRPr="00584AEA" w:rsidRDefault="00270475" w:rsidP="00096A24">
            <w:pPr>
              <w:spacing w:before="240" w:after="240"/>
              <w:rPr>
                <w:rFonts w:ascii="Arrus" w:hAnsi="Arrus"/>
                <w:sz w:val="20"/>
              </w:rPr>
            </w:pPr>
            <w:r w:rsidRPr="00584AEA">
              <w:rPr>
                <w:rFonts w:ascii="Arrus" w:hAnsi="Arrus"/>
                <w:sz w:val="20"/>
                <w:szCs w:val="22"/>
              </w:rPr>
              <w:t>Assam</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53"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 woodcutters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54" w14:textId="77777777" w:rsidR="00270475" w:rsidRPr="00584AEA" w:rsidRDefault="00270475" w:rsidP="00096A24">
            <w:pPr>
              <w:spacing w:before="240" w:after="240"/>
              <w:rPr>
                <w:rFonts w:ascii="Arrus" w:hAnsi="Arrus"/>
                <w:sz w:val="20"/>
              </w:rPr>
            </w:pPr>
            <w:hyperlink r:id="rId756" w:anchor="cite_note-BarryJudith2008-5" w:history="1">
              <w:r w:rsidRPr="00584AEA">
                <w:rPr>
                  <w:rStyle w:val="Hyperlink"/>
                  <w:rFonts w:ascii="Arrus" w:eastAsiaTheme="majorEastAsia" w:hAnsi="Arrus"/>
                  <w:sz w:val="16"/>
                  <w:szCs w:val="18"/>
                  <w:vertAlign w:val="superscript"/>
                </w:rPr>
                <w:t>[5]</w:t>
              </w:r>
            </w:hyperlink>
          </w:p>
        </w:tc>
      </w:tr>
      <w:tr w:rsidR="00270475" w:rsidRPr="00584AEA" w14:paraId="268B365A"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56" w14:textId="77777777" w:rsidR="00270475" w:rsidRPr="00584AEA" w:rsidRDefault="00270475" w:rsidP="00096A24">
            <w:pPr>
              <w:spacing w:before="240" w:after="240"/>
              <w:rPr>
                <w:rFonts w:ascii="Arrus" w:hAnsi="Arrus"/>
                <w:sz w:val="20"/>
              </w:rPr>
            </w:pPr>
            <w:r w:rsidRPr="00584AEA">
              <w:rPr>
                <w:rFonts w:ascii="Arrus" w:hAnsi="Arrus"/>
                <w:sz w:val="20"/>
                <w:szCs w:val="22"/>
              </w:rPr>
              <w:t>31 July 2001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57"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Soonmari</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58"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detonate a bomb on a</w:t>
            </w:r>
            <w:r w:rsidRPr="00584AEA">
              <w:rPr>
                <w:rStyle w:val="apple-converted-space"/>
                <w:rFonts w:ascii="Arrus" w:hAnsi="Arrus"/>
                <w:sz w:val="20"/>
                <w:szCs w:val="22"/>
              </w:rPr>
              <w:t> </w:t>
            </w:r>
            <w:proofErr w:type="spellStart"/>
            <w:r>
              <w:fldChar w:fldCharType="begin"/>
            </w:r>
            <w:r>
              <w:instrText>HYPERLINK "http://en.wikipedia.org/wiki/Rangiya" \o "Rangiya"</w:instrText>
            </w:r>
            <w:r>
              <w:fldChar w:fldCharType="separate"/>
            </w:r>
            <w:r w:rsidRPr="00584AEA">
              <w:rPr>
                <w:rStyle w:val="Hyperlink"/>
                <w:rFonts w:ascii="Arrus" w:eastAsiaTheme="majorEastAsia" w:hAnsi="Arrus"/>
                <w:sz w:val="20"/>
                <w:szCs w:val="22"/>
              </w:rPr>
              <w:t>Rangiya</w:t>
            </w:r>
            <w:proofErr w:type="spellEnd"/>
            <w:r>
              <w:fldChar w:fldCharType="end"/>
            </w:r>
            <w:r w:rsidRPr="00584AEA">
              <w:rPr>
                <w:rFonts w:ascii="Arrus" w:hAnsi="Arrus"/>
                <w:sz w:val="20"/>
                <w:szCs w:val="22"/>
              </w:rPr>
              <w:t>-bound passenger train, killing 14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59" w14:textId="77777777" w:rsidR="00270475" w:rsidRPr="00584AEA" w:rsidRDefault="00270475" w:rsidP="00096A24">
            <w:pPr>
              <w:spacing w:before="240" w:after="240"/>
              <w:rPr>
                <w:rFonts w:ascii="Arrus" w:hAnsi="Arrus"/>
                <w:sz w:val="20"/>
              </w:rPr>
            </w:pPr>
            <w:hyperlink r:id="rId757" w:anchor="cite_note-BarryJudith2008-5" w:history="1">
              <w:r w:rsidRPr="00584AEA">
                <w:rPr>
                  <w:rStyle w:val="Hyperlink"/>
                  <w:rFonts w:ascii="Arrus" w:eastAsiaTheme="majorEastAsia" w:hAnsi="Arrus"/>
                  <w:sz w:val="16"/>
                  <w:szCs w:val="18"/>
                  <w:vertAlign w:val="superscript"/>
                </w:rPr>
                <w:t>[5]</w:t>
              </w:r>
            </w:hyperlink>
          </w:p>
        </w:tc>
      </w:tr>
      <w:tr w:rsidR="00270475" w:rsidRPr="00584AEA" w14:paraId="268B365F"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5B" w14:textId="77777777" w:rsidR="00270475" w:rsidRPr="00584AEA" w:rsidRDefault="00270475" w:rsidP="00096A24">
            <w:pPr>
              <w:spacing w:before="240" w:after="240"/>
              <w:rPr>
                <w:rFonts w:ascii="Arrus" w:hAnsi="Arrus"/>
                <w:sz w:val="20"/>
              </w:rPr>
            </w:pPr>
            <w:r w:rsidRPr="00584AEA">
              <w:rPr>
                <w:rFonts w:ascii="Arrus" w:hAnsi="Arrus"/>
                <w:sz w:val="20"/>
                <w:szCs w:val="22"/>
              </w:rPr>
              <w:t>1 August 2001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5C"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near </w:t>
            </w:r>
            <w:proofErr w:type="spellStart"/>
            <w:r w:rsidRPr="00584AEA">
              <w:rPr>
                <w:rFonts w:ascii="Arrus" w:hAnsi="Arrus"/>
                <w:sz w:val="20"/>
                <w:szCs w:val="22"/>
              </w:rPr>
              <w:t>Rangia</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5D"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detonate a bomb on the</w:t>
            </w:r>
            <w:r w:rsidRPr="00584AEA">
              <w:rPr>
                <w:rStyle w:val="apple-converted-space"/>
                <w:rFonts w:ascii="Arrus" w:hAnsi="Arrus"/>
                <w:sz w:val="20"/>
                <w:szCs w:val="22"/>
              </w:rPr>
              <w:t> </w:t>
            </w:r>
            <w:hyperlink r:id="rId758" w:tooltip="Arunachal Express" w:history="1">
              <w:r w:rsidRPr="00584AEA">
                <w:rPr>
                  <w:rStyle w:val="Hyperlink"/>
                  <w:rFonts w:ascii="Arrus" w:eastAsiaTheme="majorEastAsia" w:hAnsi="Arrus"/>
                  <w:sz w:val="20"/>
                  <w:szCs w:val="22"/>
                </w:rPr>
                <w:t>Arunachal Express</w:t>
              </w:r>
            </w:hyperlink>
            <w:r w:rsidRPr="00584AEA">
              <w:rPr>
                <w:rStyle w:val="apple-converted-space"/>
                <w:rFonts w:ascii="Arrus" w:hAnsi="Arrus"/>
                <w:sz w:val="20"/>
                <w:szCs w:val="22"/>
              </w:rPr>
              <w:t> </w:t>
            </w:r>
            <w:r w:rsidRPr="00584AEA">
              <w:rPr>
                <w:rFonts w:ascii="Arrus" w:hAnsi="Arrus"/>
                <w:sz w:val="20"/>
                <w:szCs w:val="22"/>
              </w:rPr>
              <w:t xml:space="preserve">between </w:t>
            </w:r>
            <w:proofErr w:type="spellStart"/>
            <w:r w:rsidRPr="00584AEA">
              <w:rPr>
                <w:rFonts w:ascii="Arrus" w:hAnsi="Arrus"/>
                <w:sz w:val="20"/>
                <w:szCs w:val="22"/>
              </w:rPr>
              <w:t>Rangia</w:t>
            </w:r>
            <w:proofErr w:type="spellEnd"/>
            <w:r w:rsidRPr="00584AEA">
              <w:rPr>
                <w:rFonts w:ascii="Arrus" w:hAnsi="Arrus"/>
                <w:sz w:val="20"/>
                <w:szCs w:val="22"/>
              </w:rPr>
              <w:t xml:space="preserve"> and </w:t>
            </w:r>
            <w:proofErr w:type="spellStart"/>
            <w:r w:rsidRPr="00584AEA">
              <w:rPr>
                <w:rFonts w:ascii="Arrus" w:hAnsi="Arrus"/>
                <w:sz w:val="20"/>
                <w:szCs w:val="22"/>
              </w:rPr>
              <w:t>Goreswar</w:t>
            </w:r>
            <w:proofErr w:type="spellEnd"/>
            <w:r w:rsidRPr="00584AEA">
              <w:rPr>
                <w:rFonts w:ascii="Arrus" w:hAnsi="Arrus"/>
                <w:sz w:val="20"/>
                <w:szCs w:val="22"/>
              </w:rPr>
              <w:t xml:space="preserve"> stations, killing 12 and injuring 8. Two NDFB militants suspected to be involved in the blast were killed in an</w:t>
            </w:r>
            <w:r w:rsidRPr="00584AEA">
              <w:rPr>
                <w:rStyle w:val="apple-converted-space"/>
                <w:rFonts w:ascii="Arrus" w:hAnsi="Arrus"/>
                <w:sz w:val="20"/>
                <w:szCs w:val="22"/>
              </w:rPr>
              <w:t> </w:t>
            </w:r>
            <w:hyperlink r:id="rId759" w:tooltip="Encounter killings by police" w:history="1">
              <w:r w:rsidRPr="00584AEA">
                <w:rPr>
                  <w:rStyle w:val="Hyperlink"/>
                  <w:rFonts w:ascii="Arrus" w:eastAsiaTheme="majorEastAsia" w:hAnsi="Arrus"/>
                  <w:sz w:val="20"/>
                  <w:szCs w:val="22"/>
                </w:rPr>
                <w:t>police encounter</w:t>
              </w:r>
            </w:hyperlink>
            <w:r w:rsidRPr="00584AEA">
              <w:rPr>
                <w:rStyle w:val="apple-converted-space"/>
                <w:rFonts w:ascii="Arrus" w:hAnsi="Arrus"/>
                <w:sz w:val="20"/>
                <w:szCs w:val="22"/>
              </w:rPr>
              <w:t> </w:t>
            </w:r>
            <w:r w:rsidRPr="00584AEA">
              <w:rPr>
                <w:rFonts w:ascii="Arrus" w:hAnsi="Arrus"/>
                <w:sz w:val="20"/>
                <w:szCs w:val="22"/>
              </w:rPr>
              <w:t xml:space="preserve">near </w:t>
            </w:r>
            <w:proofErr w:type="spellStart"/>
            <w:r w:rsidRPr="00584AEA">
              <w:rPr>
                <w:rFonts w:ascii="Arrus" w:hAnsi="Arrus"/>
                <w:sz w:val="20"/>
                <w:szCs w:val="22"/>
              </w:rPr>
              <w:t>Goreswar</w:t>
            </w:r>
            <w:proofErr w:type="spellEnd"/>
            <w:r w:rsidRPr="00584AEA">
              <w:rPr>
                <w:rFonts w:ascii="Arrus" w:hAnsi="Arrus"/>
                <w:sz w:val="20"/>
                <w:szCs w:val="22"/>
              </w:rPr>
              <w: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5E" w14:textId="77777777" w:rsidR="00270475" w:rsidRPr="00584AEA" w:rsidRDefault="00270475" w:rsidP="00096A24">
            <w:pPr>
              <w:spacing w:before="240" w:after="240"/>
              <w:rPr>
                <w:rFonts w:ascii="Arrus" w:hAnsi="Arrus"/>
                <w:sz w:val="20"/>
              </w:rPr>
            </w:pPr>
            <w:hyperlink r:id="rId760" w:anchor="cite_note-19" w:history="1">
              <w:r w:rsidRPr="00584AEA">
                <w:rPr>
                  <w:rStyle w:val="Hyperlink"/>
                  <w:rFonts w:ascii="Arrus" w:eastAsiaTheme="majorEastAsia" w:hAnsi="Arrus"/>
                  <w:sz w:val="16"/>
                  <w:szCs w:val="18"/>
                  <w:vertAlign w:val="superscript"/>
                </w:rPr>
                <w:t>[19]</w:t>
              </w:r>
            </w:hyperlink>
          </w:p>
        </w:tc>
      </w:tr>
      <w:tr w:rsidR="00270475" w:rsidRPr="00584AEA" w14:paraId="268B3664"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60" w14:textId="77777777" w:rsidR="00270475" w:rsidRPr="00584AEA" w:rsidRDefault="00270475" w:rsidP="00096A24">
            <w:pPr>
              <w:spacing w:before="240" w:after="240"/>
              <w:rPr>
                <w:rFonts w:ascii="Arrus" w:hAnsi="Arrus"/>
                <w:sz w:val="20"/>
              </w:rPr>
            </w:pPr>
            <w:r w:rsidRPr="00584AEA">
              <w:rPr>
                <w:rFonts w:ascii="Arrus" w:hAnsi="Arrus"/>
                <w:sz w:val="20"/>
                <w:szCs w:val="22"/>
              </w:rPr>
              <w:t>25 September 2001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61"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Baghmari</w:t>
            </w:r>
            <w:proofErr w:type="spellEnd"/>
            <w:r w:rsidRPr="00584AEA">
              <w:rPr>
                <w:rFonts w:ascii="Arrus" w:hAnsi="Arrus"/>
                <w:sz w:val="20"/>
                <w:szCs w:val="22"/>
              </w:rPr>
              <w:t xml:space="preserve">, </w:t>
            </w:r>
            <w:proofErr w:type="spellStart"/>
            <w:r w:rsidRPr="00584AEA">
              <w:rPr>
                <w:rFonts w:ascii="Arrus" w:hAnsi="Arrus"/>
                <w:sz w:val="20"/>
                <w:szCs w:val="22"/>
              </w:rPr>
              <w:t>Bongaigaon</w:t>
            </w:r>
            <w:proofErr w:type="spellEnd"/>
            <w:r w:rsidRPr="00584AEA">
              <w:rPr>
                <w:rFonts w:ascii="Arrus" w:hAnsi="Arrus"/>
                <w:sz w:val="20"/>
                <w:szCs w:val="22"/>
              </w:rPr>
              <w:t xml:space="preserve">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62" w14:textId="77777777" w:rsidR="00270475" w:rsidRPr="00584AEA" w:rsidRDefault="00270475" w:rsidP="00096A24">
            <w:pPr>
              <w:spacing w:before="240" w:after="240"/>
              <w:rPr>
                <w:rFonts w:ascii="Arrus" w:hAnsi="Arrus"/>
                <w:sz w:val="20"/>
              </w:rPr>
            </w:pPr>
            <w:r w:rsidRPr="00584AEA">
              <w:rPr>
                <w:rFonts w:ascii="Arrus" w:hAnsi="Arrus"/>
                <w:sz w:val="20"/>
                <w:szCs w:val="22"/>
              </w:rPr>
              <w:t>NDFB bomb blast derails the</w:t>
            </w:r>
            <w:r w:rsidRPr="00584AEA">
              <w:rPr>
                <w:rStyle w:val="apple-converted-space"/>
                <w:rFonts w:ascii="Arrus" w:hAnsi="Arrus"/>
                <w:sz w:val="20"/>
                <w:szCs w:val="22"/>
              </w:rPr>
              <w:t> </w:t>
            </w:r>
            <w:hyperlink r:id="rId761" w:tooltip="North East Express" w:history="1">
              <w:r w:rsidRPr="00584AEA">
                <w:rPr>
                  <w:rStyle w:val="Hyperlink"/>
                  <w:rFonts w:ascii="Arrus" w:eastAsiaTheme="majorEastAsia" w:hAnsi="Arrus"/>
                  <w:sz w:val="20"/>
                  <w:szCs w:val="22"/>
                </w:rPr>
                <w:t>North East Express</w:t>
              </w:r>
            </w:hyperlink>
            <w:r w:rsidRPr="00584AEA">
              <w:rPr>
                <w:rFonts w:ascii="Arrus" w:hAnsi="Arrus"/>
                <w:sz w:val="20"/>
                <w:szCs w:val="22"/>
              </w:rPr>
              <w:t>, injuring 100 people</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63"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69"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65"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25 October </w:t>
            </w:r>
            <w:r w:rsidRPr="00584AEA">
              <w:rPr>
                <w:rFonts w:ascii="Arrus" w:hAnsi="Arrus"/>
                <w:sz w:val="20"/>
                <w:szCs w:val="22"/>
              </w:rPr>
              <w:lastRenderedPageBreak/>
              <w:t>2001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66"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lastRenderedPageBreak/>
              <w:t>Gauripur</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67"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NDFB militants detonate an explosive at </w:t>
            </w:r>
            <w:r w:rsidRPr="00584AEA">
              <w:rPr>
                <w:rFonts w:ascii="Arrus" w:hAnsi="Arrus"/>
                <w:sz w:val="20"/>
                <w:szCs w:val="22"/>
              </w:rPr>
              <w:lastRenderedPageBreak/>
              <w:t>a</w:t>
            </w:r>
            <w:r w:rsidRPr="00584AEA">
              <w:rPr>
                <w:rStyle w:val="apple-converted-space"/>
                <w:rFonts w:ascii="Arrus" w:hAnsi="Arrus"/>
                <w:sz w:val="20"/>
                <w:szCs w:val="22"/>
              </w:rPr>
              <w:t> </w:t>
            </w:r>
            <w:hyperlink r:id="rId762" w:tooltip="Hindu" w:history="1">
              <w:r w:rsidRPr="00584AEA">
                <w:rPr>
                  <w:rStyle w:val="Hyperlink"/>
                  <w:rFonts w:ascii="Arrus" w:eastAsiaTheme="majorEastAsia" w:hAnsi="Arrus"/>
                  <w:sz w:val="20"/>
                  <w:szCs w:val="22"/>
                </w:rPr>
                <w:t>Hindu</w:t>
              </w:r>
            </w:hyperlink>
            <w:r w:rsidRPr="00584AEA">
              <w:rPr>
                <w:rStyle w:val="apple-converted-space"/>
                <w:rFonts w:ascii="Arrus" w:hAnsi="Arrus"/>
                <w:sz w:val="20"/>
                <w:szCs w:val="22"/>
              </w:rPr>
              <w:t> </w:t>
            </w:r>
            <w:r w:rsidRPr="00584AEA">
              <w:rPr>
                <w:rFonts w:ascii="Arrus" w:hAnsi="Arrus"/>
                <w:sz w:val="20"/>
                <w:szCs w:val="22"/>
              </w:rPr>
              <w:t>celebration, killing 3 and injuring 12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68" w14:textId="77777777" w:rsidR="00270475" w:rsidRPr="00584AEA" w:rsidRDefault="00270475" w:rsidP="00096A24">
            <w:pPr>
              <w:spacing w:before="240" w:after="240"/>
              <w:rPr>
                <w:rFonts w:ascii="Arrus" w:hAnsi="Arrus"/>
                <w:sz w:val="20"/>
              </w:rPr>
            </w:pPr>
            <w:hyperlink r:id="rId763" w:anchor="cite_note-BarryJudith2008-5" w:history="1">
              <w:r w:rsidRPr="00584AEA">
                <w:rPr>
                  <w:rStyle w:val="Hyperlink"/>
                  <w:rFonts w:ascii="Arrus" w:eastAsiaTheme="majorEastAsia" w:hAnsi="Arrus"/>
                  <w:sz w:val="16"/>
                  <w:szCs w:val="18"/>
                  <w:vertAlign w:val="superscript"/>
                </w:rPr>
                <w:t>[5]</w:t>
              </w:r>
            </w:hyperlink>
          </w:p>
        </w:tc>
      </w:tr>
      <w:tr w:rsidR="00270475" w:rsidRPr="00584AEA" w14:paraId="268B366E"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6A" w14:textId="77777777" w:rsidR="00270475" w:rsidRPr="00584AEA" w:rsidRDefault="00270475" w:rsidP="00096A24">
            <w:pPr>
              <w:spacing w:before="240" w:after="240"/>
              <w:rPr>
                <w:rFonts w:ascii="Arrus" w:hAnsi="Arrus"/>
                <w:sz w:val="20"/>
              </w:rPr>
            </w:pPr>
            <w:r w:rsidRPr="00584AEA">
              <w:rPr>
                <w:rFonts w:ascii="Arrus" w:hAnsi="Arrus"/>
                <w:sz w:val="20"/>
                <w:szCs w:val="22"/>
              </w:rPr>
              <w:t>7 December 2001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6B" w14:textId="77777777" w:rsidR="00270475" w:rsidRPr="00584AEA" w:rsidRDefault="00270475" w:rsidP="00096A24">
            <w:pPr>
              <w:spacing w:before="240" w:after="240"/>
              <w:rPr>
                <w:rFonts w:ascii="Arrus" w:hAnsi="Arrus"/>
                <w:sz w:val="20"/>
              </w:rPr>
            </w:pPr>
            <w:r w:rsidRPr="00584AEA">
              <w:rPr>
                <w:rFonts w:ascii="Arrus" w:hAnsi="Arrus"/>
                <w:sz w:val="20"/>
                <w:szCs w:val="22"/>
              </w:rPr>
              <w:t>Assam</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6C" w14:textId="77777777" w:rsidR="00270475" w:rsidRPr="00584AEA" w:rsidRDefault="00270475" w:rsidP="00096A24">
            <w:pPr>
              <w:spacing w:before="240" w:after="240"/>
              <w:rPr>
                <w:rFonts w:ascii="Arrus" w:hAnsi="Arrus"/>
                <w:sz w:val="20"/>
              </w:rPr>
            </w:pPr>
            <w:r w:rsidRPr="00584AEA">
              <w:rPr>
                <w:rFonts w:ascii="Arrus" w:hAnsi="Arrus"/>
                <w:sz w:val="20"/>
                <w:szCs w:val="22"/>
              </w:rPr>
              <w:t>Opposed to logging in the region, NDFB militants kill 4 woodcutters in two separate incidents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6D" w14:textId="77777777" w:rsidR="00270475" w:rsidRPr="00584AEA" w:rsidRDefault="00270475" w:rsidP="00096A24">
            <w:pPr>
              <w:spacing w:before="240" w:after="240"/>
              <w:rPr>
                <w:rFonts w:ascii="Arrus" w:hAnsi="Arrus"/>
                <w:sz w:val="20"/>
              </w:rPr>
            </w:pPr>
            <w:hyperlink r:id="rId764" w:anchor="cite_note-BarryJudith2008-5" w:history="1">
              <w:r w:rsidRPr="00584AEA">
                <w:rPr>
                  <w:rStyle w:val="Hyperlink"/>
                  <w:rFonts w:ascii="Arrus" w:eastAsiaTheme="majorEastAsia" w:hAnsi="Arrus"/>
                  <w:sz w:val="16"/>
                  <w:szCs w:val="18"/>
                  <w:vertAlign w:val="superscript"/>
                </w:rPr>
                <w:t>[5]</w:t>
              </w:r>
            </w:hyperlink>
          </w:p>
        </w:tc>
      </w:tr>
      <w:tr w:rsidR="00270475" w:rsidRPr="00584AEA" w14:paraId="268B3673"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6F" w14:textId="77777777" w:rsidR="00270475" w:rsidRPr="00584AEA" w:rsidRDefault="00270475" w:rsidP="00096A24">
            <w:pPr>
              <w:spacing w:before="240" w:after="240"/>
              <w:rPr>
                <w:rFonts w:ascii="Arrus" w:hAnsi="Arrus"/>
                <w:sz w:val="20"/>
              </w:rPr>
            </w:pPr>
            <w:r w:rsidRPr="00584AEA">
              <w:rPr>
                <w:rFonts w:ascii="Arrus" w:hAnsi="Arrus"/>
                <w:sz w:val="20"/>
                <w:szCs w:val="22"/>
              </w:rPr>
              <w:t>2 June 2002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70"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Bongshijhora</w:t>
            </w:r>
            <w:proofErr w:type="spellEnd"/>
            <w:r w:rsidRPr="00584AEA">
              <w:rPr>
                <w:rFonts w:ascii="Arrus" w:hAnsi="Arrus"/>
                <w:sz w:val="20"/>
                <w:szCs w:val="22"/>
              </w:rPr>
              <w:t xml:space="preserve"> </w:t>
            </w:r>
            <w:proofErr w:type="spellStart"/>
            <w:r w:rsidRPr="00584AEA">
              <w:rPr>
                <w:rFonts w:ascii="Arrus" w:hAnsi="Arrus"/>
                <w:sz w:val="20"/>
                <w:szCs w:val="22"/>
              </w:rPr>
              <w:t>village,</w:t>
            </w:r>
            <w:hyperlink r:id="rId765" w:tooltip="Dhburi District (page does not exist)" w:history="1">
              <w:r w:rsidRPr="00584AEA">
                <w:rPr>
                  <w:rStyle w:val="Hyperlink"/>
                  <w:rFonts w:ascii="Arrus" w:eastAsiaTheme="majorEastAsia" w:hAnsi="Arrus"/>
                  <w:sz w:val="20"/>
                  <w:szCs w:val="22"/>
                </w:rPr>
                <w:t>Dhburi</w:t>
              </w:r>
              <w:proofErr w:type="spellEnd"/>
              <w:r w:rsidRPr="00584AEA">
                <w:rPr>
                  <w:rStyle w:val="Hyperlink"/>
                  <w:rFonts w:ascii="Arrus" w:eastAsiaTheme="majorEastAsia" w:hAnsi="Arrus"/>
                  <w:sz w:val="20"/>
                  <w:szCs w:val="22"/>
                </w:rPr>
                <w:t xml:space="preserve"> District</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71"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 3 members of a family</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72" w14:textId="77777777" w:rsidR="00270475" w:rsidRPr="00584AEA" w:rsidRDefault="00270475" w:rsidP="00096A24">
            <w:pPr>
              <w:spacing w:before="240" w:after="240"/>
              <w:rPr>
                <w:rFonts w:ascii="Arrus" w:hAnsi="Arrus"/>
                <w:sz w:val="20"/>
              </w:rPr>
            </w:pPr>
            <w:hyperlink r:id="rId766" w:anchor="cite_note-BarryJudith2008-5" w:history="1">
              <w:r w:rsidRPr="00584AEA">
                <w:rPr>
                  <w:rStyle w:val="Hyperlink"/>
                  <w:rFonts w:ascii="Arrus" w:eastAsiaTheme="majorEastAsia" w:hAnsi="Arrus"/>
                  <w:sz w:val="16"/>
                  <w:szCs w:val="18"/>
                  <w:vertAlign w:val="superscript"/>
                </w:rPr>
                <w:t>[5]</w:t>
              </w:r>
            </w:hyperlink>
          </w:p>
        </w:tc>
      </w:tr>
      <w:tr w:rsidR="00270475" w:rsidRPr="00584AEA" w14:paraId="268B3678"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74" w14:textId="77777777" w:rsidR="00270475" w:rsidRPr="00584AEA" w:rsidRDefault="00270475" w:rsidP="00096A24">
            <w:pPr>
              <w:spacing w:before="240" w:after="240"/>
              <w:rPr>
                <w:rFonts w:ascii="Arrus" w:hAnsi="Arrus"/>
                <w:sz w:val="20"/>
              </w:rPr>
            </w:pPr>
            <w:r w:rsidRPr="00584AEA">
              <w:rPr>
                <w:rFonts w:ascii="Arrus" w:hAnsi="Arrus"/>
                <w:sz w:val="20"/>
                <w:szCs w:val="22"/>
              </w:rPr>
              <w:t>14 July 2003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75" w14:textId="77777777" w:rsidR="00270475" w:rsidRPr="00584AEA" w:rsidRDefault="00270475" w:rsidP="00096A24">
            <w:pPr>
              <w:spacing w:before="240" w:after="240"/>
              <w:rPr>
                <w:rFonts w:ascii="Arrus" w:hAnsi="Arrus"/>
                <w:sz w:val="20"/>
              </w:rPr>
            </w:pPr>
            <w:hyperlink r:id="rId767" w:tooltip="Kokrajhar District" w:history="1">
              <w:r w:rsidRPr="00584AEA">
                <w:rPr>
                  <w:rStyle w:val="Hyperlink"/>
                  <w:rFonts w:ascii="Arrus" w:eastAsiaTheme="majorEastAsia" w:hAnsi="Arrus"/>
                  <w:sz w:val="20"/>
                  <w:szCs w:val="22"/>
                </w:rPr>
                <w:t>Kokrajhar District</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76"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 3 people in separate incidents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77" w14:textId="77777777" w:rsidR="00270475" w:rsidRPr="00584AEA" w:rsidRDefault="00270475" w:rsidP="00096A24">
            <w:pPr>
              <w:spacing w:before="240" w:after="240"/>
              <w:rPr>
                <w:rFonts w:ascii="Arrus" w:hAnsi="Arrus"/>
                <w:sz w:val="20"/>
              </w:rPr>
            </w:pPr>
            <w:hyperlink r:id="rId768" w:anchor="cite_note-BarryJudith2008-5" w:history="1">
              <w:r w:rsidRPr="00584AEA">
                <w:rPr>
                  <w:rStyle w:val="Hyperlink"/>
                  <w:rFonts w:ascii="Arrus" w:eastAsiaTheme="majorEastAsia" w:hAnsi="Arrus"/>
                  <w:sz w:val="16"/>
                  <w:szCs w:val="18"/>
                  <w:vertAlign w:val="superscript"/>
                </w:rPr>
                <w:t>[5]</w:t>
              </w:r>
            </w:hyperlink>
          </w:p>
        </w:tc>
      </w:tr>
      <w:tr w:rsidR="00270475" w:rsidRPr="00584AEA" w14:paraId="268B367D"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79" w14:textId="77777777" w:rsidR="00270475" w:rsidRPr="00584AEA" w:rsidRDefault="00270475" w:rsidP="00096A24">
            <w:pPr>
              <w:spacing w:before="240" w:after="240"/>
              <w:rPr>
                <w:rFonts w:ascii="Arrus" w:hAnsi="Arrus"/>
                <w:sz w:val="20"/>
              </w:rPr>
            </w:pPr>
            <w:r w:rsidRPr="00584AEA">
              <w:rPr>
                <w:rFonts w:ascii="Arrus" w:hAnsi="Arrus"/>
                <w:sz w:val="20"/>
                <w:szCs w:val="22"/>
              </w:rPr>
              <w:t>24 November 2003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7A"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Khanglabari,</w:t>
            </w:r>
            <w:hyperlink r:id="rId769" w:tooltip="Darrang District" w:history="1">
              <w:r w:rsidRPr="00584AEA">
                <w:rPr>
                  <w:rStyle w:val="Hyperlink"/>
                  <w:rFonts w:ascii="Arrus" w:eastAsiaTheme="majorEastAsia" w:hAnsi="Arrus"/>
                  <w:sz w:val="20"/>
                  <w:szCs w:val="22"/>
                </w:rPr>
                <w:t>Darrang</w:t>
              </w:r>
              <w:proofErr w:type="spellEnd"/>
              <w:r w:rsidRPr="00584AEA">
                <w:rPr>
                  <w:rStyle w:val="Hyperlink"/>
                  <w:rFonts w:ascii="Arrus" w:eastAsiaTheme="majorEastAsia" w:hAnsi="Arrus"/>
                  <w:sz w:val="20"/>
                  <w:szCs w:val="22"/>
                </w:rPr>
                <w:t xml:space="preserve"> District</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7B"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 3</w:t>
            </w:r>
            <w:r w:rsidRPr="00584AEA">
              <w:rPr>
                <w:rStyle w:val="apple-converted-space"/>
                <w:rFonts w:ascii="Arrus" w:hAnsi="Arrus"/>
                <w:sz w:val="20"/>
                <w:szCs w:val="22"/>
              </w:rPr>
              <w:t> </w:t>
            </w:r>
            <w:hyperlink r:id="rId770" w:tooltip="Bihar" w:history="1">
              <w:r w:rsidRPr="00584AEA">
                <w:rPr>
                  <w:rStyle w:val="Hyperlink"/>
                  <w:rFonts w:ascii="Arrus" w:eastAsiaTheme="majorEastAsia" w:hAnsi="Arrus"/>
                  <w:sz w:val="20"/>
                  <w:szCs w:val="22"/>
                </w:rPr>
                <w:t>Biharis</w:t>
              </w:r>
            </w:hyperlink>
            <w:r w:rsidRPr="00584AEA">
              <w:rPr>
                <w:rFonts w:ascii="Arrus" w:hAnsi="Arrus"/>
                <w:sz w:val="20"/>
                <w:szCs w:val="22"/>
              </w:rPr>
              <w:t>, and injure 9 others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7C" w14:textId="77777777" w:rsidR="00270475" w:rsidRPr="00584AEA" w:rsidRDefault="00270475" w:rsidP="00096A24">
            <w:pPr>
              <w:spacing w:before="240" w:after="240"/>
              <w:rPr>
                <w:rFonts w:ascii="Arrus" w:hAnsi="Arrus"/>
                <w:sz w:val="20"/>
              </w:rPr>
            </w:pPr>
            <w:hyperlink r:id="rId771" w:anchor="cite_note-BarryJudith2008-5" w:history="1">
              <w:r w:rsidRPr="00584AEA">
                <w:rPr>
                  <w:rStyle w:val="Hyperlink"/>
                  <w:rFonts w:ascii="Arrus" w:eastAsiaTheme="majorEastAsia" w:hAnsi="Arrus"/>
                  <w:sz w:val="16"/>
                  <w:szCs w:val="18"/>
                  <w:vertAlign w:val="superscript"/>
                </w:rPr>
                <w:t>[5]</w:t>
              </w:r>
            </w:hyperlink>
          </w:p>
        </w:tc>
      </w:tr>
      <w:tr w:rsidR="00270475" w:rsidRPr="00584AEA" w14:paraId="268B3682"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7E" w14:textId="77777777" w:rsidR="00270475" w:rsidRPr="00584AEA" w:rsidRDefault="00270475" w:rsidP="00096A24">
            <w:pPr>
              <w:spacing w:before="240" w:after="240"/>
              <w:rPr>
                <w:rFonts w:ascii="Arrus" w:hAnsi="Arrus"/>
                <w:sz w:val="20"/>
              </w:rPr>
            </w:pPr>
            <w:r w:rsidRPr="00584AEA">
              <w:rPr>
                <w:rFonts w:ascii="Arrus" w:hAnsi="Arrus"/>
                <w:sz w:val="20"/>
                <w:szCs w:val="22"/>
              </w:rPr>
              <w:t>8 July 2010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7F"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Gossaigaon,</w:t>
            </w:r>
            <w:hyperlink r:id="rId772" w:tooltip="Kokrajhar District" w:history="1">
              <w:r w:rsidRPr="00584AEA">
                <w:rPr>
                  <w:rStyle w:val="Hyperlink"/>
                  <w:rFonts w:ascii="Arrus" w:eastAsiaTheme="majorEastAsia" w:hAnsi="Arrus"/>
                  <w:sz w:val="20"/>
                  <w:szCs w:val="22"/>
                </w:rPr>
                <w:t>Kokrajhar</w:t>
              </w:r>
              <w:proofErr w:type="spellEnd"/>
              <w:r w:rsidRPr="00584AEA">
                <w:rPr>
                  <w:rStyle w:val="Hyperlink"/>
                  <w:rFonts w:ascii="Arrus" w:eastAsiaTheme="majorEastAsia" w:hAnsi="Arrus"/>
                  <w:sz w:val="20"/>
                  <w:szCs w:val="22"/>
                </w:rPr>
                <w:t xml:space="preserve"> District</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80"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blast railway tracks, resulting in derailment of the Kolkata-</w:t>
            </w:r>
            <w:proofErr w:type="spellStart"/>
            <w:r w:rsidRPr="00584AEA">
              <w:rPr>
                <w:rFonts w:ascii="Arrus" w:hAnsi="Arrus"/>
                <w:sz w:val="20"/>
                <w:szCs w:val="22"/>
              </w:rPr>
              <w:t>bound</w:t>
            </w:r>
            <w:hyperlink r:id="rId773" w:tooltip="Garib Rath" w:history="1">
              <w:r w:rsidRPr="00584AEA">
                <w:rPr>
                  <w:rStyle w:val="Hyperlink"/>
                  <w:rFonts w:ascii="Arrus" w:eastAsiaTheme="majorEastAsia" w:hAnsi="Arrus"/>
                  <w:sz w:val="20"/>
                  <w:szCs w:val="22"/>
                </w:rPr>
                <w:t>Garib</w:t>
              </w:r>
              <w:proofErr w:type="spellEnd"/>
              <w:r w:rsidRPr="00584AEA">
                <w:rPr>
                  <w:rStyle w:val="Hyperlink"/>
                  <w:rFonts w:ascii="Arrus" w:eastAsiaTheme="majorEastAsia" w:hAnsi="Arrus"/>
                  <w:sz w:val="20"/>
                  <w:szCs w:val="22"/>
                </w:rPr>
                <w:t xml:space="preserve"> Rath</w:t>
              </w:r>
            </w:hyperlink>
            <w:r w:rsidRPr="00584AEA">
              <w:rPr>
                <w:rStyle w:val="apple-converted-space"/>
                <w:rFonts w:ascii="Arrus" w:hAnsi="Arrus"/>
                <w:sz w:val="20"/>
                <w:szCs w:val="22"/>
              </w:rPr>
              <w:t> </w:t>
            </w:r>
            <w:r w:rsidRPr="00584AEA">
              <w:rPr>
                <w:rFonts w:ascii="Arrus" w:hAnsi="Arrus"/>
                <w:sz w:val="20"/>
                <w:szCs w:val="22"/>
              </w:rPr>
              <w:t xml:space="preserve">Express. A six-year-old child </w:t>
            </w:r>
            <w:proofErr w:type="spellStart"/>
            <w:r w:rsidRPr="00584AEA">
              <w:rPr>
                <w:rFonts w:ascii="Arrus" w:hAnsi="Arrus"/>
                <w:sz w:val="20"/>
                <w:szCs w:val="22"/>
              </w:rPr>
              <w:t>Durlav</w:t>
            </w:r>
            <w:proofErr w:type="spellEnd"/>
            <w:r w:rsidRPr="00584AEA">
              <w:rPr>
                <w:rFonts w:ascii="Arrus" w:hAnsi="Arrus"/>
                <w:sz w:val="20"/>
                <w:szCs w:val="22"/>
              </w:rPr>
              <w:t xml:space="preserve"> Sethia was killed, and 23 others were injured. The NDFB stated that the attack was a revenge for the </w:t>
            </w:r>
            <w:r w:rsidRPr="00584AEA">
              <w:rPr>
                <w:rFonts w:ascii="Arrus" w:hAnsi="Arrus"/>
                <w:sz w:val="20"/>
                <w:szCs w:val="22"/>
              </w:rPr>
              <w:lastRenderedPageBreak/>
              <w:t>mistreatment of its arrested leader Ranjan Daimary and the killing of "innocent Bodo youths" by the security forces.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81" w14:textId="77777777" w:rsidR="00270475" w:rsidRPr="00584AEA" w:rsidRDefault="00270475" w:rsidP="00096A24">
            <w:pPr>
              <w:spacing w:before="240" w:after="240"/>
              <w:rPr>
                <w:rFonts w:ascii="Arrus" w:hAnsi="Arrus"/>
                <w:sz w:val="20"/>
              </w:rPr>
            </w:pPr>
            <w:hyperlink r:id="rId774" w:anchor="cite_note-20" w:history="1">
              <w:r w:rsidRPr="00584AEA">
                <w:rPr>
                  <w:rStyle w:val="Hyperlink"/>
                  <w:rFonts w:ascii="Arrus" w:eastAsiaTheme="majorEastAsia" w:hAnsi="Arrus"/>
                  <w:sz w:val="16"/>
                  <w:szCs w:val="18"/>
                  <w:vertAlign w:val="superscript"/>
                </w:rPr>
                <w:t>[20]</w:t>
              </w:r>
            </w:hyperlink>
          </w:p>
        </w:tc>
      </w:tr>
      <w:tr w:rsidR="00270475" w:rsidRPr="00584AEA" w14:paraId="268B3687"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83" w14:textId="77777777" w:rsidR="00270475" w:rsidRPr="00584AEA" w:rsidRDefault="00270475" w:rsidP="00096A24">
            <w:pPr>
              <w:spacing w:before="240" w:after="240"/>
              <w:rPr>
                <w:rFonts w:ascii="Arrus" w:hAnsi="Arrus"/>
                <w:sz w:val="20"/>
              </w:rPr>
            </w:pPr>
            <w:r w:rsidRPr="00584AEA">
              <w:rPr>
                <w:rFonts w:ascii="Arrus" w:hAnsi="Arrus"/>
                <w:sz w:val="20"/>
                <w:szCs w:val="22"/>
              </w:rPr>
              <w:t>14 July 2002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84"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West </w:t>
            </w:r>
            <w:proofErr w:type="spellStart"/>
            <w:r w:rsidRPr="00584AEA">
              <w:rPr>
                <w:rFonts w:ascii="Arrus" w:hAnsi="Arrus"/>
                <w:sz w:val="20"/>
                <w:szCs w:val="22"/>
              </w:rPr>
              <w:t>Maligaon</w:t>
            </w:r>
            <w:proofErr w:type="spellEnd"/>
            <w:r w:rsidRPr="00584AEA">
              <w:rPr>
                <w:rFonts w:ascii="Arrus" w:hAnsi="Arrus"/>
                <w:sz w:val="20"/>
                <w:szCs w:val="22"/>
              </w:rPr>
              <w:t xml:space="preserve"> forest village relief camps, Kokrajhar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85"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Sspected</w:t>
            </w:r>
            <w:proofErr w:type="spellEnd"/>
            <w:r w:rsidRPr="00584AEA">
              <w:rPr>
                <w:rFonts w:ascii="Arrus" w:hAnsi="Arrus"/>
                <w:sz w:val="20"/>
                <w:szCs w:val="22"/>
              </w:rPr>
              <w:t xml:space="preserve"> NDFB militants kill 9 Adivasis, injure 5 others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86"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8C"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88" w14:textId="77777777" w:rsidR="00270475" w:rsidRPr="00584AEA" w:rsidRDefault="00270475" w:rsidP="00096A24">
            <w:pPr>
              <w:spacing w:before="240" w:after="240"/>
              <w:rPr>
                <w:rFonts w:ascii="Arrus" w:hAnsi="Arrus"/>
                <w:sz w:val="20"/>
              </w:rPr>
            </w:pPr>
            <w:r w:rsidRPr="00584AEA">
              <w:rPr>
                <w:rFonts w:ascii="Arrus" w:hAnsi="Arrus"/>
                <w:sz w:val="20"/>
                <w:szCs w:val="22"/>
              </w:rPr>
              <w:t>17 August 2002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89"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near </w:t>
            </w:r>
            <w:proofErr w:type="spellStart"/>
            <w:r w:rsidRPr="00584AEA">
              <w:rPr>
                <w:rFonts w:ascii="Arrus" w:hAnsi="Arrus"/>
                <w:sz w:val="20"/>
                <w:szCs w:val="22"/>
              </w:rPr>
              <w:t>Sarbhog</w:t>
            </w:r>
            <w:proofErr w:type="spellEnd"/>
            <w:r w:rsidRPr="00584AEA">
              <w:rPr>
                <w:rFonts w:ascii="Arrus" w:hAnsi="Arrus"/>
                <w:sz w:val="20"/>
                <w:szCs w:val="22"/>
              </w:rPr>
              <w:t xml:space="preserve">, </w:t>
            </w:r>
            <w:proofErr w:type="spellStart"/>
            <w:r w:rsidRPr="00584AEA">
              <w:rPr>
                <w:rFonts w:ascii="Arrus" w:hAnsi="Arrus"/>
                <w:sz w:val="20"/>
                <w:szCs w:val="22"/>
              </w:rPr>
              <w:t>Barpeta</w:t>
            </w:r>
            <w:proofErr w:type="spellEnd"/>
            <w:r w:rsidRPr="00584AEA">
              <w:rPr>
                <w:rFonts w:ascii="Arrus" w:hAnsi="Arrus"/>
                <w:sz w:val="20"/>
                <w:szCs w:val="22"/>
              </w:rPr>
              <w:t xml:space="preserve">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8A"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 a school teacher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8B"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91"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8D" w14:textId="77777777" w:rsidR="00270475" w:rsidRPr="00584AEA" w:rsidRDefault="00270475" w:rsidP="00096A24">
            <w:pPr>
              <w:spacing w:before="240" w:after="240"/>
              <w:rPr>
                <w:rFonts w:ascii="Arrus" w:hAnsi="Arrus"/>
                <w:sz w:val="20"/>
              </w:rPr>
            </w:pPr>
            <w:r w:rsidRPr="00584AEA">
              <w:rPr>
                <w:rFonts w:ascii="Arrus" w:hAnsi="Arrus"/>
                <w:sz w:val="20"/>
                <w:szCs w:val="22"/>
              </w:rPr>
              <w:t>21 August 2002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8E" w14:textId="77777777" w:rsidR="00270475" w:rsidRPr="00584AEA" w:rsidRDefault="00270475" w:rsidP="00096A24">
            <w:pPr>
              <w:spacing w:before="240" w:after="240"/>
              <w:rPr>
                <w:rFonts w:ascii="Arrus" w:hAnsi="Arrus"/>
                <w:sz w:val="20"/>
              </w:rPr>
            </w:pPr>
            <w:r w:rsidRPr="00584AEA">
              <w:rPr>
                <w:rFonts w:ascii="Arrus" w:hAnsi="Arrus"/>
                <w:sz w:val="20"/>
                <w:szCs w:val="22"/>
              </w:rPr>
              <w:t>Maladhara, Goalpara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8F"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 four police personnel and a civilian driver, injure 17 more</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90"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96"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92" w14:textId="77777777" w:rsidR="00270475" w:rsidRPr="00584AEA" w:rsidRDefault="00270475" w:rsidP="00096A24">
            <w:pPr>
              <w:spacing w:before="240" w:after="240"/>
              <w:rPr>
                <w:rFonts w:ascii="Arrus" w:hAnsi="Arrus"/>
                <w:sz w:val="20"/>
              </w:rPr>
            </w:pPr>
            <w:r w:rsidRPr="00584AEA">
              <w:rPr>
                <w:rFonts w:ascii="Arrus" w:hAnsi="Arrus"/>
                <w:sz w:val="20"/>
                <w:szCs w:val="22"/>
              </w:rPr>
              <w:t>23 October 2002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93"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Deosankar</w:t>
            </w:r>
            <w:proofErr w:type="spellEnd"/>
            <w:r w:rsidRPr="00584AEA">
              <w:rPr>
                <w:rFonts w:ascii="Arrus" w:hAnsi="Arrus"/>
                <w:sz w:val="20"/>
                <w:szCs w:val="22"/>
              </w:rPr>
              <w:t xml:space="preserve"> Reserve </w:t>
            </w:r>
            <w:proofErr w:type="spellStart"/>
            <w:r w:rsidRPr="00584AEA">
              <w:rPr>
                <w:rFonts w:ascii="Arrus" w:hAnsi="Arrus"/>
                <w:sz w:val="20"/>
                <w:szCs w:val="22"/>
              </w:rPr>
              <w:t>Forest,</w:t>
            </w:r>
            <w:hyperlink r:id="rId775" w:tooltip="Dhubri district" w:history="1">
              <w:r w:rsidRPr="00584AEA">
                <w:rPr>
                  <w:rStyle w:val="Hyperlink"/>
                  <w:rFonts w:ascii="Arrus" w:eastAsiaTheme="majorEastAsia" w:hAnsi="Arrus"/>
                  <w:sz w:val="20"/>
                  <w:szCs w:val="22"/>
                </w:rPr>
                <w:t>Dhubri</w:t>
              </w:r>
              <w:proofErr w:type="spellEnd"/>
              <w:r w:rsidRPr="00584AEA">
                <w:rPr>
                  <w:rStyle w:val="Hyperlink"/>
                  <w:rFonts w:ascii="Arrus" w:eastAsiaTheme="majorEastAsia" w:hAnsi="Arrus"/>
                  <w:sz w:val="20"/>
                  <w:szCs w:val="22"/>
                </w:rPr>
                <w:t xml:space="preserve"> district</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94"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fire on a group of two woodcutters, killing two</w:t>
            </w:r>
          </w:p>
        </w:tc>
        <w:tc>
          <w:tcPr>
            <w:tcW w:w="0" w:type="auto"/>
            <w:shd w:val="clear" w:color="auto" w:fill="F9F9F9"/>
            <w:vAlign w:val="center"/>
            <w:hideMark/>
          </w:tcPr>
          <w:p w14:paraId="268B3695" w14:textId="77777777" w:rsidR="00270475" w:rsidRPr="00584AEA" w:rsidRDefault="00270475" w:rsidP="00096A24">
            <w:pPr>
              <w:rPr>
                <w:rFonts w:ascii="Arrus" w:hAnsi="Arrus"/>
                <w:sz w:val="18"/>
              </w:rPr>
            </w:pPr>
          </w:p>
        </w:tc>
      </w:tr>
      <w:tr w:rsidR="00270475" w:rsidRPr="00584AEA" w14:paraId="268B369B"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97" w14:textId="77777777" w:rsidR="00270475" w:rsidRPr="00584AEA" w:rsidRDefault="00270475" w:rsidP="00096A24">
            <w:pPr>
              <w:spacing w:before="240" w:after="240"/>
              <w:rPr>
                <w:rFonts w:ascii="Arrus" w:hAnsi="Arrus"/>
                <w:sz w:val="20"/>
              </w:rPr>
            </w:pPr>
            <w:r w:rsidRPr="00584AEA">
              <w:rPr>
                <w:rFonts w:ascii="Arrus" w:hAnsi="Arrus"/>
                <w:sz w:val="20"/>
                <w:szCs w:val="22"/>
              </w:rPr>
              <w:t>27 October 2002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98"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Datgiri</w:t>
            </w:r>
            <w:proofErr w:type="spellEnd"/>
            <w:r w:rsidRPr="00584AEA">
              <w:rPr>
                <w:rFonts w:ascii="Arrus" w:hAnsi="Arrus"/>
                <w:sz w:val="20"/>
                <w:szCs w:val="22"/>
              </w:rPr>
              <w:t xml:space="preserve"> village, </w:t>
            </w:r>
            <w:proofErr w:type="spellStart"/>
            <w:r w:rsidRPr="00584AEA">
              <w:rPr>
                <w:rFonts w:ascii="Arrus" w:hAnsi="Arrus"/>
                <w:sz w:val="20"/>
                <w:szCs w:val="22"/>
              </w:rPr>
              <w:t>Kokrahjar</w:t>
            </w:r>
            <w:proofErr w:type="spellEnd"/>
            <w:r w:rsidRPr="00584AEA">
              <w:rPr>
                <w:rFonts w:ascii="Arrus" w:hAnsi="Arrus"/>
                <w:sz w:val="20"/>
                <w:szCs w:val="22"/>
              </w:rPr>
              <w:t xml:space="preserve">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99"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 22 civilians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9A"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A0"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9C" w14:textId="77777777" w:rsidR="00270475" w:rsidRPr="00584AEA" w:rsidRDefault="00270475" w:rsidP="00096A24">
            <w:pPr>
              <w:spacing w:before="240" w:after="240"/>
              <w:rPr>
                <w:rFonts w:ascii="Arrus" w:hAnsi="Arrus"/>
                <w:sz w:val="20"/>
              </w:rPr>
            </w:pPr>
            <w:r w:rsidRPr="00584AEA">
              <w:rPr>
                <w:rFonts w:ascii="Arrus" w:hAnsi="Arrus"/>
                <w:sz w:val="20"/>
                <w:szCs w:val="22"/>
              </w:rPr>
              <w:t>29 August 2010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9D"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Gamani, </w:t>
            </w:r>
            <w:proofErr w:type="spellStart"/>
            <w:r w:rsidRPr="00584AEA">
              <w:rPr>
                <w:rFonts w:ascii="Arrus" w:hAnsi="Arrus"/>
                <w:sz w:val="20"/>
                <w:szCs w:val="22"/>
              </w:rPr>
              <w:t>near</w:t>
            </w:r>
            <w:hyperlink r:id="rId776" w:tooltip="Bhalukpong" w:history="1">
              <w:r w:rsidRPr="00584AEA">
                <w:rPr>
                  <w:rStyle w:val="Hyperlink"/>
                  <w:rFonts w:ascii="Arrus" w:eastAsiaTheme="majorEastAsia" w:hAnsi="Arrus"/>
                  <w:sz w:val="20"/>
                  <w:szCs w:val="22"/>
                </w:rPr>
                <w:t>Bhalukpong</w:t>
              </w:r>
              <w:proofErr w:type="spellEnd"/>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9E"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NDFB militants kidnap two goods train </w:t>
            </w:r>
            <w:proofErr w:type="spellStart"/>
            <w:r w:rsidRPr="00584AEA">
              <w:rPr>
                <w:rFonts w:ascii="Arrus" w:hAnsi="Arrus"/>
                <w:sz w:val="20"/>
                <w:szCs w:val="22"/>
              </w:rPr>
              <w:t>dirvers</w:t>
            </w:r>
            <w:proofErr w:type="spellEnd"/>
            <w:r w:rsidRPr="00584AEA">
              <w:rPr>
                <w:rFonts w:ascii="Arrus" w:hAnsi="Arrus"/>
                <w:sz w:val="20"/>
                <w:szCs w:val="22"/>
              </w:rPr>
              <w:t xml:space="preserve"> Nirmal Chandra Borgohain and </w:t>
            </w:r>
            <w:r w:rsidRPr="00584AEA">
              <w:rPr>
                <w:rFonts w:ascii="Arrus" w:hAnsi="Arrus"/>
                <w:sz w:val="20"/>
                <w:szCs w:val="22"/>
              </w:rPr>
              <w:lastRenderedPageBreak/>
              <w:t>Abhijit Siring Phukan, demand</w:t>
            </w:r>
            <w:r w:rsidRPr="00584AEA">
              <w:rPr>
                <w:rStyle w:val="apple-converted-space"/>
                <w:rFonts w:ascii="Arrus" w:hAnsi="Arrus"/>
                <w:sz w:val="20"/>
                <w:szCs w:val="22"/>
              </w:rPr>
              <w:t> </w:t>
            </w:r>
            <w:r w:rsidRPr="00584AEA">
              <w:rPr>
                <w:rFonts w:ascii="Times New Roman" w:hAnsi="Times New Roman" w:cs="Times New Roman"/>
                <w:sz w:val="20"/>
                <w:szCs w:val="22"/>
              </w:rPr>
              <w:t>₹</w:t>
            </w:r>
            <w:r w:rsidRPr="00584AEA">
              <w:rPr>
                <w:rStyle w:val="apple-converted-space"/>
                <w:rFonts w:ascii="Arrus" w:hAnsi="Arrus"/>
                <w:sz w:val="20"/>
                <w:szCs w:val="22"/>
              </w:rPr>
              <w:t> </w:t>
            </w:r>
            <w:r w:rsidRPr="00584AEA">
              <w:rPr>
                <w:rFonts w:ascii="Arrus" w:hAnsi="Arrus"/>
                <w:sz w:val="20"/>
                <w:szCs w:val="22"/>
              </w:rPr>
              <w:t>1</w:t>
            </w:r>
            <w:r w:rsidRPr="00584AEA">
              <w:rPr>
                <w:rStyle w:val="apple-converted-space"/>
                <w:rFonts w:ascii="Arrus" w:hAnsi="Arrus"/>
                <w:sz w:val="20"/>
                <w:szCs w:val="22"/>
              </w:rPr>
              <w:t> </w:t>
            </w:r>
            <w:hyperlink r:id="rId777" w:tooltip="Crore" w:history="1">
              <w:r w:rsidRPr="00584AEA">
                <w:rPr>
                  <w:rStyle w:val="Hyperlink"/>
                  <w:rFonts w:ascii="Arrus" w:eastAsiaTheme="majorEastAsia" w:hAnsi="Arrus"/>
                  <w:sz w:val="20"/>
                  <w:szCs w:val="22"/>
                </w:rPr>
                <w:t>crore</w:t>
              </w:r>
            </w:hyperlink>
            <w:r w:rsidRPr="00584AEA">
              <w:rPr>
                <w:rStyle w:val="apple-converted-space"/>
                <w:rFonts w:ascii="Arrus" w:hAnsi="Arrus"/>
                <w:sz w:val="20"/>
                <w:szCs w:val="22"/>
              </w:rPr>
              <w:t> </w:t>
            </w:r>
            <w:r w:rsidRPr="00584AEA">
              <w:rPr>
                <w:rFonts w:ascii="Arrus" w:hAnsi="Arrus"/>
                <w:sz w:val="20"/>
                <w:szCs w:val="22"/>
              </w:rPr>
              <w:t>(10 million) as ransom</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9F" w14:textId="77777777" w:rsidR="00270475" w:rsidRPr="00584AEA" w:rsidRDefault="00270475" w:rsidP="00096A24">
            <w:pPr>
              <w:spacing w:before="240" w:after="240"/>
              <w:rPr>
                <w:rFonts w:ascii="Arrus" w:hAnsi="Arrus"/>
                <w:sz w:val="20"/>
              </w:rPr>
            </w:pPr>
            <w:hyperlink r:id="rId778" w:anchor="cite_note-21" w:history="1">
              <w:r w:rsidRPr="00584AEA">
                <w:rPr>
                  <w:rStyle w:val="Hyperlink"/>
                  <w:rFonts w:ascii="Arrus" w:eastAsiaTheme="majorEastAsia" w:hAnsi="Arrus"/>
                  <w:sz w:val="16"/>
                  <w:szCs w:val="18"/>
                  <w:vertAlign w:val="superscript"/>
                </w:rPr>
                <w:t>[21]</w:t>
              </w:r>
            </w:hyperlink>
          </w:p>
        </w:tc>
      </w:tr>
      <w:tr w:rsidR="00270475" w:rsidRPr="00584AEA" w14:paraId="268B36A5"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A1" w14:textId="77777777" w:rsidR="00270475" w:rsidRPr="00584AEA" w:rsidRDefault="00270475" w:rsidP="00096A24">
            <w:pPr>
              <w:spacing w:before="240" w:after="240"/>
              <w:rPr>
                <w:rFonts w:ascii="Arrus" w:hAnsi="Arrus"/>
                <w:sz w:val="20"/>
              </w:rPr>
            </w:pPr>
            <w:r w:rsidRPr="00584AEA">
              <w:rPr>
                <w:rFonts w:ascii="Arrus" w:hAnsi="Arrus"/>
                <w:sz w:val="20"/>
                <w:szCs w:val="22"/>
              </w:rPr>
              <w:t>26 April 2003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A2"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Taijouguri</w:t>
            </w:r>
            <w:proofErr w:type="spellEnd"/>
            <w:r w:rsidRPr="00584AEA">
              <w:rPr>
                <w:rFonts w:ascii="Arrus" w:hAnsi="Arrus"/>
                <w:sz w:val="20"/>
                <w:szCs w:val="22"/>
              </w:rPr>
              <w:t xml:space="preserve"> village, Kokrajhar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A3" w14:textId="77777777" w:rsidR="00270475" w:rsidRPr="00584AEA" w:rsidRDefault="00270475" w:rsidP="00096A24">
            <w:pPr>
              <w:spacing w:before="240" w:after="240"/>
              <w:rPr>
                <w:rFonts w:ascii="Arrus" w:hAnsi="Arrus"/>
                <w:sz w:val="20"/>
              </w:rPr>
            </w:pPr>
            <w:r w:rsidRPr="00584AEA">
              <w:rPr>
                <w:rFonts w:ascii="Arrus" w:hAnsi="Arrus"/>
                <w:sz w:val="20"/>
                <w:szCs w:val="22"/>
              </w:rPr>
              <w:t>Suspected NDFB militants kill 4 members (including two children) of the family of a former colleague</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A4"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AA"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A6" w14:textId="77777777" w:rsidR="00270475" w:rsidRPr="00584AEA" w:rsidRDefault="00270475" w:rsidP="00096A24">
            <w:pPr>
              <w:spacing w:before="240" w:after="240"/>
              <w:rPr>
                <w:rFonts w:ascii="Arrus" w:hAnsi="Arrus"/>
                <w:sz w:val="20"/>
              </w:rPr>
            </w:pPr>
            <w:r w:rsidRPr="00584AEA">
              <w:rPr>
                <w:rFonts w:ascii="Arrus" w:hAnsi="Arrus"/>
                <w:sz w:val="20"/>
                <w:szCs w:val="22"/>
              </w:rPr>
              <w:t>18 July 2003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A7"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Dwimguri</w:t>
            </w:r>
            <w:proofErr w:type="spellEnd"/>
            <w:r w:rsidRPr="00584AEA">
              <w:rPr>
                <w:rFonts w:ascii="Arrus" w:hAnsi="Arrus"/>
                <w:sz w:val="20"/>
                <w:szCs w:val="22"/>
              </w:rPr>
              <w:t xml:space="preserve"> village, Kokrajhar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A8"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 4 persons they suspect to be government informers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A9"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AF"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AB" w14:textId="77777777" w:rsidR="00270475" w:rsidRPr="00584AEA" w:rsidRDefault="00270475" w:rsidP="00096A24">
            <w:pPr>
              <w:spacing w:before="240" w:after="240"/>
              <w:rPr>
                <w:rFonts w:ascii="Arrus" w:hAnsi="Arrus"/>
                <w:sz w:val="20"/>
              </w:rPr>
            </w:pPr>
            <w:r w:rsidRPr="00584AEA">
              <w:rPr>
                <w:rFonts w:ascii="Arrus" w:hAnsi="Arrus"/>
                <w:sz w:val="20"/>
                <w:szCs w:val="22"/>
              </w:rPr>
              <w:t>2 October 2004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AC"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Makrijhora</w:t>
            </w:r>
            <w:proofErr w:type="spellEnd"/>
            <w:r w:rsidRPr="00584AEA">
              <w:rPr>
                <w:rFonts w:ascii="Arrus" w:hAnsi="Arrus"/>
                <w:sz w:val="20"/>
                <w:szCs w:val="22"/>
              </w:rPr>
              <w:t>, Dhubri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AD"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open indiscriminate firing at a busy market, killing 16 people and injuring 20 others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AE"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B4"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B0" w14:textId="77777777" w:rsidR="00270475" w:rsidRPr="00584AEA" w:rsidRDefault="00270475" w:rsidP="00096A24">
            <w:pPr>
              <w:spacing w:before="240" w:after="240"/>
              <w:rPr>
                <w:rFonts w:ascii="Arrus" w:hAnsi="Arrus"/>
                <w:sz w:val="20"/>
              </w:rPr>
            </w:pPr>
            <w:r w:rsidRPr="00584AEA">
              <w:rPr>
                <w:rFonts w:ascii="Arrus" w:hAnsi="Arrus"/>
                <w:sz w:val="20"/>
                <w:szCs w:val="22"/>
              </w:rPr>
              <w:t>4 October 2004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B1"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Gelapukhuri</w:t>
            </w:r>
            <w:proofErr w:type="spellEnd"/>
            <w:r w:rsidRPr="00584AEA">
              <w:rPr>
                <w:rFonts w:ascii="Arrus" w:hAnsi="Arrus"/>
                <w:sz w:val="20"/>
                <w:szCs w:val="22"/>
              </w:rPr>
              <w:t xml:space="preserve"> village, </w:t>
            </w:r>
            <w:proofErr w:type="spellStart"/>
            <w:r w:rsidRPr="00584AEA">
              <w:rPr>
                <w:rFonts w:ascii="Arrus" w:hAnsi="Arrus"/>
                <w:sz w:val="20"/>
                <w:szCs w:val="22"/>
              </w:rPr>
              <w:t>Sonitpur</w:t>
            </w:r>
            <w:proofErr w:type="spellEnd"/>
            <w:r w:rsidRPr="00584AEA">
              <w:rPr>
                <w:rFonts w:ascii="Arrus" w:hAnsi="Arrus"/>
                <w:sz w:val="20"/>
                <w:szCs w:val="22"/>
              </w:rPr>
              <w:t xml:space="preserve">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B2"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 six civilians, injure 7 others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B3"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B9"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B5" w14:textId="77777777" w:rsidR="00270475" w:rsidRPr="00584AEA" w:rsidRDefault="00270475" w:rsidP="00096A24">
            <w:pPr>
              <w:spacing w:before="240" w:after="240"/>
              <w:rPr>
                <w:rFonts w:ascii="Arrus" w:hAnsi="Arrus"/>
                <w:sz w:val="20"/>
              </w:rPr>
            </w:pPr>
            <w:r w:rsidRPr="00584AEA">
              <w:rPr>
                <w:rFonts w:ascii="Arrus" w:hAnsi="Arrus"/>
                <w:sz w:val="20"/>
                <w:szCs w:val="22"/>
              </w:rPr>
              <w:t>5 October 2004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B6"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Jalabila</w:t>
            </w:r>
            <w:proofErr w:type="spellEnd"/>
            <w:r w:rsidRPr="00584AEA">
              <w:rPr>
                <w:rFonts w:ascii="Arrus" w:hAnsi="Arrus"/>
                <w:sz w:val="20"/>
                <w:szCs w:val="22"/>
              </w:rPr>
              <w:t xml:space="preserve"> village, Dhubri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B7" w14:textId="77777777" w:rsidR="00270475" w:rsidRPr="00584AEA" w:rsidRDefault="00270475" w:rsidP="00096A24">
            <w:pPr>
              <w:spacing w:before="240" w:after="240"/>
              <w:rPr>
                <w:rFonts w:ascii="Arrus" w:hAnsi="Arrus"/>
                <w:sz w:val="20"/>
              </w:rPr>
            </w:pPr>
            <w:r w:rsidRPr="00584AEA">
              <w:rPr>
                <w:rFonts w:ascii="Arrus" w:hAnsi="Arrus"/>
                <w:sz w:val="20"/>
                <w:szCs w:val="22"/>
              </w:rPr>
              <w:t>Suspected NDFB militants shoot dead 10 civilians, injure 7 others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B8"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BE"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BA" w14:textId="77777777" w:rsidR="00270475" w:rsidRPr="00584AEA" w:rsidRDefault="00270475" w:rsidP="00096A24">
            <w:pPr>
              <w:spacing w:before="240" w:after="240"/>
              <w:rPr>
                <w:rFonts w:ascii="Arrus" w:hAnsi="Arrus"/>
                <w:sz w:val="20"/>
              </w:rPr>
            </w:pPr>
            <w:r w:rsidRPr="00584AEA">
              <w:rPr>
                <w:rFonts w:ascii="Arrus" w:hAnsi="Arrus"/>
                <w:sz w:val="20"/>
                <w:szCs w:val="22"/>
              </w:rPr>
              <w:lastRenderedPageBreak/>
              <w:t>1 December 2004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BB"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Lutubari</w:t>
            </w:r>
            <w:proofErr w:type="spellEnd"/>
            <w:r w:rsidRPr="00584AEA">
              <w:rPr>
                <w:rFonts w:ascii="Arrus" w:hAnsi="Arrus"/>
                <w:sz w:val="20"/>
                <w:szCs w:val="22"/>
              </w:rPr>
              <w:t>, West Garo Hills, Meghalaya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BC"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NDFB </w:t>
            </w:r>
            <w:proofErr w:type="spellStart"/>
            <w:r w:rsidRPr="00584AEA">
              <w:rPr>
                <w:rFonts w:ascii="Arrus" w:hAnsi="Arrus"/>
                <w:sz w:val="20"/>
                <w:szCs w:val="22"/>
              </w:rPr>
              <w:t>miltants</w:t>
            </w:r>
            <w:proofErr w:type="spellEnd"/>
            <w:r w:rsidRPr="00584AEA">
              <w:rPr>
                <w:rFonts w:ascii="Arrus" w:hAnsi="Arrus"/>
                <w:sz w:val="20"/>
                <w:szCs w:val="22"/>
              </w:rPr>
              <w:t xml:space="preserve"> kill 5 villagers and injure another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BD"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C3"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BF" w14:textId="77777777" w:rsidR="00270475" w:rsidRPr="00584AEA" w:rsidRDefault="00270475" w:rsidP="00096A24">
            <w:pPr>
              <w:spacing w:before="240" w:after="240"/>
              <w:rPr>
                <w:rFonts w:ascii="Arrus" w:hAnsi="Arrus"/>
                <w:sz w:val="20"/>
              </w:rPr>
            </w:pPr>
            <w:r w:rsidRPr="00584AEA">
              <w:rPr>
                <w:rFonts w:ascii="Arrus" w:hAnsi="Arrus"/>
                <w:sz w:val="20"/>
                <w:szCs w:val="22"/>
              </w:rPr>
              <w:t>21 May 2007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C0"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Udalguri</w:t>
            </w:r>
            <w:proofErr w:type="spellEnd"/>
            <w:r w:rsidRPr="00584AEA">
              <w:rPr>
                <w:rFonts w:ascii="Arrus" w:hAnsi="Arrus"/>
                <w:sz w:val="20"/>
                <w:szCs w:val="22"/>
              </w:rPr>
              <w:t xml:space="preserve">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C1"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NDFB cadres abduct five security force personnel and a civilian. The civilian Babul Kalita was found dead on 22 May. The other five were found dead </w:t>
            </w:r>
            <w:proofErr w:type="spellStart"/>
            <w:r w:rsidRPr="00584AEA">
              <w:rPr>
                <w:rFonts w:ascii="Arrus" w:hAnsi="Arrus"/>
                <w:sz w:val="20"/>
                <w:szCs w:val="22"/>
              </w:rPr>
              <w:t>an</w:t>
            </w:r>
            <w:proofErr w:type="spellEnd"/>
            <w:r w:rsidRPr="00584AEA">
              <w:rPr>
                <w:rFonts w:ascii="Arrus" w:hAnsi="Arrus"/>
                <w:sz w:val="20"/>
                <w:szCs w:val="22"/>
              </w:rPr>
              <w:t xml:space="preserve"> the </w:t>
            </w:r>
            <w:proofErr w:type="spellStart"/>
            <w:r w:rsidRPr="00584AEA">
              <w:rPr>
                <w:rFonts w:ascii="Arrus" w:hAnsi="Arrus"/>
                <w:sz w:val="20"/>
                <w:szCs w:val="22"/>
              </w:rPr>
              <w:t>Belsiri</w:t>
            </w:r>
            <w:proofErr w:type="spellEnd"/>
            <w:r w:rsidRPr="00584AEA">
              <w:rPr>
                <w:rFonts w:ascii="Arrus" w:hAnsi="Arrus"/>
                <w:sz w:val="20"/>
                <w:szCs w:val="22"/>
              </w:rPr>
              <w:t xml:space="preserve"> Nala (West </w:t>
            </w:r>
            <w:proofErr w:type="spellStart"/>
            <w:r w:rsidRPr="00584AEA">
              <w:rPr>
                <w:rFonts w:ascii="Arrus" w:hAnsi="Arrus"/>
                <w:sz w:val="20"/>
                <w:szCs w:val="22"/>
              </w:rPr>
              <w:t>Kameng</w:t>
            </w:r>
            <w:proofErr w:type="spellEnd"/>
            <w:r w:rsidRPr="00584AEA">
              <w:rPr>
                <w:rFonts w:ascii="Arrus" w:hAnsi="Arrus"/>
                <w:sz w:val="20"/>
                <w:szCs w:val="22"/>
              </w:rPr>
              <w:t xml:space="preserve"> District, </w:t>
            </w:r>
            <w:proofErr w:type="spellStart"/>
            <w:r w:rsidRPr="00584AEA">
              <w:rPr>
                <w:rFonts w:ascii="Arrus" w:hAnsi="Arrus"/>
                <w:sz w:val="20"/>
                <w:szCs w:val="22"/>
              </w:rPr>
              <w:t>Aruanchal</w:t>
            </w:r>
            <w:proofErr w:type="spellEnd"/>
            <w:r w:rsidRPr="00584AEA">
              <w:rPr>
                <w:rFonts w:ascii="Arrus" w:hAnsi="Arrus"/>
                <w:sz w:val="20"/>
                <w:szCs w:val="22"/>
              </w:rPr>
              <w:t xml:space="preserve"> Pradesh) on 29 May.</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C2"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C8"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C4" w14:textId="77777777" w:rsidR="00270475" w:rsidRPr="00584AEA" w:rsidRDefault="00270475" w:rsidP="00096A24">
            <w:pPr>
              <w:spacing w:before="240" w:after="240"/>
              <w:rPr>
                <w:rFonts w:ascii="Arrus" w:hAnsi="Arrus"/>
                <w:sz w:val="20"/>
              </w:rPr>
            </w:pPr>
            <w:r w:rsidRPr="00584AEA">
              <w:rPr>
                <w:rFonts w:ascii="Arrus" w:hAnsi="Arrus"/>
                <w:sz w:val="20"/>
                <w:szCs w:val="22"/>
              </w:rPr>
              <w:t>16 March 2008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C5"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Dhaolabari</w:t>
            </w:r>
            <w:proofErr w:type="spellEnd"/>
            <w:r w:rsidRPr="00584AEA">
              <w:rPr>
                <w:rFonts w:ascii="Arrus" w:hAnsi="Arrus"/>
                <w:sz w:val="20"/>
                <w:szCs w:val="22"/>
              </w:rPr>
              <w:t xml:space="preserve"> </w:t>
            </w:r>
            <w:proofErr w:type="spellStart"/>
            <w:r w:rsidRPr="00584AEA">
              <w:rPr>
                <w:rFonts w:ascii="Arrus" w:hAnsi="Arrus"/>
                <w:sz w:val="20"/>
                <w:szCs w:val="22"/>
              </w:rPr>
              <w:t>Ashuline</w:t>
            </w:r>
            <w:proofErr w:type="spellEnd"/>
            <w:r w:rsidRPr="00584AEA">
              <w:rPr>
                <w:rFonts w:ascii="Arrus" w:hAnsi="Arrus"/>
                <w:sz w:val="20"/>
                <w:szCs w:val="22"/>
              </w:rPr>
              <w:t>, near Kokrajhar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C6"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NDFB militants shoot dead </w:t>
            </w:r>
            <w:proofErr w:type="spellStart"/>
            <w:r w:rsidRPr="00584AEA">
              <w:rPr>
                <w:rFonts w:ascii="Arrus" w:hAnsi="Arrus"/>
                <w:sz w:val="20"/>
                <w:szCs w:val="22"/>
              </w:rPr>
              <w:t>Bigrai</w:t>
            </w:r>
            <w:proofErr w:type="spellEnd"/>
            <w:r w:rsidRPr="00584AEA">
              <w:rPr>
                <w:rFonts w:ascii="Arrus" w:hAnsi="Arrus"/>
                <w:sz w:val="20"/>
                <w:szCs w:val="22"/>
              </w:rPr>
              <w:t xml:space="preserve"> Basumatary alias </w:t>
            </w:r>
            <w:proofErr w:type="spellStart"/>
            <w:r w:rsidRPr="00584AEA">
              <w:rPr>
                <w:rFonts w:ascii="Arrus" w:hAnsi="Arrus"/>
                <w:sz w:val="20"/>
                <w:szCs w:val="22"/>
              </w:rPr>
              <w:t>Belaibe</w:t>
            </w:r>
            <w:proofErr w:type="spellEnd"/>
            <w:r w:rsidRPr="00584AEA">
              <w:rPr>
                <w:rFonts w:ascii="Arrus" w:hAnsi="Arrus"/>
                <w:sz w:val="20"/>
                <w:szCs w:val="22"/>
              </w:rPr>
              <w:t>, the secretary of the surrendered NDFB Welfare Association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C7"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CD"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C9" w14:textId="77777777" w:rsidR="00270475" w:rsidRPr="00584AEA" w:rsidRDefault="00270475" w:rsidP="00096A24">
            <w:pPr>
              <w:spacing w:before="240" w:after="240"/>
              <w:rPr>
                <w:rFonts w:ascii="Arrus" w:hAnsi="Arrus"/>
                <w:sz w:val="20"/>
              </w:rPr>
            </w:pPr>
            <w:r w:rsidRPr="00584AEA">
              <w:rPr>
                <w:rFonts w:ascii="Arrus" w:hAnsi="Arrus"/>
                <w:sz w:val="20"/>
                <w:szCs w:val="22"/>
              </w:rPr>
              <w:t>30 October 2008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CA"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Guwahati and </w:t>
            </w:r>
            <w:proofErr w:type="spellStart"/>
            <w:r w:rsidRPr="00584AEA">
              <w:rPr>
                <w:rFonts w:ascii="Arrus" w:hAnsi="Arrus"/>
                <w:sz w:val="20"/>
                <w:szCs w:val="22"/>
              </w:rPr>
              <w:t>neighbouring</w:t>
            </w:r>
            <w:proofErr w:type="spellEnd"/>
            <w:r w:rsidRPr="00584AEA">
              <w:rPr>
                <w:rFonts w:ascii="Arrus" w:hAnsi="Arrus"/>
                <w:sz w:val="20"/>
                <w:szCs w:val="22"/>
              </w:rPr>
              <w:t xml:space="preserve"> areas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CB" w14:textId="77777777" w:rsidR="00270475" w:rsidRPr="00584AEA" w:rsidRDefault="00270475" w:rsidP="00096A24">
            <w:pPr>
              <w:spacing w:before="240" w:after="240"/>
              <w:rPr>
                <w:rFonts w:ascii="Arrus" w:hAnsi="Arrus"/>
                <w:sz w:val="20"/>
              </w:rPr>
            </w:pPr>
            <w:hyperlink r:id="rId779" w:tooltip="2008 Assam bombings" w:history="1">
              <w:r w:rsidRPr="00584AEA">
                <w:rPr>
                  <w:rStyle w:val="Hyperlink"/>
                  <w:rFonts w:ascii="Arrus" w:eastAsiaTheme="majorEastAsia" w:hAnsi="Arrus"/>
                  <w:sz w:val="20"/>
                  <w:szCs w:val="22"/>
                </w:rPr>
                <w:t>2008 Assam bombings</w:t>
              </w:r>
            </w:hyperlink>
            <w:r w:rsidRPr="00584AEA">
              <w:rPr>
                <w:rFonts w:ascii="Arrus" w:hAnsi="Arrus"/>
                <w:sz w:val="20"/>
                <w:szCs w:val="22"/>
              </w:rPr>
              <w:t>: NDFB cadres were suspected to have executed the attacks planned by ULFA and other groups.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CC"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D2"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CE" w14:textId="77777777" w:rsidR="00270475" w:rsidRPr="00584AEA" w:rsidRDefault="00270475" w:rsidP="00096A24">
            <w:pPr>
              <w:spacing w:before="240" w:after="240"/>
              <w:rPr>
                <w:rFonts w:ascii="Arrus" w:hAnsi="Arrus"/>
                <w:sz w:val="20"/>
              </w:rPr>
            </w:pPr>
            <w:r w:rsidRPr="00584AEA">
              <w:rPr>
                <w:rFonts w:ascii="Arrus" w:hAnsi="Arrus"/>
                <w:sz w:val="20"/>
                <w:szCs w:val="22"/>
              </w:rPr>
              <w:lastRenderedPageBreak/>
              <w:t>30 June 2009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CF"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Naharani</w:t>
            </w:r>
            <w:proofErr w:type="spellEnd"/>
            <w:r w:rsidRPr="00584AEA">
              <w:rPr>
                <w:rFonts w:ascii="Arrus" w:hAnsi="Arrus"/>
                <w:sz w:val="20"/>
                <w:szCs w:val="22"/>
              </w:rPr>
              <w:t xml:space="preserve"> Grant village, </w:t>
            </w:r>
            <w:proofErr w:type="spellStart"/>
            <w:r w:rsidRPr="00584AEA">
              <w:rPr>
                <w:rFonts w:ascii="Arrus" w:hAnsi="Arrus"/>
                <w:sz w:val="20"/>
                <w:szCs w:val="22"/>
              </w:rPr>
              <w:t>Sontipur</w:t>
            </w:r>
            <w:proofErr w:type="spellEnd"/>
            <w:r w:rsidRPr="00584AEA">
              <w:rPr>
                <w:rFonts w:ascii="Arrus" w:hAnsi="Arrus"/>
                <w:sz w:val="20"/>
                <w:szCs w:val="22"/>
              </w:rPr>
              <w:t xml:space="preserve">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D0"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NDFB militants shoot dead four persons of a family: Munna Pal (30), his wife </w:t>
            </w:r>
            <w:proofErr w:type="spellStart"/>
            <w:r w:rsidRPr="00584AEA">
              <w:rPr>
                <w:rFonts w:ascii="Arrus" w:hAnsi="Arrus"/>
                <w:sz w:val="20"/>
                <w:szCs w:val="22"/>
              </w:rPr>
              <w:t>Subhapati</w:t>
            </w:r>
            <w:proofErr w:type="spellEnd"/>
            <w:r w:rsidRPr="00584AEA">
              <w:rPr>
                <w:rFonts w:ascii="Arrus" w:hAnsi="Arrus"/>
                <w:sz w:val="20"/>
                <w:szCs w:val="22"/>
              </w:rPr>
              <w:t xml:space="preserve"> Pal (35), his younger brother </w:t>
            </w:r>
            <w:proofErr w:type="spellStart"/>
            <w:r w:rsidRPr="00584AEA">
              <w:rPr>
                <w:rFonts w:ascii="Arrus" w:hAnsi="Arrus"/>
                <w:sz w:val="20"/>
                <w:szCs w:val="22"/>
              </w:rPr>
              <w:t>Tunna</w:t>
            </w:r>
            <w:proofErr w:type="spellEnd"/>
            <w:r w:rsidRPr="00584AEA">
              <w:rPr>
                <w:rFonts w:ascii="Arrus" w:hAnsi="Arrus"/>
                <w:sz w:val="20"/>
                <w:szCs w:val="22"/>
              </w:rPr>
              <w:t xml:space="preserve"> Pal (30) and his son Pankaj Pal (3)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D1"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D7"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D3" w14:textId="77777777" w:rsidR="00270475" w:rsidRPr="00584AEA" w:rsidRDefault="00270475" w:rsidP="00096A24">
            <w:pPr>
              <w:spacing w:before="240" w:after="240"/>
              <w:rPr>
                <w:rFonts w:ascii="Arrus" w:hAnsi="Arrus"/>
                <w:sz w:val="20"/>
              </w:rPr>
            </w:pPr>
            <w:r w:rsidRPr="00584AEA">
              <w:rPr>
                <w:rFonts w:ascii="Arrus" w:hAnsi="Arrus"/>
                <w:sz w:val="20"/>
                <w:szCs w:val="22"/>
              </w:rPr>
              <w:t>4 October 2009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D4"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Bhimajuli</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D5" w14:textId="77777777" w:rsidR="00270475" w:rsidRPr="00584AEA" w:rsidRDefault="00270475" w:rsidP="00096A24">
            <w:pPr>
              <w:spacing w:before="240" w:after="240"/>
              <w:rPr>
                <w:rFonts w:ascii="Arrus" w:hAnsi="Arrus"/>
                <w:sz w:val="20"/>
              </w:rPr>
            </w:pPr>
            <w:r w:rsidRPr="00584AEA">
              <w:rPr>
                <w:rFonts w:ascii="Arrus" w:hAnsi="Arrus"/>
                <w:sz w:val="20"/>
                <w:szCs w:val="22"/>
              </w:rPr>
              <w:t>NDFB-ATF kills 12 people in</w:t>
            </w:r>
            <w:r w:rsidRPr="00584AEA">
              <w:rPr>
                <w:rStyle w:val="apple-converted-space"/>
                <w:rFonts w:ascii="Arrus" w:hAnsi="Arrus"/>
                <w:sz w:val="20"/>
                <w:szCs w:val="22"/>
              </w:rPr>
              <w:t> </w:t>
            </w:r>
            <w:proofErr w:type="spellStart"/>
            <w:r>
              <w:fldChar w:fldCharType="begin"/>
            </w:r>
            <w:r>
              <w:instrText>HYPERLINK "http://en.wikipedia.org/wiki/Bhimajuli_Massacre" \o "Bhimajuli Massacre"</w:instrText>
            </w:r>
            <w:r>
              <w:fldChar w:fldCharType="separate"/>
            </w:r>
            <w:r w:rsidRPr="00584AEA">
              <w:rPr>
                <w:rStyle w:val="Hyperlink"/>
                <w:rFonts w:ascii="Arrus" w:eastAsiaTheme="majorEastAsia" w:hAnsi="Arrus"/>
                <w:sz w:val="20"/>
                <w:szCs w:val="22"/>
              </w:rPr>
              <w:t>Bhimajuli</w:t>
            </w:r>
            <w:proofErr w:type="spellEnd"/>
            <w:r w:rsidRPr="00584AEA">
              <w:rPr>
                <w:rStyle w:val="Hyperlink"/>
                <w:rFonts w:ascii="Arrus" w:eastAsiaTheme="majorEastAsia" w:hAnsi="Arrus"/>
                <w:sz w:val="20"/>
                <w:szCs w:val="22"/>
              </w:rPr>
              <w:t xml:space="preserve"> Massacre</w:t>
            </w:r>
            <w:r>
              <w:fldChar w:fldCharType="end"/>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D6" w14:textId="77777777" w:rsidR="00270475" w:rsidRPr="00584AEA" w:rsidRDefault="00270475" w:rsidP="00096A24">
            <w:pPr>
              <w:spacing w:before="240" w:after="240"/>
              <w:rPr>
                <w:rFonts w:ascii="Arrus" w:hAnsi="Arrus"/>
                <w:sz w:val="20"/>
              </w:rPr>
            </w:pPr>
            <w:hyperlink r:id="rId780" w:anchor="cite_note-22" w:history="1">
              <w:r w:rsidRPr="00584AEA">
                <w:rPr>
                  <w:rStyle w:val="Hyperlink"/>
                  <w:rFonts w:ascii="Arrus" w:eastAsiaTheme="majorEastAsia" w:hAnsi="Arrus"/>
                  <w:sz w:val="16"/>
                  <w:szCs w:val="18"/>
                  <w:vertAlign w:val="superscript"/>
                </w:rPr>
                <w:t>[22]</w:t>
              </w:r>
            </w:hyperlink>
          </w:p>
        </w:tc>
      </w:tr>
      <w:tr w:rsidR="00270475" w:rsidRPr="00584AEA" w14:paraId="268B36DC"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D8" w14:textId="77777777" w:rsidR="00270475" w:rsidRPr="00584AEA" w:rsidRDefault="00270475" w:rsidP="00096A24">
            <w:pPr>
              <w:spacing w:before="240" w:after="240"/>
              <w:rPr>
                <w:rFonts w:ascii="Arrus" w:hAnsi="Arrus"/>
                <w:sz w:val="20"/>
              </w:rPr>
            </w:pPr>
            <w:r w:rsidRPr="00584AEA">
              <w:rPr>
                <w:rFonts w:ascii="Arrus" w:hAnsi="Arrus"/>
                <w:sz w:val="20"/>
                <w:szCs w:val="22"/>
              </w:rPr>
              <w:t>8–9 November 2010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D9" w14:textId="77777777" w:rsidR="00270475" w:rsidRPr="00584AEA" w:rsidRDefault="00270475" w:rsidP="00096A24">
            <w:pPr>
              <w:spacing w:before="240" w:after="240"/>
              <w:rPr>
                <w:rFonts w:ascii="Arrus" w:hAnsi="Arrus"/>
                <w:sz w:val="20"/>
              </w:rPr>
            </w:pPr>
            <w:r w:rsidRPr="00584AEA">
              <w:rPr>
                <w:rFonts w:ascii="Arrus" w:hAnsi="Arrus"/>
                <w:sz w:val="20"/>
                <w:szCs w:val="22"/>
              </w:rPr>
              <w:t>Assam</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DA"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NDFB-ATF militants kill 22 people in </w:t>
            </w:r>
            <w:proofErr w:type="spellStart"/>
            <w:r w:rsidRPr="00584AEA">
              <w:rPr>
                <w:rFonts w:ascii="Arrus" w:hAnsi="Arrus"/>
                <w:sz w:val="20"/>
                <w:szCs w:val="22"/>
              </w:rPr>
              <w:t>spearate</w:t>
            </w:r>
            <w:proofErr w:type="spellEnd"/>
            <w:r w:rsidRPr="00584AEA">
              <w:rPr>
                <w:rFonts w:ascii="Arrus" w:hAnsi="Arrus"/>
                <w:sz w:val="20"/>
                <w:szCs w:val="22"/>
              </w:rPr>
              <w:t xml:space="preserve"> attacks. On 8 November, the militants killed 19 people, including 13 Hindi speakers. Several others were injured, one of whom died the next day. The next day, they killed two Hindi-speaking Muslims in </w:t>
            </w:r>
            <w:proofErr w:type="spellStart"/>
            <w:r w:rsidRPr="00584AEA">
              <w:rPr>
                <w:rFonts w:ascii="Arrus" w:hAnsi="Arrus"/>
                <w:sz w:val="20"/>
                <w:szCs w:val="22"/>
              </w:rPr>
              <w:t>Ultapani</w:t>
            </w:r>
            <w:proofErr w:type="spellEnd"/>
            <w:r w:rsidRPr="00584AEA">
              <w:rPr>
                <w:rFonts w:ascii="Arrus" w:hAnsi="Arrus"/>
                <w:sz w:val="20"/>
                <w:szCs w:val="22"/>
              </w:rPr>
              <w:t xml:space="preserve">, Kokrajhar District, and a cycle mechanic Paran Mandal in </w:t>
            </w:r>
            <w:proofErr w:type="spellStart"/>
            <w:r w:rsidRPr="00584AEA">
              <w:rPr>
                <w:rFonts w:ascii="Arrus" w:hAnsi="Arrus"/>
                <w:sz w:val="20"/>
                <w:szCs w:val="22"/>
              </w:rPr>
              <w:t>Chirang</w:t>
            </w:r>
            <w:proofErr w:type="spellEnd"/>
            <w:r w:rsidRPr="00584AEA">
              <w:rPr>
                <w:rFonts w:ascii="Arrus" w:hAnsi="Arrus"/>
                <w:sz w:val="20"/>
                <w:szCs w:val="22"/>
              </w:rPr>
              <w:t xml:space="preserve"> District. Earlier on November 1, the NDFB had threatened to kill 20 or more people for every NDFB </w:t>
            </w:r>
            <w:r w:rsidRPr="00584AEA">
              <w:rPr>
                <w:rFonts w:ascii="Arrus" w:hAnsi="Arrus"/>
                <w:sz w:val="20"/>
                <w:szCs w:val="22"/>
              </w:rPr>
              <w:lastRenderedPageBreak/>
              <w:t>cadre killed by Security Forces.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DB" w14:textId="77777777" w:rsidR="00270475" w:rsidRPr="00584AEA" w:rsidRDefault="00270475" w:rsidP="00096A24">
            <w:pPr>
              <w:spacing w:before="240" w:after="240"/>
              <w:rPr>
                <w:rFonts w:ascii="Arrus" w:hAnsi="Arrus"/>
                <w:sz w:val="20"/>
              </w:rPr>
            </w:pPr>
            <w:r w:rsidRPr="00584AEA">
              <w:rPr>
                <w:rFonts w:ascii="Arrus" w:hAnsi="Arrus"/>
                <w:sz w:val="20"/>
                <w:szCs w:val="22"/>
              </w:rPr>
              <w:lastRenderedPageBreak/>
              <w:t>SATP,</w:t>
            </w:r>
            <w:hyperlink r:id="rId781" w:anchor="cite_note-23" w:history="1">
              <w:r w:rsidRPr="00584AEA">
                <w:rPr>
                  <w:rStyle w:val="Hyperlink"/>
                  <w:rFonts w:ascii="Arrus" w:eastAsiaTheme="majorEastAsia" w:hAnsi="Arrus"/>
                  <w:sz w:val="16"/>
                  <w:szCs w:val="18"/>
                  <w:vertAlign w:val="superscript"/>
                </w:rPr>
                <w:t>[23]</w:t>
              </w:r>
            </w:hyperlink>
          </w:p>
        </w:tc>
      </w:tr>
      <w:tr w:rsidR="00270475" w:rsidRPr="00584AEA" w14:paraId="268B36E1"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DD" w14:textId="77777777" w:rsidR="00270475" w:rsidRPr="00584AEA" w:rsidRDefault="00270475" w:rsidP="00096A24">
            <w:pPr>
              <w:spacing w:before="240" w:after="240"/>
              <w:rPr>
                <w:rFonts w:ascii="Arrus" w:hAnsi="Arrus"/>
                <w:sz w:val="20"/>
              </w:rPr>
            </w:pPr>
            <w:r w:rsidRPr="00584AEA">
              <w:rPr>
                <w:rFonts w:ascii="Arrus" w:hAnsi="Arrus"/>
                <w:sz w:val="20"/>
                <w:szCs w:val="22"/>
              </w:rPr>
              <w:t>14 March 2011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DE"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Between </w:t>
            </w:r>
            <w:proofErr w:type="spellStart"/>
            <w:r w:rsidRPr="00584AEA">
              <w:rPr>
                <w:rFonts w:ascii="Arrus" w:hAnsi="Arrus"/>
                <w:sz w:val="20"/>
                <w:szCs w:val="22"/>
              </w:rPr>
              <w:t>Bangladoba</w:t>
            </w:r>
            <w:proofErr w:type="spellEnd"/>
            <w:r w:rsidRPr="00584AEA">
              <w:rPr>
                <w:rFonts w:ascii="Arrus" w:hAnsi="Arrus"/>
                <w:sz w:val="20"/>
                <w:szCs w:val="22"/>
              </w:rPr>
              <w:t xml:space="preserve"> (</w:t>
            </w:r>
            <w:proofErr w:type="spellStart"/>
            <w:r w:rsidRPr="00584AEA">
              <w:rPr>
                <w:rFonts w:ascii="Arrus" w:hAnsi="Arrus"/>
                <w:sz w:val="20"/>
                <w:szCs w:val="22"/>
              </w:rPr>
              <w:t>Chirang</w:t>
            </w:r>
            <w:proofErr w:type="spellEnd"/>
            <w:r w:rsidRPr="00584AEA">
              <w:rPr>
                <w:rFonts w:ascii="Arrus" w:hAnsi="Arrus"/>
                <w:sz w:val="20"/>
                <w:szCs w:val="22"/>
              </w:rPr>
              <w:t xml:space="preserve"> District) and </w:t>
            </w:r>
            <w:proofErr w:type="spellStart"/>
            <w:r w:rsidRPr="00584AEA">
              <w:rPr>
                <w:rFonts w:ascii="Arrus" w:hAnsi="Arrus"/>
                <w:sz w:val="20"/>
                <w:szCs w:val="22"/>
              </w:rPr>
              <w:t>Ultapani</w:t>
            </w:r>
            <w:proofErr w:type="spellEnd"/>
            <w:r w:rsidRPr="00584AEA">
              <w:rPr>
                <w:rFonts w:ascii="Arrus" w:hAnsi="Arrus"/>
                <w:sz w:val="20"/>
                <w:szCs w:val="22"/>
              </w:rPr>
              <w:t xml:space="preserve"> (Kokrajhar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DF" w14:textId="77777777" w:rsidR="00270475" w:rsidRPr="00584AEA" w:rsidRDefault="00270475" w:rsidP="00096A24">
            <w:pPr>
              <w:spacing w:before="240" w:after="240"/>
              <w:rPr>
                <w:rFonts w:ascii="Arrus" w:hAnsi="Arrus"/>
                <w:sz w:val="20"/>
              </w:rPr>
            </w:pPr>
            <w:r w:rsidRPr="00584AEA">
              <w:rPr>
                <w:rFonts w:ascii="Arrus" w:hAnsi="Arrus"/>
                <w:sz w:val="20"/>
                <w:szCs w:val="22"/>
              </w:rPr>
              <w:t>The militants of the Ranjan Daimary-led faction ambush patrolling troop of</w:t>
            </w:r>
            <w:r w:rsidRPr="00584AEA">
              <w:rPr>
                <w:rStyle w:val="apple-converted-space"/>
                <w:rFonts w:ascii="Arrus" w:hAnsi="Arrus"/>
                <w:sz w:val="20"/>
                <w:szCs w:val="22"/>
              </w:rPr>
              <w:t> </w:t>
            </w:r>
            <w:hyperlink r:id="rId782" w:tooltip="Border Security Force" w:history="1">
              <w:r w:rsidRPr="00584AEA">
                <w:rPr>
                  <w:rStyle w:val="Hyperlink"/>
                  <w:rFonts w:ascii="Arrus" w:eastAsiaTheme="majorEastAsia" w:hAnsi="Arrus"/>
                  <w:sz w:val="20"/>
                  <w:szCs w:val="22"/>
                </w:rPr>
                <w:t>BSF</w:t>
              </w:r>
            </w:hyperlink>
            <w:r w:rsidRPr="00584AEA">
              <w:rPr>
                <w:rFonts w:ascii="Arrus" w:hAnsi="Arrus"/>
                <w:sz w:val="20"/>
                <w:szCs w:val="22"/>
              </w:rPr>
              <w:t>, killing 8 jawans.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E0" w14:textId="77777777" w:rsidR="00270475" w:rsidRPr="00584AEA" w:rsidRDefault="00270475" w:rsidP="00096A24">
            <w:pPr>
              <w:spacing w:before="240" w:after="240"/>
              <w:rPr>
                <w:rFonts w:ascii="Arrus" w:hAnsi="Arrus"/>
                <w:sz w:val="20"/>
              </w:rPr>
            </w:pPr>
            <w:hyperlink r:id="rId783" w:anchor="cite_note-24" w:history="1">
              <w:r w:rsidRPr="00584AEA">
                <w:rPr>
                  <w:rStyle w:val="Hyperlink"/>
                  <w:rFonts w:ascii="Arrus" w:eastAsiaTheme="majorEastAsia" w:hAnsi="Arrus"/>
                  <w:sz w:val="16"/>
                  <w:szCs w:val="18"/>
                  <w:vertAlign w:val="superscript"/>
                </w:rPr>
                <w:t>[24]</w:t>
              </w:r>
            </w:hyperlink>
          </w:p>
        </w:tc>
      </w:tr>
      <w:tr w:rsidR="00270475" w:rsidRPr="00584AEA" w14:paraId="268B36E6"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E2" w14:textId="77777777" w:rsidR="00270475" w:rsidRPr="00584AEA" w:rsidRDefault="00270475" w:rsidP="00096A24">
            <w:pPr>
              <w:spacing w:before="240" w:after="240"/>
              <w:rPr>
                <w:rFonts w:ascii="Arrus" w:hAnsi="Arrus"/>
                <w:sz w:val="20"/>
              </w:rPr>
            </w:pPr>
            <w:r w:rsidRPr="00584AEA">
              <w:rPr>
                <w:rFonts w:ascii="Arrus" w:hAnsi="Arrus"/>
                <w:sz w:val="20"/>
                <w:szCs w:val="22"/>
              </w:rPr>
              <w:t>13 August 2012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E3"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Chirang</w:t>
            </w:r>
            <w:proofErr w:type="spellEnd"/>
            <w:r w:rsidRPr="00584AEA">
              <w:rPr>
                <w:rFonts w:ascii="Arrus" w:hAnsi="Arrus"/>
                <w:sz w:val="20"/>
                <w:szCs w:val="22"/>
              </w:rPr>
              <w:t xml:space="preserve">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E4"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NDFB-RD militants shoot dead a Muslim </w:t>
            </w:r>
            <w:proofErr w:type="spellStart"/>
            <w:r w:rsidRPr="00584AEA">
              <w:rPr>
                <w:rFonts w:ascii="Arrus" w:hAnsi="Arrus"/>
                <w:sz w:val="20"/>
                <w:szCs w:val="22"/>
              </w:rPr>
              <w:t>labourer</w:t>
            </w:r>
            <w:proofErr w:type="spellEnd"/>
            <w:r w:rsidRPr="00584AEA">
              <w:rPr>
                <w:rFonts w:ascii="Arrus" w:hAnsi="Arrus"/>
                <w:sz w:val="20"/>
                <w:szCs w:val="22"/>
              </w:rPr>
              <w:t>, and injure three others. The four victims were natives of West Bengal, and were returning from Bhutan.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E5"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EB"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E7" w14:textId="77777777" w:rsidR="00270475" w:rsidRPr="00584AEA" w:rsidRDefault="00270475" w:rsidP="00096A24">
            <w:pPr>
              <w:spacing w:before="240" w:after="240"/>
              <w:rPr>
                <w:rFonts w:ascii="Arrus" w:hAnsi="Arrus"/>
                <w:sz w:val="20"/>
              </w:rPr>
            </w:pPr>
            <w:r w:rsidRPr="00584AEA">
              <w:rPr>
                <w:rFonts w:ascii="Arrus" w:hAnsi="Arrus"/>
                <w:sz w:val="20"/>
                <w:szCs w:val="22"/>
              </w:rPr>
              <w:t>13 November 2012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E8"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Harishinga</w:t>
            </w:r>
            <w:proofErr w:type="spellEnd"/>
            <w:r w:rsidRPr="00584AEA">
              <w:rPr>
                <w:rFonts w:ascii="Arrus" w:hAnsi="Arrus"/>
                <w:sz w:val="20"/>
                <w:szCs w:val="22"/>
              </w:rPr>
              <w:t xml:space="preserve">, </w:t>
            </w:r>
            <w:proofErr w:type="spellStart"/>
            <w:r w:rsidRPr="00584AEA">
              <w:rPr>
                <w:rFonts w:ascii="Arrus" w:hAnsi="Arrus"/>
                <w:sz w:val="20"/>
                <w:szCs w:val="22"/>
              </w:rPr>
              <w:t>Sonitpur</w:t>
            </w:r>
            <w:proofErr w:type="spellEnd"/>
            <w:r w:rsidRPr="00584AEA">
              <w:rPr>
                <w:rFonts w:ascii="Arrus" w:hAnsi="Arrus"/>
                <w:sz w:val="20"/>
                <w:szCs w:val="22"/>
              </w:rPr>
              <w:t xml:space="preserve">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E9" w14:textId="77777777" w:rsidR="00270475" w:rsidRPr="00584AEA" w:rsidRDefault="00270475" w:rsidP="00096A24">
            <w:pPr>
              <w:spacing w:before="240" w:after="240"/>
              <w:rPr>
                <w:rFonts w:ascii="Arrus" w:hAnsi="Arrus"/>
                <w:sz w:val="20"/>
              </w:rPr>
            </w:pPr>
            <w:r w:rsidRPr="00584AEA">
              <w:rPr>
                <w:rFonts w:ascii="Arrus" w:hAnsi="Arrus"/>
                <w:sz w:val="20"/>
                <w:szCs w:val="22"/>
              </w:rPr>
              <w:t xml:space="preserve">NDFB-RD militants kill a tea planter </w:t>
            </w:r>
            <w:proofErr w:type="spellStart"/>
            <w:r w:rsidRPr="00584AEA">
              <w:rPr>
                <w:rFonts w:ascii="Arrus" w:hAnsi="Arrus"/>
                <w:sz w:val="20"/>
                <w:szCs w:val="22"/>
              </w:rPr>
              <w:t>Adilur</w:t>
            </w:r>
            <w:proofErr w:type="spellEnd"/>
            <w:r w:rsidRPr="00584AEA">
              <w:rPr>
                <w:rFonts w:ascii="Arrus" w:hAnsi="Arrus"/>
                <w:sz w:val="20"/>
                <w:szCs w:val="22"/>
              </w:rPr>
              <w:t xml:space="preserve"> Rahman, and injure his bodyguard Motilal Tirkey</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EA" w14:textId="77777777" w:rsidR="00270475" w:rsidRPr="00584AEA" w:rsidRDefault="00270475" w:rsidP="00096A24">
            <w:pPr>
              <w:spacing w:before="240" w:after="240"/>
              <w:rPr>
                <w:rFonts w:ascii="Arrus" w:hAnsi="Arrus"/>
                <w:sz w:val="20"/>
              </w:rPr>
            </w:pPr>
            <w:r w:rsidRPr="00584AEA">
              <w:rPr>
                <w:rFonts w:ascii="Arrus" w:hAnsi="Arrus"/>
                <w:sz w:val="20"/>
                <w:szCs w:val="22"/>
              </w:rPr>
              <w:t>SATP</w:t>
            </w:r>
          </w:p>
        </w:tc>
      </w:tr>
      <w:tr w:rsidR="00270475" w:rsidRPr="00584AEA" w14:paraId="268B36F0"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EC" w14:textId="77777777" w:rsidR="00270475" w:rsidRPr="00584AEA" w:rsidRDefault="00270475" w:rsidP="00096A24">
            <w:pPr>
              <w:spacing w:before="240" w:after="240"/>
              <w:rPr>
                <w:rFonts w:ascii="Arrus" w:hAnsi="Arrus"/>
                <w:sz w:val="20"/>
              </w:rPr>
            </w:pPr>
            <w:r w:rsidRPr="00584AEA">
              <w:rPr>
                <w:rFonts w:ascii="Arrus" w:hAnsi="Arrus"/>
                <w:sz w:val="20"/>
                <w:szCs w:val="22"/>
              </w:rPr>
              <w:t>27 January 2014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ED"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Mauriapur</w:t>
            </w:r>
            <w:proofErr w:type="spellEnd"/>
            <w:r w:rsidRPr="00584AEA">
              <w:rPr>
                <w:rFonts w:ascii="Arrus" w:hAnsi="Arrus"/>
                <w:sz w:val="20"/>
                <w:szCs w:val="22"/>
              </w:rPr>
              <w:t xml:space="preserve"> </w:t>
            </w:r>
            <w:proofErr w:type="spellStart"/>
            <w:r w:rsidRPr="00584AEA">
              <w:rPr>
                <w:rFonts w:ascii="Arrus" w:hAnsi="Arrus"/>
                <w:sz w:val="20"/>
                <w:szCs w:val="22"/>
              </w:rPr>
              <w:t>village,</w:t>
            </w:r>
            <w:hyperlink r:id="rId784" w:tooltip="Sonitpur District" w:history="1">
              <w:r w:rsidRPr="00584AEA">
                <w:rPr>
                  <w:rStyle w:val="Hyperlink"/>
                  <w:rFonts w:ascii="Arrus" w:eastAsiaTheme="majorEastAsia" w:hAnsi="Arrus"/>
                  <w:sz w:val="20"/>
                  <w:szCs w:val="22"/>
                </w:rPr>
                <w:t>Sonitpur</w:t>
              </w:r>
              <w:proofErr w:type="spellEnd"/>
              <w:r w:rsidRPr="00584AEA">
                <w:rPr>
                  <w:rStyle w:val="Hyperlink"/>
                  <w:rFonts w:ascii="Arrus" w:eastAsiaTheme="majorEastAsia" w:hAnsi="Arrus"/>
                  <w:sz w:val="20"/>
                  <w:szCs w:val="22"/>
                </w:rPr>
                <w:t xml:space="preserve"> District</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EE" w14:textId="77777777" w:rsidR="00270475" w:rsidRPr="00584AEA" w:rsidRDefault="00270475" w:rsidP="00096A24">
            <w:pPr>
              <w:spacing w:before="240" w:after="240"/>
              <w:rPr>
                <w:rFonts w:ascii="Arrus" w:hAnsi="Arrus"/>
                <w:sz w:val="20"/>
              </w:rPr>
            </w:pPr>
            <w:r w:rsidRPr="00584AEA">
              <w:rPr>
                <w:rFonts w:ascii="Arrus" w:hAnsi="Arrus"/>
                <w:sz w:val="20"/>
                <w:szCs w:val="22"/>
              </w:rPr>
              <w:t>NDFB-S militants ambush a police convoy, killing</w:t>
            </w:r>
            <w:r w:rsidRPr="00584AEA">
              <w:rPr>
                <w:rStyle w:val="apple-converted-space"/>
                <w:rFonts w:ascii="Arrus" w:hAnsi="Arrus"/>
                <w:sz w:val="20"/>
                <w:szCs w:val="22"/>
              </w:rPr>
              <w:t> </w:t>
            </w:r>
            <w:hyperlink r:id="rId785" w:tooltip="ASP Gulzar Hussain" w:history="1">
              <w:r w:rsidRPr="00584AEA">
                <w:rPr>
                  <w:rStyle w:val="Hyperlink"/>
                  <w:rFonts w:ascii="Arrus" w:eastAsiaTheme="majorEastAsia" w:hAnsi="Arrus"/>
                  <w:sz w:val="20"/>
                  <w:szCs w:val="22"/>
                </w:rPr>
                <w:t>ASP Gulzar Hussain</w:t>
              </w:r>
            </w:hyperlink>
            <w:r w:rsidRPr="00584AEA">
              <w:rPr>
                <w:rStyle w:val="apple-converted-space"/>
                <w:rFonts w:ascii="Arrus" w:hAnsi="Arrus"/>
                <w:sz w:val="20"/>
                <w:szCs w:val="22"/>
              </w:rPr>
              <w:t> </w:t>
            </w:r>
            <w:r w:rsidRPr="00584AEA">
              <w:rPr>
                <w:rFonts w:ascii="Arrus" w:hAnsi="Arrus"/>
                <w:sz w:val="20"/>
                <w:szCs w:val="22"/>
              </w:rPr>
              <w:t xml:space="preserve">and injuring 5 other policemen. The police convoy was returning from a </w:t>
            </w:r>
            <w:r w:rsidRPr="00584AEA">
              <w:rPr>
                <w:rFonts w:ascii="Arrus" w:hAnsi="Arrus"/>
                <w:sz w:val="20"/>
                <w:szCs w:val="22"/>
              </w:rPr>
              <w:lastRenderedPageBreak/>
              <w:t>night-long operation against the group.</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EF" w14:textId="77777777" w:rsidR="00270475" w:rsidRPr="00584AEA" w:rsidRDefault="00270475" w:rsidP="00096A24">
            <w:pPr>
              <w:spacing w:before="240" w:after="240"/>
              <w:rPr>
                <w:rFonts w:ascii="Arrus" w:hAnsi="Arrus"/>
                <w:sz w:val="20"/>
              </w:rPr>
            </w:pPr>
            <w:r w:rsidRPr="00584AEA">
              <w:rPr>
                <w:rFonts w:ascii="Arrus" w:hAnsi="Arrus"/>
                <w:sz w:val="20"/>
                <w:szCs w:val="22"/>
              </w:rPr>
              <w:lastRenderedPageBreak/>
              <w:t>SATP</w:t>
            </w:r>
          </w:p>
        </w:tc>
      </w:tr>
      <w:tr w:rsidR="00270475" w:rsidRPr="00584AEA" w14:paraId="268B36F5"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F1" w14:textId="77777777" w:rsidR="00270475" w:rsidRPr="00584AEA" w:rsidRDefault="00270475" w:rsidP="00096A24">
            <w:pPr>
              <w:spacing w:before="240" w:after="240"/>
              <w:rPr>
                <w:rFonts w:ascii="Arrus" w:hAnsi="Arrus"/>
                <w:sz w:val="20"/>
              </w:rPr>
            </w:pPr>
            <w:r w:rsidRPr="00584AEA">
              <w:rPr>
                <w:rFonts w:ascii="Arrus" w:hAnsi="Arrus"/>
                <w:sz w:val="20"/>
                <w:szCs w:val="22"/>
              </w:rPr>
              <w:t>May 2014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F2" w14:textId="77777777" w:rsidR="00270475" w:rsidRPr="00584AEA" w:rsidRDefault="00270475" w:rsidP="00096A24">
            <w:pPr>
              <w:spacing w:before="240" w:after="240"/>
              <w:rPr>
                <w:rFonts w:ascii="Arrus" w:hAnsi="Arrus"/>
                <w:sz w:val="20"/>
              </w:rPr>
            </w:pPr>
            <w:r w:rsidRPr="00584AEA">
              <w:rPr>
                <w:rFonts w:ascii="Arrus" w:hAnsi="Arrus"/>
                <w:sz w:val="20"/>
                <w:szCs w:val="22"/>
              </w:rPr>
              <w:t>Kokrajhar and Baksa Districts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F3" w14:textId="77777777" w:rsidR="00270475" w:rsidRPr="00584AEA" w:rsidRDefault="00270475" w:rsidP="00096A24">
            <w:pPr>
              <w:spacing w:before="240" w:after="240"/>
              <w:rPr>
                <w:rFonts w:ascii="Arrus" w:hAnsi="Arrus"/>
                <w:sz w:val="20"/>
              </w:rPr>
            </w:pPr>
            <w:hyperlink r:id="rId786" w:tooltip="May 2014 Assam violence" w:history="1">
              <w:r w:rsidRPr="00584AEA">
                <w:rPr>
                  <w:rStyle w:val="Hyperlink"/>
                  <w:rFonts w:ascii="Arrus" w:eastAsiaTheme="majorEastAsia" w:hAnsi="Arrus"/>
                  <w:sz w:val="20"/>
                  <w:szCs w:val="22"/>
                </w:rPr>
                <w:t>May 2014 Assam violence</w:t>
              </w:r>
            </w:hyperlink>
            <w:r w:rsidRPr="00584AEA">
              <w:rPr>
                <w:rFonts w:ascii="Arrus" w:hAnsi="Arrus"/>
                <w:sz w:val="20"/>
                <w:szCs w:val="22"/>
              </w:rPr>
              <w:t>: 32 Muslims were killed in a series of attacks. The government blamed NDFB-</w:t>
            </w:r>
            <w:proofErr w:type="spellStart"/>
            <w:r w:rsidRPr="00584AEA">
              <w:rPr>
                <w:rFonts w:ascii="Arrus" w:hAnsi="Arrus"/>
                <w:sz w:val="20"/>
                <w:szCs w:val="22"/>
              </w:rPr>
              <w:t>Songbijit</w:t>
            </w:r>
            <w:proofErr w:type="spellEnd"/>
            <w:r w:rsidRPr="00584AEA">
              <w:rPr>
                <w:rFonts w:ascii="Arrus" w:hAnsi="Arrus"/>
                <w:sz w:val="20"/>
                <w:szCs w:val="22"/>
              </w:rPr>
              <w:t xml:space="preserve"> faction for the attacks. The NDFB denied any involvement in the killings, and stated that the government agencies were behind the attacks.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F4" w14:textId="77777777" w:rsidR="00270475" w:rsidRPr="00584AEA" w:rsidRDefault="00270475" w:rsidP="00096A24">
            <w:pPr>
              <w:spacing w:before="240" w:after="240"/>
              <w:rPr>
                <w:rFonts w:ascii="Arrus" w:hAnsi="Arrus"/>
                <w:sz w:val="20"/>
              </w:rPr>
            </w:pPr>
            <w:hyperlink r:id="rId787" w:anchor="cite_note-25" w:history="1">
              <w:r w:rsidRPr="00584AEA">
                <w:rPr>
                  <w:rStyle w:val="Hyperlink"/>
                  <w:rFonts w:ascii="Arrus" w:eastAsiaTheme="majorEastAsia" w:hAnsi="Arrus"/>
                  <w:sz w:val="16"/>
                  <w:szCs w:val="18"/>
                  <w:vertAlign w:val="superscript"/>
                </w:rPr>
                <w:t>[25]</w:t>
              </w:r>
            </w:hyperlink>
          </w:p>
        </w:tc>
      </w:tr>
      <w:tr w:rsidR="00270475" w:rsidRPr="00584AEA" w14:paraId="268B36FA"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F6" w14:textId="77777777" w:rsidR="00270475" w:rsidRPr="00584AEA" w:rsidRDefault="00270475" w:rsidP="00096A24">
            <w:pPr>
              <w:spacing w:before="240" w:after="240"/>
              <w:rPr>
                <w:rFonts w:ascii="Arrus" w:hAnsi="Arrus"/>
                <w:sz w:val="20"/>
              </w:rPr>
            </w:pPr>
            <w:r w:rsidRPr="00584AEA">
              <w:rPr>
                <w:rFonts w:ascii="Arrus" w:hAnsi="Arrus"/>
                <w:sz w:val="20"/>
                <w:szCs w:val="22"/>
              </w:rPr>
              <w:t>August 2014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F7"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Chirang</w:t>
            </w:r>
            <w:proofErr w:type="spellEnd"/>
            <w:r w:rsidRPr="00584AEA">
              <w:rPr>
                <w:rFonts w:ascii="Arrus" w:hAnsi="Arrus"/>
                <w:sz w:val="20"/>
                <w:szCs w:val="22"/>
              </w:rPr>
              <w:t xml:space="preserve"> district</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F8" w14:textId="77777777" w:rsidR="00270475" w:rsidRPr="00584AEA" w:rsidRDefault="00270475" w:rsidP="00096A24">
            <w:pPr>
              <w:spacing w:before="240" w:after="240"/>
              <w:rPr>
                <w:rFonts w:ascii="Arrus" w:hAnsi="Arrus"/>
                <w:sz w:val="20"/>
              </w:rPr>
            </w:pPr>
            <w:r w:rsidRPr="00584AEA">
              <w:rPr>
                <w:rFonts w:ascii="Arrus" w:hAnsi="Arrus"/>
                <w:sz w:val="20"/>
                <w:szCs w:val="22"/>
              </w:rPr>
              <w:t>A 16-year-old girl was dragged, beaten and shot at point blank range at least nine times in front of her parents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F9" w14:textId="77777777" w:rsidR="00270475" w:rsidRPr="00584AEA" w:rsidRDefault="00270475" w:rsidP="00096A24">
            <w:pPr>
              <w:spacing w:before="240" w:after="240"/>
              <w:rPr>
                <w:rFonts w:ascii="Arrus" w:hAnsi="Arrus"/>
                <w:sz w:val="20"/>
              </w:rPr>
            </w:pPr>
            <w:hyperlink r:id="rId788" w:anchor="cite_note-26" w:history="1">
              <w:r w:rsidRPr="00584AEA">
                <w:rPr>
                  <w:rStyle w:val="Hyperlink"/>
                  <w:rFonts w:ascii="Arrus" w:eastAsiaTheme="majorEastAsia" w:hAnsi="Arrus"/>
                  <w:sz w:val="16"/>
                  <w:szCs w:val="18"/>
                  <w:vertAlign w:val="superscript"/>
                </w:rPr>
                <w:t>[26]</w:t>
              </w:r>
            </w:hyperlink>
          </w:p>
        </w:tc>
      </w:tr>
      <w:tr w:rsidR="00270475" w:rsidRPr="00584AEA" w14:paraId="268B36FF" w14:textId="77777777" w:rsidTr="00096A2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FB" w14:textId="77777777" w:rsidR="00270475" w:rsidRPr="00584AEA" w:rsidRDefault="00270475" w:rsidP="00096A24">
            <w:pPr>
              <w:spacing w:before="240" w:after="240"/>
              <w:rPr>
                <w:rFonts w:ascii="Arrus" w:hAnsi="Arrus"/>
                <w:sz w:val="20"/>
              </w:rPr>
            </w:pPr>
            <w:r w:rsidRPr="00584AEA">
              <w:rPr>
                <w:rFonts w:ascii="Arrus" w:hAnsi="Arrus"/>
                <w:sz w:val="20"/>
                <w:szCs w:val="22"/>
              </w:rPr>
              <w:t>December 2014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FC" w14:textId="77777777" w:rsidR="00270475" w:rsidRPr="00584AEA" w:rsidRDefault="00270475" w:rsidP="00096A24">
            <w:pPr>
              <w:spacing w:before="240" w:after="240"/>
              <w:rPr>
                <w:rFonts w:ascii="Arrus" w:hAnsi="Arrus"/>
                <w:sz w:val="20"/>
              </w:rPr>
            </w:pPr>
            <w:proofErr w:type="spellStart"/>
            <w:r w:rsidRPr="00584AEA">
              <w:rPr>
                <w:rFonts w:ascii="Arrus" w:hAnsi="Arrus"/>
                <w:sz w:val="20"/>
                <w:szCs w:val="22"/>
              </w:rPr>
              <w:t>Sontipur</w:t>
            </w:r>
            <w:proofErr w:type="spellEnd"/>
            <w:r w:rsidRPr="00584AEA">
              <w:rPr>
                <w:rFonts w:ascii="Arrus" w:hAnsi="Arrus"/>
                <w:sz w:val="20"/>
                <w:szCs w:val="22"/>
              </w:rPr>
              <w:t xml:space="preserve"> and Kokrajhar districts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FD" w14:textId="77777777" w:rsidR="00270475" w:rsidRPr="00584AEA" w:rsidRDefault="00270475" w:rsidP="00096A24">
            <w:pPr>
              <w:spacing w:before="240" w:after="240"/>
              <w:rPr>
                <w:rFonts w:ascii="Arrus" w:hAnsi="Arrus"/>
                <w:sz w:val="20"/>
              </w:rPr>
            </w:pPr>
            <w:r w:rsidRPr="00584AEA">
              <w:rPr>
                <w:rFonts w:ascii="Arrus" w:hAnsi="Arrus"/>
                <w:sz w:val="20"/>
                <w:szCs w:val="22"/>
              </w:rPr>
              <w:t>NDFB militants killed over 80 tribals. According to police, this was in response to the intensified operation by the security forces.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68B36FE" w14:textId="77777777" w:rsidR="00270475" w:rsidRPr="00584AEA" w:rsidRDefault="00270475" w:rsidP="00096A24">
            <w:pPr>
              <w:spacing w:before="240" w:after="240"/>
              <w:rPr>
                <w:rFonts w:ascii="Arrus" w:hAnsi="Arrus"/>
                <w:sz w:val="20"/>
              </w:rPr>
            </w:pPr>
            <w:hyperlink r:id="rId789" w:anchor="cite_note-27" w:history="1">
              <w:r w:rsidRPr="00584AEA">
                <w:rPr>
                  <w:rStyle w:val="Hyperlink"/>
                  <w:rFonts w:ascii="Arrus" w:eastAsiaTheme="majorEastAsia" w:hAnsi="Arrus"/>
                  <w:sz w:val="16"/>
                  <w:szCs w:val="18"/>
                  <w:vertAlign w:val="superscript"/>
                </w:rPr>
                <w:t>[27]</w:t>
              </w:r>
            </w:hyperlink>
            <w:r w:rsidRPr="00584AEA">
              <w:rPr>
                <w:rStyle w:val="apple-converted-space"/>
                <w:rFonts w:ascii="Arrus" w:hAnsi="Arrus"/>
                <w:sz w:val="20"/>
                <w:szCs w:val="22"/>
              </w:rPr>
              <w:t> </w:t>
            </w:r>
            <w:r w:rsidRPr="00584AEA">
              <w:rPr>
                <w:rFonts w:ascii="Arrus" w:hAnsi="Arrus"/>
                <w:sz w:val="20"/>
                <w:szCs w:val="22"/>
              </w:rPr>
              <w:t>(</w:t>
            </w:r>
            <w:proofErr w:type="spellStart"/>
            <w:r w:rsidRPr="00584AEA">
              <w:rPr>
                <w:rFonts w:ascii="Arrus" w:hAnsi="Arrus"/>
                <w:sz w:val="20"/>
                <w:szCs w:val="22"/>
              </w:rPr>
              <w:t>See</w:t>
            </w:r>
            <w:hyperlink r:id="rId790" w:tooltip="December 2014 Assam violence" w:history="1">
              <w:r w:rsidRPr="00584AEA">
                <w:rPr>
                  <w:rStyle w:val="Hyperlink"/>
                  <w:rFonts w:ascii="Arrus" w:eastAsiaTheme="majorEastAsia" w:hAnsi="Arrus"/>
                  <w:sz w:val="20"/>
                  <w:szCs w:val="22"/>
                </w:rPr>
                <w:t>December</w:t>
              </w:r>
              <w:proofErr w:type="spellEnd"/>
              <w:r w:rsidRPr="00584AEA">
                <w:rPr>
                  <w:rStyle w:val="Hyperlink"/>
                  <w:rFonts w:ascii="Arrus" w:eastAsiaTheme="majorEastAsia" w:hAnsi="Arrus"/>
                  <w:sz w:val="20"/>
                  <w:szCs w:val="22"/>
                </w:rPr>
                <w:t xml:space="preserve"> 2014 Assam violence</w:t>
              </w:r>
            </w:hyperlink>
            <w:r w:rsidRPr="00584AEA">
              <w:rPr>
                <w:rFonts w:ascii="Arrus" w:hAnsi="Arrus"/>
                <w:sz w:val="20"/>
                <w:szCs w:val="22"/>
              </w:rPr>
              <w:t>)</w:t>
            </w:r>
          </w:p>
        </w:tc>
      </w:tr>
    </w:tbl>
    <w:p w14:paraId="268B3700" w14:textId="77777777" w:rsidR="00270475" w:rsidRPr="00584AEA" w:rsidRDefault="00270475" w:rsidP="00270475">
      <w:pPr>
        <w:ind w:firstLine="720"/>
        <w:jc w:val="both"/>
        <w:textAlignment w:val="baseline"/>
        <w:rPr>
          <w:rFonts w:ascii="Arrus" w:hAnsi="Arrus"/>
          <w:sz w:val="22"/>
          <w:szCs w:val="28"/>
        </w:rPr>
      </w:pPr>
      <w:r w:rsidRPr="00584AEA">
        <w:rPr>
          <w:rFonts w:ascii="Arrus" w:hAnsi="Arrus"/>
          <w:sz w:val="22"/>
          <w:szCs w:val="28"/>
        </w:rPr>
        <w:t xml:space="preserve">There are people who try to argue that Naxalites, Maoists and ULFA activists are not religion-inspired. But the truth remains that they </w:t>
      </w:r>
      <w:r w:rsidRPr="00584AEA">
        <w:rPr>
          <w:rFonts w:ascii="Arrus" w:hAnsi="Arrus"/>
          <w:sz w:val="22"/>
          <w:szCs w:val="28"/>
        </w:rPr>
        <w:lastRenderedPageBreak/>
        <w:t>are all Hindus according to demographic records. And violence is violence, whether related to communal sentiments or to any other cause. Violence in the name of religion cannot be described as more condemnable than that related to any other ideology. Violence has to be condemned in proportion to the casualties it causes. Moreover, the killers of Sikhs in Delhi riots and those of Muslims in various riots have been the hardcore believers in Hindu scriptures. This does not in any way mean that Hinduism or any other religion is responsible for such violence. This shows that mutual hatred often leads people to indulge in violent attacks against one another. The majority communities or powerful groups anywhere in the world routinely indulge in riots or the government forces act on their behalf. The weaker communities and groups resort to terrorism and other forms of hit and run strategies.</w:t>
      </w:r>
    </w:p>
    <w:p w14:paraId="268B3701" w14:textId="77777777" w:rsidR="00270475" w:rsidRPr="00584AEA" w:rsidRDefault="00270475" w:rsidP="00270475">
      <w:pPr>
        <w:jc w:val="both"/>
        <w:textAlignment w:val="baseline"/>
        <w:rPr>
          <w:rFonts w:ascii="Arrus" w:hAnsi="Arrus"/>
          <w:sz w:val="22"/>
          <w:szCs w:val="28"/>
        </w:rPr>
      </w:pPr>
    </w:p>
    <w:p w14:paraId="268B3702" w14:textId="77777777" w:rsidR="00270475" w:rsidRPr="00584AEA" w:rsidRDefault="00270475" w:rsidP="00270475">
      <w:pPr>
        <w:jc w:val="both"/>
        <w:textAlignment w:val="baseline"/>
        <w:rPr>
          <w:rFonts w:ascii="Arrus" w:hAnsi="Arrus"/>
          <w:b/>
          <w:sz w:val="22"/>
          <w:szCs w:val="28"/>
        </w:rPr>
      </w:pPr>
      <w:r w:rsidRPr="00584AEA">
        <w:rPr>
          <w:rFonts w:ascii="Arrus" w:hAnsi="Arrus"/>
          <w:b/>
          <w:sz w:val="22"/>
          <w:szCs w:val="28"/>
        </w:rPr>
        <w:t>Link of Terrorism with Riots</w:t>
      </w:r>
    </w:p>
    <w:p w14:paraId="268B3703" w14:textId="77777777" w:rsidR="00270475" w:rsidRPr="00584AEA" w:rsidRDefault="00270475" w:rsidP="00270475">
      <w:pPr>
        <w:ind w:firstLine="720"/>
        <w:jc w:val="both"/>
        <w:textAlignment w:val="baseline"/>
        <w:rPr>
          <w:rFonts w:ascii="Arrus" w:hAnsi="Arrus"/>
          <w:sz w:val="22"/>
          <w:szCs w:val="28"/>
        </w:rPr>
      </w:pPr>
      <w:r w:rsidRPr="00584AEA">
        <w:rPr>
          <w:rFonts w:ascii="Arrus" w:hAnsi="Arrus"/>
          <w:sz w:val="22"/>
          <w:szCs w:val="28"/>
        </w:rPr>
        <w:t xml:space="preserve">While it will be wrong to assume that the anti-Muslim riots and Babri Masjid demolition were the only factors responsible for the rise of some alleged Muslim terrorist organizations, it will be totally out of place as well to dismiss this factor altogether. Some analysts have argued that “terrorists” are the product of a certain mindset. They may be partially right. But it is also right that such a mindset needs fuel to prosper, and events like Babri Masjid demolition and Gujarat riots multiplied with a widespread feeling of discrimination provide sufficient fuel for that purpose to be achieved. While on one hand, terrorism, in fact violence of all hues and </w:t>
      </w:r>
      <w:proofErr w:type="spellStart"/>
      <w:r w:rsidRPr="00584AEA">
        <w:rPr>
          <w:rFonts w:ascii="Arrus" w:hAnsi="Arrus"/>
          <w:sz w:val="22"/>
          <w:szCs w:val="28"/>
        </w:rPr>
        <w:t>colours</w:t>
      </w:r>
      <w:proofErr w:type="spellEnd"/>
      <w:r w:rsidRPr="00584AEA">
        <w:rPr>
          <w:rFonts w:ascii="Arrus" w:hAnsi="Arrus"/>
          <w:sz w:val="22"/>
          <w:szCs w:val="28"/>
        </w:rPr>
        <w:t xml:space="preserve">, whoever the culprits, whoever the victims, whatever the place, has to be condemned in no uncertain  terms, on the other hand, all the factors related to the rise of terrorism of any </w:t>
      </w:r>
      <w:proofErr w:type="spellStart"/>
      <w:r w:rsidRPr="00584AEA">
        <w:rPr>
          <w:rFonts w:ascii="Arrus" w:hAnsi="Arrus"/>
          <w:sz w:val="22"/>
          <w:szCs w:val="28"/>
        </w:rPr>
        <w:t>colour</w:t>
      </w:r>
      <w:proofErr w:type="spellEnd"/>
      <w:r w:rsidRPr="00584AEA">
        <w:rPr>
          <w:rFonts w:ascii="Arrus" w:hAnsi="Arrus"/>
          <w:sz w:val="22"/>
          <w:szCs w:val="28"/>
        </w:rPr>
        <w:t xml:space="preserve"> have to be addressed if it is to be controlled. The role of the precipitating factors, the media in fanning hatred, the politicians, community leaders and executives, the military and the police – all have to be </w:t>
      </w:r>
      <w:proofErr w:type="spellStart"/>
      <w:r w:rsidRPr="00584AEA">
        <w:rPr>
          <w:rFonts w:ascii="Arrus" w:hAnsi="Arrus"/>
          <w:sz w:val="22"/>
          <w:szCs w:val="28"/>
        </w:rPr>
        <w:t>analysed</w:t>
      </w:r>
      <w:proofErr w:type="spellEnd"/>
      <w:r w:rsidRPr="00584AEA">
        <w:rPr>
          <w:rFonts w:ascii="Arrus" w:hAnsi="Arrus"/>
          <w:sz w:val="22"/>
          <w:szCs w:val="28"/>
        </w:rPr>
        <w:t xml:space="preserve">. On top of </w:t>
      </w:r>
      <w:proofErr w:type="spellStart"/>
      <w:r w:rsidRPr="00584AEA">
        <w:rPr>
          <w:rFonts w:ascii="Arrus" w:hAnsi="Arrus"/>
          <w:sz w:val="22"/>
          <w:szCs w:val="28"/>
        </w:rPr>
        <w:t>tem</w:t>
      </w:r>
      <w:proofErr w:type="spellEnd"/>
      <w:r w:rsidRPr="00584AEA">
        <w:rPr>
          <w:rFonts w:ascii="Arrus" w:hAnsi="Arrus"/>
          <w:sz w:val="22"/>
          <w:szCs w:val="28"/>
        </w:rPr>
        <w:t>, all communities have to be socioeconomically empowered and all kinds of discrimination have to be eradicated. Only then we can hope of a lasting peace.</w:t>
      </w:r>
    </w:p>
    <w:p w14:paraId="268B3704" w14:textId="77777777" w:rsidR="00270475" w:rsidRPr="00584AEA" w:rsidRDefault="00270475" w:rsidP="00270475">
      <w:pPr>
        <w:jc w:val="both"/>
        <w:rPr>
          <w:rFonts w:ascii="Arrus" w:hAnsi="Arrus"/>
          <w:sz w:val="22"/>
          <w:szCs w:val="28"/>
          <w:lang w:val="en-GB"/>
        </w:rPr>
      </w:pPr>
    </w:p>
    <w:p w14:paraId="268B3705" w14:textId="77777777" w:rsidR="00270475" w:rsidRPr="00584AEA" w:rsidRDefault="00270475" w:rsidP="00270475">
      <w:pPr>
        <w:shd w:val="clear" w:color="auto" w:fill="FFFFFF"/>
        <w:jc w:val="both"/>
        <w:rPr>
          <w:rStyle w:val="tgc"/>
          <w:rFonts w:ascii="Arrus" w:hAnsi="Arrus"/>
          <w:b/>
          <w:color w:val="222222"/>
          <w:szCs w:val="28"/>
        </w:rPr>
      </w:pPr>
      <w:r w:rsidRPr="00584AEA">
        <w:rPr>
          <w:rStyle w:val="tgc"/>
          <w:rFonts w:ascii="Arrus" w:hAnsi="Arrus"/>
          <w:b/>
          <w:color w:val="222222"/>
          <w:szCs w:val="28"/>
        </w:rPr>
        <w:t>Radical West much bigger threat to peace than “Radical Islam”</w:t>
      </w:r>
    </w:p>
    <w:p w14:paraId="268B3706" w14:textId="77777777" w:rsidR="00270475" w:rsidRPr="00584AEA" w:rsidRDefault="00270475" w:rsidP="00270475">
      <w:pPr>
        <w:shd w:val="clear" w:color="auto" w:fill="FFFFFF"/>
        <w:ind w:firstLine="720"/>
        <w:jc w:val="both"/>
        <w:rPr>
          <w:rStyle w:val="tgc"/>
          <w:rFonts w:ascii="Arrus" w:hAnsi="Arrus"/>
          <w:color w:val="222222"/>
          <w:sz w:val="22"/>
          <w:szCs w:val="28"/>
        </w:rPr>
      </w:pPr>
      <w:r w:rsidRPr="00584AEA">
        <w:rPr>
          <w:rStyle w:val="tgc"/>
          <w:rFonts w:ascii="Arrus" w:hAnsi="Arrus"/>
          <w:color w:val="222222"/>
          <w:sz w:val="22"/>
          <w:szCs w:val="28"/>
        </w:rPr>
        <w:t xml:space="preserve">In a recent conference in an Indian University, a well-known American Peace activist spoke about the need of dialogue with the Western analysts elaborating how a renowned TV anchor changed his view about Radicalization of Muslims after having a dialogue with him. While previously he talked of “Radical Islam”, now he agreed that it would be more appropriate to talk of “Radicals within Islam” as only </w:t>
      </w:r>
      <w:r w:rsidRPr="00584AEA">
        <w:rPr>
          <w:rStyle w:val="tgc"/>
          <w:rFonts w:ascii="Arrus" w:hAnsi="Arrus"/>
          <w:color w:val="222222"/>
          <w:sz w:val="22"/>
          <w:szCs w:val="28"/>
        </w:rPr>
        <w:lastRenderedPageBreak/>
        <w:t xml:space="preserve">about 4 per cent of Muslims held radical views. The logic was good-intentioned but it was faulty, as it was apologetic and defensive, awe-inspired by the might of Western propaganda. It succeeded only in slightly diluting the blame on Muslims as a whole and failed to put the greatest truth of the modern times: that it is almost total radicalization of West rather than any of Muslims, which has been the biggest foe of peace in every dimension of individual and organized human existence in recent times. </w:t>
      </w:r>
    </w:p>
    <w:p w14:paraId="268B3707" w14:textId="77777777" w:rsidR="00270475" w:rsidRPr="00584AEA" w:rsidRDefault="00270475" w:rsidP="00270475">
      <w:pPr>
        <w:shd w:val="clear" w:color="auto" w:fill="FFFFFF"/>
        <w:ind w:firstLine="720"/>
        <w:jc w:val="both"/>
        <w:rPr>
          <w:rStyle w:val="tgc"/>
          <w:rFonts w:ascii="Arrus" w:hAnsi="Arrus"/>
          <w:color w:val="222222"/>
          <w:sz w:val="22"/>
          <w:szCs w:val="28"/>
        </w:rPr>
      </w:pPr>
      <w:r w:rsidRPr="00584AEA">
        <w:rPr>
          <w:rStyle w:val="tgc"/>
          <w:rFonts w:ascii="Arrus" w:hAnsi="Arrus"/>
          <w:b/>
          <w:color w:val="222222"/>
          <w:sz w:val="22"/>
          <w:szCs w:val="28"/>
        </w:rPr>
        <w:t>West believes that its set of political, social and economic ideologies, what I call Westernism, is the only correct ideology for the world, and it alone has the right to define various concepts and parameters, and it alone has the right to endeavour through all possible ways, for the propagation and implementation of its ideology.</w:t>
      </w:r>
      <w:r w:rsidRPr="00584AEA">
        <w:rPr>
          <w:rStyle w:val="tgc"/>
          <w:rFonts w:ascii="Arrus" w:hAnsi="Arrus"/>
          <w:color w:val="222222"/>
          <w:sz w:val="22"/>
          <w:szCs w:val="28"/>
        </w:rPr>
        <w:t xml:space="preserve"> Of course, they have made the w2orld believe, even against their inner beliefs, that religion, individually or collectively, has no </w:t>
      </w:r>
      <w:proofErr w:type="spellStart"/>
      <w:r w:rsidRPr="00584AEA">
        <w:rPr>
          <w:rStyle w:val="tgc"/>
          <w:rFonts w:ascii="Arrus" w:hAnsi="Arrus"/>
          <w:color w:val="222222"/>
          <w:sz w:val="22"/>
          <w:szCs w:val="28"/>
        </w:rPr>
        <w:t>rol;e</w:t>
      </w:r>
      <w:proofErr w:type="spellEnd"/>
      <w:r w:rsidRPr="00584AEA">
        <w:rPr>
          <w:rStyle w:val="tgc"/>
          <w:rFonts w:ascii="Arrus" w:hAnsi="Arrus"/>
          <w:color w:val="222222"/>
          <w:sz w:val="22"/>
          <w:szCs w:val="28"/>
        </w:rPr>
        <w:t xml:space="preserve"> to play in the modern “civilized” world. If the proponents of any other ideology, religious or non-religious, challenge the concepts of Westernism and try to prove the superiority of their ideas, they are mocked, ridiculed and rejected. They are described as “uncivilized”, “radicalized” and “extremist” forces. It is therefore no surprise that even “radicalization” has been given a definition, which suits their ends. So, according to Wikipedia, </w:t>
      </w:r>
    </w:p>
    <w:p w14:paraId="268B3708" w14:textId="77777777" w:rsidR="00270475" w:rsidRPr="00584AEA" w:rsidRDefault="00270475" w:rsidP="00270475">
      <w:pPr>
        <w:shd w:val="clear" w:color="auto" w:fill="FFFFFF"/>
        <w:ind w:firstLine="720"/>
        <w:jc w:val="both"/>
        <w:rPr>
          <w:rStyle w:val="tgc"/>
          <w:rFonts w:ascii="Arrus" w:hAnsi="Arrus"/>
          <w:i/>
          <w:color w:val="222222"/>
          <w:sz w:val="22"/>
          <w:szCs w:val="28"/>
        </w:rPr>
      </w:pPr>
      <w:r w:rsidRPr="00584AEA">
        <w:rPr>
          <w:rStyle w:val="tgc"/>
          <w:rFonts w:ascii="Arrus" w:hAnsi="Arrus"/>
          <w:i/>
          <w:color w:val="222222"/>
          <w:sz w:val="22"/>
          <w:szCs w:val="28"/>
        </w:rPr>
        <w:t>“Radicalization (or</w:t>
      </w:r>
      <w:r w:rsidRPr="00584AEA">
        <w:rPr>
          <w:rStyle w:val="apple-converted-space"/>
          <w:rFonts w:ascii="Arrus" w:hAnsi="Arrus"/>
          <w:i/>
          <w:color w:val="222222"/>
          <w:sz w:val="22"/>
          <w:szCs w:val="28"/>
        </w:rPr>
        <w:t> </w:t>
      </w:r>
      <w:r w:rsidRPr="00584AEA">
        <w:rPr>
          <w:rStyle w:val="tgc"/>
          <w:rFonts w:ascii="Arrus" w:hAnsi="Arrus"/>
          <w:b/>
          <w:bCs/>
          <w:i/>
          <w:color w:val="222222"/>
          <w:sz w:val="22"/>
          <w:szCs w:val="28"/>
        </w:rPr>
        <w:t>radicalization</w:t>
      </w:r>
      <w:r w:rsidRPr="00584AEA">
        <w:rPr>
          <w:rStyle w:val="tgc"/>
          <w:rFonts w:ascii="Arrus" w:hAnsi="Arrus"/>
          <w:i/>
          <w:color w:val="222222"/>
          <w:sz w:val="22"/>
          <w:szCs w:val="28"/>
        </w:rPr>
        <w:t>) is a process by which an individual or group comes to adopt increasingly extreme political, social, or religious ideals and aspirations that (1) reject or undermine the status quo or (2) reject and/or undermine contemporary ideas and expressions of freedom of choice.”</w:t>
      </w:r>
    </w:p>
    <w:p w14:paraId="268B3709" w14:textId="77777777" w:rsidR="00270475" w:rsidRPr="00584AEA" w:rsidRDefault="00270475" w:rsidP="00270475">
      <w:pPr>
        <w:shd w:val="clear" w:color="auto" w:fill="FFFFFF"/>
        <w:ind w:firstLine="720"/>
        <w:jc w:val="both"/>
        <w:rPr>
          <w:rStyle w:val="tgc"/>
          <w:rFonts w:ascii="Arrus" w:hAnsi="Arrus"/>
          <w:color w:val="222222"/>
          <w:sz w:val="22"/>
          <w:szCs w:val="28"/>
        </w:rPr>
      </w:pPr>
      <w:r w:rsidRPr="00584AEA">
        <w:rPr>
          <w:rStyle w:val="tgc"/>
          <w:rFonts w:ascii="Arrus" w:hAnsi="Arrus"/>
          <w:b/>
          <w:color w:val="222222"/>
          <w:sz w:val="22"/>
          <w:szCs w:val="28"/>
        </w:rPr>
        <w:t xml:space="preserve"> “Status quo”, of course is the dominance of Westernism, which should therefore not be challenged. Further, “Freedom of choice” too does not mean absolute freedom of choice but only freedom of choices determined by the ideologues of Westernism. As part of the status quo, the world cannot be given any other choice except to endorse the Western Model of Democracy, Western paradigm of secularism, and Western definitions of “Human Rights”, free market, freedom of expression and “freedom of choice”, Western concepts of Society, West-dominated international </w:t>
      </w:r>
      <w:proofErr w:type="spellStart"/>
      <w:r w:rsidRPr="00584AEA">
        <w:rPr>
          <w:rStyle w:val="tgc"/>
          <w:rFonts w:ascii="Arrus" w:hAnsi="Arrus"/>
          <w:b/>
          <w:color w:val="222222"/>
          <w:sz w:val="22"/>
          <w:szCs w:val="28"/>
        </w:rPr>
        <w:t>organisations</w:t>
      </w:r>
      <w:proofErr w:type="spellEnd"/>
      <w:r w:rsidRPr="00584AEA">
        <w:rPr>
          <w:rStyle w:val="tgc"/>
          <w:rFonts w:ascii="Arrus" w:hAnsi="Arrus"/>
          <w:b/>
          <w:color w:val="222222"/>
          <w:sz w:val="22"/>
          <w:szCs w:val="28"/>
        </w:rPr>
        <w:t>, West-sponsored treaties and Western principles of armed interventions.</w:t>
      </w:r>
      <w:r w:rsidRPr="00584AEA">
        <w:rPr>
          <w:rStyle w:val="tgc"/>
          <w:rFonts w:ascii="Arrus" w:hAnsi="Arrus"/>
          <w:color w:val="222222"/>
          <w:sz w:val="22"/>
          <w:szCs w:val="28"/>
        </w:rPr>
        <w:t xml:space="preserve"> Moreover, Western leaders and analysts alone have the right to interpret their own ideas, concepts, treaties and agreements in their own ways, even if their interpretations continue to change from time to time, and from country to country. It is no surprise therefore that West alone (except a few others who have </w:t>
      </w:r>
      <w:r w:rsidRPr="00584AEA">
        <w:rPr>
          <w:rStyle w:val="tgc"/>
          <w:rFonts w:ascii="Arrus" w:hAnsi="Arrus"/>
          <w:color w:val="222222"/>
          <w:sz w:val="22"/>
          <w:szCs w:val="28"/>
        </w:rPr>
        <w:lastRenderedPageBreak/>
        <w:t xml:space="preserve">become powerful enough not to accept their monopoly) has the right to amass all kinds of weapons and use them wherever they want for the “protection” of their “interests”. Again, it is only their interests that matter, and others have absolutely no right to work in accordance with their interests. </w:t>
      </w:r>
    </w:p>
    <w:p w14:paraId="268B370A" w14:textId="77777777" w:rsidR="00270475" w:rsidRPr="00584AEA" w:rsidRDefault="00270475" w:rsidP="00270475">
      <w:pPr>
        <w:shd w:val="clear" w:color="auto" w:fill="FFFFFF"/>
        <w:ind w:firstLine="720"/>
        <w:jc w:val="both"/>
        <w:rPr>
          <w:rStyle w:val="tgc"/>
          <w:rFonts w:ascii="Arrus" w:hAnsi="Arrus"/>
          <w:color w:val="222222"/>
          <w:sz w:val="22"/>
          <w:szCs w:val="28"/>
        </w:rPr>
      </w:pPr>
      <w:r w:rsidRPr="00584AEA">
        <w:rPr>
          <w:rStyle w:val="tgc"/>
          <w:rFonts w:ascii="Arrus" w:hAnsi="Arrus"/>
          <w:color w:val="222222"/>
          <w:sz w:val="22"/>
          <w:szCs w:val="28"/>
        </w:rPr>
        <w:t>The most notable form of radicalization of West is its theory of violence and its involvement in violent conflicts. It is working on a well-planned categorization of violence to suit its political and economic ends. Instead of reacting on the basis of the magnitude of violence, its reaction is based on the political considerations. Any violence, which is linked or can be made to appear linked to religion, especially Islam, is worthy of highest condemnation, but any violence, which is related to the effects of West’s ideological or political positions is either not talked about or becomes “collateral damage”.</w:t>
      </w:r>
    </w:p>
    <w:p w14:paraId="268B370B" w14:textId="77777777" w:rsidR="00270475" w:rsidRPr="00584AEA" w:rsidRDefault="00270475" w:rsidP="00270475">
      <w:pPr>
        <w:shd w:val="clear" w:color="auto" w:fill="FFFFFF"/>
        <w:ind w:firstLine="720"/>
        <w:jc w:val="both"/>
        <w:rPr>
          <w:rStyle w:val="tgc"/>
          <w:rFonts w:ascii="Arrus" w:hAnsi="Arrus"/>
          <w:color w:val="222222"/>
          <w:sz w:val="22"/>
          <w:szCs w:val="28"/>
        </w:rPr>
      </w:pPr>
      <w:r w:rsidRPr="00584AEA">
        <w:rPr>
          <w:rStyle w:val="tgc"/>
          <w:rFonts w:ascii="Arrus" w:hAnsi="Arrus"/>
          <w:color w:val="222222"/>
          <w:sz w:val="22"/>
          <w:szCs w:val="28"/>
        </w:rPr>
        <w:t xml:space="preserve">Look at the American interventions in the Middle East. The latest round of extreme radicalization of America began with 9/11 attacks. </w:t>
      </w:r>
      <w:r w:rsidRPr="00584AEA">
        <w:rPr>
          <w:rStyle w:val="tgc"/>
          <w:rFonts w:ascii="Arrus" w:hAnsi="Arrus"/>
          <w:b/>
          <w:color w:val="222222"/>
          <w:sz w:val="22"/>
          <w:szCs w:val="28"/>
        </w:rPr>
        <w:t>Those, whoever they were, who executed the plan perished with the planes. The accused mastermind --- a formal enquiry was not even required for the American administration to act on its assumptions – was killed in an isolated attack about 11 years later in Pakistan. In between the coalition led by the US devastated two countries and killed 2 million innocents who had nothing to do with 9/11.</w:t>
      </w:r>
      <w:r w:rsidRPr="00584AEA">
        <w:rPr>
          <w:rStyle w:val="tgc"/>
          <w:rFonts w:ascii="Arrus" w:hAnsi="Arrus"/>
          <w:color w:val="222222"/>
          <w:sz w:val="22"/>
          <w:szCs w:val="28"/>
        </w:rPr>
        <w:t xml:space="preserve"> But the international media did never allow the role of West to be debated in Terrorism, and whenever terrorists’ attacks occur, there is a repeated focus on the radicalization of Islam and Muslims. Nobody dares to ask the Western powers why they killed 2 million innocents, and how they should be made to compensate for this colossal loss of lives. </w:t>
      </w:r>
    </w:p>
    <w:p w14:paraId="268B370C" w14:textId="77777777" w:rsidR="00270475" w:rsidRPr="00584AEA" w:rsidRDefault="00270475" w:rsidP="00270475">
      <w:pPr>
        <w:shd w:val="clear" w:color="auto" w:fill="FFFFFF"/>
        <w:ind w:firstLine="720"/>
        <w:jc w:val="both"/>
        <w:rPr>
          <w:rStyle w:val="tgc"/>
          <w:rFonts w:ascii="Arrus" w:hAnsi="Arrus"/>
          <w:color w:val="222222"/>
          <w:sz w:val="22"/>
          <w:szCs w:val="28"/>
        </w:rPr>
      </w:pPr>
      <w:r w:rsidRPr="00584AEA">
        <w:rPr>
          <w:rStyle w:val="tgc"/>
          <w:rFonts w:ascii="Arrus" w:hAnsi="Arrus"/>
          <w:b/>
          <w:color w:val="222222"/>
          <w:sz w:val="22"/>
          <w:szCs w:val="28"/>
        </w:rPr>
        <w:t xml:space="preserve">In recent years, Western role has been prominently there in all the conflicts in the Middle East. But again, it can be seen that their weapons go to the side, which toes their lines, and against those which have refused to surrender to their diktats. </w:t>
      </w:r>
      <w:r w:rsidRPr="00584AEA">
        <w:rPr>
          <w:rStyle w:val="tgc"/>
          <w:rFonts w:ascii="Arrus" w:hAnsi="Arrus"/>
          <w:color w:val="222222"/>
          <w:sz w:val="22"/>
          <w:szCs w:val="28"/>
        </w:rPr>
        <w:t xml:space="preserve">And always, the media would blame the loss of lives on the forces that are not pro-West. In Syria and Libya, they supported the rebels supplying huge weaponry and all the intelligence required for their operations and held the governments responsible for the bloodshed. In Libya, they succeeded in toppling Gaddafi, in Syria they failed to defeat Assad. In Yemen, they are supporting the President, who has fled to Saudi Arab, an American ally,. against rebels who have already taken over the Palace as well as major areas of the country. In Egypt, they helped the military stage a coup against an elected President. They were the major suppliers of manpower and weaponry to ISIS when it was battling </w:t>
      </w:r>
      <w:r w:rsidRPr="00584AEA">
        <w:rPr>
          <w:rStyle w:val="tgc"/>
          <w:rFonts w:ascii="Arrus" w:hAnsi="Arrus"/>
          <w:color w:val="222222"/>
          <w:sz w:val="22"/>
          <w:szCs w:val="28"/>
        </w:rPr>
        <w:lastRenderedPageBreak/>
        <w:t xml:space="preserve">Assad but are now bombarding them in Iraq, as they now threaten American allies in the region. Still, they are only a friendly enemy, as their presence helps America in perpetuating their hold in the region. </w:t>
      </w:r>
    </w:p>
    <w:p w14:paraId="268B370D" w14:textId="77777777" w:rsidR="00270475" w:rsidRPr="00584AEA" w:rsidRDefault="00270475" w:rsidP="00270475">
      <w:pPr>
        <w:shd w:val="clear" w:color="auto" w:fill="FFFFFF"/>
        <w:ind w:firstLine="360"/>
        <w:jc w:val="both"/>
        <w:rPr>
          <w:rStyle w:val="tgc"/>
          <w:rFonts w:ascii="Arrus" w:hAnsi="Arrus"/>
          <w:color w:val="222222"/>
          <w:sz w:val="22"/>
          <w:szCs w:val="28"/>
        </w:rPr>
      </w:pPr>
      <w:r w:rsidRPr="00584AEA">
        <w:rPr>
          <w:rStyle w:val="tgc"/>
          <w:rFonts w:ascii="Arrus" w:hAnsi="Arrus"/>
          <w:color w:val="222222"/>
          <w:sz w:val="22"/>
          <w:szCs w:val="28"/>
        </w:rPr>
        <w:t xml:space="preserve"> As discussed before, t</w:t>
      </w:r>
      <w:r w:rsidRPr="00584AEA">
        <w:rPr>
          <w:rStyle w:val="tgc"/>
          <w:rFonts w:ascii="Arrus" w:hAnsi="Arrus"/>
          <w:b/>
          <w:color w:val="222222"/>
          <w:sz w:val="22"/>
          <w:szCs w:val="28"/>
        </w:rPr>
        <w:t>he categorization of violence has been on political rather than humanitarian lines</w:t>
      </w:r>
      <w:r w:rsidRPr="00584AEA">
        <w:rPr>
          <w:rStyle w:val="tgc"/>
          <w:rFonts w:ascii="Arrus" w:hAnsi="Arrus"/>
          <w:color w:val="222222"/>
          <w:sz w:val="22"/>
          <w:szCs w:val="28"/>
        </w:rPr>
        <w:t>. If magnitude of the loss of lives due to man-made causes is taken as the criterion of categorization, the following categories will emerge:</w:t>
      </w:r>
    </w:p>
    <w:p w14:paraId="268B370E" w14:textId="77777777" w:rsidR="00270475" w:rsidRPr="00584AEA" w:rsidRDefault="00270475" w:rsidP="006F4670">
      <w:pPr>
        <w:pStyle w:val="ListParagraph"/>
        <w:widowControl/>
        <w:numPr>
          <w:ilvl w:val="0"/>
          <w:numId w:val="158"/>
        </w:numPr>
        <w:shd w:val="clear" w:color="auto" w:fill="FFFFFF"/>
        <w:autoSpaceDE/>
        <w:autoSpaceDN/>
        <w:adjustRightInd/>
        <w:jc w:val="both"/>
        <w:rPr>
          <w:rFonts w:ascii="Arrus" w:hAnsi="Arrus"/>
          <w:color w:val="222222"/>
          <w:sz w:val="22"/>
          <w:szCs w:val="22"/>
        </w:rPr>
      </w:pPr>
      <w:r w:rsidRPr="00584AEA">
        <w:rPr>
          <w:rFonts w:ascii="Arrus" w:hAnsi="Arrus"/>
          <w:color w:val="222222"/>
          <w:sz w:val="22"/>
          <w:szCs w:val="22"/>
        </w:rPr>
        <w:t>Violence caused by human actions: abortions killing more than 50 million humans before birth every year</w:t>
      </w:r>
    </w:p>
    <w:p w14:paraId="268B370F" w14:textId="77777777" w:rsidR="00270475" w:rsidRPr="00584AEA" w:rsidRDefault="00270475" w:rsidP="006F4670">
      <w:pPr>
        <w:pStyle w:val="ListParagraph"/>
        <w:widowControl/>
        <w:numPr>
          <w:ilvl w:val="0"/>
          <w:numId w:val="158"/>
        </w:numPr>
        <w:shd w:val="clear" w:color="auto" w:fill="FFFFFF"/>
        <w:autoSpaceDE/>
        <w:autoSpaceDN/>
        <w:adjustRightInd/>
        <w:jc w:val="both"/>
        <w:rPr>
          <w:rFonts w:ascii="Arrus" w:hAnsi="Arrus"/>
          <w:color w:val="222222"/>
          <w:sz w:val="22"/>
          <w:szCs w:val="22"/>
        </w:rPr>
      </w:pPr>
      <w:r w:rsidRPr="00584AEA">
        <w:rPr>
          <w:rFonts w:ascii="Arrus" w:hAnsi="Arrus"/>
          <w:color w:val="222222"/>
          <w:sz w:val="22"/>
          <w:szCs w:val="22"/>
        </w:rPr>
        <w:t xml:space="preserve">Diseases like AIDS which has consumed 40 </w:t>
      </w:r>
      <w:proofErr w:type="spellStart"/>
      <w:r w:rsidRPr="00584AEA">
        <w:rPr>
          <w:rFonts w:ascii="Arrus" w:hAnsi="Arrus"/>
          <w:color w:val="222222"/>
          <w:sz w:val="22"/>
          <w:szCs w:val="22"/>
        </w:rPr>
        <w:t>millions</w:t>
      </w:r>
      <w:proofErr w:type="spellEnd"/>
      <w:r w:rsidRPr="00584AEA">
        <w:rPr>
          <w:rFonts w:ascii="Arrus" w:hAnsi="Arrus"/>
          <w:color w:val="222222"/>
          <w:sz w:val="22"/>
          <w:szCs w:val="22"/>
        </w:rPr>
        <w:t xml:space="preserve"> in last 2 decades (owing to uninhibited sexuality)</w:t>
      </w:r>
    </w:p>
    <w:p w14:paraId="268B3710" w14:textId="77777777" w:rsidR="00270475" w:rsidRPr="00584AEA" w:rsidRDefault="00270475" w:rsidP="006F4670">
      <w:pPr>
        <w:pStyle w:val="ListParagraph"/>
        <w:widowControl/>
        <w:numPr>
          <w:ilvl w:val="0"/>
          <w:numId w:val="158"/>
        </w:numPr>
        <w:shd w:val="clear" w:color="auto" w:fill="FFFFFF"/>
        <w:autoSpaceDE/>
        <w:autoSpaceDN/>
        <w:adjustRightInd/>
        <w:jc w:val="both"/>
        <w:rPr>
          <w:rFonts w:ascii="Arrus" w:hAnsi="Arrus"/>
          <w:color w:val="222222"/>
          <w:sz w:val="22"/>
          <w:szCs w:val="22"/>
        </w:rPr>
      </w:pPr>
      <w:r w:rsidRPr="00584AEA">
        <w:rPr>
          <w:rFonts w:ascii="Arrus" w:hAnsi="Arrus"/>
          <w:color w:val="222222"/>
          <w:sz w:val="22"/>
          <w:szCs w:val="22"/>
        </w:rPr>
        <w:t>Alcohol related deaths: around 2 million every year</w:t>
      </w:r>
    </w:p>
    <w:p w14:paraId="268B3711" w14:textId="77777777" w:rsidR="00270475" w:rsidRPr="00584AEA" w:rsidRDefault="00270475" w:rsidP="006F4670">
      <w:pPr>
        <w:pStyle w:val="ListParagraph"/>
        <w:widowControl/>
        <w:numPr>
          <w:ilvl w:val="0"/>
          <w:numId w:val="158"/>
        </w:numPr>
        <w:shd w:val="clear" w:color="auto" w:fill="FFFFFF"/>
        <w:autoSpaceDE/>
        <w:autoSpaceDN/>
        <w:adjustRightInd/>
        <w:jc w:val="both"/>
        <w:rPr>
          <w:rFonts w:ascii="Arrus" w:hAnsi="Arrus"/>
          <w:color w:val="222222"/>
          <w:sz w:val="22"/>
          <w:szCs w:val="22"/>
        </w:rPr>
      </w:pPr>
      <w:r w:rsidRPr="00584AEA">
        <w:rPr>
          <w:rFonts w:ascii="Arrus" w:hAnsi="Arrus"/>
          <w:color w:val="222222"/>
          <w:sz w:val="22"/>
          <w:szCs w:val="22"/>
        </w:rPr>
        <w:t>Murders: again around 20 million every year</w:t>
      </w:r>
    </w:p>
    <w:p w14:paraId="268B3712" w14:textId="77777777" w:rsidR="00270475" w:rsidRPr="00584AEA" w:rsidRDefault="00270475" w:rsidP="006F4670">
      <w:pPr>
        <w:pStyle w:val="ListParagraph"/>
        <w:widowControl/>
        <w:numPr>
          <w:ilvl w:val="0"/>
          <w:numId w:val="158"/>
        </w:numPr>
        <w:shd w:val="clear" w:color="auto" w:fill="FFFFFF"/>
        <w:autoSpaceDE/>
        <w:autoSpaceDN/>
        <w:adjustRightInd/>
        <w:jc w:val="both"/>
        <w:rPr>
          <w:rFonts w:ascii="Arrus" w:hAnsi="Arrus"/>
          <w:color w:val="222222"/>
          <w:sz w:val="22"/>
          <w:szCs w:val="22"/>
        </w:rPr>
      </w:pPr>
      <w:r w:rsidRPr="00584AEA">
        <w:rPr>
          <w:rFonts w:ascii="Arrus" w:hAnsi="Arrus"/>
          <w:color w:val="222222"/>
          <w:sz w:val="22"/>
          <w:szCs w:val="22"/>
        </w:rPr>
        <w:t>Wars which have consumed 180 million lives in last century and about 2 million since the beginning of this century;</w:t>
      </w:r>
    </w:p>
    <w:p w14:paraId="268B3713" w14:textId="77777777" w:rsidR="00270475" w:rsidRPr="00584AEA" w:rsidRDefault="00270475" w:rsidP="006F4670">
      <w:pPr>
        <w:pStyle w:val="ListParagraph"/>
        <w:widowControl/>
        <w:numPr>
          <w:ilvl w:val="0"/>
          <w:numId w:val="158"/>
        </w:numPr>
        <w:shd w:val="clear" w:color="auto" w:fill="FFFFFF"/>
        <w:autoSpaceDE/>
        <w:autoSpaceDN/>
        <w:adjustRightInd/>
        <w:jc w:val="both"/>
        <w:rPr>
          <w:rFonts w:ascii="Arrus" w:hAnsi="Arrus"/>
          <w:color w:val="222222"/>
          <w:sz w:val="22"/>
          <w:szCs w:val="22"/>
        </w:rPr>
      </w:pPr>
      <w:r w:rsidRPr="00584AEA">
        <w:rPr>
          <w:rFonts w:ascii="Arrus" w:hAnsi="Arrus"/>
          <w:color w:val="222222"/>
          <w:sz w:val="22"/>
          <w:szCs w:val="22"/>
        </w:rPr>
        <w:t>Civil wars which might have consumed around 0.3-0.5 million since the year 2000</w:t>
      </w:r>
    </w:p>
    <w:p w14:paraId="268B3714" w14:textId="77777777" w:rsidR="00270475" w:rsidRPr="00584AEA" w:rsidRDefault="00270475" w:rsidP="006F4670">
      <w:pPr>
        <w:pStyle w:val="ListParagraph"/>
        <w:widowControl/>
        <w:numPr>
          <w:ilvl w:val="0"/>
          <w:numId w:val="158"/>
        </w:numPr>
        <w:shd w:val="clear" w:color="auto" w:fill="FFFFFF"/>
        <w:autoSpaceDE/>
        <w:autoSpaceDN/>
        <w:adjustRightInd/>
        <w:jc w:val="both"/>
        <w:rPr>
          <w:rFonts w:ascii="Arrus" w:hAnsi="Arrus"/>
          <w:color w:val="222222"/>
          <w:sz w:val="22"/>
          <w:szCs w:val="22"/>
        </w:rPr>
      </w:pPr>
      <w:r w:rsidRPr="00584AEA">
        <w:rPr>
          <w:rFonts w:ascii="Arrus" w:hAnsi="Arrus"/>
          <w:color w:val="222222"/>
          <w:sz w:val="22"/>
          <w:szCs w:val="22"/>
        </w:rPr>
        <w:t xml:space="preserve">Terrorism, which may have killed around 0.3 million in last 25 years (including Al-Qaeda, LTTE, Indian terrorist </w:t>
      </w:r>
      <w:proofErr w:type="spellStart"/>
      <w:r w:rsidRPr="00584AEA">
        <w:rPr>
          <w:rFonts w:ascii="Arrus" w:hAnsi="Arrus"/>
          <w:color w:val="222222"/>
          <w:sz w:val="22"/>
          <w:szCs w:val="22"/>
        </w:rPr>
        <w:t>organisations</w:t>
      </w:r>
      <w:proofErr w:type="spellEnd"/>
      <w:r w:rsidRPr="00584AEA">
        <w:rPr>
          <w:rFonts w:ascii="Arrus" w:hAnsi="Arrus"/>
          <w:color w:val="222222"/>
          <w:sz w:val="22"/>
          <w:szCs w:val="22"/>
        </w:rPr>
        <w:t xml:space="preserve"> like Naxalites)</w:t>
      </w:r>
    </w:p>
    <w:p w14:paraId="268B3715" w14:textId="77777777" w:rsidR="00270475" w:rsidRPr="00584AEA" w:rsidRDefault="00270475" w:rsidP="00270475">
      <w:pPr>
        <w:shd w:val="clear" w:color="auto" w:fill="FFFFFF"/>
        <w:jc w:val="both"/>
        <w:rPr>
          <w:rStyle w:val="tgc"/>
          <w:rFonts w:ascii="Arrus" w:hAnsi="Arrus"/>
          <w:color w:val="222222"/>
          <w:sz w:val="22"/>
          <w:szCs w:val="28"/>
        </w:rPr>
      </w:pPr>
      <w:r w:rsidRPr="00584AEA">
        <w:rPr>
          <w:rStyle w:val="tgc"/>
          <w:rFonts w:ascii="Arrus" w:hAnsi="Arrus"/>
          <w:color w:val="222222"/>
          <w:sz w:val="22"/>
          <w:szCs w:val="28"/>
        </w:rPr>
        <w:t>(These are broad estimates only.)</w:t>
      </w:r>
    </w:p>
    <w:p w14:paraId="268B3716" w14:textId="77777777" w:rsidR="00270475" w:rsidRPr="00584AEA" w:rsidRDefault="00270475" w:rsidP="00270475">
      <w:pPr>
        <w:shd w:val="clear" w:color="auto" w:fill="FFFFFF"/>
        <w:ind w:firstLine="360"/>
        <w:jc w:val="both"/>
        <w:rPr>
          <w:rStyle w:val="tgc"/>
          <w:rFonts w:ascii="Arrus" w:hAnsi="Arrus"/>
          <w:color w:val="222222"/>
          <w:sz w:val="22"/>
          <w:szCs w:val="28"/>
        </w:rPr>
      </w:pPr>
      <w:r w:rsidRPr="00584AEA">
        <w:rPr>
          <w:rStyle w:val="tgc"/>
          <w:rFonts w:ascii="Arrus" w:hAnsi="Arrus"/>
          <w:color w:val="222222"/>
          <w:sz w:val="22"/>
          <w:szCs w:val="28"/>
        </w:rPr>
        <w:t>Most of these are the results of the concepts of “freedom” promoted by West and political ideologies aimed at hegemonisation of the world by West, which they have pursued throughout the modern history. Here are a few examples that sum up the radicalization in social, ideological, political and economic arena:</w:t>
      </w:r>
    </w:p>
    <w:p w14:paraId="268B3717" w14:textId="77777777" w:rsidR="00270475" w:rsidRPr="00584AEA" w:rsidRDefault="00270475" w:rsidP="006F4670">
      <w:pPr>
        <w:pStyle w:val="ListParagraph"/>
        <w:widowControl/>
        <w:numPr>
          <w:ilvl w:val="0"/>
          <w:numId w:val="159"/>
        </w:numPr>
        <w:shd w:val="clear" w:color="auto" w:fill="FFFFFF"/>
        <w:autoSpaceDE/>
        <w:autoSpaceDN/>
        <w:adjustRightInd/>
        <w:jc w:val="both"/>
        <w:rPr>
          <w:rStyle w:val="tgc"/>
          <w:rFonts w:ascii="Arrus" w:hAnsi="Arrus"/>
          <w:b/>
          <w:color w:val="222222"/>
          <w:sz w:val="22"/>
          <w:szCs w:val="28"/>
        </w:rPr>
      </w:pPr>
      <w:r w:rsidRPr="00584AEA">
        <w:rPr>
          <w:rStyle w:val="tgc"/>
          <w:rFonts w:ascii="Arrus" w:hAnsi="Arrus"/>
          <w:b/>
          <w:color w:val="222222"/>
          <w:sz w:val="22"/>
          <w:szCs w:val="28"/>
        </w:rPr>
        <w:t>The United Nations is not an organization where all countries have equal status. Five big powers hold the veto power, and nothing can happen in the world without their approval;</w:t>
      </w:r>
    </w:p>
    <w:p w14:paraId="268B3718" w14:textId="77777777" w:rsidR="00270475" w:rsidRPr="00584AEA" w:rsidRDefault="00270475" w:rsidP="006F4670">
      <w:pPr>
        <w:pStyle w:val="ListParagraph"/>
        <w:widowControl/>
        <w:numPr>
          <w:ilvl w:val="0"/>
          <w:numId w:val="159"/>
        </w:numPr>
        <w:shd w:val="clear" w:color="auto" w:fill="FFFFFF"/>
        <w:autoSpaceDE/>
        <w:autoSpaceDN/>
        <w:adjustRightInd/>
        <w:jc w:val="both"/>
        <w:rPr>
          <w:rStyle w:val="tgc"/>
          <w:rFonts w:ascii="Arrus" w:hAnsi="Arrus"/>
          <w:b/>
          <w:color w:val="222222"/>
          <w:sz w:val="22"/>
          <w:szCs w:val="28"/>
        </w:rPr>
      </w:pPr>
      <w:r w:rsidRPr="00584AEA">
        <w:rPr>
          <w:rStyle w:val="tgc"/>
          <w:rFonts w:ascii="Arrus" w:hAnsi="Arrus"/>
          <w:b/>
          <w:color w:val="222222"/>
          <w:sz w:val="22"/>
          <w:szCs w:val="28"/>
        </w:rPr>
        <w:t>While these 5 and a few more can amass nuclear arsenals, others are bound by Non-Proliferation treaty. Anyone trying to acquire nuclear technology, especially if it is not a Western ally, will have to face toughest sanctions and threats of war;</w:t>
      </w:r>
    </w:p>
    <w:p w14:paraId="268B3719" w14:textId="77777777" w:rsidR="00270475" w:rsidRPr="00584AEA" w:rsidRDefault="00270475" w:rsidP="006F4670">
      <w:pPr>
        <w:pStyle w:val="ListParagraph"/>
        <w:widowControl/>
        <w:numPr>
          <w:ilvl w:val="0"/>
          <w:numId w:val="159"/>
        </w:numPr>
        <w:shd w:val="clear" w:color="auto" w:fill="FFFFFF"/>
        <w:autoSpaceDE/>
        <w:autoSpaceDN/>
        <w:adjustRightInd/>
        <w:jc w:val="both"/>
        <w:rPr>
          <w:rStyle w:val="tgc"/>
          <w:rFonts w:ascii="Arrus" w:hAnsi="Arrus"/>
          <w:b/>
          <w:color w:val="222222"/>
          <w:sz w:val="22"/>
          <w:szCs w:val="28"/>
        </w:rPr>
      </w:pPr>
      <w:r w:rsidRPr="00584AEA">
        <w:rPr>
          <w:rStyle w:val="tgc"/>
          <w:rFonts w:ascii="Arrus" w:hAnsi="Arrus"/>
          <w:b/>
          <w:color w:val="222222"/>
          <w:sz w:val="22"/>
          <w:szCs w:val="28"/>
        </w:rPr>
        <w:t>The Big Powers can always invade other countries on one pretext or the other; but they cannot be made accountable for their actions;</w:t>
      </w:r>
    </w:p>
    <w:p w14:paraId="268B371A" w14:textId="77777777" w:rsidR="00270475" w:rsidRPr="00584AEA" w:rsidRDefault="00270475" w:rsidP="006F4670">
      <w:pPr>
        <w:pStyle w:val="ListParagraph"/>
        <w:widowControl/>
        <w:numPr>
          <w:ilvl w:val="0"/>
          <w:numId w:val="159"/>
        </w:numPr>
        <w:shd w:val="clear" w:color="auto" w:fill="FFFFFF"/>
        <w:autoSpaceDE/>
        <w:autoSpaceDN/>
        <w:adjustRightInd/>
        <w:jc w:val="both"/>
        <w:rPr>
          <w:rStyle w:val="tgc"/>
          <w:rFonts w:ascii="Arrus" w:hAnsi="Arrus"/>
          <w:b/>
          <w:color w:val="222222"/>
          <w:sz w:val="22"/>
          <w:szCs w:val="28"/>
        </w:rPr>
      </w:pPr>
      <w:r w:rsidRPr="00584AEA">
        <w:rPr>
          <w:rStyle w:val="tgc"/>
          <w:rFonts w:ascii="Arrus" w:hAnsi="Arrus"/>
          <w:b/>
          <w:color w:val="222222"/>
          <w:sz w:val="22"/>
          <w:szCs w:val="28"/>
        </w:rPr>
        <w:t xml:space="preserve">Western ideological positions are allowing, in fact promoting, massive commercialisation of human susceptibilities at colossal cost of human lives and health problems. </w:t>
      </w:r>
    </w:p>
    <w:p w14:paraId="268B371B" w14:textId="77777777" w:rsidR="00270475" w:rsidRPr="00584AEA" w:rsidRDefault="00270475" w:rsidP="006F4670">
      <w:pPr>
        <w:pStyle w:val="ListParagraph"/>
        <w:widowControl/>
        <w:numPr>
          <w:ilvl w:val="0"/>
          <w:numId w:val="159"/>
        </w:numPr>
        <w:shd w:val="clear" w:color="auto" w:fill="FFFFFF"/>
        <w:autoSpaceDE/>
        <w:autoSpaceDN/>
        <w:adjustRightInd/>
        <w:jc w:val="both"/>
        <w:rPr>
          <w:rStyle w:val="tgc"/>
          <w:rFonts w:ascii="Arrus" w:hAnsi="Arrus"/>
          <w:b/>
          <w:color w:val="222222"/>
          <w:sz w:val="22"/>
          <w:szCs w:val="28"/>
        </w:rPr>
      </w:pPr>
      <w:r w:rsidRPr="00584AEA">
        <w:rPr>
          <w:rStyle w:val="tgc"/>
          <w:rFonts w:ascii="Arrus" w:hAnsi="Arrus"/>
          <w:b/>
          <w:color w:val="222222"/>
          <w:sz w:val="22"/>
          <w:szCs w:val="28"/>
        </w:rPr>
        <w:lastRenderedPageBreak/>
        <w:t xml:space="preserve">Their concept of “Freedom of Choice” only means “Freedoms” that suit their economic designs. They can impose bans, restrictions and sanctions on anyone or any practice, which does not suit them. So, promiscuity is permitted (with men and women having an option of having as many partners as they like) but polygamy is banned. Marriage before a specified age is punishable under law, but young boys and girls are always free to have sex despite the fact that such relationships lead to huge numbers of foeticide and mortality and morbidity due to sex related diseases. Abortions are permitted but there have been severe restrictions in most countries on multiple children. </w:t>
      </w:r>
    </w:p>
    <w:p w14:paraId="268B371C" w14:textId="77777777" w:rsidR="00270475" w:rsidRPr="00584AEA" w:rsidRDefault="00270475" w:rsidP="006F4670">
      <w:pPr>
        <w:pStyle w:val="ListParagraph"/>
        <w:widowControl/>
        <w:numPr>
          <w:ilvl w:val="0"/>
          <w:numId w:val="159"/>
        </w:numPr>
        <w:shd w:val="clear" w:color="auto" w:fill="FFFFFF"/>
        <w:autoSpaceDE/>
        <w:autoSpaceDN/>
        <w:adjustRightInd/>
        <w:jc w:val="both"/>
        <w:rPr>
          <w:rStyle w:val="tgc"/>
          <w:rFonts w:ascii="Arrus" w:hAnsi="Arrus"/>
          <w:b/>
          <w:color w:val="222222"/>
          <w:sz w:val="22"/>
          <w:szCs w:val="28"/>
        </w:rPr>
      </w:pPr>
      <w:r w:rsidRPr="00584AEA">
        <w:rPr>
          <w:rStyle w:val="tgc"/>
          <w:rFonts w:ascii="Arrus" w:hAnsi="Arrus"/>
          <w:b/>
          <w:color w:val="222222"/>
          <w:sz w:val="22"/>
          <w:szCs w:val="28"/>
        </w:rPr>
        <w:t xml:space="preserve">When they speak against religious morality, they use “Freedom of expression” as the cover to do it, but when somebody speaks against dangerous practices, he is hounded as an enemy of freedom.  </w:t>
      </w:r>
    </w:p>
    <w:p w14:paraId="268B371D" w14:textId="77777777" w:rsidR="00270475" w:rsidRPr="00584AEA" w:rsidRDefault="00270475" w:rsidP="006F4670">
      <w:pPr>
        <w:pStyle w:val="ListParagraph"/>
        <w:widowControl/>
        <w:numPr>
          <w:ilvl w:val="0"/>
          <w:numId w:val="159"/>
        </w:numPr>
        <w:shd w:val="clear" w:color="auto" w:fill="FFFFFF"/>
        <w:autoSpaceDE/>
        <w:autoSpaceDN/>
        <w:adjustRightInd/>
        <w:jc w:val="both"/>
        <w:rPr>
          <w:rStyle w:val="tgc"/>
          <w:rFonts w:ascii="Arrus" w:hAnsi="Arrus"/>
          <w:b/>
          <w:color w:val="222222"/>
          <w:sz w:val="22"/>
          <w:szCs w:val="28"/>
        </w:rPr>
      </w:pPr>
      <w:r w:rsidRPr="00584AEA">
        <w:rPr>
          <w:rStyle w:val="tgc"/>
          <w:rFonts w:ascii="Arrus" w:hAnsi="Arrus"/>
          <w:b/>
          <w:color w:val="222222"/>
          <w:sz w:val="22"/>
          <w:szCs w:val="28"/>
        </w:rPr>
        <w:t xml:space="preserve">When some rapists or murderers are given death sentences, the Human Rights Activists call for an end to death sentence on the ground of “Right to life” but they forget the same right when it comes to abortions by choice, as if the aborted </w:t>
      </w:r>
      <w:proofErr w:type="spellStart"/>
      <w:r w:rsidRPr="00584AEA">
        <w:rPr>
          <w:rStyle w:val="tgc"/>
          <w:rFonts w:ascii="Arrus" w:hAnsi="Arrus"/>
          <w:b/>
          <w:color w:val="222222"/>
          <w:sz w:val="22"/>
          <w:szCs w:val="28"/>
        </w:rPr>
        <w:t>foetuses</w:t>
      </w:r>
      <w:proofErr w:type="spellEnd"/>
      <w:r w:rsidRPr="00584AEA">
        <w:rPr>
          <w:rStyle w:val="tgc"/>
          <w:rFonts w:ascii="Arrus" w:hAnsi="Arrus"/>
          <w:b/>
          <w:color w:val="222222"/>
          <w:sz w:val="22"/>
          <w:szCs w:val="28"/>
        </w:rPr>
        <w:t xml:space="preserve"> are not humans. Human rights activists also never call for laws that can minimize murderous assaults. “Human Rights” in modern world have been reduced to saving criminals from gallows, protecting homosexuality as right (a right which reduces life expectancy of the population by a substantial margin) and protecting the rights of women to kill their </w:t>
      </w:r>
      <w:proofErr w:type="spellStart"/>
      <w:r w:rsidRPr="00584AEA">
        <w:rPr>
          <w:rStyle w:val="tgc"/>
          <w:rFonts w:ascii="Arrus" w:hAnsi="Arrus"/>
          <w:b/>
          <w:color w:val="222222"/>
          <w:sz w:val="22"/>
          <w:szCs w:val="28"/>
        </w:rPr>
        <w:t>foetuses</w:t>
      </w:r>
      <w:proofErr w:type="spellEnd"/>
      <w:r w:rsidRPr="00584AEA">
        <w:rPr>
          <w:rStyle w:val="tgc"/>
          <w:rFonts w:ascii="Arrus" w:hAnsi="Arrus"/>
          <w:b/>
          <w:color w:val="222222"/>
          <w:sz w:val="22"/>
          <w:szCs w:val="28"/>
        </w:rPr>
        <w:t>. Obviously, “Human Rights” is a concept designed under the patronage of market forces.</w:t>
      </w:r>
    </w:p>
    <w:p w14:paraId="268B371E" w14:textId="77777777" w:rsidR="00270475" w:rsidRPr="00584AEA" w:rsidRDefault="00270475" w:rsidP="006F4670">
      <w:pPr>
        <w:pStyle w:val="ListParagraph"/>
        <w:widowControl/>
        <w:numPr>
          <w:ilvl w:val="0"/>
          <w:numId w:val="159"/>
        </w:numPr>
        <w:shd w:val="clear" w:color="auto" w:fill="FFFFFF"/>
        <w:autoSpaceDE/>
        <w:autoSpaceDN/>
        <w:adjustRightInd/>
        <w:jc w:val="both"/>
        <w:rPr>
          <w:rStyle w:val="tgc"/>
          <w:rFonts w:ascii="Arrus" w:hAnsi="Arrus"/>
          <w:b/>
          <w:color w:val="222222"/>
          <w:sz w:val="22"/>
          <w:szCs w:val="28"/>
        </w:rPr>
      </w:pPr>
      <w:r w:rsidRPr="00584AEA">
        <w:rPr>
          <w:rStyle w:val="tgc"/>
          <w:rFonts w:ascii="Arrus" w:hAnsi="Arrus"/>
          <w:b/>
          <w:color w:val="222222"/>
          <w:sz w:val="22"/>
          <w:szCs w:val="28"/>
        </w:rPr>
        <w:t xml:space="preserve">The champions of “Women’s Rights” forget that there cannot be a bigger blot on the face of mankind than that women sell their sexual services, through compulsion or choice, endangering the lives of prostitutes themselves, their clients as well as all those who come into contact with their clients. In the name of “Equality of Women”, men have transferred a lot of their burden to women, while women continue to suffer on account of the new sex and sexuality. It is they who have to take precautions against pregnancy, it is they who become pregnant even when they do not want, it is they who have to abort killing their own children, it is they who have to look after their children if they decide to </w:t>
      </w:r>
      <w:r w:rsidRPr="00584AEA">
        <w:rPr>
          <w:rStyle w:val="tgc"/>
          <w:rFonts w:ascii="Arrus" w:hAnsi="Arrus"/>
          <w:b/>
          <w:color w:val="222222"/>
          <w:sz w:val="22"/>
          <w:szCs w:val="28"/>
        </w:rPr>
        <w:lastRenderedPageBreak/>
        <w:t xml:space="preserve">take birth and in large number of cases, they have to share the burden alone. </w:t>
      </w:r>
    </w:p>
    <w:p w14:paraId="268B371F" w14:textId="77777777" w:rsidR="00270475" w:rsidRPr="00584AEA" w:rsidRDefault="00270475" w:rsidP="00270475">
      <w:pPr>
        <w:shd w:val="clear" w:color="auto" w:fill="FFFFFF"/>
        <w:ind w:firstLine="360"/>
        <w:jc w:val="both"/>
        <w:rPr>
          <w:rStyle w:val="tgc"/>
          <w:rFonts w:ascii="Arrus" w:hAnsi="Arrus"/>
          <w:color w:val="222222"/>
          <w:sz w:val="22"/>
          <w:szCs w:val="28"/>
        </w:rPr>
      </w:pPr>
      <w:r w:rsidRPr="00584AEA">
        <w:rPr>
          <w:rStyle w:val="tgc"/>
          <w:rFonts w:ascii="Arrus" w:hAnsi="Arrus"/>
          <w:color w:val="222222"/>
          <w:sz w:val="22"/>
          <w:szCs w:val="28"/>
        </w:rPr>
        <w:t xml:space="preserve">It is clear that radical Western ideologies and radical Western powers have disturbed the whole equilibrium and harmony in society. </w:t>
      </w:r>
      <w:r w:rsidRPr="00584AEA">
        <w:rPr>
          <w:rStyle w:val="tgc"/>
          <w:rFonts w:ascii="Arrus" w:hAnsi="Arrus"/>
          <w:b/>
          <w:color w:val="222222"/>
          <w:sz w:val="22"/>
          <w:szCs w:val="28"/>
        </w:rPr>
        <w:t xml:space="preserve">They first commercialise problems and then they commercialise solutions. And they think they alone have the right to invade and bombard countries, they alone have the right to decide all the major policies of the world; they alone have the right to decide the course the countries want to pursue and they alone have the right to teach lessons to others. </w:t>
      </w:r>
      <w:r w:rsidRPr="00584AEA">
        <w:rPr>
          <w:rStyle w:val="tgc"/>
          <w:rFonts w:ascii="Arrus" w:hAnsi="Arrus"/>
          <w:color w:val="222222"/>
          <w:sz w:val="22"/>
          <w:szCs w:val="28"/>
        </w:rPr>
        <w:t xml:space="preserve">They have forced the sciences to abandon any discussion on the role of God, they have devised all indices and parameters in a way that suits them; and they do </w:t>
      </w:r>
      <w:proofErr w:type="spellStart"/>
      <w:r w:rsidRPr="00584AEA">
        <w:rPr>
          <w:rStyle w:val="tgc"/>
          <w:rFonts w:ascii="Arrus" w:hAnsi="Arrus"/>
          <w:color w:val="222222"/>
          <w:sz w:val="22"/>
          <w:szCs w:val="28"/>
        </w:rPr>
        <w:t>manoeuvre</w:t>
      </w:r>
      <w:proofErr w:type="spellEnd"/>
      <w:r w:rsidRPr="00584AEA">
        <w:rPr>
          <w:rStyle w:val="tgc"/>
          <w:rFonts w:ascii="Arrus" w:hAnsi="Arrus"/>
          <w:color w:val="222222"/>
          <w:sz w:val="22"/>
          <w:szCs w:val="28"/>
        </w:rPr>
        <w:t xml:space="preserve"> statistics the way they like. </w:t>
      </w:r>
    </w:p>
    <w:p w14:paraId="268B3720" w14:textId="77777777" w:rsidR="00270475" w:rsidRPr="00584AEA" w:rsidRDefault="00270475" w:rsidP="00270475">
      <w:pPr>
        <w:shd w:val="clear" w:color="auto" w:fill="FFFFFF"/>
        <w:ind w:firstLine="360"/>
        <w:jc w:val="both"/>
        <w:rPr>
          <w:rStyle w:val="tgc"/>
          <w:rFonts w:ascii="Arrus" w:hAnsi="Arrus"/>
          <w:color w:val="222222"/>
          <w:sz w:val="22"/>
          <w:szCs w:val="28"/>
        </w:rPr>
      </w:pPr>
      <w:r w:rsidRPr="00584AEA">
        <w:rPr>
          <w:rStyle w:val="tgc"/>
          <w:rFonts w:ascii="Arrus" w:hAnsi="Arrus"/>
          <w:b/>
          <w:color w:val="222222"/>
          <w:sz w:val="22"/>
          <w:szCs w:val="28"/>
        </w:rPr>
        <w:t>West thinks that West alone knows what is best; and West alone knows how to act or react. What else can be a more extreme form of radicalization?</w:t>
      </w:r>
      <w:r w:rsidRPr="00584AEA">
        <w:rPr>
          <w:rStyle w:val="tgc"/>
          <w:rFonts w:ascii="Arrus" w:hAnsi="Arrus"/>
          <w:color w:val="222222"/>
          <w:sz w:val="22"/>
          <w:szCs w:val="28"/>
        </w:rPr>
        <w:t xml:space="preserve"> All others forms of Radicalization in the current world including “Radical” Islam are the product, direct or indirect, of Western radicalism. If the world is to be saved from chaos and devastation, the only solution is to abandon all forms of radicalization. And before asking others, West being the leader will have to abandon it, not in parts but in totality. Others will automatically fall in line.  </w:t>
      </w:r>
    </w:p>
    <w:p w14:paraId="268B3721" w14:textId="77777777" w:rsidR="00270475" w:rsidRPr="00584AEA" w:rsidRDefault="00270475" w:rsidP="00270475">
      <w:pPr>
        <w:shd w:val="clear" w:color="auto" w:fill="FFFFFF"/>
        <w:ind w:firstLine="360"/>
        <w:jc w:val="both"/>
        <w:rPr>
          <w:rStyle w:val="tgc"/>
          <w:rFonts w:ascii="Arrus" w:hAnsi="Arrus"/>
          <w:b/>
          <w:color w:val="222222"/>
          <w:sz w:val="22"/>
          <w:szCs w:val="28"/>
        </w:rPr>
      </w:pPr>
      <w:r w:rsidRPr="00584AEA">
        <w:rPr>
          <w:rStyle w:val="tgc"/>
          <w:rFonts w:ascii="Arrus" w:hAnsi="Arrus"/>
          <w:b/>
          <w:color w:val="222222"/>
          <w:sz w:val="22"/>
          <w:szCs w:val="28"/>
        </w:rPr>
        <w:t xml:space="preserve">If I wanted, I would have replaced “Radical West” with “Radical Christianity”. </w:t>
      </w:r>
      <w:r w:rsidRPr="00584AEA">
        <w:rPr>
          <w:rStyle w:val="tgc"/>
          <w:rFonts w:ascii="Arrus" w:hAnsi="Arrus"/>
          <w:color w:val="222222"/>
          <w:sz w:val="22"/>
          <w:szCs w:val="28"/>
        </w:rPr>
        <w:t xml:space="preserve">Western countries have an overwhelming majority of Christians, and most of the Western political leaders and </w:t>
      </w:r>
      <w:proofErr w:type="spellStart"/>
      <w:r w:rsidRPr="00584AEA">
        <w:rPr>
          <w:rStyle w:val="tgc"/>
          <w:rFonts w:ascii="Arrus" w:hAnsi="Arrus"/>
          <w:color w:val="222222"/>
          <w:sz w:val="22"/>
          <w:szCs w:val="28"/>
        </w:rPr>
        <w:t>armymen</w:t>
      </w:r>
      <w:proofErr w:type="spellEnd"/>
      <w:r w:rsidRPr="00584AEA">
        <w:rPr>
          <w:rStyle w:val="tgc"/>
          <w:rFonts w:ascii="Arrus" w:hAnsi="Arrus"/>
          <w:color w:val="222222"/>
          <w:sz w:val="22"/>
          <w:szCs w:val="28"/>
        </w:rPr>
        <w:t xml:space="preserve"> are Christians, at least in theory if not practice. It is also well-known that many Western leaders including George Bush have had deep religious commitments. But I purposely avoided it because it is not the religion but their political and economic ambitions that give rise to radicalism. Similarly, if a few Muslims fall to radicalism, it is their reaction to West’s political designs (or those of other elements hostile to Islam or Muslims) and not their (West’s) religious beliefs, which drive them to react in a violent way. Even otherwise, it is nonsense to describe violence more worthy of condemnation if it has any direct or indirect relation with religion than if is related to any secular ideology. </w:t>
      </w:r>
      <w:r w:rsidRPr="00584AEA">
        <w:rPr>
          <w:rStyle w:val="tgc"/>
          <w:rFonts w:ascii="Arrus" w:hAnsi="Arrus"/>
          <w:b/>
          <w:color w:val="222222"/>
          <w:sz w:val="22"/>
          <w:szCs w:val="28"/>
        </w:rPr>
        <w:t xml:space="preserve">The magnitude and not the identity of the perpetrators and victims nor the motive and the method should be more important in planning the solution. </w:t>
      </w:r>
    </w:p>
    <w:p w14:paraId="268B3722" w14:textId="77777777" w:rsidR="00270475" w:rsidRPr="00584AEA" w:rsidRDefault="00270475" w:rsidP="00270475">
      <w:pPr>
        <w:shd w:val="clear" w:color="auto" w:fill="FFFFFF"/>
        <w:jc w:val="both"/>
        <w:rPr>
          <w:rStyle w:val="tgc"/>
          <w:rFonts w:ascii="Arrus" w:hAnsi="Arrus"/>
          <w:b/>
          <w:color w:val="222222"/>
          <w:sz w:val="26"/>
          <w:szCs w:val="28"/>
        </w:rPr>
      </w:pPr>
      <w:r w:rsidRPr="00584AEA">
        <w:rPr>
          <w:rStyle w:val="tgc"/>
          <w:rFonts w:ascii="Arrus" w:hAnsi="Arrus"/>
          <w:b/>
          <w:color w:val="222222"/>
          <w:sz w:val="26"/>
          <w:szCs w:val="28"/>
        </w:rPr>
        <w:t>Recent anti-Muslim campaigns in India</w:t>
      </w:r>
    </w:p>
    <w:p w14:paraId="268B3723" w14:textId="77777777" w:rsidR="00270475" w:rsidRPr="00584AEA" w:rsidRDefault="00270475" w:rsidP="00270475">
      <w:pPr>
        <w:shd w:val="clear" w:color="auto" w:fill="FFFFFF"/>
        <w:ind w:firstLine="360"/>
        <w:jc w:val="both"/>
        <w:rPr>
          <w:rStyle w:val="tgc"/>
          <w:rFonts w:ascii="Arrus" w:hAnsi="Arrus"/>
          <w:color w:val="222222"/>
          <w:sz w:val="22"/>
          <w:szCs w:val="28"/>
        </w:rPr>
      </w:pPr>
      <w:r w:rsidRPr="00584AEA">
        <w:rPr>
          <w:rStyle w:val="tgc"/>
          <w:rFonts w:ascii="Arrus" w:hAnsi="Arrus"/>
          <w:color w:val="222222"/>
          <w:sz w:val="22"/>
          <w:szCs w:val="28"/>
        </w:rPr>
        <w:t>After the change in Government in 2014 with Modi-led NDA government coming power, a chain of anti-Muslim campaigns hit the country. A number of allegations based on half or distorted facts were leveled against Indian Muslim community. Here are some of them and the analysis of the issues involved:</w:t>
      </w:r>
    </w:p>
    <w:p w14:paraId="268B3724" w14:textId="77777777" w:rsidR="00270475" w:rsidRPr="00584AEA" w:rsidRDefault="00270475" w:rsidP="00270475">
      <w:pPr>
        <w:shd w:val="clear" w:color="auto" w:fill="FFFFFF"/>
        <w:rPr>
          <w:rStyle w:val="tgc"/>
          <w:rFonts w:ascii="Arrus" w:hAnsi="Arrus"/>
          <w:color w:val="222222"/>
          <w:sz w:val="22"/>
          <w:szCs w:val="28"/>
        </w:rPr>
      </w:pPr>
    </w:p>
    <w:p w14:paraId="268B3725" w14:textId="77777777" w:rsidR="00270475" w:rsidRPr="00584AEA" w:rsidRDefault="00270475" w:rsidP="006F4670">
      <w:pPr>
        <w:pStyle w:val="ListParagraph"/>
        <w:numPr>
          <w:ilvl w:val="2"/>
          <w:numId w:val="30"/>
        </w:numPr>
        <w:shd w:val="clear" w:color="auto" w:fill="FFFFFF"/>
        <w:ind w:left="720"/>
        <w:rPr>
          <w:rStyle w:val="tgc"/>
          <w:rFonts w:ascii="Arrus" w:hAnsi="Arrus"/>
          <w:b/>
          <w:color w:val="222222"/>
          <w:sz w:val="26"/>
          <w:szCs w:val="28"/>
        </w:rPr>
      </w:pPr>
      <w:r w:rsidRPr="00584AEA">
        <w:rPr>
          <w:rStyle w:val="tgc"/>
          <w:rFonts w:ascii="Arrus" w:hAnsi="Arrus"/>
          <w:b/>
          <w:color w:val="222222"/>
          <w:sz w:val="26"/>
          <w:szCs w:val="28"/>
        </w:rPr>
        <w:t>Love Jihad</w:t>
      </w:r>
    </w:p>
    <w:p w14:paraId="268B3726"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Long back, when I had just finished my MBBS, one of my closest friends, a </w:t>
      </w:r>
      <w:proofErr w:type="spellStart"/>
      <w:r w:rsidRPr="00584AEA">
        <w:rPr>
          <w:rFonts w:ascii="Arrus" w:hAnsi="Arrus"/>
          <w:sz w:val="22"/>
          <w:szCs w:val="28"/>
          <w:lang w:val="en-GB"/>
        </w:rPr>
        <w:t>Brahamin</w:t>
      </w:r>
      <w:proofErr w:type="spellEnd"/>
      <w:r w:rsidRPr="00584AEA">
        <w:rPr>
          <w:rFonts w:ascii="Arrus" w:hAnsi="Arrus"/>
          <w:sz w:val="22"/>
          <w:szCs w:val="28"/>
          <w:lang w:val="en-GB"/>
        </w:rPr>
        <w:t xml:space="preserve">, who used to be my school fellow also in Saharanpur, fell in love with a Muslim nurse. They are now married for more than two decades. My friend is perhaps the most popular Neurosurgeon of </w:t>
      </w:r>
      <w:proofErr w:type="spellStart"/>
      <w:r w:rsidRPr="00584AEA">
        <w:rPr>
          <w:rFonts w:ascii="Arrus" w:hAnsi="Arrus"/>
          <w:sz w:val="22"/>
          <w:szCs w:val="28"/>
          <w:lang w:val="en-GB"/>
        </w:rPr>
        <w:t>Varansi</w:t>
      </w:r>
      <w:proofErr w:type="spellEnd"/>
      <w:r w:rsidRPr="00584AEA">
        <w:rPr>
          <w:rFonts w:ascii="Arrus" w:hAnsi="Arrus"/>
          <w:sz w:val="22"/>
          <w:szCs w:val="28"/>
          <w:lang w:val="en-GB"/>
        </w:rPr>
        <w:t xml:space="preserve">. Another friend of mine, also a doctor, was on the brink of marrying a Christian girl when his family intervened and prevented it. A Muslim lawyer of the </w:t>
      </w:r>
      <w:proofErr w:type="spellStart"/>
      <w:r w:rsidRPr="00584AEA">
        <w:rPr>
          <w:rFonts w:ascii="Arrus" w:hAnsi="Arrus"/>
          <w:sz w:val="22"/>
          <w:szCs w:val="28"/>
          <w:lang w:val="en-GB"/>
        </w:rPr>
        <w:t>Muhalla</w:t>
      </w:r>
      <w:proofErr w:type="spellEnd"/>
      <w:r w:rsidRPr="00584AEA">
        <w:rPr>
          <w:rFonts w:ascii="Arrus" w:hAnsi="Arrus"/>
          <w:sz w:val="22"/>
          <w:szCs w:val="28"/>
          <w:lang w:val="en-GB"/>
        </w:rPr>
        <w:t xml:space="preserve"> I lived in Saharanpur, known for its deeply religious denizens, married a Hindu lawyer. There are many other examples that have come across me where Hindu boys entered into love with Muslim girls. Of course we have many among the celebrities – Mahesh Bhatt’s mother Shirin, Yuvraj’s mother Shabnam, Shahid Kappor’s mother Neelima, to name a few. But no Muslim organisation ever propounded the theory of “Love </w:t>
      </w:r>
      <w:proofErr w:type="spellStart"/>
      <w:r w:rsidRPr="00584AEA">
        <w:rPr>
          <w:rFonts w:ascii="Arrus" w:hAnsi="Arrus"/>
          <w:i/>
          <w:sz w:val="22"/>
          <w:szCs w:val="28"/>
          <w:lang w:val="en-GB"/>
        </w:rPr>
        <w:t>Dharamyudh</w:t>
      </w:r>
      <w:proofErr w:type="spellEnd"/>
      <w:r w:rsidRPr="00584AEA">
        <w:rPr>
          <w:rFonts w:ascii="Arrus" w:hAnsi="Arrus"/>
          <w:sz w:val="22"/>
          <w:szCs w:val="28"/>
          <w:lang w:val="en-GB"/>
        </w:rPr>
        <w:t xml:space="preserve">”. </w:t>
      </w:r>
      <w:r w:rsidRPr="00584AEA">
        <w:rPr>
          <w:rFonts w:ascii="Arrus" w:hAnsi="Arrus"/>
          <w:b/>
          <w:sz w:val="22"/>
          <w:szCs w:val="28"/>
          <w:lang w:val="en-GB"/>
        </w:rPr>
        <w:t>But true to its ideology of spreading hatred for Muslims more than love for Hindus, the BJP and its sister Hindutva organisations are busy throwing “Love Jihad” as its latest weapon of hatred.</w:t>
      </w:r>
      <w:r w:rsidRPr="00584AEA">
        <w:rPr>
          <w:rFonts w:ascii="Arrus" w:hAnsi="Arrus"/>
          <w:sz w:val="22"/>
          <w:szCs w:val="28"/>
          <w:lang w:val="en-GB"/>
        </w:rPr>
        <w:t xml:space="preserve"> They are presenting it as a planned conspiracy by Muslims against Hindus. The truth on the contrary remains that Islamic organisations and clerics have never supported the idea of Muslims marrying non-Muslims, even if the girl not the boy happens to be a Hindu. </w:t>
      </w:r>
    </w:p>
    <w:p w14:paraId="268B3727" w14:textId="77777777" w:rsidR="00270475" w:rsidRPr="00584AEA" w:rsidRDefault="00270475" w:rsidP="00270475">
      <w:pPr>
        <w:ind w:firstLine="720"/>
        <w:jc w:val="both"/>
        <w:rPr>
          <w:rFonts w:ascii="Arrus" w:hAnsi="Arrus"/>
          <w:sz w:val="22"/>
          <w:szCs w:val="28"/>
          <w:lang w:val="en-GB"/>
        </w:rPr>
      </w:pPr>
      <w:r w:rsidRPr="00584AEA">
        <w:rPr>
          <w:rFonts w:ascii="Arrus" w:hAnsi="Arrus"/>
          <w:b/>
          <w:sz w:val="22"/>
          <w:szCs w:val="28"/>
          <w:lang w:val="en-GB"/>
        </w:rPr>
        <w:t>If the examples of Muslim boys marrying Hindu girls outnumber the Muslim girls marrying Hindu boys to any appreciable degree, this is simply because lesser number of Muslim girls are going to higher institutions and jobs</w:t>
      </w:r>
      <w:r w:rsidRPr="00584AEA">
        <w:rPr>
          <w:rFonts w:ascii="Arrus" w:hAnsi="Arrus"/>
          <w:sz w:val="22"/>
          <w:szCs w:val="28"/>
          <w:lang w:val="en-GB"/>
        </w:rPr>
        <w:t xml:space="preserve">. Muslim boys studying in colleges or doing jobs find much greater number of Hindu girls around than Muslims. Mixing and close contacts soon develop into relationships. Most of these boys have relatively lesser religious leanings than the ordinary Muslim boys who prefer to marry Muslim girls. Inter-caste marriages, after all, whatever their composition, are not easy to manage, with most fearing the long term effects. In India, marriages are not just a relationship between the couple but involve families, and the religion almost always plays an important role in families. </w:t>
      </w:r>
    </w:p>
    <w:p w14:paraId="268B3728"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It is also surprising that Hindutva organisations are opposing “love Jihad” despite the fact that Muslims marrying Hindu girls tend to be closer to Hindus than the ordinary Muslims. Many of them find it hard to face the Muslim hostility towards their marriages and join Hindu dominant organisations and parties. Both of the two most known Muslim faces in the BJP are having Hindu wives, and the couples are proud of each other. Mukhtar Abbas Naqvi and </w:t>
      </w:r>
      <w:proofErr w:type="spellStart"/>
      <w:r w:rsidRPr="00584AEA">
        <w:rPr>
          <w:rFonts w:ascii="Arrus" w:hAnsi="Arrus"/>
          <w:sz w:val="22"/>
          <w:szCs w:val="28"/>
          <w:lang w:val="en-GB"/>
        </w:rPr>
        <w:t>Shanawaz</w:t>
      </w:r>
      <w:proofErr w:type="spellEnd"/>
      <w:r w:rsidRPr="00584AEA">
        <w:rPr>
          <w:rFonts w:ascii="Arrus" w:hAnsi="Arrus"/>
          <w:sz w:val="22"/>
          <w:szCs w:val="28"/>
          <w:lang w:val="en-GB"/>
        </w:rPr>
        <w:t xml:space="preserve"> Hussain have proved </w:t>
      </w:r>
      <w:r w:rsidRPr="00584AEA">
        <w:rPr>
          <w:rFonts w:ascii="Arrus" w:hAnsi="Arrus"/>
          <w:sz w:val="22"/>
          <w:szCs w:val="28"/>
          <w:lang w:val="en-GB"/>
        </w:rPr>
        <w:lastRenderedPageBreak/>
        <w:t xml:space="preserve">be more loyal to BJP than many other leaders. If despite the massive hate-Muslim campaign by the BJP and the other Hindutva organisations, they can maintain unadulterated loyalty to their party, it should in fact encourage Hindu organisations to accept the marriages of Muslim boys with Hindu girls. </w:t>
      </w:r>
      <w:r w:rsidRPr="00584AEA">
        <w:rPr>
          <w:rFonts w:ascii="Arrus" w:hAnsi="Arrus"/>
          <w:b/>
          <w:sz w:val="22"/>
          <w:szCs w:val="28"/>
          <w:lang w:val="en-GB"/>
        </w:rPr>
        <w:t xml:space="preserve">This can prove to be a boon for them in the future. And if “Love Jihad” is such a big threat, </w:t>
      </w:r>
      <w:proofErr w:type="spellStart"/>
      <w:r w:rsidRPr="00584AEA">
        <w:rPr>
          <w:rFonts w:ascii="Arrus" w:hAnsi="Arrus"/>
          <w:b/>
          <w:sz w:val="22"/>
          <w:szCs w:val="28"/>
          <w:lang w:val="en-GB"/>
        </w:rPr>
        <w:t>Naqvis</w:t>
      </w:r>
      <w:proofErr w:type="spellEnd"/>
      <w:r w:rsidRPr="00584AEA">
        <w:rPr>
          <w:rFonts w:ascii="Arrus" w:hAnsi="Arrus"/>
          <w:b/>
          <w:sz w:val="22"/>
          <w:szCs w:val="28"/>
          <w:lang w:val="en-GB"/>
        </w:rPr>
        <w:t xml:space="preserve"> and </w:t>
      </w:r>
      <w:proofErr w:type="spellStart"/>
      <w:r w:rsidRPr="00584AEA">
        <w:rPr>
          <w:rFonts w:ascii="Arrus" w:hAnsi="Arrus"/>
          <w:b/>
          <w:sz w:val="22"/>
          <w:szCs w:val="28"/>
          <w:lang w:val="en-GB"/>
        </w:rPr>
        <w:t>Shanawazes</w:t>
      </w:r>
      <w:proofErr w:type="spellEnd"/>
      <w:r w:rsidRPr="00584AEA">
        <w:rPr>
          <w:rFonts w:ascii="Arrus" w:hAnsi="Arrus"/>
          <w:b/>
          <w:sz w:val="22"/>
          <w:szCs w:val="28"/>
          <w:lang w:val="en-GB"/>
        </w:rPr>
        <w:t xml:space="preserve"> should be thrown out without delay. </w:t>
      </w:r>
    </w:p>
    <w:p w14:paraId="268B3729" w14:textId="77777777" w:rsidR="00270475" w:rsidRPr="00584AEA" w:rsidRDefault="00270475" w:rsidP="00270475">
      <w:pPr>
        <w:ind w:firstLine="720"/>
        <w:jc w:val="both"/>
        <w:rPr>
          <w:rFonts w:ascii="Arrus" w:hAnsi="Arrus"/>
          <w:sz w:val="22"/>
          <w:szCs w:val="28"/>
          <w:lang w:val="en-GB"/>
        </w:rPr>
      </w:pPr>
      <w:r w:rsidRPr="00584AEA">
        <w:rPr>
          <w:rFonts w:ascii="Arrus" w:hAnsi="Arrus"/>
          <w:b/>
          <w:sz w:val="22"/>
          <w:szCs w:val="28"/>
          <w:lang w:val="en-GB"/>
        </w:rPr>
        <w:t>Rather than fearing Muslim boys, BJP would better run a campaign on war footing against female infanticide being increasingly rampant in the Hindu society.</w:t>
      </w:r>
      <w:r w:rsidRPr="00584AEA">
        <w:rPr>
          <w:rFonts w:ascii="Arrus" w:hAnsi="Arrus"/>
          <w:sz w:val="22"/>
          <w:szCs w:val="28"/>
          <w:lang w:val="en-GB"/>
        </w:rPr>
        <w:t xml:space="preserve"> If at all, the demography in India will have any shift, even if marginal, it will neither be due to Muslim boys marrying Hindu girls nor due to Muslims having a slightly higher growth rate. With lesser girls being born, it can become difficult for Hindus to cope with a situation where marriage-seeking boys will substantially outnumber marriage-seeking Hindu girls. </w:t>
      </w:r>
    </w:p>
    <w:p w14:paraId="268B372A" w14:textId="77777777" w:rsidR="00270475" w:rsidRPr="00584AEA" w:rsidRDefault="00270475" w:rsidP="00270475">
      <w:pPr>
        <w:jc w:val="both"/>
        <w:rPr>
          <w:rFonts w:ascii="Arrus" w:hAnsi="Arrus"/>
          <w:sz w:val="22"/>
          <w:szCs w:val="28"/>
          <w:lang w:val="en-GB"/>
        </w:rPr>
      </w:pPr>
    </w:p>
    <w:p w14:paraId="268B372B" w14:textId="77777777" w:rsidR="00270475" w:rsidRPr="00584AEA" w:rsidRDefault="00270475" w:rsidP="00270475">
      <w:pPr>
        <w:jc w:val="both"/>
        <w:rPr>
          <w:rFonts w:ascii="Arrus" w:hAnsi="Arrus"/>
          <w:b/>
          <w:sz w:val="26"/>
          <w:szCs w:val="28"/>
          <w:lang w:val="en-GB"/>
        </w:rPr>
      </w:pPr>
      <w:r w:rsidRPr="00584AEA">
        <w:rPr>
          <w:rFonts w:ascii="Arrus" w:hAnsi="Arrus"/>
          <w:b/>
          <w:sz w:val="26"/>
          <w:szCs w:val="28"/>
          <w:lang w:val="en-GB"/>
        </w:rPr>
        <w:t>(ii) That Muslim majority areas are prone to violence</w:t>
      </w:r>
    </w:p>
    <w:p w14:paraId="268B372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Yogi Adityanath, a BJP MP, said, “If Muslims are 10 percent of the population any place, it is normally peaceful, if they are around 20 percent, there are communal incidents/minor clashes; if they are up to 30 per cent, there are riots and if they reach 40 percent, others are forced to leave the place”. Not only, these figures may be challenged on the basis of hard facts, they may be interpreted in a different way as follows:</w:t>
      </w:r>
      <w:r w:rsidRPr="00584AEA">
        <w:rPr>
          <w:rFonts w:ascii="Arrus" w:hAnsi="Arrus"/>
          <w:b/>
          <w:sz w:val="22"/>
          <w:szCs w:val="28"/>
          <w:lang w:val="en-GB"/>
        </w:rPr>
        <w:t xml:space="preserve"> Where Hindus are already dominant with over 90 pc population, they allow Muslims to remain in peace, where they see Muslims growing to about 20 pc, they try to instil fear in them through repeated communal incidents; when they cross more than 30 pc, they engineer riots to force them into submission; and once they cross 40 percent, Hindus start feeling that now it is not possible to dominate and hence they believe in moving to places where they can have dominance. This interpretation is more valid because the major sufferers in almost all the communal riots in India have been Muslims, not Hindus. </w:t>
      </w:r>
      <w:r w:rsidRPr="00584AEA">
        <w:rPr>
          <w:rFonts w:ascii="Arrus" w:hAnsi="Arrus"/>
          <w:sz w:val="22"/>
          <w:szCs w:val="28"/>
          <w:lang w:val="en-GB"/>
        </w:rPr>
        <w:t xml:space="preserve">The bigger truth however is that the statement by Yogi is factually wrong, and is only aimed at uniting the majority community against the minority community. </w:t>
      </w:r>
    </w:p>
    <w:p w14:paraId="268B372D" w14:textId="77777777" w:rsidR="00270475" w:rsidRPr="00584AEA" w:rsidRDefault="00270475" w:rsidP="00270475">
      <w:pPr>
        <w:ind w:firstLine="720"/>
        <w:jc w:val="both"/>
        <w:rPr>
          <w:rFonts w:ascii="Arrus" w:hAnsi="Arrus"/>
          <w:sz w:val="18"/>
          <w:szCs w:val="22"/>
          <w:lang w:val="en-GB"/>
        </w:rPr>
      </w:pPr>
      <w:r w:rsidRPr="00584AEA">
        <w:rPr>
          <w:rFonts w:ascii="Arrus" w:hAnsi="Arrus"/>
          <w:sz w:val="22"/>
          <w:szCs w:val="28"/>
          <w:lang w:val="en-GB"/>
        </w:rPr>
        <w:t xml:space="preserve">The trend all over the world is that the clashes normally take place only when the minority is significant because it is only then that the majority starts getting anxious about its long term interests. This applies to all communities. If Yogi wants to prove that Muslims tend to be more violent, counter arguments can be stronger. The only non-Hindu country, for example, where Hindus form a notable minority is Sri Lanka, and the long history of violence there is still fresh in most minds. </w:t>
      </w:r>
      <w:r w:rsidRPr="00584AEA">
        <w:rPr>
          <w:rFonts w:ascii="Arrus" w:hAnsi="Arrus"/>
          <w:sz w:val="22"/>
          <w:szCs w:val="28"/>
          <w:lang w:val="en-GB"/>
        </w:rPr>
        <w:lastRenderedPageBreak/>
        <w:t xml:space="preserve">The over-all population of Hindu Tamils in Sri Lanka is around 12 pc with more than 20 per cent in two provinces. </w:t>
      </w:r>
    </w:p>
    <w:p w14:paraId="268B372E" w14:textId="77777777" w:rsidR="00270475" w:rsidRPr="00584AEA" w:rsidRDefault="00270475" w:rsidP="00270475">
      <w:pPr>
        <w:jc w:val="both"/>
        <w:rPr>
          <w:rFonts w:ascii="Arrus" w:hAnsi="Arrus"/>
          <w:sz w:val="22"/>
          <w:szCs w:val="28"/>
          <w:shd w:val="clear" w:color="auto" w:fill="FFFFFF"/>
        </w:rPr>
      </w:pPr>
      <w:r w:rsidRPr="00584AEA">
        <w:rPr>
          <w:rFonts w:ascii="Arrus" w:hAnsi="Arrus"/>
          <w:sz w:val="22"/>
          <w:szCs w:val="28"/>
          <w:shd w:val="clear" w:color="auto" w:fill="FFFFFF"/>
        </w:rPr>
        <w:t>I do not want to go into the details of the break-up of casualties, but it shows that where Hindus are in significant numbers the probability of violence increases. Another interesting aspect of the violence in Sri Lanka is what has been pointed out in the following:</w:t>
      </w:r>
    </w:p>
    <w:p w14:paraId="268B372F" w14:textId="77777777" w:rsidR="00270475" w:rsidRPr="00584AEA" w:rsidRDefault="00270475" w:rsidP="00270475">
      <w:pPr>
        <w:rPr>
          <w:rFonts w:ascii="Arrus" w:hAnsi="Arrus"/>
          <w:sz w:val="22"/>
          <w:szCs w:val="28"/>
          <w:shd w:val="clear" w:color="auto" w:fill="FFFFFF"/>
        </w:rPr>
      </w:pPr>
    </w:p>
    <w:p w14:paraId="268B3730" w14:textId="77777777" w:rsidR="00270475" w:rsidRPr="00584AEA" w:rsidRDefault="00270475" w:rsidP="00270475">
      <w:pPr>
        <w:jc w:val="both"/>
        <w:rPr>
          <w:rFonts w:ascii="Arrus" w:hAnsi="Arrus"/>
          <w:i/>
          <w:sz w:val="22"/>
          <w:szCs w:val="28"/>
          <w:shd w:val="clear" w:color="auto" w:fill="FFFFFF"/>
        </w:rPr>
      </w:pPr>
      <w:r w:rsidRPr="00584AEA">
        <w:rPr>
          <w:rFonts w:ascii="Arrus" w:hAnsi="Arrus"/>
          <w:i/>
          <w:sz w:val="22"/>
          <w:szCs w:val="28"/>
          <w:shd w:val="clear" w:color="auto" w:fill="FFFFFF"/>
        </w:rPr>
        <w:t>“One of the few hopeful elements of the current situation is that Sri Lanka’s Muslims, comprising about 8 percent of the country’s population, have not picked up arms, even though they have had plenty of reasons for doing so. Muslims have been caught in the middle, suffering ethnic cleansing at the hands of the LTTE, but had no meaningful representation during the 2002 ceasefire negotiations. A</w:t>
      </w:r>
      <w:r w:rsidRPr="00584AEA">
        <w:rPr>
          <w:rStyle w:val="apple-converted-space"/>
          <w:rFonts w:ascii="Arrus" w:hAnsi="Arrus"/>
          <w:i/>
          <w:sz w:val="22"/>
          <w:szCs w:val="28"/>
          <w:shd w:val="clear" w:color="auto" w:fill="FFFFFF"/>
        </w:rPr>
        <w:t> </w:t>
      </w:r>
      <w:hyperlink r:id="rId791" w:tooltip="International Crisis Group, " w:history="1">
        <w:r w:rsidRPr="00584AEA">
          <w:rPr>
            <w:rStyle w:val="Hyperlink"/>
            <w:rFonts w:ascii="Arrus" w:eastAsiaTheme="majorEastAsia" w:hAnsi="Arrus"/>
            <w:i/>
            <w:sz w:val="22"/>
            <w:szCs w:val="28"/>
            <w:shd w:val="clear" w:color="auto" w:fill="FFFFFF"/>
          </w:rPr>
          <w:t>May 2007 ICG report</w:t>
        </w:r>
      </w:hyperlink>
      <w:r w:rsidRPr="00584AEA">
        <w:rPr>
          <w:rStyle w:val="apple-converted-space"/>
          <w:rFonts w:ascii="Arrus" w:hAnsi="Arrus"/>
          <w:i/>
          <w:sz w:val="22"/>
          <w:szCs w:val="28"/>
          <w:shd w:val="clear" w:color="auto" w:fill="FFFFFF"/>
        </w:rPr>
        <w:t> </w:t>
      </w:r>
      <w:r w:rsidRPr="00584AEA">
        <w:rPr>
          <w:rFonts w:ascii="Arrus" w:hAnsi="Arrus"/>
          <w:i/>
          <w:sz w:val="22"/>
          <w:szCs w:val="28"/>
          <w:shd w:val="clear" w:color="auto" w:fill="FFFFFF"/>
        </w:rPr>
        <w:t>notes that Muslims—one third of the community lives in the northeastern conflict areas—are again being oppressed by the LTTE and its split-off, the Karuna faction. To the credit of Muslim political leaders (who themselves are divided), they remain committed to political as opposed to violent action. But the ICG warns that “there is no guarantee that this commitment to non-violence will continue.”</w:t>
      </w:r>
    </w:p>
    <w:p w14:paraId="268B3731" w14:textId="77777777" w:rsidR="00270475" w:rsidRPr="00584AEA" w:rsidRDefault="00270475" w:rsidP="00270475">
      <w:pPr>
        <w:rPr>
          <w:rFonts w:ascii="Arrus" w:hAnsi="Arrus"/>
          <w:sz w:val="14"/>
          <w:szCs w:val="18"/>
          <w:lang w:val="en-GB"/>
        </w:rPr>
      </w:pPr>
      <w:hyperlink r:id="rId792" w:history="1">
        <w:r w:rsidRPr="00584AEA">
          <w:rPr>
            <w:rStyle w:val="Hyperlink"/>
            <w:rFonts w:ascii="Arrus" w:eastAsiaTheme="majorEastAsia" w:hAnsi="Arrus"/>
            <w:sz w:val="14"/>
            <w:szCs w:val="18"/>
            <w:lang w:val="en-GB"/>
          </w:rPr>
          <w:t>http://www.worldwatch.org/node/5184</w:t>
        </w:r>
      </w:hyperlink>
    </w:p>
    <w:p w14:paraId="268B3732" w14:textId="77777777" w:rsidR="00270475" w:rsidRPr="00584AEA" w:rsidRDefault="00270475" w:rsidP="00270475">
      <w:pPr>
        <w:pStyle w:val="NormalWeb"/>
        <w:rPr>
          <w:rFonts w:ascii="Arrus" w:hAnsi="Arrus"/>
          <w:sz w:val="22"/>
          <w:szCs w:val="28"/>
        </w:rPr>
      </w:pPr>
      <w:r w:rsidRPr="00584AEA">
        <w:rPr>
          <w:rFonts w:ascii="Arrus" w:hAnsi="Arrus"/>
          <w:sz w:val="22"/>
          <w:szCs w:val="28"/>
        </w:rPr>
        <w:t xml:space="preserve">An article on the history of communal violence in India says: </w:t>
      </w:r>
    </w:p>
    <w:p w14:paraId="268B3733"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t>“Over 2005 to 2009 period, an average of 130 people died every year from communal riots, and 2,200 were injured.</w:t>
      </w:r>
      <w:r w:rsidRPr="00584AEA">
        <w:rPr>
          <w:rStyle w:val="apple-converted-space"/>
          <w:rFonts w:ascii="Arrus" w:hAnsi="Arrus"/>
          <w:i/>
          <w:sz w:val="22"/>
          <w:szCs w:val="28"/>
        </w:rPr>
        <w:t> </w:t>
      </w:r>
      <w:r w:rsidRPr="00584AEA">
        <w:rPr>
          <w:rFonts w:ascii="Arrus" w:hAnsi="Arrus"/>
          <w:i/>
          <w:sz w:val="22"/>
          <w:szCs w:val="28"/>
        </w:rPr>
        <w:t>In pre-partitioned India, over the 1920–1940 period, numerous communal violence incidents were recorded, an average of 381 people died per year during religious violence, and thousands were injured.</w:t>
      </w:r>
    </w:p>
    <w:p w14:paraId="268B3734"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t>“According to PRS India, 24 out of 35 states and union territories of India reported instances of religious riots over the 5 year 2005–2009 period. However, most religious riots resulted in property damage but no injuries or fatalities. The highest incidences of communal violence in the 5-year period were reported from Maharashtra (700). The other three states with high counts of communal violence over the same 5 year period were Madhya Pradesh, Uttar Pradesh and Orissa. Together, these four states accounted for 64% of all deaths from communal violence. Adjusted for widely different population per state, the highest rate of communal violence fatalities were reported by Madhya Pradesh, at 0.14 death per 100,000 people over 5 years, or 0.03 deaths per 100,000 people per year.</w:t>
      </w:r>
      <w:hyperlink r:id="rId793" w:anchor="cite_note-prsindia-8" w:history="1">
        <w:r w:rsidRPr="00584AEA">
          <w:rPr>
            <w:rStyle w:val="Hyperlink"/>
            <w:rFonts w:ascii="Arrus" w:eastAsiaTheme="majorEastAsia" w:hAnsi="Arrus"/>
            <w:i/>
            <w:sz w:val="22"/>
            <w:szCs w:val="28"/>
            <w:vertAlign w:val="superscript"/>
          </w:rPr>
          <w:t>[8]</w:t>
        </w:r>
      </w:hyperlink>
      <w:r w:rsidRPr="00584AEA">
        <w:rPr>
          <w:rStyle w:val="apple-converted-space"/>
          <w:rFonts w:ascii="Arrus" w:hAnsi="Arrus"/>
          <w:i/>
          <w:sz w:val="22"/>
          <w:szCs w:val="28"/>
        </w:rPr>
        <w:t> </w:t>
      </w:r>
      <w:r w:rsidRPr="00584AEA">
        <w:rPr>
          <w:rFonts w:ascii="Arrus" w:hAnsi="Arrus"/>
          <w:i/>
          <w:sz w:val="22"/>
          <w:szCs w:val="28"/>
        </w:rPr>
        <w:t xml:space="preserve">There was a wide regional variation in rate of death caused by communal violence per 100,000 people. The India-wide average communal violence fatality rate per year was 0.01 person per 100,000 people per year. </w:t>
      </w:r>
    </w:p>
    <w:p w14:paraId="268B3735"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lastRenderedPageBreak/>
        <w:t xml:space="preserve">“For 2012, there were 93 deaths in India from many incidences of communal violence (or 0.007 fatalities per 100,000 people). Of these, 48 were Muslims, 44 Hindus and one police official. The riots also injured 2,067 people, of which 1,010 were Hindus, 787 Muslims, 222 police officials and 48 others. Over 2013, 107 people were killed during religious riots (or 0.008 total fatalities per 100,000 people), of which 66 were Muslims, 41 were Hindus. The various riots in 2013 also injured 1,647 people including 794 Hindus, 703 Muslims and 200 policemen.” </w:t>
      </w:r>
    </w:p>
    <w:p w14:paraId="268B3736" w14:textId="77777777" w:rsidR="00270475" w:rsidRPr="00584AEA" w:rsidRDefault="00270475" w:rsidP="00270475">
      <w:pPr>
        <w:rPr>
          <w:rFonts w:ascii="Arrus" w:hAnsi="Arrus"/>
          <w:sz w:val="16"/>
          <w:szCs w:val="20"/>
          <w:lang w:val="en-GB"/>
        </w:rPr>
      </w:pPr>
      <w:hyperlink r:id="rId794" w:history="1">
        <w:r w:rsidRPr="00584AEA">
          <w:rPr>
            <w:rStyle w:val="Hyperlink"/>
            <w:rFonts w:ascii="Arrus" w:eastAsiaTheme="majorEastAsia" w:hAnsi="Arrus"/>
            <w:sz w:val="16"/>
            <w:szCs w:val="20"/>
            <w:lang w:val="en-GB"/>
          </w:rPr>
          <w:t>http://en.wikipedia.org/wiki/Religious_violence_in_India</w:t>
        </w:r>
      </w:hyperlink>
    </w:p>
    <w:p w14:paraId="268B3737" w14:textId="77777777" w:rsidR="00270475" w:rsidRPr="00584AEA" w:rsidRDefault="00270475" w:rsidP="00270475">
      <w:pPr>
        <w:pStyle w:val="NormalWeb"/>
        <w:ind w:firstLine="720"/>
        <w:jc w:val="both"/>
        <w:rPr>
          <w:rFonts w:ascii="Arrus" w:hAnsi="Arrus"/>
          <w:sz w:val="14"/>
          <w:szCs w:val="18"/>
        </w:rPr>
      </w:pPr>
      <w:r w:rsidRPr="00584AEA">
        <w:rPr>
          <w:rFonts w:ascii="Arrus" w:hAnsi="Arrus"/>
          <w:sz w:val="22"/>
          <w:szCs w:val="28"/>
          <w:lang w:val="en-GB"/>
        </w:rPr>
        <w:t xml:space="preserve">It has been shown in various studies that in communal riots in India since Independence, more than 65 pc of casualties has been of Muslims. Moreover, in all the deaths related to terrorism, again, the majority of deaths have been at the hands of Hindus. </w:t>
      </w:r>
      <w:r w:rsidRPr="00584AEA">
        <w:rPr>
          <w:rFonts w:ascii="Arrus" w:hAnsi="Arrus"/>
          <w:sz w:val="22"/>
          <w:szCs w:val="28"/>
        </w:rPr>
        <w:t xml:space="preserve">The truth is that while the majority of terrorism related violence in India in the last 40 years has been non-Muslim, a few terrorist attacks might have been perpetrated by Muslims. But If we count the deaths in all the terrorist attacks allegedly by Muslim outfits, these do no cross 1500. These include all the major attacks including the serial Mumbai attacks after Babri Masjid demolition and 26/11 attack in Mumbai.  </w:t>
      </w:r>
      <w:hyperlink r:id="rId795" w:history="1">
        <w:r w:rsidRPr="00584AEA">
          <w:rPr>
            <w:rStyle w:val="Hyperlink"/>
            <w:rFonts w:ascii="Arrus" w:eastAsiaTheme="majorEastAsia" w:hAnsi="Arrus"/>
            <w:sz w:val="14"/>
            <w:szCs w:val="18"/>
          </w:rPr>
          <w:t>http://creative.sulekha.com/hindu-terrorism-versus-muslim-terrorism-in-india_497274_blog</w:t>
        </w:r>
      </w:hyperlink>
    </w:p>
    <w:p w14:paraId="268B3738" w14:textId="77777777" w:rsidR="00270475" w:rsidRPr="00584AEA" w:rsidRDefault="00270475" w:rsidP="00270475">
      <w:pPr>
        <w:pStyle w:val="NormalWeb"/>
        <w:ind w:firstLine="720"/>
        <w:rPr>
          <w:rFonts w:ascii="Arrus" w:hAnsi="Arrus"/>
          <w:sz w:val="22"/>
          <w:szCs w:val="28"/>
        </w:rPr>
      </w:pPr>
      <w:r w:rsidRPr="00584AEA">
        <w:rPr>
          <w:rFonts w:ascii="Arrus" w:hAnsi="Arrus"/>
          <w:sz w:val="22"/>
          <w:szCs w:val="28"/>
        </w:rPr>
        <w:t>I have already given details about  the other terrorist attacks in the country.</w:t>
      </w:r>
    </w:p>
    <w:p w14:paraId="268B3739"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Adityanath’s theory fails at several other fronts. Kerala is a state where Muslims form around 25 pc of population, and remains one the most peaceful states with just one incident of communal riot in recent memory.  The two Muslim majority cities in the Hindi belt – Kishanganj and Rampur, also remain largely peaceful. </w:t>
      </w:r>
    </w:p>
    <w:p w14:paraId="268B373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In contrast, the biggest genocide of Muslims in India occurred in Gujarat where Muslims are less than 10 per cent. And 2002 riots were not the only riots that occurred in Gujarat. This becomes even more important considering the fact that Gujarat has been an experimental lab for the forces of Hindutva. As the report quoted above suggests, deaths in violence have also been on higher side in Madhya Pradesh, another Hindutva dominated state. </w:t>
      </w:r>
    </w:p>
    <w:p w14:paraId="268B373B"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Adityanath has also repeated another old propaganda item of Hindutva, namely the decline and treatment of Hindu community in Muslim countries. The truth however is that there have never been an anti-Hindu communal riot in Muslim countries including Pakistan, Malaysia and Indonesia,  with the sole exception of a few in Bangladesh.  If the population of Hindus have gone done in these countries, for which various factors including voluntary conversion and migration are responsible, the populations of minority communities like </w:t>
      </w:r>
      <w:r w:rsidRPr="00584AEA">
        <w:rPr>
          <w:rFonts w:ascii="Arrus" w:hAnsi="Arrus"/>
          <w:sz w:val="22"/>
          <w:szCs w:val="28"/>
          <w:lang w:val="en-GB"/>
        </w:rPr>
        <w:lastRenderedPageBreak/>
        <w:t>Parsis and Buddhists have also substantially decreased. A report describing the problems of Parsis says:</w:t>
      </w:r>
    </w:p>
    <w:p w14:paraId="268B373C" w14:textId="77777777" w:rsidR="00270475" w:rsidRPr="00584AEA" w:rsidRDefault="00270475" w:rsidP="00270475">
      <w:pPr>
        <w:jc w:val="both"/>
        <w:rPr>
          <w:rFonts w:ascii="Arrus" w:hAnsi="Arrus"/>
          <w:i/>
          <w:sz w:val="22"/>
          <w:szCs w:val="28"/>
        </w:rPr>
      </w:pPr>
      <w:r w:rsidRPr="00584AEA">
        <w:rPr>
          <w:rStyle w:val="apple-converted-space"/>
          <w:rFonts w:ascii="Arrus" w:hAnsi="Arrus"/>
          <w:i/>
          <w:sz w:val="22"/>
          <w:szCs w:val="28"/>
        </w:rPr>
        <w:t> “</w:t>
      </w:r>
      <w:r w:rsidRPr="00584AEA">
        <w:rPr>
          <w:rFonts w:ascii="Arrus" w:hAnsi="Arrus"/>
          <w:i/>
          <w:sz w:val="22"/>
          <w:szCs w:val="28"/>
        </w:rPr>
        <w:t>According to 2001 Census of India report, the population of Parsis in India was just 69600. It was about 112000 in 1951, the first Census after independence of India.”</w:t>
      </w:r>
    </w:p>
    <w:p w14:paraId="268B373D" w14:textId="77777777" w:rsidR="00270475" w:rsidRPr="00584AEA" w:rsidRDefault="00270475" w:rsidP="00270475">
      <w:pPr>
        <w:jc w:val="both"/>
        <w:rPr>
          <w:rFonts w:ascii="Arrus" w:hAnsi="Arrus"/>
          <w:sz w:val="14"/>
          <w:szCs w:val="18"/>
          <w:lang w:val="en-GB"/>
        </w:rPr>
      </w:pPr>
      <w:hyperlink r:id="rId796" w:history="1">
        <w:r w:rsidRPr="00584AEA">
          <w:rPr>
            <w:rStyle w:val="Hyperlink"/>
            <w:rFonts w:ascii="Arrus" w:eastAsiaTheme="majorEastAsia" w:hAnsi="Arrus"/>
            <w:sz w:val="14"/>
            <w:szCs w:val="18"/>
            <w:lang w:val="en-GB"/>
          </w:rPr>
          <w:t>http://jainismus.hubpages.com/hub/The-Parsi-Community-of-India</w:t>
        </w:r>
      </w:hyperlink>
    </w:p>
    <w:p w14:paraId="268B373E" w14:textId="77777777" w:rsidR="00270475" w:rsidRPr="00584AEA" w:rsidRDefault="00270475" w:rsidP="00270475">
      <w:pPr>
        <w:pStyle w:val="Heading1"/>
        <w:ind w:firstLine="720"/>
        <w:jc w:val="both"/>
        <w:rPr>
          <w:rFonts w:ascii="Arrus" w:hAnsi="Arrus"/>
          <w:sz w:val="22"/>
          <w:szCs w:val="28"/>
          <w:shd w:val="clear" w:color="auto" w:fill="FFFFFF"/>
        </w:rPr>
      </w:pPr>
      <w:r w:rsidRPr="00584AEA">
        <w:rPr>
          <w:rFonts w:ascii="Arrus" w:hAnsi="Arrus"/>
          <w:sz w:val="22"/>
          <w:szCs w:val="28"/>
          <w:lang w:val="en-GB"/>
        </w:rPr>
        <w:t xml:space="preserve">How the Buddhists became beleaguered community in the country after becoming its virtual masters remains an important chapter of the rise and fall of religions in the history. </w:t>
      </w:r>
    </w:p>
    <w:p w14:paraId="268B373F" w14:textId="77777777" w:rsidR="00270475" w:rsidRPr="00584AEA" w:rsidRDefault="00270475" w:rsidP="00270475">
      <w:pPr>
        <w:ind w:firstLine="720"/>
        <w:jc w:val="both"/>
        <w:rPr>
          <w:rFonts w:ascii="Arrus" w:hAnsi="Arrus"/>
          <w:sz w:val="22"/>
          <w:szCs w:val="28"/>
          <w:shd w:val="clear" w:color="auto" w:fill="FFFFFF"/>
        </w:rPr>
      </w:pPr>
      <w:r w:rsidRPr="00584AEA">
        <w:rPr>
          <w:rFonts w:ascii="Arrus" w:hAnsi="Arrus"/>
          <w:sz w:val="22"/>
          <w:szCs w:val="28"/>
          <w:shd w:val="clear" w:color="auto" w:fill="FFFFFF"/>
        </w:rPr>
        <w:t xml:space="preserve">Romila Thapar has said: </w:t>
      </w:r>
      <w:r w:rsidRPr="00584AEA">
        <w:rPr>
          <w:rFonts w:ascii="Arrus" w:hAnsi="Arrus"/>
          <w:i/>
          <w:sz w:val="22"/>
          <w:szCs w:val="28"/>
          <w:shd w:val="clear" w:color="auto" w:fill="FFFFFF"/>
        </w:rPr>
        <w:t>"In an often horrible way, religious forms of expression like Buddhism and Jainism have been persecuted and even exterminated [by Hindus].”</w:t>
      </w:r>
    </w:p>
    <w:p w14:paraId="268B3740" w14:textId="77777777" w:rsidR="00270475" w:rsidRPr="00584AEA" w:rsidRDefault="00270475" w:rsidP="00270475">
      <w:pPr>
        <w:jc w:val="both"/>
        <w:rPr>
          <w:rFonts w:ascii="Arrus" w:hAnsi="Arrus"/>
          <w:sz w:val="14"/>
          <w:szCs w:val="18"/>
          <w:lang w:val="en-GB"/>
        </w:rPr>
      </w:pPr>
      <w:hyperlink r:id="rId797" w:history="1">
        <w:r w:rsidRPr="00584AEA">
          <w:rPr>
            <w:rStyle w:val="Hyperlink"/>
            <w:rFonts w:ascii="Arrus" w:eastAsiaTheme="majorEastAsia" w:hAnsi="Arrus"/>
            <w:sz w:val="14"/>
            <w:szCs w:val="18"/>
            <w:lang w:val="en-GB"/>
          </w:rPr>
          <w:t>http://www.lankaweb.com/news/items/2013/01/26/why-did-buddhism-disappear-from-south-asia-brahmin-atrocities-that-destroyed-buddhism-in-the-subcontinent/</w:t>
        </w:r>
      </w:hyperlink>
    </w:p>
    <w:p w14:paraId="268B374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To me it appears that Adityanath’s lament reflects the social and political insecurity of the forces of Hindutva led by RSS on the social front and BJP on the political front. The social insecurity emanates from the fact that owing to various factors including slightly greater adoption of family planning methods by Hindus, large-scale female infanticide, and greater vulnerability of Hindus in the face of other religions, the percentage of Hindus relative to Muslims is slightly shifting. </w:t>
      </w:r>
      <w:r w:rsidRPr="00584AEA">
        <w:rPr>
          <w:rFonts w:ascii="Arrus" w:hAnsi="Arrus"/>
          <w:b/>
          <w:sz w:val="22"/>
          <w:szCs w:val="28"/>
          <w:lang w:val="en-GB"/>
        </w:rPr>
        <w:t>This is another matter that this shift is so marginal that even if the current trends continue, which though are changing fast, the population of Muslims in the country will increase only by a maximum of 4 per cent by the end of the 21t century. The truth however is that even this is not going to happen because the fertility gap between Hindu and Muslim women is closing fast.</w:t>
      </w:r>
      <w:r w:rsidRPr="00584AEA">
        <w:rPr>
          <w:rFonts w:ascii="Arrus" w:hAnsi="Arrus"/>
          <w:sz w:val="22"/>
          <w:szCs w:val="28"/>
          <w:lang w:val="en-GB"/>
        </w:rPr>
        <w:t xml:space="preserve"> The bigger concern, which in my view is responsible for the latest surge of communal campaigns is the sharp internal division in the community caused by Sai Baba controversy. As RSS and its sister organisations are primarily not groups concerned with the preservation of Hindu Dharma in all its pristine form but are groups more committed to the domination of Hindus in India, they are alarmed over the rise of tensions within the Hindu community in the wake of the anti-Sai campaign by the </w:t>
      </w:r>
      <w:proofErr w:type="spellStart"/>
      <w:r w:rsidRPr="00584AEA">
        <w:rPr>
          <w:rFonts w:ascii="Arrus" w:hAnsi="Arrus"/>
          <w:sz w:val="22"/>
          <w:szCs w:val="28"/>
          <w:lang w:val="en-GB"/>
        </w:rPr>
        <w:t>Shankarachya</w:t>
      </w:r>
      <w:proofErr w:type="spellEnd"/>
      <w:r w:rsidRPr="00584AEA">
        <w:rPr>
          <w:rFonts w:ascii="Arrus" w:hAnsi="Arrus"/>
          <w:sz w:val="22"/>
          <w:szCs w:val="28"/>
          <w:lang w:val="en-GB"/>
        </w:rPr>
        <w:t xml:space="preserve"> of Dwarka. Faced with a situation, which may cause a vertical divide, and the dilemma of entering into confrontation with </w:t>
      </w:r>
      <w:proofErr w:type="spellStart"/>
      <w:r w:rsidRPr="00584AEA">
        <w:rPr>
          <w:rFonts w:ascii="Arrus" w:hAnsi="Arrus"/>
          <w:sz w:val="22"/>
          <w:szCs w:val="28"/>
          <w:lang w:val="en-GB"/>
        </w:rPr>
        <w:t>Dharmacharyas</w:t>
      </w:r>
      <w:proofErr w:type="spellEnd"/>
      <w:r w:rsidRPr="00584AEA">
        <w:rPr>
          <w:rFonts w:ascii="Arrus" w:hAnsi="Arrus"/>
          <w:sz w:val="22"/>
          <w:szCs w:val="28"/>
          <w:lang w:val="en-GB"/>
        </w:rPr>
        <w:t xml:space="preserve">, they want to solidify the Hindu community on the plea of “Muslim Threat”. Political reasons of course remain the other major motive. With BJP in power, the Hindutva lobby seems to be committed to making every possible attempt to play the communal game in a way that it ensures a long term power. </w:t>
      </w:r>
    </w:p>
    <w:p w14:paraId="268B3742" w14:textId="77777777" w:rsidR="00270475" w:rsidRPr="00584AEA" w:rsidRDefault="00270475" w:rsidP="00270475">
      <w:pPr>
        <w:ind w:firstLine="720"/>
        <w:jc w:val="both"/>
        <w:rPr>
          <w:rFonts w:ascii="Arrus" w:hAnsi="Arrus"/>
          <w:sz w:val="22"/>
          <w:szCs w:val="28"/>
          <w:lang w:val="en-GB"/>
        </w:rPr>
      </w:pPr>
      <w:r w:rsidRPr="00584AEA">
        <w:rPr>
          <w:rFonts w:ascii="Arrus" w:hAnsi="Arrus"/>
          <w:b/>
          <w:sz w:val="22"/>
          <w:szCs w:val="28"/>
          <w:lang w:val="en-GB"/>
        </w:rPr>
        <w:t xml:space="preserve">The insistence on the use of “Hindus” for all the Indians also emanates from the same concerns. They forget that the term </w:t>
      </w:r>
      <w:r w:rsidRPr="00584AEA">
        <w:rPr>
          <w:rFonts w:ascii="Arrus" w:hAnsi="Arrus"/>
          <w:b/>
          <w:sz w:val="22"/>
          <w:szCs w:val="28"/>
          <w:lang w:val="en-GB"/>
        </w:rPr>
        <w:lastRenderedPageBreak/>
        <w:t>“Hindu” was actually given by Muslims of Arabia and Persia</w:t>
      </w:r>
      <w:r w:rsidRPr="00584AEA">
        <w:rPr>
          <w:rFonts w:ascii="Arrus" w:hAnsi="Arrus"/>
          <w:sz w:val="22"/>
          <w:szCs w:val="28"/>
          <w:lang w:val="en-GB"/>
        </w:rPr>
        <w:t>. Describing the etymology of the term, Wikipedia says:</w:t>
      </w:r>
    </w:p>
    <w:p w14:paraId="268B3743"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t>“The word</w:t>
      </w:r>
      <w:r w:rsidRPr="00584AEA">
        <w:rPr>
          <w:rStyle w:val="apple-converted-space"/>
          <w:rFonts w:ascii="Arrus" w:hAnsi="Arrus"/>
          <w:i/>
          <w:sz w:val="22"/>
          <w:szCs w:val="28"/>
        </w:rPr>
        <w:t> </w:t>
      </w:r>
      <w:r w:rsidRPr="00584AEA">
        <w:rPr>
          <w:rFonts w:ascii="Arrus" w:hAnsi="Arrus"/>
          <w:i/>
          <w:iCs/>
          <w:sz w:val="22"/>
          <w:szCs w:val="28"/>
        </w:rPr>
        <w:t>Hindu</w:t>
      </w:r>
      <w:r w:rsidRPr="00584AEA">
        <w:rPr>
          <w:rStyle w:val="apple-converted-space"/>
          <w:rFonts w:ascii="Arrus" w:hAnsi="Arrus"/>
          <w:i/>
          <w:sz w:val="22"/>
          <w:szCs w:val="28"/>
        </w:rPr>
        <w:t> </w:t>
      </w:r>
      <w:r w:rsidRPr="00584AEA">
        <w:rPr>
          <w:rFonts w:ascii="Arrus" w:hAnsi="Arrus"/>
          <w:i/>
          <w:sz w:val="22"/>
          <w:szCs w:val="28"/>
        </w:rPr>
        <w:t>is derived (through</w:t>
      </w:r>
      <w:r w:rsidRPr="00584AEA">
        <w:rPr>
          <w:rStyle w:val="apple-converted-space"/>
          <w:rFonts w:ascii="Arrus" w:hAnsi="Arrus"/>
          <w:i/>
          <w:sz w:val="22"/>
          <w:szCs w:val="28"/>
        </w:rPr>
        <w:t> </w:t>
      </w:r>
      <w:hyperlink r:id="rId798" w:tooltip="Persian language" w:history="1">
        <w:r w:rsidRPr="00584AEA">
          <w:rPr>
            <w:rStyle w:val="Hyperlink"/>
            <w:rFonts w:ascii="Arrus" w:eastAsiaTheme="majorEastAsia" w:hAnsi="Arrus"/>
            <w:i/>
            <w:sz w:val="22"/>
            <w:szCs w:val="28"/>
            <w:u w:val="none"/>
          </w:rPr>
          <w:t>Persian</w:t>
        </w:r>
      </w:hyperlink>
      <w:r w:rsidRPr="00584AEA">
        <w:rPr>
          <w:rFonts w:ascii="Arrus" w:hAnsi="Arrus"/>
          <w:i/>
          <w:sz w:val="22"/>
          <w:szCs w:val="28"/>
        </w:rPr>
        <w:t>) from the</w:t>
      </w:r>
      <w:r w:rsidRPr="00584AEA">
        <w:rPr>
          <w:rStyle w:val="apple-converted-space"/>
          <w:rFonts w:ascii="Arrus" w:hAnsi="Arrus"/>
          <w:i/>
          <w:sz w:val="22"/>
          <w:szCs w:val="28"/>
        </w:rPr>
        <w:t> </w:t>
      </w:r>
      <w:hyperlink r:id="rId799" w:tooltip="Sanskrit" w:history="1">
        <w:r w:rsidRPr="00584AEA">
          <w:rPr>
            <w:rStyle w:val="Hyperlink"/>
            <w:rFonts w:ascii="Arrus" w:eastAsiaTheme="majorEastAsia" w:hAnsi="Arrus"/>
            <w:i/>
            <w:sz w:val="22"/>
            <w:szCs w:val="28"/>
            <w:u w:val="none"/>
          </w:rPr>
          <w:t>Sanskrit</w:t>
        </w:r>
      </w:hyperlink>
      <w:r w:rsidRPr="00584AEA">
        <w:rPr>
          <w:rStyle w:val="apple-converted-space"/>
          <w:rFonts w:ascii="Arrus" w:hAnsi="Arrus"/>
          <w:i/>
          <w:sz w:val="22"/>
          <w:szCs w:val="28"/>
        </w:rPr>
        <w:t> </w:t>
      </w:r>
      <w:r w:rsidRPr="00584AEA">
        <w:rPr>
          <w:rFonts w:ascii="Arrus" w:hAnsi="Arrus"/>
          <w:i/>
          <w:sz w:val="22"/>
          <w:szCs w:val="28"/>
        </w:rPr>
        <w:t>word</w:t>
      </w:r>
      <w:r w:rsidRPr="00584AEA">
        <w:rPr>
          <w:rStyle w:val="apple-converted-space"/>
          <w:rFonts w:ascii="Arrus" w:hAnsi="Arrus"/>
          <w:i/>
          <w:sz w:val="22"/>
          <w:szCs w:val="28"/>
        </w:rPr>
        <w:t> </w:t>
      </w:r>
      <w:r w:rsidRPr="00584AEA">
        <w:rPr>
          <w:rFonts w:ascii="Arrus" w:hAnsi="Arrus"/>
          <w:i/>
          <w:iCs/>
          <w:sz w:val="22"/>
          <w:szCs w:val="28"/>
        </w:rPr>
        <w:t>Sindhu</w:t>
      </w:r>
      <w:r w:rsidRPr="00584AEA">
        <w:rPr>
          <w:rFonts w:ascii="Arrus" w:hAnsi="Arrus"/>
          <w:i/>
          <w:sz w:val="22"/>
          <w:szCs w:val="28"/>
        </w:rPr>
        <w:t>, the historic local name for the</w:t>
      </w:r>
      <w:r w:rsidRPr="00584AEA">
        <w:rPr>
          <w:rStyle w:val="apple-converted-space"/>
          <w:rFonts w:ascii="Arrus" w:hAnsi="Arrus"/>
          <w:i/>
          <w:sz w:val="22"/>
          <w:szCs w:val="28"/>
        </w:rPr>
        <w:t> </w:t>
      </w:r>
      <w:hyperlink r:id="rId800" w:tooltip="Indus River" w:history="1">
        <w:r w:rsidRPr="00584AEA">
          <w:rPr>
            <w:rStyle w:val="Hyperlink"/>
            <w:rFonts w:ascii="Arrus" w:eastAsiaTheme="majorEastAsia" w:hAnsi="Arrus"/>
            <w:i/>
            <w:sz w:val="22"/>
            <w:szCs w:val="28"/>
            <w:u w:val="none"/>
          </w:rPr>
          <w:t>Indus River</w:t>
        </w:r>
      </w:hyperlink>
      <w:r w:rsidRPr="00584AEA">
        <w:rPr>
          <w:rStyle w:val="apple-converted-space"/>
          <w:rFonts w:ascii="Arrus" w:hAnsi="Arrus"/>
          <w:i/>
          <w:sz w:val="22"/>
          <w:szCs w:val="28"/>
        </w:rPr>
        <w:t> </w:t>
      </w:r>
      <w:r w:rsidRPr="00584AEA">
        <w:rPr>
          <w:rFonts w:ascii="Arrus" w:hAnsi="Arrus"/>
          <w:i/>
          <w:sz w:val="22"/>
          <w:szCs w:val="28"/>
        </w:rPr>
        <w:t>in the northwestern part of the</w:t>
      </w:r>
      <w:r w:rsidRPr="00584AEA">
        <w:rPr>
          <w:rStyle w:val="apple-converted-space"/>
          <w:rFonts w:ascii="Arrus" w:hAnsi="Arrus"/>
          <w:i/>
          <w:sz w:val="22"/>
          <w:szCs w:val="28"/>
        </w:rPr>
        <w:t> </w:t>
      </w:r>
      <w:hyperlink r:id="rId801" w:tooltip="Indian subcontinent" w:history="1">
        <w:r w:rsidRPr="00584AEA">
          <w:rPr>
            <w:rStyle w:val="Hyperlink"/>
            <w:rFonts w:ascii="Arrus" w:eastAsiaTheme="majorEastAsia" w:hAnsi="Arrus"/>
            <w:i/>
            <w:sz w:val="22"/>
            <w:szCs w:val="28"/>
            <w:u w:val="none"/>
          </w:rPr>
          <w:t>Indian subcontinent</w:t>
        </w:r>
      </w:hyperlink>
      <w:r w:rsidRPr="00584AEA">
        <w:rPr>
          <w:rStyle w:val="apple-converted-space"/>
          <w:rFonts w:ascii="Arrus" w:hAnsi="Arrus"/>
          <w:i/>
          <w:sz w:val="22"/>
          <w:szCs w:val="28"/>
        </w:rPr>
        <w:t> </w:t>
      </w:r>
      <w:r w:rsidRPr="00584AEA">
        <w:rPr>
          <w:rFonts w:ascii="Arrus" w:hAnsi="Arrus"/>
          <w:i/>
          <w:sz w:val="22"/>
          <w:szCs w:val="28"/>
        </w:rPr>
        <w:t>(modern day</w:t>
      </w:r>
      <w:r w:rsidRPr="00584AEA">
        <w:rPr>
          <w:rStyle w:val="apple-converted-space"/>
          <w:rFonts w:ascii="Arrus" w:hAnsi="Arrus"/>
          <w:i/>
          <w:sz w:val="22"/>
          <w:szCs w:val="28"/>
        </w:rPr>
        <w:t> </w:t>
      </w:r>
      <w:hyperlink r:id="rId802" w:tooltip="Pakistan" w:history="1">
        <w:r w:rsidRPr="00584AEA">
          <w:rPr>
            <w:rStyle w:val="Hyperlink"/>
            <w:rFonts w:ascii="Arrus" w:eastAsiaTheme="majorEastAsia" w:hAnsi="Arrus"/>
            <w:i/>
            <w:sz w:val="22"/>
            <w:szCs w:val="28"/>
            <w:u w:val="none"/>
          </w:rPr>
          <w:t>Pakistan</w:t>
        </w:r>
      </w:hyperlink>
      <w:r w:rsidRPr="00584AEA">
        <w:rPr>
          <w:rStyle w:val="apple-converted-space"/>
          <w:rFonts w:ascii="Arrus" w:hAnsi="Arrus"/>
          <w:i/>
          <w:sz w:val="22"/>
          <w:szCs w:val="28"/>
        </w:rPr>
        <w:t> </w:t>
      </w:r>
      <w:r w:rsidRPr="00584AEA">
        <w:rPr>
          <w:rFonts w:ascii="Arrus" w:hAnsi="Arrus"/>
          <w:i/>
          <w:sz w:val="22"/>
          <w:szCs w:val="28"/>
        </w:rPr>
        <w:t>and</w:t>
      </w:r>
      <w:r w:rsidRPr="00584AEA">
        <w:rPr>
          <w:rStyle w:val="apple-converted-space"/>
          <w:rFonts w:ascii="Arrus" w:hAnsi="Arrus"/>
          <w:i/>
          <w:sz w:val="22"/>
          <w:szCs w:val="28"/>
        </w:rPr>
        <w:t> </w:t>
      </w:r>
      <w:hyperlink r:id="rId803" w:tooltip="Northern India" w:history="1">
        <w:r w:rsidRPr="00584AEA">
          <w:rPr>
            <w:rStyle w:val="Hyperlink"/>
            <w:rFonts w:ascii="Arrus" w:eastAsiaTheme="majorEastAsia" w:hAnsi="Arrus"/>
            <w:i/>
            <w:sz w:val="22"/>
            <w:szCs w:val="28"/>
            <w:u w:val="none"/>
          </w:rPr>
          <w:t>Northern India</w:t>
        </w:r>
      </w:hyperlink>
      <w:r w:rsidRPr="00584AEA">
        <w:rPr>
          <w:rFonts w:ascii="Arrus" w:hAnsi="Arrus"/>
          <w:i/>
          <w:sz w:val="22"/>
          <w:szCs w:val="28"/>
        </w:rPr>
        <w:t>).</w:t>
      </w:r>
      <w:hyperlink r:id="rId804" w:anchor="cite_note-FOOTNOTEFlood19966-2" w:history="1">
        <w:r w:rsidRPr="00584AEA">
          <w:rPr>
            <w:rStyle w:val="Hyperlink"/>
            <w:rFonts w:ascii="Arrus" w:eastAsiaTheme="majorEastAsia" w:hAnsi="Arrus"/>
            <w:i/>
            <w:sz w:val="22"/>
            <w:szCs w:val="28"/>
            <w:u w:val="none"/>
            <w:vertAlign w:val="superscript"/>
          </w:rPr>
          <w:t>[2]</w:t>
        </w:r>
      </w:hyperlink>
      <w:hyperlink r:id="rId805" w:anchor="cite_note-6" w:history="1">
        <w:r w:rsidRPr="00584AEA">
          <w:rPr>
            <w:rStyle w:val="Hyperlink"/>
            <w:rFonts w:ascii="Arrus" w:eastAsiaTheme="majorEastAsia" w:hAnsi="Arrus"/>
            <w:i/>
            <w:sz w:val="22"/>
            <w:szCs w:val="28"/>
            <w:u w:val="none"/>
            <w:vertAlign w:val="superscript"/>
          </w:rPr>
          <w:t>[a]</w:t>
        </w:r>
      </w:hyperlink>
      <w:r w:rsidRPr="00584AEA">
        <w:rPr>
          <w:rStyle w:val="apple-converted-space"/>
          <w:rFonts w:ascii="Arrus" w:hAnsi="Arrus"/>
          <w:i/>
          <w:sz w:val="22"/>
          <w:szCs w:val="28"/>
        </w:rPr>
        <w:t> </w:t>
      </w:r>
      <w:r w:rsidRPr="00584AEA">
        <w:rPr>
          <w:rFonts w:ascii="Arrus" w:hAnsi="Arrus"/>
          <w:i/>
          <w:sz w:val="22"/>
          <w:szCs w:val="28"/>
        </w:rPr>
        <w:t xml:space="preserve">According </w:t>
      </w:r>
      <w:proofErr w:type="spellStart"/>
      <w:r w:rsidRPr="00584AEA">
        <w:rPr>
          <w:rFonts w:ascii="Arrus" w:hAnsi="Arrus"/>
          <w:i/>
          <w:sz w:val="22"/>
          <w:szCs w:val="28"/>
        </w:rPr>
        <w:t>to</w:t>
      </w:r>
      <w:hyperlink r:id="rId806" w:tooltip="Gavin Flood" w:history="1">
        <w:r w:rsidRPr="00584AEA">
          <w:rPr>
            <w:rStyle w:val="Hyperlink"/>
            <w:rFonts w:ascii="Arrus" w:eastAsiaTheme="majorEastAsia" w:hAnsi="Arrus"/>
            <w:i/>
            <w:sz w:val="22"/>
            <w:szCs w:val="28"/>
            <w:u w:val="none"/>
          </w:rPr>
          <w:t>Gavin</w:t>
        </w:r>
        <w:proofErr w:type="spellEnd"/>
        <w:r w:rsidRPr="00584AEA">
          <w:rPr>
            <w:rStyle w:val="Hyperlink"/>
            <w:rFonts w:ascii="Arrus" w:eastAsiaTheme="majorEastAsia" w:hAnsi="Arrus"/>
            <w:i/>
            <w:sz w:val="22"/>
            <w:szCs w:val="28"/>
            <w:u w:val="none"/>
          </w:rPr>
          <w:t xml:space="preserve"> Flood</w:t>
        </w:r>
      </w:hyperlink>
      <w:r w:rsidRPr="00584AEA">
        <w:rPr>
          <w:rFonts w:ascii="Arrus" w:hAnsi="Arrus"/>
          <w:i/>
          <w:sz w:val="22"/>
          <w:szCs w:val="28"/>
        </w:rPr>
        <w:t>, "The actual term</w:t>
      </w:r>
      <w:r w:rsidRPr="00584AEA">
        <w:rPr>
          <w:rStyle w:val="apple-converted-space"/>
          <w:rFonts w:ascii="Arrus" w:hAnsi="Arrus"/>
          <w:i/>
          <w:sz w:val="22"/>
          <w:szCs w:val="28"/>
        </w:rPr>
        <w:t> </w:t>
      </w:r>
      <w:r w:rsidRPr="00584AEA">
        <w:rPr>
          <w:rFonts w:ascii="Arrus" w:hAnsi="Arrus"/>
          <w:i/>
          <w:iCs/>
          <w:sz w:val="22"/>
          <w:szCs w:val="28"/>
        </w:rPr>
        <w:t>Hindu</w:t>
      </w:r>
      <w:r w:rsidRPr="00584AEA">
        <w:rPr>
          <w:rStyle w:val="apple-converted-space"/>
          <w:rFonts w:ascii="Arrus" w:hAnsi="Arrus"/>
          <w:i/>
          <w:sz w:val="22"/>
          <w:szCs w:val="28"/>
        </w:rPr>
        <w:t> </w:t>
      </w:r>
      <w:r w:rsidRPr="00584AEA">
        <w:rPr>
          <w:rFonts w:ascii="Arrus" w:hAnsi="Arrus"/>
          <w:i/>
          <w:sz w:val="22"/>
          <w:szCs w:val="28"/>
        </w:rPr>
        <w:t>first occurs as a Persian geographical term for the people who lived beyond the river Indus (Sanskrit:</w:t>
      </w:r>
      <w:r w:rsidRPr="00584AEA">
        <w:rPr>
          <w:rStyle w:val="apple-converted-space"/>
          <w:rFonts w:ascii="Arrus" w:hAnsi="Arrus"/>
          <w:i/>
          <w:sz w:val="22"/>
          <w:szCs w:val="28"/>
        </w:rPr>
        <w:t> </w:t>
      </w:r>
      <w:r w:rsidRPr="00584AEA">
        <w:rPr>
          <w:rFonts w:ascii="Arrus" w:hAnsi="Arrus"/>
          <w:i/>
          <w:iCs/>
          <w:sz w:val="22"/>
          <w:szCs w:val="28"/>
        </w:rPr>
        <w:t>Sindhu</w:t>
      </w:r>
      <w:r w:rsidRPr="00584AEA">
        <w:rPr>
          <w:rFonts w:ascii="Arrus" w:hAnsi="Arrus"/>
          <w:i/>
          <w:sz w:val="22"/>
          <w:szCs w:val="28"/>
        </w:rPr>
        <w:t>)".</w:t>
      </w:r>
      <w:hyperlink r:id="rId807" w:anchor="cite_note-FOOTNOTEFlood19966-2" w:history="1">
        <w:r w:rsidRPr="00584AEA">
          <w:rPr>
            <w:rStyle w:val="Hyperlink"/>
            <w:rFonts w:ascii="Arrus" w:eastAsiaTheme="majorEastAsia" w:hAnsi="Arrus"/>
            <w:i/>
            <w:sz w:val="22"/>
            <w:szCs w:val="28"/>
            <w:u w:val="none"/>
            <w:vertAlign w:val="superscript"/>
          </w:rPr>
          <w:t>[2]</w:t>
        </w:r>
      </w:hyperlink>
      <w:r w:rsidRPr="00584AEA">
        <w:rPr>
          <w:rStyle w:val="apple-converted-space"/>
          <w:rFonts w:ascii="Arrus" w:hAnsi="Arrus"/>
          <w:i/>
          <w:sz w:val="22"/>
          <w:szCs w:val="28"/>
        </w:rPr>
        <w:t> </w:t>
      </w:r>
      <w:r w:rsidRPr="00584AEA">
        <w:rPr>
          <w:rFonts w:ascii="Arrus" w:hAnsi="Arrus"/>
          <w:i/>
          <w:sz w:val="22"/>
          <w:szCs w:val="28"/>
        </w:rPr>
        <w:t>The term</w:t>
      </w:r>
      <w:r w:rsidRPr="00584AEA">
        <w:rPr>
          <w:rStyle w:val="apple-converted-space"/>
          <w:rFonts w:ascii="Arrus" w:hAnsi="Arrus"/>
          <w:i/>
          <w:sz w:val="22"/>
          <w:szCs w:val="28"/>
        </w:rPr>
        <w:t> </w:t>
      </w:r>
      <w:r w:rsidRPr="00584AEA">
        <w:rPr>
          <w:rFonts w:ascii="Arrus" w:hAnsi="Arrus"/>
          <w:i/>
          <w:iCs/>
          <w:sz w:val="22"/>
          <w:szCs w:val="28"/>
        </w:rPr>
        <w:t>Hindu</w:t>
      </w:r>
      <w:r w:rsidRPr="00584AEA">
        <w:rPr>
          <w:rStyle w:val="apple-converted-space"/>
          <w:rFonts w:ascii="Arrus" w:hAnsi="Arrus"/>
          <w:i/>
          <w:sz w:val="22"/>
          <w:szCs w:val="28"/>
        </w:rPr>
        <w:t> </w:t>
      </w:r>
      <w:r w:rsidRPr="00584AEA">
        <w:rPr>
          <w:rFonts w:ascii="Arrus" w:hAnsi="Arrus"/>
          <w:i/>
          <w:sz w:val="22"/>
          <w:szCs w:val="28"/>
        </w:rPr>
        <w:t xml:space="preserve">then was a geographical term and did not refer to a religion. </w:t>
      </w:r>
    </w:p>
    <w:p w14:paraId="268B3744"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t>“The term</w:t>
      </w:r>
      <w:r w:rsidRPr="00584AEA">
        <w:rPr>
          <w:rStyle w:val="apple-converted-space"/>
          <w:rFonts w:ascii="Arrus" w:hAnsi="Arrus"/>
          <w:i/>
          <w:sz w:val="22"/>
          <w:szCs w:val="28"/>
        </w:rPr>
        <w:t> </w:t>
      </w:r>
      <w:r w:rsidRPr="00584AEA">
        <w:rPr>
          <w:rFonts w:ascii="Arrus" w:hAnsi="Arrus"/>
          <w:i/>
          <w:iCs/>
          <w:sz w:val="22"/>
          <w:szCs w:val="28"/>
        </w:rPr>
        <w:t>Hindu</w:t>
      </w:r>
      <w:r w:rsidRPr="00584AEA">
        <w:rPr>
          <w:rStyle w:val="apple-converted-space"/>
          <w:rFonts w:ascii="Arrus" w:hAnsi="Arrus"/>
          <w:i/>
          <w:sz w:val="22"/>
          <w:szCs w:val="28"/>
        </w:rPr>
        <w:t> </w:t>
      </w:r>
      <w:r w:rsidRPr="00584AEA">
        <w:rPr>
          <w:rFonts w:ascii="Arrus" w:hAnsi="Arrus"/>
          <w:i/>
          <w:sz w:val="22"/>
          <w:szCs w:val="28"/>
        </w:rPr>
        <w:t>was later used occasionally in some Sanskrit texts such as the later</w:t>
      </w:r>
      <w:r w:rsidRPr="00584AEA">
        <w:rPr>
          <w:rStyle w:val="apple-converted-space"/>
          <w:rFonts w:ascii="Arrus" w:hAnsi="Arrus"/>
          <w:i/>
          <w:sz w:val="22"/>
          <w:szCs w:val="28"/>
        </w:rPr>
        <w:t> </w:t>
      </w:r>
      <w:proofErr w:type="spellStart"/>
      <w:r>
        <w:fldChar w:fldCharType="begin"/>
      </w:r>
      <w:r>
        <w:instrText>HYPERLINK "http://en.wikipedia.org/wiki/Rajatarangini" \o "Rajatarangini"</w:instrText>
      </w:r>
      <w:r>
        <w:fldChar w:fldCharType="separate"/>
      </w:r>
      <w:r w:rsidRPr="00584AEA">
        <w:rPr>
          <w:rStyle w:val="Hyperlink"/>
          <w:rFonts w:ascii="Arrus" w:eastAsiaTheme="majorEastAsia" w:hAnsi="Arrus"/>
          <w:i/>
          <w:sz w:val="22"/>
          <w:szCs w:val="28"/>
          <w:u w:val="none"/>
        </w:rPr>
        <w:t>Rajataranginis</w:t>
      </w:r>
      <w:proofErr w:type="spellEnd"/>
      <w:r>
        <w:fldChar w:fldCharType="end"/>
      </w:r>
      <w:r w:rsidRPr="00584AEA">
        <w:rPr>
          <w:rStyle w:val="apple-converted-space"/>
          <w:rFonts w:ascii="Arrus" w:hAnsi="Arrus"/>
          <w:i/>
          <w:sz w:val="22"/>
          <w:szCs w:val="28"/>
        </w:rPr>
        <w:t> </w:t>
      </w:r>
      <w:r w:rsidRPr="00584AEA">
        <w:rPr>
          <w:rFonts w:ascii="Arrus" w:hAnsi="Arrus"/>
          <w:i/>
          <w:sz w:val="22"/>
          <w:szCs w:val="28"/>
        </w:rPr>
        <w:t>of Kashmir (</w:t>
      </w:r>
      <w:proofErr w:type="spellStart"/>
      <w:r w:rsidRPr="00584AEA">
        <w:rPr>
          <w:rFonts w:ascii="Arrus" w:hAnsi="Arrus"/>
          <w:i/>
          <w:sz w:val="22"/>
          <w:szCs w:val="28"/>
        </w:rPr>
        <w:t>Hinduka</w:t>
      </w:r>
      <w:proofErr w:type="spellEnd"/>
      <w:r w:rsidRPr="00584AEA">
        <w:rPr>
          <w:rFonts w:ascii="Arrus" w:hAnsi="Arrus"/>
          <w:i/>
          <w:sz w:val="22"/>
          <w:szCs w:val="28"/>
        </w:rPr>
        <w:t>, c. 1450) and some 16th- to 18th-century</w:t>
      </w:r>
      <w:r w:rsidRPr="00584AEA">
        <w:rPr>
          <w:rStyle w:val="apple-converted-space"/>
          <w:rFonts w:ascii="Arrus" w:hAnsi="Arrus"/>
          <w:i/>
          <w:sz w:val="22"/>
          <w:szCs w:val="28"/>
        </w:rPr>
        <w:t> </w:t>
      </w:r>
      <w:hyperlink r:id="rId808" w:tooltip="Bengali language" w:history="1">
        <w:r w:rsidRPr="00584AEA">
          <w:rPr>
            <w:rStyle w:val="Hyperlink"/>
            <w:rFonts w:ascii="Arrus" w:eastAsiaTheme="majorEastAsia" w:hAnsi="Arrus"/>
            <w:i/>
            <w:sz w:val="22"/>
            <w:szCs w:val="28"/>
            <w:u w:val="none"/>
          </w:rPr>
          <w:t>Bengali</w:t>
        </w:r>
      </w:hyperlink>
      <w:r w:rsidRPr="00584AEA">
        <w:rPr>
          <w:rStyle w:val="apple-converted-space"/>
          <w:rFonts w:ascii="Arrus" w:hAnsi="Arrus"/>
          <w:i/>
          <w:sz w:val="22"/>
          <w:szCs w:val="28"/>
        </w:rPr>
        <w:t> </w:t>
      </w:r>
      <w:proofErr w:type="spellStart"/>
      <w:r>
        <w:fldChar w:fldCharType="begin"/>
      </w:r>
      <w:r>
        <w:instrText>HYPERLINK "http://en.wikipedia.org/wiki/Gaudiya_Vaishnavism" \o "Gaudiya Vaishnavism"</w:instrText>
      </w:r>
      <w:r>
        <w:fldChar w:fldCharType="separate"/>
      </w:r>
      <w:r w:rsidRPr="00584AEA">
        <w:rPr>
          <w:rStyle w:val="Hyperlink"/>
          <w:rFonts w:ascii="Arrus" w:eastAsiaTheme="majorEastAsia" w:hAnsi="Arrus"/>
          <w:i/>
          <w:sz w:val="22"/>
          <w:szCs w:val="28"/>
          <w:u w:val="none"/>
        </w:rPr>
        <w:t>Gaudiya</w:t>
      </w:r>
      <w:proofErr w:type="spellEnd"/>
      <w:r w:rsidRPr="00584AEA">
        <w:rPr>
          <w:rStyle w:val="Hyperlink"/>
          <w:rFonts w:ascii="Arrus" w:eastAsiaTheme="majorEastAsia" w:hAnsi="Arrus"/>
          <w:i/>
          <w:sz w:val="22"/>
          <w:szCs w:val="28"/>
          <w:u w:val="none"/>
        </w:rPr>
        <w:t xml:space="preserve"> Vaishnava</w:t>
      </w:r>
      <w:r>
        <w:fldChar w:fldCharType="end"/>
      </w:r>
      <w:r w:rsidRPr="00584AEA">
        <w:rPr>
          <w:rStyle w:val="apple-converted-space"/>
          <w:rFonts w:ascii="Arrus" w:hAnsi="Arrus"/>
          <w:i/>
          <w:sz w:val="22"/>
          <w:szCs w:val="28"/>
        </w:rPr>
        <w:t> </w:t>
      </w:r>
      <w:r w:rsidRPr="00584AEA">
        <w:rPr>
          <w:rFonts w:ascii="Arrus" w:hAnsi="Arrus"/>
          <w:i/>
          <w:sz w:val="22"/>
          <w:szCs w:val="28"/>
        </w:rPr>
        <w:t>texts including</w:t>
      </w:r>
      <w:r w:rsidRPr="00584AEA">
        <w:rPr>
          <w:rStyle w:val="apple-converted-space"/>
          <w:rFonts w:ascii="Arrus" w:hAnsi="Arrus"/>
          <w:i/>
          <w:sz w:val="22"/>
          <w:szCs w:val="28"/>
        </w:rPr>
        <w:t> </w:t>
      </w:r>
      <w:hyperlink r:id="rId809" w:tooltip="Chaitanya Charitamrita" w:history="1">
        <w:r w:rsidRPr="00584AEA">
          <w:rPr>
            <w:rStyle w:val="Hyperlink"/>
            <w:rFonts w:ascii="Arrus" w:eastAsiaTheme="majorEastAsia" w:hAnsi="Arrus"/>
            <w:i/>
            <w:iCs/>
            <w:sz w:val="22"/>
            <w:szCs w:val="28"/>
            <w:u w:val="none"/>
          </w:rPr>
          <w:t>Chaitanya Charitamrita</w:t>
        </w:r>
      </w:hyperlink>
      <w:r w:rsidRPr="00584AEA">
        <w:rPr>
          <w:rStyle w:val="apple-converted-space"/>
          <w:rFonts w:ascii="Arrus" w:hAnsi="Arrus"/>
          <w:i/>
          <w:sz w:val="22"/>
          <w:szCs w:val="28"/>
        </w:rPr>
        <w:t> </w:t>
      </w:r>
      <w:proofErr w:type="spellStart"/>
      <w:r w:rsidRPr="00584AEA">
        <w:rPr>
          <w:rFonts w:ascii="Arrus" w:hAnsi="Arrus"/>
          <w:i/>
          <w:sz w:val="22"/>
          <w:szCs w:val="28"/>
        </w:rPr>
        <w:t>and</w:t>
      </w:r>
      <w:hyperlink r:id="rId810" w:tooltip="Chaitanya Bhagavata" w:history="1">
        <w:r w:rsidRPr="00584AEA">
          <w:rPr>
            <w:rStyle w:val="Hyperlink"/>
            <w:rFonts w:ascii="Arrus" w:eastAsiaTheme="majorEastAsia" w:hAnsi="Arrus"/>
            <w:i/>
            <w:iCs/>
            <w:sz w:val="22"/>
            <w:szCs w:val="28"/>
            <w:u w:val="none"/>
          </w:rPr>
          <w:t>Chaitanya</w:t>
        </w:r>
        <w:proofErr w:type="spellEnd"/>
        <w:r w:rsidRPr="00584AEA">
          <w:rPr>
            <w:rStyle w:val="Hyperlink"/>
            <w:rFonts w:ascii="Arrus" w:eastAsiaTheme="majorEastAsia" w:hAnsi="Arrus"/>
            <w:i/>
            <w:iCs/>
            <w:sz w:val="22"/>
            <w:szCs w:val="28"/>
            <w:u w:val="none"/>
          </w:rPr>
          <w:t xml:space="preserve"> Bhagavata</w:t>
        </w:r>
      </w:hyperlink>
      <w:r w:rsidRPr="00584AEA">
        <w:rPr>
          <w:rFonts w:ascii="Arrus" w:hAnsi="Arrus"/>
          <w:i/>
          <w:sz w:val="22"/>
          <w:szCs w:val="28"/>
        </w:rPr>
        <w:t>. It was usually used to contrast Hindus with</w:t>
      </w:r>
      <w:r w:rsidRPr="00584AEA">
        <w:rPr>
          <w:rStyle w:val="apple-converted-space"/>
          <w:rFonts w:ascii="Arrus" w:hAnsi="Arrus"/>
          <w:i/>
          <w:sz w:val="22"/>
          <w:szCs w:val="28"/>
        </w:rPr>
        <w:t> </w:t>
      </w:r>
      <w:proofErr w:type="spellStart"/>
      <w:r>
        <w:fldChar w:fldCharType="begin"/>
      </w:r>
      <w:r>
        <w:instrText>HYPERLINK "http://en.wikipedia.org/wiki/Yavana" \l "Later_meanings" \o "Yavana"</w:instrText>
      </w:r>
      <w:r>
        <w:fldChar w:fldCharType="separate"/>
      </w:r>
      <w:r w:rsidRPr="00584AEA">
        <w:rPr>
          <w:rStyle w:val="Hyperlink"/>
          <w:rFonts w:ascii="Arrus" w:eastAsiaTheme="majorEastAsia" w:hAnsi="Arrus"/>
          <w:i/>
          <w:sz w:val="22"/>
          <w:szCs w:val="28"/>
          <w:u w:val="none"/>
        </w:rPr>
        <w:t>Yavanas</w:t>
      </w:r>
      <w:proofErr w:type="spellEnd"/>
      <w:r>
        <w:fldChar w:fldCharType="end"/>
      </w:r>
      <w:r w:rsidRPr="00584AEA">
        <w:rPr>
          <w:rStyle w:val="apple-converted-space"/>
          <w:rFonts w:ascii="Arrus" w:hAnsi="Arrus"/>
          <w:i/>
          <w:sz w:val="22"/>
          <w:szCs w:val="28"/>
        </w:rPr>
        <w:t> </w:t>
      </w:r>
      <w:proofErr w:type="spellStart"/>
      <w:r w:rsidRPr="00584AEA">
        <w:rPr>
          <w:rFonts w:ascii="Arrus" w:hAnsi="Arrus"/>
          <w:i/>
          <w:sz w:val="22"/>
          <w:szCs w:val="28"/>
        </w:rPr>
        <w:t>or</w:t>
      </w:r>
      <w:hyperlink r:id="rId811" w:tooltip="Mlecchas" w:history="1">
        <w:r w:rsidRPr="00584AEA">
          <w:rPr>
            <w:rStyle w:val="Hyperlink"/>
            <w:rFonts w:ascii="Arrus" w:eastAsiaTheme="majorEastAsia" w:hAnsi="Arrus"/>
            <w:i/>
            <w:sz w:val="22"/>
            <w:szCs w:val="28"/>
            <w:u w:val="none"/>
          </w:rPr>
          <w:t>Mlecchas</w:t>
        </w:r>
        <w:proofErr w:type="spellEnd"/>
      </w:hyperlink>
      <w:r w:rsidRPr="00584AEA">
        <w:rPr>
          <w:rFonts w:ascii="Arrus" w:hAnsi="Arrus"/>
          <w:i/>
          <w:sz w:val="22"/>
          <w:szCs w:val="28"/>
        </w:rPr>
        <w:t>.</w:t>
      </w:r>
      <w:hyperlink r:id="rId812" w:anchor="cite_note-8" w:history="1">
        <w:r w:rsidRPr="00584AEA">
          <w:rPr>
            <w:rStyle w:val="Hyperlink"/>
            <w:rFonts w:ascii="Arrus" w:eastAsiaTheme="majorEastAsia" w:hAnsi="Arrus"/>
            <w:i/>
            <w:sz w:val="22"/>
            <w:szCs w:val="28"/>
            <w:u w:val="none"/>
            <w:vertAlign w:val="superscript"/>
          </w:rPr>
          <w:t>[6]</w:t>
        </w:r>
      </w:hyperlink>
      <w:r w:rsidRPr="00584AEA">
        <w:rPr>
          <w:rStyle w:val="apple-converted-space"/>
          <w:rFonts w:ascii="Arrus" w:hAnsi="Arrus"/>
          <w:i/>
          <w:sz w:val="22"/>
          <w:szCs w:val="28"/>
        </w:rPr>
        <w:t> </w:t>
      </w:r>
      <w:r w:rsidRPr="00584AEA">
        <w:rPr>
          <w:rFonts w:ascii="Arrus" w:hAnsi="Arrus"/>
          <w:i/>
          <w:sz w:val="22"/>
          <w:szCs w:val="28"/>
        </w:rPr>
        <w:t>It was only towards the end of the 18th century that European merchants and colonists began to refer to the followers of</w:t>
      </w:r>
      <w:r w:rsidRPr="00584AEA">
        <w:rPr>
          <w:rStyle w:val="apple-converted-space"/>
          <w:rFonts w:ascii="Arrus" w:hAnsi="Arrus"/>
          <w:i/>
          <w:sz w:val="22"/>
          <w:szCs w:val="28"/>
        </w:rPr>
        <w:t> </w:t>
      </w:r>
      <w:hyperlink r:id="rId813" w:tooltip="Indian religions" w:history="1">
        <w:r w:rsidRPr="00584AEA">
          <w:rPr>
            <w:rStyle w:val="Hyperlink"/>
            <w:rFonts w:ascii="Arrus" w:eastAsiaTheme="majorEastAsia" w:hAnsi="Arrus"/>
            <w:i/>
            <w:sz w:val="22"/>
            <w:szCs w:val="28"/>
            <w:u w:val="none"/>
          </w:rPr>
          <w:t xml:space="preserve">Indian </w:t>
        </w:r>
        <w:proofErr w:type="spellStart"/>
        <w:r w:rsidRPr="00584AEA">
          <w:rPr>
            <w:rStyle w:val="Hyperlink"/>
            <w:rFonts w:ascii="Arrus" w:eastAsiaTheme="majorEastAsia" w:hAnsi="Arrus"/>
            <w:i/>
            <w:sz w:val="22"/>
            <w:szCs w:val="28"/>
            <w:u w:val="none"/>
          </w:rPr>
          <w:t>religions</w:t>
        </w:r>
      </w:hyperlink>
      <w:r w:rsidRPr="00584AEA">
        <w:rPr>
          <w:rFonts w:ascii="Arrus" w:hAnsi="Arrus"/>
          <w:i/>
          <w:sz w:val="22"/>
          <w:szCs w:val="28"/>
        </w:rPr>
        <w:t>collectively</w:t>
      </w:r>
      <w:proofErr w:type="spellEnd"/>
      <w:r w:rsidRPr="00584AEA">
        <w:rPr>
          <w:rFonts w:ascii="Arrus" w:hAnsi="Arrus"/>
          <w:i/>
          <w:sz w:val="22"/>
          <w:szCs w:val="28"/>
        </w:rPr>
        <w:t xml:space="preserve"> as</w:t>
      </w:r>
      <w:r w:rsidRPr="00584AEA">
        <w:rPr>
          <w:rStyle w:val="apple-converted-space"/>
          <w:rFonts w:ascii="Arrus" w:hAnsi="Arrus"/>
          <w:i/>
          <w:sz w:val="22"/>
          <w:szCs w:val="28"/>
        </w:rPr>
        <w:t> </w:t>
      </w:r>
      <w:r w:rsidRPr="00584AEA">
        <w:rPr>
          <w:rFonts w:ascii="Arrus" w:hAnsi="Arrus"/>
          <w:i/>
          <w:iCs/>
          <w:sz w:val="22"/>
          <w:szCs w:val="28"/>
        </w:rPr>
        <w:t>Hindus</w:t>
      </w:r>
      <w:r w:rsidRPr="00584AEA">
        <w:rPr>
          <w:rFonts w:ascii="Arrus" w:hAnsi="Arrus"/>
          <w:i/>
          <w:sz w:val="22"/>
          <w:szCs w:val="28"/>
        </w:rPr>
        <w:t>.</w:t>
      </w:r>
      <w:r w:rsidRPr="00584AEA">
        <w:rPr>
          <w:rStyle w:val="apple-converted-space"/>
          <w:rFonts w:ascii="Arrus" w:hAnsi="Arrus"/>
          <w:i/>
          <w:sz w:val="22"/>
          <w:szCs w:val="28"/>
        </w:rPr>
        <w:t> ….</w:t>
      </w:r>
    </w:p>
    <w:p w14:paraId="268B3745"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shd w:val="clear" w:color="auto" w:fill="FFFFFF"/>
        </w:rPr>
        <w:t xml:space="preserve">The Persian term was loaned into </w:t>
      </w:r>
      <w:hyperlink r:id="rId814" w:tooltip="Arabic" w:history="1">
        <w:r w:rsidRPr="00584AEA">
          <w:rPr>
            <w:rStyle w:val="Hyperlink"/>
            <w:rFonts w:ascii="Arrus" w:eastAsiaTheme="majorEastAsia" w:hAnsi="Arrus"/>
            <w:i/>
            <w:sz w:val="22"/>
            <w:szCs w:val="28"/>
            <w:u w:val="none"/>
            <w:shd w:val="clear" w:color="auto" w:fill="FFFFFF"/>
          </w:rPr>
          <w:t>Arabic</w:t>
        </w:r>
      </w:hyperlink>
      <w:r w:rsidRPr="00584AEA">
        <w:rPr>
          <w:rStyle w:val="apple-converted-space"/>
          <w:rFonts w:ascii="Arrus" w:hAnsi="Arrus"/>
          <w:i/>
          <w:sz w:val="22"/>
          <w:szCs w:val="28"/>
          <w:shd w:val="clear" w:color="auto" w:fill="FFFFFF"/>
        </w:rPr>
        <w:t> </w:t>
      </w:r>
      <w:r w:rsidRPr="00584AEA">
        <w:rPr>
          <w:rFonts w:ascii="Arrus" w:hAnsi="Arrus"/>
          <w:i/>
          <w:sz w:val="22"/>
          <w:szCs w:val="28"/>
          <w:shd w:val="clear" w:color="auto" w:fill="FFFFFF"/>
        </w:rPr>
        <w:t>as</w:t>
      </w:r>
      <w:r w:rsidRPr="00584AEA">
        <w:rPr>
          <w:rStyle w:val="apple-converted-space"/>
          <w:rFonts w:ascii="Arrus" w:hAnsi="Arrus"/>
          <w:i/>
          <w:sz w:val="22"/>
          <w:szCs w:val="28"/>
          <w:shd w:val="clear" w:color="auto" w:fill="FFFFFF"/>
        </w:rPr>
        <w:t> </w:t>
      </w:r>
      <w:r w:rsidRPr="00584AEA">
        <w:rPr>
          <w:rFonts w:ascii="Arrus" w:hAnsi="Arrus"/>
          <w:i/>
          <w:iCs/>
          <w:sz w:val="22"/>
          <w:szCs w:val="28"/>
          <w:shd w:val="clear" w:color="auto" w:fill="FFFFFF"/>
        </w:rPr>
        <w:t>al-Hind</w:t>
      </w:r>
      <w:r w:rsidRPr="00584AEA">
        <w:rPr>
          <w:rStyle w:val="apple-converted-space"/>
          <w:rFonts w:ascii="Arrus" w:hAnsi="Arrus"/>
          <w:i/>
          <w:sz w:val="22"/>
          <w:szCs w:val="28"/>
          <w:shd w:val="clear" w:color="auto" w:fill="FFFFFF"/>
        </w:rPr>
        <w:t> </w:t>
      </w:r>
      <w:r w:rsidRPr="00584AEA">
        <w:rPr>
          <w:rFonts w:ascii="Arrus" w:hAnsi="Arrus"/>
          <w:i/>
          <w:sz w:val="22"/>
          <w:szCs w:val="28"/>
          <w:shd w:val="clear" w:color="auto" w:fill="FFFFFF"/>
        </w:rPr>
        <w:t>referring to the land of the people who live across river Indus, and into Greek as</w:t>
      </w:r>
      <w:r w:rsidRPr="00584AEA">
        <w:rPr>
          <w:rStyle w:val="apple-converted-space"/>
          <w:rFonts w:ascii="Arrus" w:hAnsi="Arrus"/>
          <w:i/>
          <w:sz w:val="22"/>
          <w:szCs w:val="28"/>
          <w:shd w:val="clear" w:color="auto" w:fill="FFFFFF"/>
        </w:rPr>
        <w:t> </w:t>
      </w:r>
      <w:r w:rsidRPr="00584AEA">
        <w:rPr>
          <w:rFonts w:ascii="Arrus" w:hAnsi="Arrus"/>
          <w:i/>
          <w:iCs/>
          <w:sz w:val="22"/>
          <w:szCs w:val="28"/>
          <w:shd w:val="clear" w:color="auto" w:fill="FFFFFF"/>
        </w:rPr>
        <w:t>Indos</w:t>
      </w:r>
      <w:r w:rsidRPr="00584AEA">
        <w:rPr>
          <w:rFonts w:ascii="Arrus" w:hAnsi="Arrus"/>
          <w:i/>
          <w:sz w:val="22"/>
          <w:szCs w:val="28"/>
          <w:shd w:val="clear" w:color="auto" w:fill="FFFFFF"/>
        </w:rPr>
        <w:t>, whence ultimately English</w:t>
      </w:r>
      <w:r w:rsidRPr="00584AEA">
        <w:rPr>
          <w:rStyle w:val="apple-converted-space"/>
          <w:rFonts w:ascii="Arrus" w:hAnsi="Arrus"/>
          <w:i/>
          <w:sz w:val="22"/>
          <w:szCs w:val="28"/>
          <w:shd w:val="clear" w:color="auto" w:fill="FFFFFF"/>
        </w:rPr>
        <w:t> </w:t>
      </w:r>
      <w:hyperlink r:id="rId815" w:anchor="English" w:tooltip="wikt:India" w:history="1">
        <w:r w:rsidRPr="00584AEA">
          <w:rPr>
            <w:rStyle w:val="Hyperlink"/>
            <w:rFonts w:ascii="Arrus" w:eastAsiaTheme="majorEastAsia" w:hAnsi="Arrus"/>
            <w:i/>
            <w:sz w:val="22"/>
            <w:szCs w:val="28"/>
            <w:u w:val="none"/>
            <w:shd w:val="clear" w:color="auto" w:fill="FFFFFF"/>
          </w:rPr>
          <w:t>India</w:t>
        </w:r>
      </w:hyperlink>
      <w:r w:rsidRPr="00584AEA">
        <w:rPr>
          <w:rFonts w:ascii="Arrus" w:hAnsi="Arrus"/>
          <w:i/>
          <w:sz w:val="22"/>
          <w:szCs w:val="28"/>
          <w:shd w:val="clear" w:color="auto" w:fill="FFFFFF"/>
        </w:rPr>
        <w:t>.</w:t>
      </w:r>
      <w:hyperlink r:id="rId816" w:anchor="cite_note-12" w:history="1">
        <w:r w:rsidRPr="00584AEA">
          <w:rPr>
            <w:rStyle w:val="Hyperlink"/>
            <w:rFonts w:ascii="Arrus" w:eastAsiaTheme="majorEastAsia" w:hAnsi="Arrus"/>
            <w:i/>
            <w:sz w:val="22"/>
            <w:szCs w:val="28"/>
            <w:u w:val="none"/>
            <w:shd w:val="clear" w:color="auto" w:fill="FFFFFF"/>
            <w:vertAlign w:val="superscript"/>
          </w:rPr>
          <w:t>”</w:t>
        </w:r>
      </w:hyperlink>
    </w:p>
    <w:p w14:paraId="268B3746" w14:textId="77777777" w:rsidR="00270475" w:rsidRPr="00584AEA" w:rsidRDefault="00270475" w:rsidP="00270475">
      <w:pPr>
        <w:jc w:val="both"/>
        <w:rPr>
          <w:rFonts w:ascii="Arrus" w:hAnsi="Arrus"/>
          <w:sz w:val="14"/>
          <w:szCs w:val="18"/>
          <w:lang w:val="en-GB"/>
        </w:rPr>
      </w:pPr>
      <w:r w:rsidRPr="00584AEA">
        <w:rPr>
          <w:rFonts w:ascii="Arrus" w:hAnsi="Arrus"/>
          <w:sz w:val="14"/>
          <w:szCs w:val="18"/>
          <w:lang w:val="en-GB"/>
        </w:rPr>
        <w:t>http://en.wikipedia.org/wiki/Hindu</w:t>
      </w:r>
    </w:p>
    <w:p w14:paraId="268B3747" w14:textId="77777777" w:rsidR="00270475" w:rsidRPr="00584AEA" w:rsidRDefault="00270475" w:rsidP="00270475">
      <w:pPr>
        <w:jc w:val="both"/>
        <w:rPr>
          <w:rFonts w:ascii="Arrus" w:hAnsi="Arrus"/>
          <w:sz w:val="22"/>
          <w:szCs w:val="28"/>
          <w:lang w:val="en-GB"/>
        </w:rPr>
      </w:pPr>
    </w:p>
    <w:p w14:paraId="268B3748" w14:textId="77777777" w:rsidR="00270475" w:rsidRPr="00584AEA" w:rsidRDefault="00270475" w:rsidP="00270475">
      <w:pPr>
        <w:ind w:firstLine="360"/>
        <w:jc w:val="both"/>
        <w:rPr>
          <w:rFonts w:ascii="Arrus" w:hAnsi="Arrus"/>
          <w:b/>
          <w:sz w:val="22"/>
          <w:szCs w:val="28"/>
          <w:lang w:val="en-GB"/>
        </w:rPr>
      </w:pPr>
      <w:r w:rsidRPr="00584AEA">
        <w:rPr>
          <w:rFonts w:ascii="Arrus" w:hAnsi="Arrus"/>
          <w:b/>
          <w:sz w:val="22"/>
          <w:szCs w:val="28"/>
          <w:lang w:val="en-GB"/>
        </w:rPr>
        <w:t xml:space="preserve">As far as the Muslim position is co0ncerned, they should ask the Hindu religious organisations, the experts of Hindi language and the legal experts to finalise an authentic definition of “Hindu”. Muslims will then be able to better decide if they would like to be called Hindu or not. </w:t>
      </w:r>
    </w:p>
    <w:p w14:paraId="268B3749" w14:textId="77777777" w:rsidR="00270475" w:rsidRPr="00584AEA" w:rsidRDefault="00270475" w:rsidP="00270475">
      <w:pPr>
        <w:rPr>
          <w:rFonts w:ascii="Arrus" w:hAnsi="Arrus"/>
          <w:sz w:val="22"/>
          <w:szCs w:val="28"/>
          <w:lang w:val="en-GB"/>
        </w:rPr>
      </w:pPr>
    </w:p>
    <w:p w14:paraId="268B374A" w14:textId="77777777" w:rsidR="00270475" w:rsidRPr="00584AEA" w:rsidRDefault="00270475" w:rsidP="006F4670">
      <w:pPr>
        <w:pStyle w:val="ListParagraph"/>
        <w:numPr>
          <w:ilvl w:val="0"/>
          <w:numId w:val="156"/>
        </w:numPr>
        <w:ind w:left="720"/>
        <w:jc w:val="both"/>
        <w:rPr>
          <w:rFonts w:ascii="Arrus" w:hAnsi="Arrus"/>
          <w:b/>
          <w:sz w:val="26"/>
          <w:szCs w:val="28"/>
          <w:lang w:val="en-GB"/>
        </w:rPr>
      </w:pPr>
      <w:r w:rsidRPr="00584AEA">
        <w:rPr>
          <w:rFonts w:ascii="Arrus" w:hAnsi="Arrus"/>
          <w:b/>
          <w:sz w:val="26"/>
          <w:szCs w:val="28"/>
          <w:lang w:val="en-GB"/>
        </w:rPr>
        <w:t>Forced Conversion: the untold truths</w:t>
      </w:r>
    </w:p>
    <w:p w14:paraId="268B374B" w14:textId="77777777" w:rsidR="00270475" w:rsidRPr="00584AEA" w:rsidRDefault="00270475" w:rsidP="00270475">
      <w:pPr>
        <w:ind w:firstLine="720"/>
        <w:jc w:val="both"/>
        <w:rPr>
          <w:rFonts w:ascii="Arrus" w:hAnsi="Arrus"/>
          <w:b/>
          <w:sz w:val="22"/>
          <w:szCs w:val="28"/>
          <w:lang w:val="en-GB"/>
        </w:rPr>
      </w:pPr>
      <w:r w:rsidRPr="00584AEA">
        <w:rPr>
          <w:rFonts w:ascii="Arrus" w:hAnsi="Arrus"/>
          <w:sz w:val="22"/>
          <w:szCs w:val="28"/>
          <w:lang w:val="en-GB"/>
        </w:rPr>
        <w:t xml:space="preserve">If the media reports and the statements emanating from the Hindutva brigade are believed, it would appear that conversion in India is a one way affair, with Hindus converting to Islam. Whatever the reasons of the conversion, the picture which is presented for public consumption is of a large-scale conspiracy, most likely a part of the global effort, aimed at converting Hindus to Islam so that the demography of the country tilts in favour of Muslims. </w:t>
      </w:r>
    </w:p>
    <w:p w14:paraId="268B374C" w14:textId="77777777" w:rsidR="00270475" w:rsidRPr="00584AEA" w:rsidRDefault="00270475" w:rsidP="00270475">
      <w:pPr>
        <w:pStyle w:val="Heading1"/>
        <w:ind w:firstLine="720"/>
        <w:jc w:val="both"/>
        <w:rPr>
          <w:rFonts w:ascii="Arrus" w:hAnsi="Arrus"/>
          <w:sz w:val="22"/>
          <w:szCs w:val="28"/>
        </w:rPr>
      </w:pPr>
      <w:r w:rsidRPr="00584AEA">
        <w:rPr>
          <w:rFonts w:ascii="Arrus" w:hAnsi="Arrus"/>
          <w:sz w:val="22"/>
          <w:szCs w:val="28"/>
          <w:lang w:val="en-GB"/>
        </w:rPr>
        <w:t xml:space="preserve">What however is not being debated at all in the mainstream media is that if any forced conversion is taking place in India, it is the conversion of Muslims to Hinduism. In most cases, such conversions take place under compulsion or as a result of lucrative offers. To make it look technically correct considering the fact that Hinduism does not </w:t>
      </w:r>
      <w:r w:rsidRPr="00584AEA">
        <w:rPr>
          <w:rFonts w:ascii="Arrus" w:hAnsi="Arrus"/>
          <w:sz w:val="22"/>
          <w:szCs w:val="28"/>
          <w:lang w:val="en-GB"/>
        </w:rPr>
        <w:lastRenderedPageBreak/>
        <w:t>permit conversion, the term “Re-conversion” is used. The way things are looking, Re-conversion can soon become a national campaign. If one surfs the Internet, one will easily find such news items on the websites dedicated to Hinduism. A report entitled, “</w:t>
      </w:r>
      <w:r w:rsidRPr="00584AEA">
        <w:rPr>
          <w:rFonts w:ascii="Arrus" w:hAnsi="Arrus"/>
          <w:sz w:val="22"/>
          <w:szCs w:val="28"/>
        </w:rPr>
        <w:t>More than 5500 Christians and Muslims returned to Hinduism in UP” says:</w:t>
      </w:r>
    </w:p>
    <w:p w14:paraId="268B374D" w14:textId="77777777" w:rsidR="00270475" w:rsidRPr="00584AEA" w:rsidRDefault="00270475" w:rsidP="00270475">
      <w:pPr>
        <w:pStyle w:val="NormalWeb"/>
        <w:jc w:val="both"/>
        <w:rPr>
          <w:rFonts w:ascii="Arrus" w:hAnsi="Arrus"/>
          <w:b/>
          <w:i/>
          <w:sz w:val="22"/>
          <w:szCs w:val="28"/>
        </w:rPr>
      </w:pPr>
      <w:r w:rsidRPr="00584AEA">
        <w:rPr>
          <w:rFonts w:ascii="Arrus" w:hAnsi="Arrus"/>
          <w:i/>
          <w:sz w:val="22"/>
          <w:szCs w:val="28"/>
        </w:rPr>
        <w:t>“</w:t>
      </w:r>
      <w:r w:rsidRPr="00584AEA">
        <w:rPr>
          <w:rFonts w:ascii="Arrus" w:hAnsi="Arrus"/>
          <w:b/>
          <w:i/>
          <w:sz w:val="22"/>
          <w:szCs w:val="28"/>
        </w:rPr>
        <w:t>A Great News from the heart land of Uttar Pradesh. Thousands of converted Hindus have been opted again their faith of their forefathers and returned to Hinduism again.</w:t>
      </w:r>
    </w:p>
    <w:p w14:paraId="268B374E"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t xml:space="preserve">“On the eve of Christmas there was a hue and cry that the saffron brigade of RSS (Rashtriya </w:t>
      </w:r>
      <w:proofErr w:type="spellStart"/>
      <w:r w:rsidRPr="00584AEA">
        <w:rPr>
          <w:rFonts w:ascii="Arrus" w:hAnsi="Arrus"/>
          <w:i/>
          <w:sz w:val="22"/>
          <w:szCs w:val="28"/>
        </w:rPr>
        <w:t>Swamsevak</w:t>
      </w:r>
      <w:proofErr w:type="spellEnd"/>
      <w:r w:rsidRPr="00584AEA">
        <w:rPr>
          <w:rFonts w:ascii="Arrus" w:hAnsi="Arrus"/>
          <w:i/>
          <w:sz w:val="22"/>
          <w:szCs w:val="28"/>
        </w:rPr>
        <w:t xml:space="preserve"> Sangha), VHP (Vishwa Hindu Parishad), </w:t>
      </w:r>
      <w:proofErr w:type="spellStart"/>
      <w:r w:rsidRPr="00584AEA">
        <w:rPr>
          <w:rFonts w:ascii="Arrus" w:hAnsi="Arrus"/>
          <w:i/>
          <w:sz w:val="22"/>
          <w:szCs w:val="28"/>
        </w:rPr>
        <w:t>Bahrag</w:t>
      </w:r>
      <w:proofErr w:type="spellEnd"/>
      <w:r w:rsidRPr="00584AEA">
        <w:rPr>
          <w:rFonts w:ascii="Arrus" w:hAnsi="Arrus"/>
          <w:i/>
          <w:sz w:val="22"/>
          <w:szCs w:val="28"/>
        </w:rPr>
        <w:t xml:space="preserve"> Dal, Arya Samaj and Hindu Yuva Vahini would march forward to accept and assimilate their own brothers and sisters who shifted out of faith decades back in a spell of blunder and within an fraudulent ambit of allurement of the evangelical groups or the repressive Islamic elements empowered with inhumane forces.</w:t>
      </w:r>
    </w:p>
    <w:p w14:paraId="268B374F"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t xml:space="preserve">“On the very 25th Dec this year 2013, more than five thousand people returned to Hinduism and said  goodbye  to Christianity in a vast area of  Uttar Pradesh  in the localities of Agra, Aligarh, </w:t>
      </w:r>
      <w:proofErr w:type="spellStart"/>
      <w:r w:rsidRPr="00584AEA">
        <w:rPr>
          <w:rFonts w:ascii="Arrus" w:hAnsi="Arrus"/>
          <w:i/>
          <w:sz w:val="22"/>
          <w:szCs w:val="28"/>
        </w:rPr>
        <w:t>Kasganj</w:t>
      </w:r>
      <w:proofErr w:type="spellEnd"/>
      <w:r w:rsidRPr="00584AEA">
        <w:rPr>
          <w:rFonts w:ascii="Arrus" w:hAnsi="Arrus"/>
          <w:i/>
          <w:sz w:val="22"/>
          <w:szCs w:val="28"/>
        </w:rPr>
        <w:t xml:space="preserve">, Bareilly, </w:t>
      </w:r>
      <w:proofErr w:type="spellStart"/>
      <w:r w:rsidRPr="00584AEA">
        <w:rPr>
          <w:rFonts w:ascii="Arrus" w:hAnsi="Arrus"/>
          <w:i/>
          <w:sz w:val="22"/>
          <w:szCs w:val="28"/>
        </w:rPr>
        <w:t>Badaun</w:t>
      </w:r>
      <w:proofErr w:type="spellEnd"/>
      <w:r w:rsidRPr="00584AEA">
        <w:rPr>
          <w:rFonts w:ascii="Arrus" w:hAnsi="Arrus"/>
          <w:i/>
          <w:sz w:val="22"/>
          <w:szCs w:val="28"/>
        </w:rPr>
        <w:t xml:space="preserve">, Bijnor, Shahjahanpur, Mainpuri  and </w:t>
      </w:r>
      <w:proofErr w:type="spellStart"/>
      <w:r w:rsidRPr="00584AEA">
        <w:rPr>
          <w:rFonts w:ascii="Arrus" w:hAnsi="Arrus"/>
          <w:i/>
          <w:sz w:val="22"/>
          <w:szCs w:val="28"/>
        </w:rPr>
        <w:t>Firojabad</w:t>
      </w:r>
      <w:proofErr w:type="spellEnd"/>
      <w:r w:rsidRPr="00584AEA">
        <w:rPr>
          <w:rFonts w:ascii="Arrus" w:hAnsi="Arrus"/>
          <w:i/>
          <w:sz w:val="22"/>
          <w:szCs w:val="28"/>
        </w:rPr>
        <w:t>.</w:t>
      </w:r>
    </w:p>
    <w:p w14:paraId="268B3750"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lang w:val="en-GB"/>
        </w:rPr>
        <w:t>“</w:t>
      </w:r>
      <w:r w:rsidRPr="00584AEA">
        <w:rPr>
          <w:rFonts w:ascii="Arrus" w:hAnsi="Arrus"/>
          <w:i/>
          <w:sz w:val="22"/>
          <w:szCs w:val="28"/>
        </w:rPr>
        <w:t>The highest re-conversion (Suddhi) in Aligarh, where 2000 Christian became Hindus, was held by Dhrama Jagran Samiti, a specific unit of VHP to make special efforts to sensitize the sense of Dharma in the marginal Hindus in any vulnerable condition, likely to be grabbed by the evangelic elements or other vicious elements like Zakir Naik .</w:t>
      </w:r>
    </w:p>
    <w:p w14:paraId="268B3751"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t xml:space="preserve">“Chanting of Vedic mantras,  purification with Ganga Water,  wearing of sacred threads and sacrifice to the fire God were the prime rituals that had helped the aspirants to get an warm entry to Hinduism once gain and </w:t>
      </w:r>
      <w:proofErr w:type="spellStart"/>
      <w:r w:rsidRPr="00584AEA">
        <w:rPr>
          <w:rFonts w:ascii="Arrus" w:hAnsi="Arrus"/>
          <w:i/>
          <w:sz w:val="22"/>
          <w:szCs w:val="28"/>
        </w:rPr>
        <w:t>for ever</w:t>
      </w:r>
      <w:proofErr w:type="spellEnd"/>
      <w:r w:rsidRPr="00584AEA">
        <w:rPr>
          <w:rFonts w:ascii="Arrus" w:hAnsi="Arrus"/>
          <w:i/>
          <w:sz w:val="22"/>
          <w:szCs w:val="28"/>
        </w:rPr>
        <w:t>. Most of the people who took the refuge of Hinduism in these programmes, told that they went to another faith by allurements and embraced Christianity . Seven Muslims in Shahjahanpur also adopted Hinduism.</w:t>
      </w:r>
    </w:p>
    <w:p w14:paraId="268B3752"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t xml:space="preserve">“Upon a complaint, details of conversion in Bijnor, the administration is trying to get exact numbers of such ‘returned to home’ (gar </w:t>
      </w:r>
      <w:proofErr w:type="spellStart"/>
      <w:r w:rsidRPr="00584AEA">
        <w:rPr>
          <w:rFonts w:ascii="Arrus" w:hAnsi="Arrus"/>
          <w:i/>
          <w:sz w:val="22"/>
          <w:szCs w:val="28"/>
        </w:rPr>
        <w:t>wapsi</w:t>
      </w:r>
      <w:proofErr w:type="spellEnd"/>
      <w:r w:rsidRPr="00584AEA">
        <w:rPr>
          <w:rFonts w:ascii="Arrus" w:hAnsi="Arrus"/>
          <w:i/>
          <w:sz w:val="22"/>
          <w:szCs w:val="28"/>
        </w:rPr>
        <w:t>). From a source it is known that more than five hundred families (1600 people) became Hindu again. These people are mainly hailed from Malkan Rajput and belonging to  Jat Muslim clan.</w:t>
      </w:r>
    </w:p>
    <w:p w14:paraId="268B3753"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t xml:space="preserve">“Mayor of Agra Town, Sri Indrajit Arya was also present in the program. In the ceremony held at Saraswati Vidya Mandir at </w:t>
      </w:r>
      <w:proofErr w:type="spellStart"/>
      <w:r w:rsidRPr="00584AEA">
        <w:rPr>
          <w:rFonts w:ascii="Arrus" w:hAnsi="Arrus"/>
          <w:i/>
          <w:sz w:val="22"/>
          <w:szCs w:val="28"/>
        </w:rPr>
        <w:t>Kasganj</w:t>
      </w:r>
      <w:proofErr w:type="spellEnd"/>
      <w:r w:rsidRPr="00584AEA">
        <w:rPr>
          <w:rFonts w:ascii="Arrus" w:hAnsi="Arrus"/>
          <w:i/>
          <w:sz w:val="22"/>
          <w:szCs w:val="28"/>
        </w:rPr>
        <w:t xml:space="preserve">, 350 </w:t>
      </w:r>
      <w:r w:rsidRPr="00584AEA">
        <w:rPr>
          <w:rFonts w:ascii="Arrus" w:hAnsi="Arrus"/>
          <w:i/>
          <w:sz w:val="22"/>
          <w:szCs w:val="28"/>
        </w:rPr>
        <w:lastRenderedPageBreak/>
        <w:t xml:space="preserve">families (about 1,000 people) and </w:t>
      </w:r>
      <w:proofErr w:type="spellStart"/>
      <w:r w:rsidRPr="00584AEA">
        <w:rPr>
          <w:rFonts w:ascii="Arrus" w:hAnsi="Arrus"/>
          <w:i/>
          <w:sz w:val="22"/>
          <w:szCs w:val="28"/>
        </w:rPr>
        <w:t>Firojabad</w:t>
      </w:r>
      <w:proofErr w:type="spellEnd"/>
      <w:r w:rsidRPr="00584AEA">
        <w:rPr>
          <w:rFonts w:ascii="Arrus" w:hAnsi="Arrus"/>
          <w:i/>
          <w:sz w:val="22"/>
          <w:szCs w:val="28"/>
        </w:rPr>
        <w:t xml:space="preserve"> 66 families (200 people) rejected Christianity and returned to their traditional faith Hinduism once again.</w:t>
      </w:r>
    </w:p>
    <w:p w14:paraId="268B3754"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t>“Prominent RSS , Vishwa Hindu Parishad, Hindu Vahini, Arya Samaj and Bajrang Dal leaders  and the saints of  Hindu organizations were present in these religious programmes. In Bareilly, six hundred people embraced Hinduism. Swami Yaswashi Arya of Arya Samaj  sprinkled the holy Ganges water to the aspirants and initiated them with sacred thread (Yajna-</w:t>
      </w:r>
      <w:proofErr w:type="spellStart"/>
      <w:r w:rsidRPr="00584AEA">
        <w:rPr>
          <w:rFonts w:ascii="Arrus" w:hAnsi="Arrus"/>
          <w:i/>
          <w:sz w:val="22"/>
          <w:szCs w:val="28"/>
        </w:rPr>
        <w:t>Upaveetam</w:t>
      </w:r>
      <w:proofErr w:type="spellEnd"/>
      <w:r w:rsidRPr="00584AEA">
        <w:rPr>
          <w:rFonts w:ascii="Arrus" w:hAnsi="Arrus"/>
          <w:i/>
          <w:sz w:val="22"/>
          <w:szCs w:val="28"/>
        </w:rPr>
        <w:t>).</w:t>
      </w:r>
    </w:p>
    <w:p w14:paraId="268B3755"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t xml:space="preserve">“With chanting of Veda mantra and offering sacrifice in fire the converted Hindus in dilemma, strongly returned back in Hinduism with full dignity and assurance of the Hindus society in every respect. In the programme of Draupadi Devi Inter College campus in </w:t>
      </w:r>
      <w:proofErr w:type="spellStart"/>
      <w:r w:rsidRPr="00584AEA">
        <w:rPr>
          <w:rFonts w:ascii="Arrus" w:hAnsi="Arrus"/>
          <w:i/>
          <w:sz w:val="22"/>
          <w:szCs w:val="28"/>
        </w:rPr>
        <w:t>Badaun</w:t>
      </w:r>
      <w:proofErr w:type="spellEnd"/>
      <w:r w:rsidRPr="00584AEA">
        <w:rPr>
          <w:rFonts w:ascii="Arrus" w:hAnsi="Arrus"/>
          <w:i/>
          <w:sz w:val="22"/>
          <w:szCs w:val="28"/>
        </w:rPr>
        <w:t>, some 918 people of two hundred and twenty families were accepted Hinduism again by rejecting Christian hegemony and discrimination in such ‘homecoming’ program.</w:t>
      </w:r>
    </w:p>
    <w:p w14:paraId="268B3756"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t xml:space="preserve">“Various Hindu </w:t>
      </w:r>
      <w:proofErr w:type="spellStart"/>
      <w:r w:rsidRPr="00584AEA">
        <w:rPr>
          <w:rFonts w:ascii="Arrus" w:hAnsi="Arrus"/>
          <w:i/>
          <w:sz w:val="22"/>
          <w:szCs w:val="28"/>
        </w:rPr>
        <w:t>organisations</w:t>
      </w:r>
      <w:proofErr w:type="spellEnd"/>
      <w:r w:rsidRPr="00584AEA">
        <w:rPr>
          <w:rFonts w:ascii="Arrus" w:hAnsi="Arrus"/>
          <w:i/>
          <w:sz w:val="22"/>
          <w:szCs w:val="28"/>
        </w:rPr>
        <w:t xml:space="preserve"> have declared to extend their utmost support for providing the free education, health and rehabilitation for these brothers and sisters came to their own fold of faith almost a decade after”.</w:t>
      </w:r>
    </w:p>
    <w:p w14:paraId="268B3757"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t xml:space="preserve">“Earlier, some 325 Muslim members of 150 families of Eta, </w:t>
      </w:r>
      <w:proofErr w:type="spellStart"/>
      <w:r w:rsidRPr="00584AEA">
        <w:rPr>
          <w:rFonts w:ascii="Arrus" w:hAnsi="Arrus"/>
          <w:i/>
          <w:sz w:val="22"/>
          <w:szCs w:val="28"/>
        </w:rPr>
        <w:t>Farukhabad</w:t>
      </w:r>
      <w:proofErr w:type="spellEnd"/>
      <w:r w:rsidRPr="00584AEA">
        <w:rPr>
          <w:rFonts w:ascii="Arrus" w:hAnsi="Arrus"/>
          <w:i/>
          <w:sz w:val="22"/>
          <w:szCs w:val="28"/>
        </w:rPr>
        <w:t xml:space="preserve">, </w:t>
      </w:r>
      <w:proofErr w:type="spellStart"/>
      <w:r w:rsidRPr="00584AEA">
        <w:rPr>
          <w:rFonts w:ascii="Arrus" w:hAnsi="Arrus"/>
          <w:i/>
          <w:sz w:val="22"/>
          <w:szCs w:val="28"/>
        </w:rPr>
        <w:t>Pilbhit</w:t>
      </w:r>
      <w:proofErr w:type="spellEnd"/>
      <w:r w:rsidRPr="00584AEA">
        <w:rPr>
          <w:rFonts w:ascii="Arrus" w:hAnsi="Arrus"/>
          <w:i/>
          <w:sz w:val="22"/>
          <w:szCs w:val="28"/>
        </w:rPr>
        <w:t xml:space="preserve">, </w:t>
      </w:r>
      <w:proofErr w:type="spellStart"/>
      <w:r w:rsidRPr="00584AEA">
        <w:rPr>
          <w:rFonts w:ascii="Arrus" w:hAnsi="Arrus"/>
          <w:i/>
          <w:sz w:val="22"/>
          <w:szCs w:val="28"/>
        </w:rPr>
        <w:t>Kashganj</w:t>
      </w:r>
      <w:proofErr w:type="spellEnd"/>
      <w:r w:rsidRPr="00584AEA">
        <w:rPr>
          <w:rFonts w:ascii="Arrus" w:hAnsi="Arrus"/>
          <w:i/>
          <w:sz w:val="22"/>
          <w:szCs w:val="28"/>
        </w:rPr>
        <w:t xml:space="preserve">, Mainpuri, Bareilly and </w:t>
      </w:r>
      <w:proofErr w:type="spellStart"/>
      <w:r w:rsidRPr="00584AEA">
        <w:rPr>
          <w:rFonts w:ascii="Arrus" w:hAnsi="Arrus"/>
          <w:i/>
          <w:sz w:val="22"/>
          <w:szCs w:val="28"/>
        </w:rPr>
        <w:t>Badaun</w:t>
      </w:r>
      <w:proofErr w:type="spellEnd"/>
      <w:r w:rsidRPr="00584AEA">
        <w:rPr>
          <w:rFonts w:ascii="Arrus" w:hAnsi="Arrus"/>
          <w:i/>
          <w:sz w:val="22"/>
          <w:szCs w:val="28"/>
        </w:rPr>
        <w:t xml:space="preserve"> were assembled in Eta Arsha Gurukul, where they were reconverted into Hindu Dharma again in presence of Jagadguru Swami </w:t>
      </w:r>
      <w:proofErr w:type="spellStart"/>
      <w:r w:rsidRPr="00584AEA">
        <w:rPr>
          <w:rFonts w:ascii="Arrus" w:hAnsi="Arrus"/>
          <w:i/>
          <w:sz w:val="22"/>
          <w:szCs w:val="28"/>
        </w:rPr>
        <w:t>Rajrajeswaram</w:t>
      </w:r>
      <w:proofErr w:type="spellEnd"/>
      <w:r w:rsidRPr="00584AEA">
        <w:rPr>
          <w:rFonts w:ascii="Arrus" w:hAnsi="Arrus"/>
          <w:i/>
          <w:sz w:val="22"/>
          <w:szCs w:val="28"/>
        </w:rPr>
        <w:t xml:space="preserve"> of Badrinath Dham. The Swami initiated all the aspirants in the Hindu Dhrama without discriminating any caste or creed.</w:t>
      </w:r>
    </w:p>
    <w:p w14:paraId="268B3758"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t>“</w:t>
      </w:r>
      <w:proofErr w:type="spellStart"/>
      <w:r w:rsidRPr="00584AEA">
        <w:rPr>
          <w:rFonts w:ascii="Arrus" w:hAnsi="Arrus"/>
          <w:i/>
          <w:sz w:val="22"/>
          <w:szCs w:val="28"/>
        </w:rPr>
        <w:t>Saikh</w:t>
      </w:r>
      <w:proofErr w:type="spellEnd"/>
      <w:r w:rsidRPr="00584AEA">
        <w:rPr>
          <w:rFonts w:ascii="Arrus" w:hAnsi="Arrus"/>
          <w:i/>
          <w:sz w:val="22"/>
          <w:szCs w:val="28"/>
        </w:rPr>
        <w:t xml:space="preserve"> Jabbar of </w:t>
      </w:r>
      <w:proofErr w:type="spellStart"/>
      <w:r w:rsidRPr="00584AEA">
        <w:rPr>
          <w:rFonts w:ascii="Arrus" w:hAnsi="Arrus"/>
          <w:i/>
          <w:sz w:val="22"/>
          <w:szCs w:val="28"/>
        </w:rPr>
        <w:t>Farukhabad</w:t>
      </w:r>
      <w:proofErr w:type="spellEnd"/>
      <w:r w:rsidRPr="00584AEA">
        <w:rPr>
          <w:rFonts w:ascii="Arrus" w:hAnsi="Arrus"/>
          <w:i/>
          <w:sz w:val="22"/>
          <w:szCs w:val="28"/>
        </w:rPr>
        <w:t xml:space="preserve"> and Mohammad Rauf of </w:t>
      </w:r>
      <w:proofErr w:type="spellStart"/>
      <w:r w:rsidRPr="00584AEA">
        <w:rPr>
          <w:rFonts w:ascii="Arrus" w:hAnsi="Arrus"/>
          <w:i/>
          <w:sz w:val="22"/>
          <w:szCs w:val="28"/>
        </w:rPr>
        <w:t>Pilvit</w:t>
      </w:r>
      <w:proofErr w:type="spellEnd"/>
      <w:r w:rsidRPr="00584AEA">
        <w:rPr>
          <w:rFonts w:ascii="Arrus" w:hAnsi="Arrus"/>
          <w:i/>
          <w:sz w:val="22"/>
          <w:szCs w:val="28"/>
        </w:rPr>
        <w:t xml:space="preserve"> told that they had a very low position in Muslim society as their forefathers went to Muslim community from a poor section of Hindu society.</w:t>
      </w:r>
    </w:p>
    <w:p w14:paraId="268B3759" w14:textId="77777777" w:rsidR="00270475" w:rsidRPr="00584AEA" w:rsidRDefault="00270475" w:rsidP="00270475">
      <w:pPr>
        <w:pStyle w:val="NormalWeb"/>
        <w:jc w:val="both"/>
        <w:rPr>
          <w:rFonts w:ascii="Arrus" w:hAnsi="Arrus"/>
          <w:i/>
          <w:sz w:val="22"/>
          <w:szCs w:val="28"/>
        </w:rPr>
      </w:pPr>
      <w:r w:rsidRPr="00584AEA">
        <w:rPr>
          <w:rFonts w:ascii="Arrus" w:hAnsi="Arrus"/>
          <w:i/>
          <w:sz w:val="22"/>
          <w:szCs w:val="28"/>
        </w:rPr>
        <w:t xml:space="preserve">“Though some Hindi media like </w:t>
      </w:r>
      <w:proofErr w:type="spellStart"/>
      <w:r w:rsidRPr="00584AEA">
        <w:rPr>
          <w:rFonts w:ascii="Arrus" w:hAnsi="Arrus"/>
          <w:i/>
          <w:sz w:val="22"/>
          <w:szCs w:val="28"/>
        </w:rPr>
        <w:t>Aaj</w:t>
      </w:r>
      <w:proofErr w:type="spellEnd"/>
      <w:r w:rsidRPr="00584AEA">
        <w:rPr>
          <w:rFonts w:ascii="Arrus" w:hAnsi="Arrus"/>
          <w:i/>
          <w:sz w:val="22"/>
          <w:szCs w:val="28"/>
        </w:rPr>
        <w:t xml:space="preserve"> Tak and Jagran highlighted this news of huge mass re-conversion in Hinduism, the English media (both print and electronic) skipped the same in a very strange manner.”</w:t>
      </w:r>
    </w:p>
    <w:p w14:paraId="268B375A" w14:textId="77777777" w:rsidR="00270475" w:rsidRPr="00584AEA" w:rsidRDefault="00270475" w:rsidP="00270475">
      <w:pPr>
        <w:jc w:val="both"/>
        <w:rPr>
          <w:rFonts w:ascii="Arrus" w:hAnsi="Arrus"/>
          <w:b/>
          <w:sz w:val="18"/>
          <w:szCs w:val="28"/>
          <w:lang w:val="en-GB"/>
        </w:rPr>
      </w:pPr>
      <w:r w:rsidRPr="00584AEA">
        <w:rPr>
          <w:rFonts w:ascii="Arrus" w:hAnsi="Arrus"/>
          <w:b/>
          <w:sz w:val="18"/>
          <w:szCs w:val="28"/>
          <w:lang w:val="en-GB"/>
        </w:rPr>
        <w:t>http://www.hindujagruti.org/news/18409.html</w:t>
      </w:r>
    </w:p>
    <w:p w14:paraId="268B375B" w14:textId="77777777" w:rsidR="00270475" w:rsidRPr="00584AEA" w:rsidRDefault="00270475" w:rsidP="00270475">
      <w:pPr>
        <w:pStyle w:val="NormalWeb"/>
        <w:ind w:firstLine="720"/>
        <w:jc w:val="both"/>
        <w:rPr>
          <w:rFonts w:ascii="Arrus" w:hAnsi="Arrus"/>
          <w:sz w:val="22"/>
          <w:szCs w:val="28"/>
        </w:rPr>
      </w:pPr>
      <w:r w:rsidRPr="00584AEA">
        <w:rPr>
          <w:rFonts w:ascii="Arrus" w:hAnsi="Arrus"/>
          <w:sz w:val="22"/>
          <w:szCs w:val="28"/>
        </w:rPr>
        <w:t xml:space="preserve">The long report is enough to indicate the scale of conversion, the active involvement of Hindu organizations in the exercise, open programmes of conversion in big gatherings and the lure of better worldly life and opportunities. There is also a visible expression of excitement, happiness and aggression. . </w:t>
      </w:r>
    </w:p>
    <w:p w14:paraId="268B375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lastRenderedPageBreak/>
        <w:t xml:space="preserve">There is another report which tells how Hindutva activists created horrible conditions for a family that converted to Islam resulting in the “Ghar </w:t>
      </w:r>
      <w:proofErr w:type="spellStart"/>
      <w:r w:rsidRPr="00584AEA">
        <w:rPr>
          <w:rFonts w:ascii="Arrus" w:hAnsi="Arrus"/>
          <w:sz w:val="22"/>
          <w:szCs w:val="28"/>
          <w:lang w:val="en-GB"/>
        </w:rPr>
        <w:t>waapasi</w:t>
      </w:r>
      <w:proofErr w:type="spellEnd"/>
      <w:r w:rsidRPr="00584AEA">
        <w:rPr>
          <w:rFonts w:ascii="Arrus" w:hAnsi="Arrus"/>
          <w:sz w:val="22"/>
          <w:szCs w:val="28"/>
          <w:lang w:val="en-GB"/>
        </w:rPr>
        <w:t>”:</w:t>
      </w:r>
    </w:p>
    <w:p w14:paraId="268B375D" w14:textId="77777777" w:rsidR="00270475" w:rsidRPr="00584AEA" w:rsidRDefault="00270475" w:rsidP="00270475">
      <w:pPr>
        <w:jc w:val="both"/>
        <w:rPr>
          <w:rFonts w:ascii="Arrus" w:hAnsi="Arrus"/>
          <w:i/>
          <w:sz w:val="22"/>
          <w:szCs w:val="28"/>
          <w:shd w:val="clear" w:color="auto" w:fill="FFFFFF"/>
        </w:rPr>
      </w:pPr>
      <w:r w:rsidRPr="00584AEA">
        <w:rPr>
          <w:rStyle w:val="apple-converted-space"/>
          <w:rFonts w:ascii="Arrus" w:hAnsi="Arrus"/>
          <w:i/>
          <w:sz w:val="22"/>
          <w:szCs w:val="28"/>
          <w:shd w:val="clear" w:color="auto" w:fill="FFFFFF"/>
        </w:rPr>
        <w:t>“</w:t>
      </w:r>
      <w:r w:rsidRPr="00584AEA">
        <w:rPr>
          <w:rFonts w:ascii="Arrus" w:hAnsi="Arrus"/>
          <w:i/>
          <w:sz w:val="22"/>
          <w:szCs w:val="28"/>
          <w:shd w:val="clear" w:color="auto" w:fill="FFFFFF"/>
        </w:rPr>
        <w:t>Four men of a family who were arrested on Wednesday in Madhya Pradesh's Shivpuri for converting to Islam have done a U-turn. On Thursday, hours after being released by the police, they embraced Hinduism at a local temple in presence of Bajrang Dal activists.</w:t>
      </w:r>
    </w:p>
    <w:p w14:paraId="268B375E" w14:textId="77777777" w:rsidR="00270475" w:rsidRPr="00584AEA" w:rsidRDefault="00270475" w:rsidP="00270475">
      <w:pPr>
        <w:jc w:val="both"/>
        <w:rPr>
          <w:rFonts w:ascii="Arrus" w:hAnsi="Arrus"/>
          <w:i/>
          <w:sz w:val="22"/>
          <w:szCs w:val="28"/>
          <w:shd w:val="clear" w:color="auto" w:fill="FFFFFF"/>
        </w:rPr>
      </w:pPr>
      <w:r w:rsidRPr="00584AEA">
        <w:rPr>
          <w:rFonts w:ascii="Arrus" w:hAnsi="Arrus"/>
          <w:i/>
          <w:sz w:val="22"/>
          <w:szCs w:val="28"/>
        </w:rPr>
        <w:t>”</w:t>
      </w:r>
      <w:r w:rsidRPr="00584AEA">
        <w:rPr>
          <w:rFonts w:ascii="Arrus" w:hAnsi="Arrus"/>
          <w:i/>
          <w:sz w:val="22"/>
          <w:szCs w:val="28"/>
          <w:shd w:val="clear" w:color="auto" w:fill="FFFFFF"/>
        </w:rPr>
        <w:t xml:space="preserve">Religious conversions are allowed in the state only if they are not forced. The people converting have to declare that it is voluntary and seek the state's permission. This was what the men - Tularam Jatav, his son Keshav and relatives Maniram and </w:t>
      </w:r>
      <w:proofErr w:type="spellStart"/>
      <w:r w:rsidRPr="00584AEA">
        <w:rPr>
          <w:rFonts w:ascii="Arrus" w:hAnsi="Arrus"/>
          <w:i/>
          <w:sz w:val="22"/>
          <w:szCs w:val="28"/>
          <w:shd w:val="clear" w:color="auto" w:fill="FFFFFF"/>
        </w:rPr>
        <w:t>Makhubhai</w:t>
      </w:r>
      <w:proofErr w:type="spellEnd"/>
      <w:r w:rsidRPr="00584AEA">
        <w:rPr>
          <w:rFonts w:ascii="Arrus" w:hAnsi="Arrus"/>
          <w:i/>
          <w:sz w:val="22"/>
          <w:szCs w:val="28"/>
          <w:shd w:val="clear" w:color="auto" w:fill="FFFFFF"/>
        </w:rPr>
        <w:t xml:space="preserve"> Jatav - had apparently failed to do when they converted to Islam nine months ago.</w:t>
      </w:r>
    </w:p>
    <w:p w14:paraId="268B375F" w14:textId="77777777" w:rsidR="00270475" w:rsidRPr="00584AEA" w:rsidRDefault="00270475" w:rsidP="00270475">
      <w:pPr>
        <w:jc w:val="both"/>
        <w:rPr>
          <w:rFonts w:ascii="Arrus" w:hAnsi="Arrus"/>
          <w:i/>
          <w:sz w:val="22"/>
          <w:szCs w:val="28"/>
          <w:shd w:val="clear" w:color="auto" w:fill="FFFFFF"/>
        </w:rPr>
      </w:pPr>
      <w:r w:rsidRPr="00584AEA">
        <w:rPr>
          <w:rFonts w:ascii="Arrus" w:hAnsi="Arrus"/>
          <w:i/>
          <w:sz w:val="22"/>
          <w:szCs w:val="28"/>
        </w:rPr>
        <w:t>”</w:t>
      </w:r>
      <w:r w:rsidRPr="00584AEA">
        <w:rPr>
          <w:rFonts w:ascii="Arrus" w:hAnsi="Arrus"/>
          <w:i/>
          <w:sz w:val="22"/>
          <w:szCs w:val="28"/>
          <w:shd w:val="clear" w:color="auto" w:fill="FFFFFF"/>
        </w:rPr>
        <w:t>So on Tuesday, these four men accompanied seven of their family members who wanted to convert to Islam to the district magistrate to seek his approval, but activists from Bajrang Dal and the Vishwa Hindu Parishad protested and tried to convince the family to give up the idea. A day later, they again took their relatives to the magistrate but were arrested and booked under Madhya Pradesh Freedom of Religion Act 1968.</w:t>
      </w:r>
    </w:p>
    <w:p w14:paraId="268B3760" w14:textId="77777777" w:rsidR="00270475" w:rsidRPr="00584AEA" w:rsidRDefault="00270475" w:rsidP="00270475">
      <w:pPr>
        <w:jc w:val="both"/>
        <w:rPr>
          <w:rFonts w:ascii="Arrus" w:hAnsi="Arrus"/>
          <w:i/>
          <w:sz w:val="22"/>
          <w:szCs w:val="28"/>
          <w:shd w:val="clear" w:color="auto" w:fill="FFFFFF"/>
        </w:rPr>
      </w:pPr>
      <w:r w:rsidRPr="00584AEA">
        <w:rPr>
          <w:rFonts w:ascii="Arrus" w:hAnsi="Arrus"/>
          <w:i/>
          <w:sz w:val="22"/>
          <w:szCs w:val="28"/>
        </w:rPr>
        <w:t>”</w:t>
      </w:r>
      <w:r w:rsidRPr="00584AEA">
        <w:rPr>
          <w:rFonts w:ascii="Arrus" w:hAnsi="Arrus"/>
          <w:i/>
          <w:sz w:val="22"/>
          <w:szCs w:val="28"/>
          <w:shd w:val="clear" w:color="auto" w:fill="FFFFFF"/>
        </w:rPr>
        <w:t>Seven other family members, including three women, were detained for questioning. If found guilty, the men would have been sent to jail for two years.</w:t>
      </w:r>
      <w:r w:rsidRPr="00584AEA">
        <w:rPr>
          <w:rFonts w:ascii="Arrus" w:hAnsi="Arrus"/>
          <w:i/>
          <w:sz w:val="22"/>
          <w:szCs w:val="28"/>
        </w:rPr>
        <w:br/>
        <w:t>”</w:t>
      </w:r>
      <w:r w:rsidRPr="00584AEA">
        <w:rPr>
          <w:rFonts w:ascii="Arrus" w:hAnsi="Arrus"/>
          <w:i/>
          <w:sz w:val="22"/>
          <w:szCs w:val="28"/>
          <w:shd w:val="clear" w:color="auto" w:fill="FFFFFF"/>
        </w:rPr>
        <w:t xml:space="preserve">On Thursday, the police, without disclosing any information, let off the four arrested men on bail and the seven detained. The </w:t>
      </w:r>
      <w:proofErr w:type="spellStart"/>
      <w:r w:rsidRPr="00584AEA">
        <w:rPr>
          <w:rFonts w:ascii="Arrus" w:hAnsi="Arrus"/>
          <w:i/>
          <w:sz w:val="22"/>
          <w:szCs w:val="28"/>
          <w:shd w:val="clear" w:color="auto" w:fill="FFFFFF"/>
        </w:rPr>
        <w:t>Jatavs</w:t>
      </w:r>
      <w:proofErr w:type="spellEnd"/>
      <w:r w:rsidRPr="00584AEA">
        <w:rPr>
          <w:rFonts w:ascii="Arrus" w:hAnsi="Arrus"/>
          <w:i/>
          <w:sz w:val="22"/>
          <w:szCs w:val="28"/>
          <w:shd w:val="clear" w:color="auto" w:fill="FFFFFF"/>
        </w:rPr>
        <w:t xml:space="preserve"> reached their village in </w:t>
      </w:r>
      <w:proofErr w:type="spellStart"/>
      <w:r w:rsidRPr="00584AEA">
        <w:rPr>
          <w:rFonts w:ascii="Arrus" w:hAnsi="Arrus"/>
          <w:i/>
          <w:sz w:val="22"/>
          <w:szCs w:val="28"/>
          <w:shd w:val="clear" w:color="auto" w:fill="FFFFFF"/>
        </w:rPr>
        <w:t>Thaniyadana</w:t>
      </w:r>
      <w:proofErr w:type="spellEnd"/>
      <w:r w:rsidRPr="00584AEA">
        <w:rPr>
          <w:rFonts w:ascii="Arrus" w:hAnsi="Arrus"/>
          <w:i/>
          <w:sz w:val="22"/>
          <w:szCs w:val="28"/>
          <w:shd w:val="clear" w:color="auto" w:fill="FFFFFF"/>
        </w:rPr>
        <w:t xml:space="preserve"> area, offered their prayers at a local temple and after a "</w:t>
      </w:r>
      <w:proofErr w:type="spellStart"/>
      <w:r w:rsidRPr="00584AEA">
        <w:rPr>
          <w:rFonts w:ascii="Arrus" w:hAnsi="Arrus"/>
          <w:i/>
          <w:sz w:val="22"/>
          <w:szCs w:val="28"/>
          <w:shd w:val="clear" w:color="auto" w:fill="FFFFFF"/>
        </w:rPr>
        <w:t>shuddhikaran</w:t>
      </w:r>
      <w:proofErr w:type="spellEnd"/>
      <w:r w:rsidRPr="00584AEA">
        <w:rPr>
          <w:rFonts w:ascii="Arrus" w:hAnsi="Arrus"/>
          <w:i/>
          <w:sz w:val="22"/>
          <w:szCs w:val="28"/>
          <w:shd w:val="clear" w:color="auto" w:fill="FFFFFF"/>
        </w:rPr>
        <w:t>" or purification ceremony, again adopted Hinduism.</w:t>
      </w:r>
    </w:p>
    <w:p w14:paraId="268B3761" w14:textId="77777777" w:rsidR="00270475" w:rsidRPr="00584AEA" w:rsidRDefault="00270475" w:rsidP="00270475">
      <w:pPr>
        <w:jc w:val="both"/>
        <w:rPr>
          <w:rFonts w:ascii="Arrus" w:hAnsi="Arrus"/>
          <w:i/>
          <w:sz w:val="22"/>
          <w:szCs w:val="28"/>
          <w:shd w:val="clear" w:color="auto" w:fill="FFFFFF"/>
        </w:rPr>
      </w:pPr>
      <w:r w:rsidRPr="00584AEA">
        <w:rPr>
          <w:rFonts w:ascii="Arrus" w:hAnsi="Arrus"/>
          <w:i/>
          <w:sz w:val="22"/>
          <w:szCs w:val="28"/>
          <w:shd w:val="clear" w:color="auto" w:fill="FFFFFF"/>
        </w:rPr>
        <w:t>"I feel I am happy to return back to my religion. We had converted earlier to Islam as we were being discriminated, whereas in Islam, everyone is treated equally. But now that the family and relatives convinced me, I have re-converted," said Maniram.</w:t>
      </w:r>
      <w:r w:rsidRPr="00584AEA">
        <w:rPr>
          <w:rFonts w:ascii="Arrus" w:hAnsi="Arrus"/>
          <w:i/>
          <w:sz w:val="22"/>
          <w:szCs w:val="28"/>
        </w:rPr>
        <w:br/>
        <w:t>”</w:t>
      </w:r>
      <w:r w:rsidRPr="00584AEA">
        <w:rPr>
          <w:rFonts w:ascii="Arrus" w:hAnsi="Arrus"/>
          <w:i/>
          <w:sz w:val="22"/>
          <w:szCs w:val="28"/>
          <w:shd w:val="clear" w:color="auto" w:fill="FFFFFF"/>
        </w:rPr>
        <w:t>Local Bajrang Dal leader Manoj Kumar said, "These people were misled and now they have come back to their own religion. We are happy to welcome them back."</w:t>
      </w:r>
      <w:r w:rsidRPr="00584AEA">
        <w:rPr>
          <w:rFonts w:ascii="Arrus" w:hAnsi="Arrus"/>
          <w:i/>
          <w:sz w:val="22"/>
          <w:szCs w:val="28"/>
        </w:rPr>
        <w:br/>
        <w:t>”</w:t>
      </w:r>
      <w:r w:rsidRPr="00584AEA">
        <w:rPr>
          <w:rFonts w:ascii="Arrus" w:hAnsi="Arrus"/>
          <w:i/>
          <w:sz w:val="22"/>
          <w:szCs w:val="28"/>
          <w:shd w:val="clear" w:color="auto" w:fill="FFFFFF"/>
        </w:rPr>
        <w:t>The VHP and Bajrang Dal are both part of the Rashtriya Swayamsevak Sangh-led pro-Hindu conglomerate that includes the state's ruling BJP.”</w:t>
      </w:r>
    </w:p>
    <w:p w14:paraId="268B3762" w14:textId="77777777" w:rsidR="00270475" w:rsidRPr="00584AEA" w:rsidRDefault="00270475" w:rsidP="00270475">
      <w:pPr>
        <w:jc w:val="both"/>
        <w:rPr>
          <w:rFonts w:ascii="Arrus" w:hAnsi="Arrus"/>
          <w:sz w:val="18"/>
          <w:szCs w:val="28"/>
          <w:lang w:val="en-GB"/>
        </w:rPr>
      </w:pPr>
      <w:hyperlink r:id="rId817" w:history="1">
        <w:r w:rsidRPr="00584AEA">
          <w:rPr>
            <w:rStyle w:val="Hyperlink"/>
            <w:rFonts w:ascii="Arrus" w:eastAsiaTheme="majorEastAsia" w:hAnsi="Arrus"/>
            <w:sz w:val="18"/>
            <w:szCs w:val="28"/>
            <w:lang w:val="en-GB"/>
          </w:rPr>
          <w:t>http://www.ndtv.com/article/india/men-arrested-for-converting-to-islam-become-hindus-again-587039</w:t>
        </w:r>
      </w:hyperlink>
    </w:p>
    <w:p w14:paraId="268B3763"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Yogi Sikand, a social scientist who converted to Islam several years back and married a Muslim girl later, has also written on the subject, and has described how certain communities like </w:t>
      </w:r>
      <w:proofErr w:type="spellStart"/>
      <w:r w:rsidRPr="00584AEA">
        <w:rPr>
          <w:rFonts w:ascii="Arrus" w:hAnsi="Arrus"/>
          <w:sz w:val="22"/>
          <w:szCs w:val="28"/>
          <w:lang w:val="en-GB"/>
        </w:rPr>
        <w:t>Rajputs</w:t>
      </w:r>
      <w:proofErr w:type="spellEnd"/>
      <w:r w:rsidRPr="00584AEA">
        <w:rPr>
          <w:rFonts w:ascii="Arrus" w:hAnsi="Arrus"/>
          <w:sz w:val="22"/>
          <w:szCs w:val="28"/>
          <w:lang w:val="en-GB"/>
        </w:rPr>
        <w:t xml:space="preserve"> and </w:t>
      </w:r>
      <w:proofErr w:type="spellStart"/>
      <w:r w:rsidRPr="00584AEA">
        <w:rPr>
          <w:rFonts w:ascii="Arrus" w:hAnsi="Arrus"/>
          <w:sz w:val="22"/>
          <w:szCs w:val="28"/>
          <w:lang w:val="en-GB"/>
        </w:rPr>
        <w:t>Jats</w:t>
      </w:r>
      <w:proofErr w:type="spellEnd"/>
      <w:r w:rsidRPr="00584AEA">
        <w:rPr>
          <w:rFonts w:ascii="Arrus" w:hAnsi="Arrus"/>
          <w:sz w:val="22"/>
          <w:szCs w:val="28"/>
          <w:lang w:val="en-GB"/>
        </w:rPr>
        <w:t xml:space="preserve">, particularly in Rajasthan and Haryana, are vulnerable to the efforts of the Hindutva organisations. These communities living in the midst of </w:t>
      </w:r>
      <w:r w:rsidRPr="00584AEA">
        <w:rPr>
          <w:rFonts w:ascii="Arrus" w:hAnsi="Arrus"/>
          <w:sz w:val="22"/>
          <w:szCs w:val="28"/>
          <w:lang w:val="en-GB"/>
        </w:rPr>
        <w:lastRenderedPageBreak/>
        <w:t>a dominant and aggressive Hindu majority find hard to resist the pressures built on them by Hindutva forces. Once back in the Hindu fold, they are offered lucrative jobs and other supports. The numbers of such conversions, according to the writer, are large.</w:t>
      </w:r>
    </w:p>
    <w:p w14:paraId="268B3764" w14:textId="77777777" w:rsidR="00270475" w:rsidRPr="00584AEA" w:rsidRDefault="00270475" w:rsidP="00270475">
      <w:pPr>
        <w:jc w:val="both"/>
        <w:rPr>
          <w:rFonts w:ascii="Arrus" w:hAnsi="Arrus"/>
          <w:sz w:val="18"/>
          <w:szCs w:val="28"/>
          <w:lang w:val="en-GB"/>
        </w:rPr>
      </w:pPr>
      <w:r w:rsidRPr="00584AEA">
        <w:rPr>
          <w:rFonts w:ascii="Arrus" w:hAnsi="Arrus"/>
          <w:sz w:val="18"/>
          <w:szCs w:val="28"/>
          <w:lang w:val="en-GB"/>
        </w:rPr>
        <w:t>(http://www.hindujagruti.org/news/18409.html)</w:t>
      </w:r>
    </w:p>
    <w:p w14:paraId="268B3765"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conversion for the sake of allurements like money and under compulsion has no place in Islam. Such “Muslims” are no Muslims in the sight of God. But it appears that conversions from Islam to Hinduism for similar reasons are openly relished by the Hindutva lobbies.  The campaigns against “Love Jihad” and “forced conversion to Islam” are only aimed at justifying their own sinister plans for the future. They have no love for their religious principles; they are only interested in dominating the country through consolidation of Hindus on the plank of hatred. Mercifully for the country, the true Hindus who love their religion are too many to let these forces prosper for long. But the dangers loom large on the solidarity of the nation. </w:t>
      </w:r>
    </w:p>
    <w:p w14:paraId="268B3766" w14:textId="77777777" w:rsidR="00270475" w:rsidRPr="00584AEA" w:rsidRDefault="00270475" w:rsidP="00270475">
      <w:pPr>
        <w:pStyle w:val="ListParagraph"/>
        <w:ind w:left="1080"/>
        <w:rPr>
          <w:rFonts w:ascii="Arrus" w:hAnsi="Arrus"/>
          <w:b/>
          <w:sz w:val="22"/>
          <w:szCs w:val="28"/>
          <w:lang w:val="en-GB"/>
        </w:rPr>
      </w:pPr>
    </w:p>
    <w:p w14:paraId="268B3767" w14:textId="77777777" w:rsidR="00270475" w:rsidRPr="00584AEA" w:rsidRDefault="00270475" w:rsidP="00270475">
      <w:pPr>
        <w:shd w:val="clear" w:color="auto" w:fill="FFFFFF"/>
        <w:rPr>
          <w:rStyle w:val="tgc"/>
          <w:rFonts w:ascii="Arrus" w:hAnsi="Arrus"/>
          <w:b/>
          <w:color w:val="222222"/>
          <w:sz w:val="26"/>
          <w:szCs w:val="28"/>
        </w:rPr>
      </w:pPr>
      <w:r w:rsidRPr="00584AEA">
        <w:rPr>
          <w:rStyle w:val="tgc"/>
          <w:rFonts w:ascii="Arrus" w:hAnsi="Arrus"/>
          <w:b/>
          <w:color w:val="222222"/>
          <w:sz w:val="26"/>
          <w:szCs w:val="28"/>
        </w:rPr>
        <w:t>Stop being apologetic and defensive</w:t>
      </w:r>
    </w:p>
    <w:p w14:paraId="268B3768" w14:textId="77777777" w:rsidR="00270475" w:rsidRPr="00584AEA" w:rsidRDefault="00270475" w:rsidP="00270475">
      <w:pPr>
        <w:ind w:firstLine="720"/>
        <w:jc w:val="both"/>
        <w:rPr>
          <w:rFonts w:ascii="Arrus" w:hAnsi="Arrus"/>
          <w:sz w:val="22"/>
          <w:szCs w:val="28"/>
          <w:lang w:val="en-GB"/>
        </w:rPr>
      </w:pPr>
      <w:r w:rsidRPr="00584AEA">
        <w:rPr>
          <w:rFonts w:ascii="Arrus" w:hAnsi="Arrus"/>
          <w:bCs/>
          <w:sz w:val="22"/>
          <w:szCs w:val="28"/>
          <w:lang w:val="en-GB"/>
        </w:rPr>
        <w:t xml:space="preserve">Muslims must make sure that they are not apologetic or defensive in their discussions on the question of terrorism or riots in India. They must make sure that not only the dimensions and implications of terrorism are analysed but the genesis of terrorism is also debated in its all minute details. Without discussing the genesis, solution cannot be found out. </w:t>
      </w:r>
      <w:r w:rsidRPr="00584AEA">
        <w:rPr>
          <w:rFonts w:ascii="Arrus" w:hAnsi="Arrus"/>
          <w:sz w:val="22"/>
          <w:szCs w:val="28"/>
          <w:lang w:val="en-GB"/>
        </w:rPr>
        <w:t xml:space="preserve">Muslims must take the stance that all forms of violence are equally condemnable and the solution to the violence lies in punishing the culprits plus root out the cause of the violence. </w:t>
      </w:r>
    </w:p>
    <w:p w14:paraId="268B3769"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Muslim organisations must be able to pressurise the governmental agencies to be fair with Muslim community. Unnecessary harassment of Muslim individuals, groups and localities cannot be tolerated. If Muslims appear to be in prisons in much more numbers than their percentage in population, this has also to do less with their criminal tendencies than their socioeconomic conditions, which play havoc with them at various levels: First, they do not have proper employment. Lack of employment has been shown all over the world to have a direct relationship with some forms of crimes like theft, illegal trades and underworld operations etc. Second, in absence of sufficient money and education, they often are unable to secure their release the way (fair and unfair) the criminals belonging to other communities do. Third, they face partisan attitude of police personnel due to various kind of biases as well aside to their inability to bribe them. Fourth they have much less support of political and other bosses of the area. </w:t>
      </w:r>
    </w:p>
    <w:p w14:paraId="268B376A" w14:textId="77777777" w:rsidR="00270475" w:rsidRPr="00584AEA" w:rsidRDefault="00270475" w:rsidP="00270475">
      <w:pPr>
        <w:jc w:val="both"/>
        <w:rPr>
          <w:rFonts w:ascii="Arrus" w:hAnsi="Arrus"/>
          <w:b/>
          <w:bCs/>
          <w:szCs w:val="32"/>
          <w:lang w:val="en-GB"/>
        </w:rPr>
      </w:pPr>
    </w:p>
    <w:p w14:paraId="268B376B" w14:textId="77777777" w:rsidR="00270475" w:rsidRPr="00584AEA" w:rsidRDefault="00270475" w:rsidP="00270475">
      <w:pPr>
        <w:jc w:val="both"/>
        <w:rPr>
          <w:rFonts w:ascii="Arrus" w:hAnsi="Arrus"/>
          <w:sz w:val="22"/>
          <w:szCs w:val="28"/>
          <w:lang w:val="en-GB"/>
        </w:rPr>
      </w:pPr>
    </w:p>
    <w:p w14:paraId="268B376C" w14:textId="77777777" w:rsidR="00270475" w:rsidRPr="00584AEA" w:rsidRDefault="00270475" w:rsidP="00270475">
      <w:pPr>
        <w:jc w:val="both"/>
        <w:rPr>
          <w:rFonts w:ascii="Arrus" w:hAnsi="Arrus"/>
          <w:b/>
          <w:bCs/>
          <w:sz w:val="34"/>
          <w:szCs w:val="44"/>
          <w:lang w:val="en-GB"/>
        </w:rPr>
      </w:pPr>
    </w:p>
    <w:p w14:paraId="268B376D" w14:textId="77777777" w:rsidR="00270475" w:rsidRPr="00584AEA" w:rsidRDefault="00270475" w:rsidP="00270475">
      <w:pPr>
        <w:jc w:val="both"/>
        <w:rPr>
          <w:rFonts w:ascii="Arrus" w:hAnsi="Arrus"/>
          <w:b/>
          <w:bCs/>
          <w:sz w:val="34"/>
          <w:szCs w:val="44"/>
          <w:lang w:val="en-GB"/>
        </w:rPr>
      </w:pPr>
    </w:p>
    <w:p w14:paraId="268B376E" w14:textId="77777777" w:rsidR="00270475" w:rsidRPr="00584AEA" w:rsidRDefault="00270475" w:rsidP="00270475">
      <w:pPr>
        <w:jc w:val="both"/>
        <w:rPr>
          <w:rFonts w:ascii="Arrus" w:hAnsi="Arrus"/>
          <w:b/>
          <w:bCs/>
          <w:sz w:val="34"/>
          <w:szCs w:val="44"/>
          <w:lang w:val="en-GB"/>
        </w:rPr>
      </w:pPr>
    </w:p>
    <w:p w14:paraId="268B376F" w14:textId="77777777" w:rsidR="00270475" w:rsidRPr="00584AEA" w:rsidRDefault="00270475" w:rsidP="00270475">
      <w:pPr>
        <w:jc w:val="both"/>
        <w:rPr>
          <w:rFonts w:ascii="Arrus" w:hAnsi="Arrus"/>
          <w:b/>
          <w:bCs/>
          <w:sz w:val="34"/>
          <w:szCs w:val="44"/>
          <w:lang w:val="en-GB"/>
        </w:rPr>
      </w:pPr>
    </w:p>
    <w:p w14:paraId="268B3770" w14:textId="77777777" w:rsidR="00270475" w:rsidRPr="00584AEA" w:rsidRDefault="00270475" w:rsidP="00270475">
      <w:pPr>
        <w:jc w:val="both"/>
        <w:rPr>
          <w:rFonts w:ascii="Arrus" w:hAnsi="Arrus"/>
          <w:b/>
          <w:bCs/>
          <w:sz w:val="34"/>
          <w:szCs w:val="44"/>
          <w:lang w:val="en-GB"/>
        </w:rPr>
      </w:pPr>
    </w:p>
    <w:p w14:paraId="268B3771" w14:textId="77777777" w:rsidR="00270475" w:rsidRPr="00584AEA" w:rsidRDefault="00270475" w:rsidP="00270475">
      <w:pPr>
        <w:jc w:val="both"/>
        <w:rPr>
          <w:rFonts w:ascii="Arrus" w:hAnsi="Arrus"/>
          <w:b/>
          <w:bCs/>
          <w:sz w:val="34"/>
          <w:szCs w:val="44"/>
          <w:lang w:val="en-GB"/>
        </w:rPr>
      </w:pPr>
    </w:p>
    <w:p w14:paraId="268B3772" w14:textId="77777777" w:rsidR="00270475" w:rsidRPr="00584AEA" w:rsidRDefault="00270475" w:rsidP="00270475">
      <w:pPr>
        <w:jc w:val="both"/>
        <w:rPr>
          <w:rFonts w:ascii="Arrus" w:hAnsi="Arrus"/>
          <w:b/>
          <w:bCs/>
          <w:sz w:val="34"/>
          <w:szCs w:val="44"/>
          <w:lang w:val="en-GB"/>
        </w:rPr>
      </w:pPr>
    </w:p>
    <w:p w14:paraId="268B3773" w14:textId="77777777" w:rsidR="00270475" w:rsidRPr="00584AEA" w:rsidRDefault="00270475" w:rsidP="00270475">
      <w:pPr>
        <w:jc w:val="both"/>
        <w:rPr>
          <w:rFonts w:ascii="Arrus" w:hAnsi="Arrus"/>
          <w:b/>
          <w:bCs/>
          <w:sz w:val="34"/>
          <w:szCs w:val="44"/>
          <w:lang w:val="en-GB"/>
        </w:rPr>
      </w:pPr>
    </w:p>
    <w:p w14:paraId="268B3774" w14:textId="77777777" w:rsidR="00270475" w:rsidRPr="00584AEA" w:rsidRDefault="00270475" w:rsidP="00270475">
      <w:pPr>
        <w:jc w:val="both"/>
        <w:rPr>
          <w:rFonts w:ascii="Arrus" w:hAnsi="Arrus"/>
          <w:b/>
          <w:bCs/>
          <w:sz w:val="34"/>
          <w:szCs w:val="44"/>
          <w:lang w:val="en-GB"/>
        </w:rPr>
      </w:pPr>
    </w:p>
    <w:p w14:paraId="268B3775" w14:textId="77777777" w:rsidR="00270475" w:rsidRPr="00584AEA" w:rsidRDefault="00270475" w:rsidP="00270475">
      <w:pPr>
        <w:jc w:val="both"/>
        <w:rPr>
          <w:rFonts w:ascii="Arrus" w:hAnsi="Arrus"/>
          <w:b/>
          <w:bCs/>
          <w:sz w:val="34"/>
          <w:szCs w:val="44"/>
          <w:lang w:val="en-GB"/>
        </w:rPr>
      </w:pPr>
    </w:p>
    <w:p w14:paraId="268B3776" w14:textId="77777777" w:rsidR="00270475" w:rsidRPr="00584AEA" w:rsidRDefault="00270475" w:rsidP="00270475">
      <w:pPr>
        <w:jc w:val="both"/>
        <w:rPr>
          <w:rFonts w:ascii="Arrus" w:hAnsi="Arrus"/>
          <w:b/>
          <w:bCs/>
          <w:sz w:val="34"/>
          <w:szCs w:val="44"/>
          <w:lang w:val="en-GB"/>
        </w:rPr>
      </w:pPr>
    </w:p>
    <w:p w14:paraId="268B3777" w14:textId="77777777" w:rsidR="00270475" w:rsidRPr="00584AEA" w:rsidRDefault="00270475" w:rsidP="00270475">
      <w:pPr>
        <w:jc w:val="both"/>
        <w:rPr>
          <w:rFonts w:ascii="Arrus" w:hAnsi="Arrus"/>
          <w:b/>
          <w:bCs/>
          <w:sz w:val="34"/>
          <w:szCs w:val="44"/>
          <w:lang w:val="en-GB"/>
        </w:rPr>
      </w:pPr>
    </w:p>
    <w:p w14:paraId="268B3778" w14:textId="77777777" w:rsidR="00270475" w:rsidRPr="00584AEA" w:rsidRDefault="00270475" w:rsidP="00270475">
      <w:pPr>
        <w:jc w:val="both"/>
        <w:rPr>
          <w:rFonts w:ascii="Arrus" w:hAnsi="Arrus"/>
          <w:b/>
          <w:bCs/>
          <w:sz w:val="34"/>
          <w:szCs w:val="44"/>
          <w:lang w:val="en-GB"/>
        </w:rPr>
      </w:pPr>
    </w:p>
    <w:p w14:paraId="268B3779" w14:textId="77777777" w:rsidR="00270475" w:rsidRPr="00584AEA" w:rsidRDefault="00270475" w:rsidP="00270475">
      <w:pPr>
        <w:jc w:val="both"/>
        <w:rPr>
          <w:rFonts w:ascii="Arrus" w:hAnsi="Arrus"/>
          <w:b/>
          <w:bCs/>
          <w:sz w:val="34"/>
          <w:szCs w:val="44"/>
          <w:lang w:val="en-GB"/>
        </w:rPr>
      </w:pPr>
    </w:p>
    <w:p w14:paraId="268B377A" w14:textId="77777777" w:rsidR="00270475" w:rsidRPr="00584AEA" w:rsidRDefault="00270475" w:rsidP="00270475">
      <w:pPr>
        <w:jc w:val="both"/>
        <w:rPr>
          <w:rFonts w:ascii="Arrus" w:hAnsi="Arrus"/>
          <w:b/>
          <w:bCs/>
          <w:sz w:val="34"/>
          <w:szCs w:val="44"/>
          <w:lang w:val="en-GB"/>
        </w:rPr>
      </w:pPr>
    </w:p>
    <w:p w14:paraId="268B377B" w14:textId="77777777" w:rsidR="00270475" w:rsidRPr="00584AEA" w:rsidRDefault="00270475" w:rsidP="00270475">
      <w:pPr>
        <w:jc w:val="both"/>
        <w:rPr>
          <w:rFonts w:ascii="Arrus" w:hAnsi="Arrus"/>
          <w:b/>
          <w:bCs/>
          <w:sz w:val="34"/>
          <w:szCs w:val="44"/>
          <w:lang w:val="en-GB"/>
        </w:rPr>
      </w:pPr>
    </w:p>
    <w:p w14:paraId="268B377C" w14:textId="77777777" w:rsidR="00270475" w:rsidRPr="00584AEA" w:rsidRDefault="00270475" w:rsidP="00270475">
      <w:pPr>
        <w:jc w:val="both"/>
        <w:rPr>
          <w:rFonts w:ascii="Arrus" w:hAnsi="Arrus"/>
          <w:b/>
          <w:bCs/>
          <w:sz w:val="34"/>
          <w:szCs w:val="44"/>
          <w:lang w:val="en-GB"/>
        </w:rPr>
      </w:pPr>
    </w:p>
    <w:p w14:paraId="268B377D" w14:textId="77777777" w:rsidR="00270475" w:rsidRPr="00584AEA" w:rsidRDefault="00270475" w:rsidP="00270475">
      <w:pPr>
        <w:jc w:val="both"/>
        <w:rPr>
          <w:rFonts w:ascii="Arrus" w:hAnsi="Arrus"/>
          <w:b/>
          <w:bCs/>
          <w:sz w:val="34"/>
          <w:szCs w:val="44"/>
          <w:lang w:val="en-GB"/>
        </w:rPr>
      </w:pPr>
    </w:p>
    <w:p w14:paraId="268B377E" w14:textId="77777777" w:rsidR="00270475" w:rsidRPr="00584AEA" w:rsidRDefault="00270475" w:rsidP="00270475">
      <w:pPr>
        <w:jc w:val="both"/>
        <w:rPr>
          <w:rFonts w:ascii="Arrus" w:hAnsi="Arrus"/>
          <w:b/>
          <w:bCs/>
          <w:sz w:val="34"/>
          <w:szCs w:val="44"/>
          <w:lang w:val="en-GB"/>
        </w:rPr>
      </w:pPr>
    </w:p>
    <w:p w14:paraId="268B377F" w14:textId="77777777" w:rsidR="00270475" w:rsidRPr="00584AEA" w:rsidRDefault="00270475" w:rsidP="00270475">
      <w:pPr>
        <w:jc w:val="both"/>
        <w:rPr>
          <w:rFonts w:ascii="Arrus" w:hAnsi="Arrus"/>
          <w:b/>
          <w:bCs/>
          <w:sz w:val="34"/>
          <w:szCs w:val="44"/>
          <w:lang w:val="en-GB"/>
        </w:rPr>
      </w:pPr>
    </w:p>
    <w:p w14:paraId="268B3780" w14:textId="77777777" w:rsidR="00270475" w:rsidRPr="00584AEA" w:rsidRDefault="00270475" w:rsidP="00270475">
      <w:pPr>
        <w:jc w:val="both"/>
        <w:rPr>
          <w:rFonts w:ascii="Arrus" w:hAnsi="Arrus"/>
          <w:b/>
          <w:bCs/>
          <w:sz w:val="34"/>
          <w:szCs w:val="44"/>
          <w:lang w:val="en-GB"/>
        </w:rPr>
      </w:pPr>
    </w:p>
    <w:p w14:paraId="268B3781" w14:textId="77777777" w:rsidR="00270475" w:rsidRPr="00584AEA" w:rsidRDefault="00270475" w:rsidP="00270475">
      <w:pPr>
        <w:jc w:val="both"/>
        <w:rPr>
          <w:rFonts w:ascii="Arrus" w:hAnsi="Arrus"/>
          <w:b/>
          <w:bCs/>
          <w:sz w:val="34"/>
          <w:szCs w:val="44"/>
          <w:lang w:val="en-GB"/>
        </w:rPr>
      </w:pPr>
    </w:p>
    <w:p w14:paraId="268B3782" w14:textId="77777777" w:rsidR="00270475" w:rsidRPr="00584AEA" w:rsidRDefault="00270475" w:rsidP="00270475">
      <w:pPr>
        <w:jc w:val="both"/>
        <w:rPr>
          <w:rFonts w:ascii="Arrus" w:hAnsi="Arrus"/>
          <w:b/>
          <w:bCs/>
          <w:sz w:val="34"/>
          <w:szCs w:val="44"/>
          <w:lang w:val="en-GB"/>
        </w:rPr>
      </w:pPr>
    </w:p>
    <w:p w14:paraId="268B3783" w14:textId="77777777" w:rsidR="00270475" w:rsidRPr="00584AEA" w:rsidRDefault="00270475" w:rsidP="00270475">
      <w:pPr>
        <w:jc w:val="both"/>
        <w:rPr>
          <w:rFonts w:ascii="Arrus" w:hAnsi="Arrus"/>
          <w:b/>
          <w:bCs/>
          <w:sz w:val="42"/>
          <w:szCs w:val="44"/>
          <w:lang w:val="en-GB"/>
        </w:rPr>
      </w:pPr>
    </w:p>
    <w:p w14:paraId="268B3784" w14:textId="77777777" w:rsidR="00270475" w:rsidRPr="00584AEA" w:rsidRDefault="00270475" w:rsidP="00270475">
      <w:pPr>
        <w:jc w:val="both"/>
        <w:rPr>
          <w:rFonts w:ascii="Arrus" w:hAnsi="Arrus"/>
          <w:b/>
          <w:bCs/>
          <w:sz w:val="42"/>
          <w:szCs w:val="44"/>
          <w:lang w:val="en-GB"/>
        </w:rPr>
      </w:pPr>
    </w:p>
    <w:p w14:paraId="268B3785" w14:textId="77777777" w:rsidR="00270475" w:rsidRPr="00584AEA" w:rsidRDefault="00270475" w:rsidP="00270475">
      <w:pPr>
        <w:jc w:val="both"/>
        <w:rPr>
          <w:rFonts w:ascii="Arrus" w:hAnsi="Arrus"/>
          <w:b/>
          <w:bCs/>
          <w:sz w:val="42"/>
          <w:szCs w:val="44"/>
          <w:lang w:val="en-GB"/>
        </w:rPr>
      </w:pPr>
      <w:r w:rsidRPr="00584AEA">
        <w:rPr>
          <w:rFonts w:ascii="Arrus" w:hAnsi="Arrus"/>
          <w:b/>
          <w:bCs/>
          <w:sz w:val="42"/>
          <w:szCs w:val="44"/>
          <w:lang w:val="en-GB"/>
        </w:rPr>
        <w:lastRenderedPageBreak/>
        <w:t>Part 3: Social Empowerment</w:t>
      </w:r>
    </w:p>
    <w:p w14:paraId="268B3786" w14:textId="77777777" w:rsidR="00270475" w:rsidRPr="00584AEA" w:rsidRDefault="00270475" w:rsidP="00270475">
      <w:pPr>
        <w:jc w:val="both"/>
        <w:rPr>
          <w:rFonts w:ascii="Arrus" w:hAnsi="Arrus"/>
          <w:b/>
          <w:bCs/>
          <w:sz w:val="34"/>
          <w:szCs w:val="44"/>
          <w:lang w:val="en-GB"/>
        </w:rPr>
      </w:pPr>
    </w:p>
    <w:p w14:paraId="268B3787" w14:textId="77777777" w:rsidR="00270475" w:rsidRPr="00584AEA" w:rsidRDefault="00270475" w:rsidP="00270475">
      <w:pPr>
        <w:jc w:val="both"/>
        <w:rPr>
          <w:rFonts w:ascii="Arrus" w:hAnsi="Arrus"/>
          <w:b/>
          <w:bCs/>
          <w:sz w:val="34"/>
          <w:szCs w:val="44"/>
          <w:lang w:val="en-GB"/>
        </w:rPr>
      </w:pPr>
    </w:p>
    <w:p w14:paraId="268B3788" w14:textId="77777777" w:rsidR="00270475" w:rsidRPr="00584AEA" w:rsidRDefault="00270475" w:rsidP="00270475">
      <w:pPr>
        <w:jc w:val="both"/>
        <w:rPr>
          <w:rFonts w:ascii="Arrus" w:hAnsi="Arrus"/>
          <w:sz w:val="34"/>
          <w:szCs w:val="44"/>
          <w:lang w:val="en-GB"/>
        </w:rPr>
      </w:pPr>
      <w:r w:rsidRPr="00584AEA">
        <w:rPr>
          <w:rFonts w:ascii="Arrus" w:hAnsi="Arrus"/>
          <w:b/>
          <w:bCs/>
          <w:sz w:val="34"/>
          <w:szCs w:val="44"/>
          <w:lang w:val="en-GB"/>
        </w:rPr>
        <w:t>Modern Education to be remodelled and expanded</w:t>
      </w:r>
    </w:p>
    <w:p w14:paraId="268B3789"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lang w:val="en-GB"/>
        </w:rPr>
        <w:t> With a National Literacy rate of 63.07%, India fares the worst among the BRIC nations in Education. Only 10% of the roughly 20 million who enrol in the first grade every year finish high school. A BGCG (the Boston Globe Consulting Group) report states that 40% of India’s workforce of 400 Million is Illiterate and another 40% comprises of school dropouts.</w:t>
      </w:r>
    </w:p>
    <w:p w14:paraId="268B378A" w14:textId="77777777" w:rsidR="00270475" w:rsidRPr="00584AEA" w:rsidRDefault="00270475" w:rsidP="00270475">
      <w:pPr>
        <w:spacing w:before="100" w:after="100"/>
        <w:jc w:val="both"/>
        <w:rPr>
          <w:rFonts w:ascii="Arrus" w:hAnsi="Arrus"/>
          <w:sz w:val="22"/>
          <w:szCs w:val="28"/>
          <w:lang w:val="en-GB"/>
        </w:rPr>
      </w:pPr>
      <w:r w:rsidRPr="00584AEA">
        <w:rPr>
          <w:rFonts w:ascii="Arrus" w:hAnsi="Arrus"/>
          <w:sz w:val="22"/>
          <w:szCs w:val="28"/>
          <w:lang w:val="en-GB"/>
        </w:rPr>
        <w:t xml:space="preserve">          Nobel Laureate, Amartya Sen opines “India does have many achievements in the success of a relatively small group of privileged people well trained in higher education and specialized expertise. Yet our educational system remains deeply unjust. Among other bad consequences, the low coverage and low quality of school education in India extracts a heavy price in the pattern of our economic development”. </w:t>
      </w:r>
    </w:p>
    <w:p w14:paraId="268B378B"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 Th condition of Muslims is far worse in terms of education. The Muslim Literacy rate is 41.27% versus the National Literacy Rate of 63.07%. Muslim women have 21.66% literacy rate versus the non-Muslim women literacy rate of 40.54%. There are less than 2% Muslims in government jobs. Of the 479 judges at the all-India level, only 30 are Muslim that makes it just 6. 26%. In the IAS, the Muslim Percentage is a mere 2.7%. Of the 3,284 IPS officers, just 120 are Muslims (3.65%). In the Central Govt. ministries, the figures are pathetic. Of the 59 Secretaries in the Home Ministry (Joint Secretaries, Directors, Advisors etc), the Percentage of Muslims is ZERO. The situation isn’t different in the Labour, Power, Defence, Finance, External Affairs, Personnel, Public, Pensions and Grievance Ministries. Of course, the HRD and information and Broadcasting ministries do have an officer each out of 26 and 33 respectively, making it 3.44%. Of the total 426 officers in all the ministries, only nine are Muslims, which means a meagre 2.11%.</w:t>
      </w:r>
    </w:p>
    <w:p w14:paraId="268B378C"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The Free and Compulsory Education for all the world’s children forms the backbone of the International Human Rights law. The International community has made pledges to meet the MDG “Millennium Development Goals” and the objectives of “Education for All” (EFA) include the goal to ensure that by 2015 all children have </w:t>
      </w:r>
      <w:r w:rsidRPr="00584AEA">
        <w:rPr>
          <w:rFonts w:ascii="Arrus" w:hAnsi="Arrus"/>
          <w:sz w:val="22"/>
          <w:szCs w:val="28"/>
          <w:lang w:val="en-GB"/>
        </w:rPr>
        <w:lastRenderedPageBreak/>
        <w:t xml:space="preserve">access to a Free and compulsory Primary Education of Good quality.  It is the recognition of Education as a Public Responsibility. The Govt. of India passed the Right to Education Act in 2010 guaranteeing education for all in the age group of 6-14 years. </w:t>
      </w:r>
    </w:p>
    <w:p w14:paraId="268B378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According to Rangnath Commission Report, the number of students, “who continued in educational institutions doubled from about 30 million in 2004-05 to over 60 million in 2009- In the age group of 5–14 years, 89.3 per cent of children were in school in 2009-10, up from 82.4 per cent in 2004-05. Further this increase was higher for girls, rising from 79.6 per cent in 2004-05 to 87.7 per cent in 2009</w:t>
      </w:r>
      <w:r w:rsidRPr="00584AEA">
        <w:rPr>
          <w:rFonts w:ascii="Cambria Math" w:hAnsi="Cambria Math" w:cs="Cambria Math"/>
          <w:sz w:val="22"/>
          <w:szCs w:val="28"/>
          <w:lang w:val="en-GB"/>
        </w:rPr>
        <w:t>‐</w:t>
      </w:r>
      <w:r w:rsidRPr="00584AEA">
        <w:rPr>
          <w:rFonts w:ascii="Arrus" w:hAnsi="Arrus"/>
          <w:sz w:val="22"/>
          <w:szCs w:val="28"/>
          <w:lang w:val="en-GB"/>
        </w:rPr>
        <w:t>10. In the15–19 year-age group, 59.5 per cent of young people were in the educational system in 2009-10 as compared to 46.2 per cent in 2004-05. Once again, the increase was more for girls, from 40.3 to 54.6 per cent. In the next higher age group of 20–24 years, 22.5 per cent of boys and 12.8 per cent of girls were still in the educational system in 2009-10 against only 14.9 and 7.6 per cent respectively in 2004-05.”</w:t>
      </w:r>
    </w:p>
    <w:p w14:paraId="268B378E" w14:textId="77777777" w:rsidR="00270475" w:rsidRPr="00584AEA" w:rsidRDefault="00270475" w:rsidP="00270475">
      <w:pPr>
        <w:jc w:val="both"/>
        <w:rPr>
          <w:rFonts w:ascii="Arrus" w:hAnsi="Arrus"/>
          <w:sz w:val="22"/>
          <w:szCs w:val="28"/>
          <w:lang w:val="en-GB"/>
        </w:rPr>
      </w:pPr>
    </w:p>
    <w:p w14:paraId="268B378F" w14:textId="77777777" w:rsidR="00270475" w:rsidRPr="00584AEA" w:rsidRDefault="00270475" w:rsidP="00270475">
      <w:pPr>
        <w:spacing w:before="100" w:after="100"/>
        <w:jc w:val="both"/>
        <w:rPr>
          <w:rFonts w:ascii="Arrus" w:hAnsi="Arrus"/>
          <w:b/>
          <w:bCs/>
          <w:sz w:val="22"/>
          <w:szCs w:val="28"/>
          <w:lang w:val="en-GB"/>
        </w:rPr>
      </w:pPr>
      <w:r w:rsidRPr="00584AEA">
        <w:rPr>
          <w:rFonts w:ascii="Arrus" w:hAnsi="Arrus"/>
          <w:b/>
          <w:bCs/>
          <w:sz w:val="22"/>
          <w:szCs w:val="28"/>
          <w:lang w:val="en-GB"/>
        </w:rPr>
        <w:t>Objectives of Education</w:t>
      </w:r>
    </w:p>
    <w:p w14:paraId="268B3790"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We have to make sure that we do not toe the Western model of education in entirety. Education in the modern world has only become a road to employment, and the corporate world and their political supporters are using the educational model to develop a class of human beings, which is ruthless in pursuit of its goals, is honest only to the requirements of the companies it is representing, is not God-fearing, has no inhibitions regarding his activities and has an individualistic approach in life.  We have to make sure that while education is kept connected with the needs of the livelihood, at the same time it becomes a vehicle of transformation to God-consciousness, morality, avoidance of forbidden practices, care for the mankind in general especially for the nears and dears, neighbours, poor and the needy. </w:t>
      </w:r>
    </w:p>
    <w:p w14:paraId="268B3791"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We need to prepare a nation having these qualities:</w:t>
      </w:r>
    </w:p>
    <w:p w14:paraId="268B3792" w14:textId="77777777" w:rsidR="00270475" w:rsidRPr="00584AEA" w:rsidRDefault="00270475" w:rsidP="00270475">
      <w:pPr>
        <w:spacing w:before="100" w:after="100"/>
        <w:jc w:val="both"/>
        <w:rPr>
          <w:rFonts w:ascii="Arrus" w:hAnsi="Arrus"/>
          <w:sz w:val="22"/>
          <w:szCs w:val="28"/>
          <w:lang w:val="en-GB"/>
        </w:rPr>
      </w:pPr>
      <w:r w:rsidRPr="00584AEA">
        <w:rPr>
          <w:rFonts w:ascii="Arrus" w:hAnsi="Arrus"/>
          <w:sz w:val="22"/>
          <w:szCs w:val="28"/>
          <w:lang w:val="en-GB"/>
        </w:rPr>
        <w:t xml:space="preserve">A)   Hard working, visionary, smart, because conscious, clear minded confident, positive, team players, time seeker, result oriented and high achievers.   </w:t>
      </w:r>
    </w:p>
    <w:p w14:paraId="268B3793" w14:textId="77777777" w:rsidR="00270475" w:rsidRPr="00584AEA" w:rsidRDefault="00270475" w:rsidP="00270475">
      <w:pPr>
        <w:spacing w:before="100" w:after="100"/>
        <w:jc w:val="both"/>
        <w:rPr>
          <w:rFonts w:ascii="Arrus" w:hAnsi="Arrus"/>
          <w:sz w:val="22"/>
          <w:szCs w:val="28"/>
          <w:lang w:val="en-GB"/>
        </w:rPr>
      </w:pPr>
      <w:r w:rsidRPr="00584AEA">
        <w:rPr>
          <w:rFonts w:ascii="Arrus" w:hAnsi="Arrus"/>
          <w:sz w:val="22"/>
          <w:szCs w:val="28"/>
          <w:lang w:val="en-GB"/>
        </w:rPr>
        <w:t xml:space="preserve">B)  Honest, non-materialistic, sound character, strong will power, courageous, down to earth, </w:t>
      </w:r>
    </w:p>
    <w:p w14:paraId="268B3794" w14:textId="77777777" w:rsidR="00270475" w:rsidRPr="00584AEA" w:rsidRDefault="00270475" w:rsidP="00270475">
      <w:pPr>
        <w:spacing w:before="100" w:after="100"/>
        <w:jc w:val="both"/>
        <w:rPr>
          <w:rFonts w:ascii="Arrus" w:hAnsi="Arrus"/>
          <w:sz w:val="22"/>
          <w:szCs w:val="28"/>
          <w:lang w:val="en-GB"/>
        </w:rPr>
      </w:pPr>
      <w:r w:rsidRPr="00584AEA">
        <w:rPr>
          <w:rFonts w:ascii="Arrus" w:hAnsi="Arrus"/>
          <w:sz w:val="22"/>
          <w:szCs w:val="28"/>
          <w:lang w:val="en-GB"/>
        </w:rPr>
        <w:t xml:space="preserve">C)  People who realize the necessity of wealth but can differentiate between right and wrong, and between necessity and greed. </w:t>
      </w:r>
    </w:p>
    <w:p w14:paraId="268B3795" w14:textId="77777777" w:rsidR="00270475" w:rsidRPr="00584AEA" w:rsidRDefault="00270475" w:rsidP="00270475">
      <w:pPr>
        <w:spacing w:before="100" w:after="100"/>
        <w:jc w:val="both"/>
        <w:rPr>
          <w:rFonts w:ascii="Arrus" w:hAnsi="Arrus"/>
          <w:sz w:val="22"/>
          <w:szCs w:val="28"/>
          <w:lang w:val="en-GB"/>
        </w:rPr>
      </w:pPr>
      <w:r w:rsidRPr="00584AEA">
        <w:rPr>
          <w:rFonts w:ascii="Arrus" w:hAnsi="Arrus"/>
          <w:sz w:val="22"/>
          <w:szCs w:val="28"/>
          <w:lang w:val="en-GB"/>
        </w:rPr>
        <w:t xml:space="preserve">D)  GOD fearing , true </w:t>
      </w:r>
      <w:proofErr w:type="spellStart"/>
      <w:r w:rsidRPr="00584AEA">
        <w:rPr>
          <w:rFonts w:ascii="Arrus" w:hAnsi="Arrus"/>
          <w:i/>
          <w:sz w:val="22"/>
          <w:szCs w:val="28"/>
          <w:lang w:val="en-GB"/>
        </w:rPr>
        <w:t>momin</w:t>
      </w:r>
      <w:proofErr w:type="spellEnd"/>
      <w:r w:rsidRPr="00584AEA">
        <w:rPr>
          <w:rFonts w:ascii="Arrus" w:hAnsi="Arrus"/>
          <w:sz w:val="22"/>
          <w:szCs w:val="28"/>
          <w:lang w:val="en-GB"/>
        </w:rPr>
        <w:t xml:space="preserve">, unbiased, people who can build the </w:t>
      </w:r>
      <w:r w:rsidRPr="00584AEA">
        <w:rPr>
          <w:rFonts w:ascii="Arrus" w:hAnsi="Arrus"/>
          <w:sz w:val="22"/>
          <w:szCs w:val="28"/>
          <w:lang w:val="en-GB"/>
        </w:rPr>
        <w:lastRenderedPageBreak/>
        <w:t xml:space="preserve">nation of </w:t>
      </w:r>
      <w:r w:rsidRPr="00584AEA">
        <w:rPr>
          <w:rFonts w:ascii="Arrus" w:hAnsi="Arrus"/>
          <w:i/>
          <w:sz w:val="22"/>
          <w:szCs w:val="28"/>
          <w:lang w:val="en-GB"/>
        </w:rPr>
        <w:t>“</w:t>
      </w:r>
      <w:proofErr w:type="spellStart"/>
      <w:r w:rsidRPr="00584AEA">
        <w:rPr>
          <w:rFonts w:ascii="Arrus" w:hAnsi="Arrus"/>
          <w:i/>
          <w:sz w:val="22"/>
          <w:szCs w:val="28"/>
          <w:lang w:val="en-GB"/>
        </w:rPr>
        <w:t>ummatun</w:t>
      </w:r>
      <w:proofErr w:type="spellEnd"/>
      <w:r w:rsidRPr="00584AEA">
        <w:rPr>
          <w:rFonts w:ascii="Arrus" w:hAnsi="Arrus"/>
          <w:i/>
          <w:sz w:val="22"/>
          <w:szCs w:val="28"/>
          <w:lang w:val="en-GB"/>
        </w:rPr>
        <w:t xml:space="preserve"> </w:t>
      </w:r>
      <w:proofErr w:type="spellStart"/>
      <w:r w:rsidRPr="00584AEA">
        <w:rPr>
          <w:rFonts w:ascii="Arrus" w:hAnsi="Arrus"/>
          <w:i/>
          <w:sz w:val="22"/>
          <w:szCs w:val="28"/>
          <w:lang w:val="en-GB"/>
        </w:rPr>
        <w:t>wasatun</w:t>
      </w:r>
      <w:proofErr w:type="spellEnd"/>
      <w:r w:rsidRPr="00584AEA">
        <w:rPr>
          <w:rFonts w:ascii="Arrus" w:hAnsi="Arrus"/>
          <w:i/>
          <w:sz w:val="22"/>
          <w:szCs w:val="28"/>
          <w:lang w:val="en-GB"/>
        </w:rPr>
        <w:t xml:space="preserve">” </w:t>
      </w:r>
      <w:r w:rsidRPr="00584AEA">
        <w:rPr>
          <w:rFonts w:ascii="Arrus" w:hAnsi="Arrus"/>
          <w:sz w:val="22"/>
          <w:szCs w:val="28"/>
          <w:lang w:val="en-GB"/>
        </w:rPr>
        <w:t>(as described in the Qur’an: Nation of Modest and Moderates)</w:t>
      </w:r>
    </w:p>
    <w:p w14:paraId="268B3796"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b/>
          <w:bCs/>
          <w:sz w:val="22"/>
          <w:szCs w:val="28"/>
          <w:lang w:val="en-GB"/>
        </w:rPr>
        <w:t>Modes of Education</w:t>
      </w:r>
    </w:p>
    <w:p w14:paraId="268B3797" w14:textId="77777777" w:rsidR="00270475" w:rsidRPr="00584AEA" w:rsidRDefault="00270475" w:rsidP="00270475">
      <w:pPr>
        <w:spacing w:before="100" w:after="100"/>
        <w:ind w:firstLine="810"/>
        <w:jc w:val="both"/>
        <w:rPr>
          <w:rFonts w:ascii="Arrus" w:hAnsi="Arrus"/>
          <w:sz w:val="22"/>
          <w:szCs w:val="28"/>
          <w:lang w:val="en-GB"/>
        </w:rPr>
      </w:pPr>
      <w:r w:rsidRPr="00584AEA">
        <w:rPr>
          <w:rFonts w:ascii="Arrus" w:hAnsi="Arrus"/>
          <w:sz w:val="22"/>
          <w:szCs w:val="28"/>
          <w:lang w:val="en-GB"/>
        </w:rPr>
        <w:t>A number of changes have occurred in the Educational field in the last three decades. These include:</w:t>
      </w:r>
    </w:p>
    <w:p w14:paraId="268B3798" w14:textId="77777777" w:rsidR="00270475" w:rsidRPr="00584AEA" w:rsidRDefault="00270475" w:rsidP="00270475">
      <w:pPr>
        <w:spacing w:before="100" w:after="100"/>
        <w:ind w:firstLine="810"/>
        <w:jc w:val="both"/>
        <w:rPr>
          <w:rFonts w:ascii="Arrus" w:hAnsi="Arrus"/>
          <w:sz w:val="22"/>
          <w:szCs w:val="28"/>
          <w:lang w:val="en-GB"/>
        </w:rPr>
      </w:pPr>
      <w:r w:rsidRPr="00584AEA">
        <w:rPr>
          <w:rFonts w:ascii="Arrus" w:hAnsi="Arrus"/>
          <w:sz w:val="22"/>
          <w:szCs w:val="28"/>
          <w:lang w:val="en-GB"/>
        </w:rPr>
        <w:t xml:space="preserve">* New developments in Pedagogy and Teaching methodology; </w:t>
      </w:r>
    </w:p>
    <w:p w14:paraId="268B3799" w14:textId="77777777" w:rsidR="00270475" w:rsidRPr="00584AEA" w:rsidRDefault="00270475" w:rsidP="00270475">
      <w:pPr>
        <w:spacing w:before="100" w:after="100"/>
        <w:ind w:firstLine="810"/>
        <w:jc w:val="both"/>
        <w:rPr>
          <w:rFonts w:ascii="Arrus" w:hAnsi="Arrus"/>
          <w:sz w:val="22"/>
          <w:szCs w:val="28"/>
          <w:lang w:val="en-GB"/>
        </w:rPr>
      </w:pPr>
      <w:r w:rsidRPr="00584AEA">
        <w:rPr>
          <w:rFonts w:ascii="Arrus" w:hAnsi="Arrus"/>
          <w:sz w:val="22"/>
          <w:szCs w:val="28"/>
          <w:lang w:val="en-GB"/>
        </w:rPr>
        <w:t xml:space="preserve">* New Educational Information Technology applications; </w:t>
      </w:r>
    </w:p>
    <w:p w14:paraId="268B379A" w14:textId="77777777" w:rsidR="00270475" w:rsidRPr="00584AEA" w:rsidRDefault="00270475" w:rsidP="00270475">
      <w:pPr>
        <w:spacing w:before="100" w:after="100"/>
        <w:ind w:firstLine="810"/>
        <w:jc w:val="both"/>
        <w:rPr>
          <w:rFonts w:ascii="Arrus" w:hAnsi="Arrus"/>
          <w:sz w:val="22"/>
          <w:szCs w:val="28"/>
          <w:lang w:val="en-GB"/>
        </w:rPr>
      </w:pPr>
      <w:r w:rsidRPr="00584AEA">
        <w:rPr>
          <w:rFonts w:ascii="Arrus" w:hAnsi="Arrus"/>
          <w:sz w:val="22"/>
          <w:szCs w:val="28"/>
          <w:lang w:val="en-GB"/>
        </w:rPr>
        <w:t xml:space="preserve">* Online Education, </w:t>
      </w:r>
    </w:p>
    <w:p w14:paraId="268B379B" w14:textId="77777777" w:rsidR="00270475" w:rsidRPr="00584AEA" w:rsidRDefault="00270475" w:rsidP="00270475">
      <w:pPr>
        <w:spacing w:before="100" w:after="100"/>
        <w:ind w:firstLine="810"/>
        <w:jc w:val="both"/>
        <w:rPr>
          <w:rFonts w:ascii="Arrus" w:hAnsi="Arrus"/>
          <w:sz w:val="22"/>
          <w:szCs w:val="28"/>
          <w:lang w:val="en-GB"/>
        </w:rPr>
      </w:pPr>
      <w:r w:rsidRPr="00584AEA">
        <w:rPr>
          <w:rFonts w:ascii="Arrus" w:hAnsi="Arrus"/>
          <w:sz w:val="22"/>
          <w:szCs w:val="28"/>
          <w:lang w:val="en-GB"/>
        </w:rPr>
        <w:t xml:space="preserve">* Distance Education, </w:t>
      </w:r>
    </w:p>
    <w:p w14:paraId="268B379C" w14:textId="77777777" w:rsidR="00270475" w:rsidRPr="00584AEA" w:rsidRDefault="00270475" w:rsidP="00270475">
      <w:pPr>
        <w:spacing w:before="100" w:after="100"/>
        <w:ind w:firstLine="810"/>
        <w:jc w:val="both"/>
        <w:rPr>
          <w:rFonts w:ascii="Arrus" w:hAnsi="Arrus"/>
          <w:sz w:val="22"/>
          <w:szCs w:val="28"/>
          <w:lang w:val="en-GB"/>
        </w:rPr>
      </w:pPr>
      <w:r w:rsidRPr="00584AEA">
        <w:rPr>
          <w:rFonts w:ascii="Arrus" w:hAnsi="Arrus"/>
          <w:sz w:val="22"/>
          <w:szCs w:val="28"/>
          <w:lang w:val="en-GB"/>
        </w:rPr>
        <w:t xml:space="preserve">* Adult Education and Continuing Education; </w:t>
      </w:r>
    </w:p>
    <w:p w14:paraId="268B379D" w14:textId="77777777" w:rsidR="00270475" w:rsidRPr="00584AEA" w:rsidRDefault="00270475" w:rsidP="00270475">
      <w:pPr>
        <w:spacing w:before="100" w:after="100"/>
        <w:ind w:firstLine="810"/>
        <w:jc w:val="both"/>
        <w:rPr>
          <w:rFonts w:ascii="Arrus" w:hAnsi="Arrus"/>
          <w:sz w:val="22"/>
          <w:szCs w:val="28"/>
          <w:lang w:val="en-GB"/>
        </w:rPr>
      </w:pPr>
      <w:r w:rsidRPr="00584AEA">
        <w:rPr>
          <w:rFonts w:ascii="Arrus" w:hAnsi="Arrus"/>
          <w:sz w:val="22"/>
          <w:szCs w:val="28"/>
          <w:lang w:val="en-GB"/>
        </w:rPr>
        <w:t xml:space="preserve">* Extensive availability of Software, </w:t>
      </w:r>
    </w:p>
    <w:p w14:paraId="268B379E" w14:textId="77777777" w:rsidR="00270475" w:rsidRPr="00584AEA" w:rsidRDefault="00270475" w:rsidP="00270475">
      <w:pPr>
        <w:spacing w:before="100" w:after="100"/>
        <w:ind w:firstLine="810"/>
        <w:jc w:val="both"/>
        <w:rPr>
          <w:rFonts w:ascii="Arrus" w:hAnsi="Arrus"/>
          <w:sz w:val="22"/>
          <w:szCs w:val="28"/>
          <w:lang w:val="en-GB"/>
        </w:rPr>
      </w:pPr>
      <w:r w:rsidRPr="00584AEA">
        <w:rPr>
          <w:rFonts w:ascii="Arrus" w:hAnsi="Arrus"/>
          <w:sz w:val="22"/>
          <w:szCs w:val="28"/>
          <w:lang w:val="en-GB"/>
        </w:rPr>
        <w:t xml:space="preserve">* Hardware, </w:t>
      </w:r>
    </w:p>
    <w:p w14:paraId="268B379F" w14:textId="77777777" w:rsidR="00270475" w:rsidRPr="00584AEA" w:rsidRDefault="00270475" w:rsidP="00270475">
      <w:pPr>
        <w:spacing w:before="100" w:after="100"/>
        <w:ind w:firstLine="810"/>
        <w:jc w:val="both"/>
        <w:rPr>
          <w:rFonts w:ascii="Arrus" w:hAnsi="Arrus"/>
          <w:sz w:val="22"/>
          <w:szCs w:val="28"/>
          <w:lang w:val="en-GB"/>
        </w:rPr>
      </w:pPr>
      <w:r w:rsidRPr="00584AEA">
        <w:rPr>
          <w:rFonts w:ascii="Arrus" w:hAnsi="Arrus"/>
          <w:sz w:val="22"/>
          <w:szCs w:val="28"/>
          <w:lang w:val="en-GB"/>
        </w:rPr>
        <w:t xml:space="preserve">*Text books and Open Source Ware </w:t>
      </w:r>
    </w:p>
    <w:p w14:paraId="268B37A0"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lang w:val="en-GB"/>
        </w:rPr>
        <w:t xml:space="preserve">These and many others have opened doors to disseminate quality education on a mass level. IGNOU is a shining example using all these with considerable success. It is currently catering to the educational needs of 4 million students. A big chunk of the students are those who were earlier deprived of education or were pessimistic of getting it. It is providing various streams of Education. Literacy to Adults, Vocational and Technical Education, Regular Education, Distance Education, Online Learning etc. It is working with UNESCO and other International agencies, charging reduced fees and using innovative methods to broaden its appeal. It uses the Infrastructure of its Partners to conduct classes. It is able to leverage all instruments like Radio, TV and Satellite to bring education to millions.  Its shortcoming is that it deals primarily with Higher Education. The quality of Education it imparts is substandard and the degree it awards is discounted in the educational market. However it is a great experiment and we need to develop tens of such Universities with a focus on Elementary Education while upholding the Quality of Education. Muslims need to take advantage of the IGNOU and other open courses because it suits them more. But it should be used more to revert to education. Higher technical qualifications should better be pursued through other regular institutions whose credibility is more in the market. Distance learning can of course be a very helpful addition as part time training, especially for those who are in jobs. </w:t>
      </w:r>
    </w:p>
    <w:p w14:paraId="268B37A1" w14:textId="77777777" w:rsidR="00270475" w:rsidRPr="00584AEA" w:rsidRDefault="00270475" w:rsidP="00270475">
      <w:pPr>
        <w:spacing w:before="100" w:after="100"/>
        <w:jc w:val="both"/>
        <w:rPr>
          <w:rFonts w:ascii="Arrus" w:hAnsi="Arrus"/>
          <w:b/>
          <w:bCs/>
          <w:sz w:val="22"/>
          <w:szCs w:val="28"/>
          <w:lang w:val="en-GB"/>
        </w:rPr>
      </w:pPr>
    </w:p>
    <w:p w14:paraId="268B37A2" w14:textId="77777777" w:rsidR="00270475" w:rsidRPr="00584AEA" w:rsidRDefault="00270475" w:rsidP="00270475">
      <w:pPr>
        <w:spacing w:before="100" w:after="100"/>
        <w:jc w:val="both"/>
        <w:rPr>
          <w:rFonts w:ascii="Arrus" w:hAnsi="Arrus" w:cs="Times New Roman"/>
          <w:b/>
          <w:bCs/>
          <w:sz w:val="22"/>
          <w:szCs w:val="28"/>
          <w:lang w:val="en-GB"/>
        </w:rPr>
      </w:pPr>
      <w:r w:rsidRPr="00584AEA">
        <w:rPr>
          <w:rFonts w:ascii="Arrus" w:hAnsi="Arrus"/>
          <w:b/>
          <w:bCs/>
          <w:sz w:val="22"/>
          <w:szCs w:val="28"/>
          <w:lang w:val="en-GB"/>
        </w:rPr>
        <w:lastRenderedPageBreak/>
        <w:t>The Usage of Technology in Educational growth</w:t>
      </w:r>
    </w:p>
    <w:p w14:paraId="268B37A3"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Computer Science has made possible the wildest dreams that man could think of in the field of Education. Digitization has enabled corporations to bring together the information available in the world’s top Libraries on one platform that is easily reachable. The Google search enables one to research and access any information that is required, instantaneously.  ERP (Enterprise Resource Planning) software allows huge institutions (Universities) with tens of thousands of students to be run without a hitch.   </w:t>
      </w:r>
    </w:p>
    <w:p w14:paraId="268B37A4"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lang w:val="en-GB"/>
        </w:rPr>
        <w:t>Databases with Terabytes of information pool all records of every student and place it on the desk of the Administrator. Changes in schedules and planning can be done way ahead using the Management software. For those who need flexible timings, there is Online Education and also Distance Education. In short, Education can be optimally expanded and quality brought into it with the Tools that exist today.</w:t>
      </w:r>
    </w:p>
    <w:p w14:paraId="268B37A5"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lang w:val="en-GB"/>
        </w:rPr>
        <w:t xml:space="preserve">Web streaming and Web conferencing allow Mentor Teachers to give Lessons in one corner of the world and the same can be followed around the world. Radio and Mobile phone lessons are seen to be very popular in the Third world since they lack IT infrastructure. Video, TV, Interactive Boards, Software, Customized software, Hardware are commonplace in the Developed world and are coming up in the developing world. </w:t>
      </w:r>
    </w:p>
    <w:p w14:paraId="268B37A6"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What is missing is the political will and commitment to Education on the part of those who are running the Establishments. They still adhere to the notion that Education needs to be exclusive to a few and it is best served by limiting its growth to themselves and those who serve them.</w:t>
      </w:r>
    </w:p>
    <w:p w14:paraId="268B37A7" w14:textId="77777777" w:rsidR="00270475" w:rsidRPr="00584AEA" w:rsidRDefault="00270475" w:rsidP="00270475">
      <w:pPr>
        <w:spacing w:before="100" w:after="100"/>
        <w:jc w:val="both"/>
        <w:rPr>
          <w:rFonts w:ascii="Arrus" w:hAnsi="Arrus"/>
          <w:b/>
          <w:bCs/>
          <w:sz w:val="22"/>
          <w:szCs w:val="28"/>
          <w:lang w:val="en-GB"/>
        </w:rPr>
      </w:pPr>
    </w:p>
    <w:p w14:paraId="268B37A8" w14:textId="77777777" w:rsidR="00270475" w:rsidRPr="00584AEA" w:rsidRDefault="00270475" w:rsidP="00270475">
      <w:pPr>
        <w:spacing w:before="100" w:after="100"/>
        <w:jc w:val="both"/>
        <w:rPr>
          <w:rFonts w:ascii="Arrus" w:hAnsi="Arrus"/>
          <w:b/>
          <w:bCs/>
          <w:sz w:val="22"/>
          <w:szCs w:val="28"/>
          <w:lang w:val="en-GB"/>
        </w:rPr>
      </w:pPr>
      <w:r w:rsidRPr="00584AEA">
        <w:rPr>
          <w:rFonts w:ascii="Arrus" w:hAnsi="Arrus"/>
          <w:b/>
          <w:bCs/>
          <w:sz w:val="22"/>
          <w:szCs w:val="28"/>
          <w:lang w:val="en-GB"/>
        </w:rPr>
        <w:t>Special Efforts for Communication Skills</w:t>
      </w:r>
    </w:p>
    <w:p w14:paraId="268B37A9"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lang w:val="en-GB"/>
        </w:rPr>
        <w:t xml:space="preserve">One problem among Indian Muslims has been that the products of madrasas and holders of BA degrees in subjects like Urdu, Arabic, History, etc, are unable to get good services because they lack communication skills, including command in English and computer use. This problem is common even among the products of institutions like Aligarh Muslim University and Jamia Millia. There is not enough emphasis in these institutions on the development of communication skills. Not only these institutions should be persuaded to start special communication skill courses within their campuses, private and community efforts must be made in a big way in that direction. Special </w:t>
      </w:r>
      <w:r w:rsidRPr="00584AEA">
        <w:rPr>
          <w:rFonts w:ascii="Arrus" w:hAnsi="Arrus"/>
          <w:sz w:val="22"/>
          <w:szCs w:val="28"/>
          <w:lang w:val="en-GB"/>
        </w:rPr>
        <w:lastRenderedPageBreak/>
        <w:t xml:space="preserve">Communication Skill Centres for Muslims must be opened in all the city headquarters and blocks of districts. Campaigns should be run to motivate all the students studying in undergraduate courses to learn basis computer skills and improve their written and spoken English. </w:t>
      </w:r>
    </w:p>
    <w:p w14:paraId="268B37AA" w14:textId="77777777" w:rsidR="00270475" w:rsidRPr="00584AEA" w:rsidRDefault="00270475" w:rsidP="00270475">
      <w:pPr>
        <w:spacing w:before="100" w:after="100"/>
        <w:jc w:val="both"/>
        <w:rPr>
          <w:rFonts w:ascii="Arrus" w:hAnsi="Arrus" w:cs="Times New Roman"/>
          <w:b/>
          <w:bCs/>
          <w:sz w:val="12"/>
          <w:szCs w:val="16"/>
          <w:lang w:val="en-GB"/>
        </w:rPr>
      </w:pPr>
    </w:p>
    <w:p w14:paraId="268B37AB"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cs="Times New Roman"/>
          <w:b/>
          <w:bCs/>
          <w:sz w:val="12"/>
          <w:szCs w:val="16"/>
          <w:lang w:val="en-GB"/>
        </w:rPr>
        <w:t xml:space="preserve"> </w:t>
      </w:r>
      <w:r w:rsidRPr="00584AEA">
        <w:rPr>
          <w:rFonts w:ascii="Arrus" w:hAnsi="Arrus"/>
          <w:b/>
          <w:bCs/>
          <w:sz w:val="22"/>
          <w:szCs w:val="28"/>
          <w:lang w:val="en-GB"/>
        </w:rPr>
        <w:t>Private Investment in Education</w:t>
      </w:r>
    </w:p>
    <w:p w14:paraId="268B37AC"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Many Equity funds are lining up to Invest in Private Education from K-12 as well as in Higher Education. It is even being considered as the “new silk route” where high profitability is achievable. Foreign Universities have been given the Right to establish Partnership with Local Educational institutions and they are actively pursuing the same. Minority owned Educational Institutions have mushroomed in the past two decades providing mainly Higher Technical Education. The vast number of seats in the colleges has allowed tens of thousands of Minority students to enrol in colleges. Minority Institutions have focused on giving Seats to those who can pay hefty sums of money for Professional seats (Medical College, Dental College, and Engineering College) and are seen to have discriminated against Minority students who had good grades but did not have the financial means to pay them. In the above cases Minority Institutions are seen to be of advantage to upper middle class students who can afford to pay the High fees. Its negative consequences are that it creates elite students who will have a huge advantage in the Job sector and will be endowed with skills to successfully manage and run businesses while those unable to afford this education must remain content with lower jobs and lower skills, serving the interests of the elite. In some states (Andhra Pradesh) the Govt. is giving Tuition fee reimbursement to students pursuing Professional degrees and having low family income.</w:t>
      </w:r>
    </w:p>
    <w:p w14:paraId="268B37AD"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lang w:val="en-GB"/>
        </w:rPr>
        <w:t xml:space="preserve">Here the </w:t>
      </w:r>
      <w:r w:rsidRPr="00584AEA">
        <w:rPr>
          <w:rFonts w:ascii="Arrus" w:hAnsi="Arrus"/>
          <w:b/>
          <w:bCs/>
          <w:sz w:val="22"/>
          <w:szCs w:val="28"/>
          <w:lang w:val="en-GB"/>
        </w:rPr>
        <w:t>Islamic Development Bank</w:t>
      </w:r>
      <w:r w:rsidRPr="00584AEA">
        <w:rPr>
          <w:rFonts w:ascii="Arrus" w:hAnsi="Arrus"/>
          <w:sz w:val="22"/>
          <w:szCs w:val="28"/>
          <w:lang w:val="en-GB"/>
        </w:rPr>
        <w:t xml:space="preserve">, Saudi Arabia, can play a role. So far they are only supporting students in governmental institutions with some amount of scholarship. The IDB must realize that India is not just another country with Muslim minority but a country with more Muslims than most Muslim countries. </w:t>
      </w:r>
      <w:r w:rsidRPr="00584AEA">
        <w:rPr>
          <w:rFonts w:ascii="Arrus" w:hAnsi="Arrus"/>
          <w:b/>
          <w:bCs/>
          <w:sz w:val="22"/>
          <w:szCs w:val="28"/>
          <w:lang w:val="en-GB"/>
        </w:rPr>
        <w:t>IDB must not only expand its target group to include students in private colleges but should also give interest free easy educational loans to Muslims.</w:t>
      </w:r>
      <w:r w:rsidRPr="00584AEA">
        <w:rPr>
          <w:rFonts w:ascii="Arrus" w:hAnsi="Arrus"/>
          <w:sz w:val="22"/>
          <w:szCs w:val="28"/>
          <w:lang w:val="en-GB"/>
        </w:rPr>
        <w:t xml:space="preserve"> Indian banks give educational loans, which are instrumental in access to the higher education. Muslims are less likely to receive these loans on account of the well-known factors. If IDB provides loans at easier conditions, it can bring about a huge change.  It is learnt that IDB is supposed to have taken some steps already in that direction and is considering other important steps.</w:t>
      </w:r>
    </w:p>
    <w:p w14:paraId="268B37AE"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b/>
          <w:bCs/>
          <w:sz w:val="22"/>
          <w:szCs w:val="28"/>
          <w:lang w:val="en-GB"/>
        </w:rPr>
        <w:lastRenderedPageBreak/>
        <w:t>Investment in Education by Muslims (locally and from NRI’s)</w:t>
      </w:r>
      <w:r w:rsidRPr="00584AEA">
        <w:rPr>
          <w:rFonts w:ascii="Arrus" w:hAnsi="Arrus"/>
          <w:sz w:val="22"/>
          <w:szCs w:val="28"/>
          <w:lang w:val="en-GB"/>
        </w:rPr>
        <w:t xml:space="preserve"> will definitely enlarge the growth of Education.  This needs to be taken up by the community on an All India level so that Investment is not frittered and Investor is assured the safety and gain from his Investment</w:t>
      </w:r>
    </w:p>
    <w:p w14:paraId="268B37AF" w14:textId="77777777" w:rsidR="00270475" w:rsidRPr="00584AEA" w:rsidRDefault="00270475" w:rsidP="00270475">
      <w:pPr>
        <w:spacing w:before="100" w:after="100"/>
        <w:jc w:val="both"/>
        <w:rPr>
          <w:rFonts w:ascii="Arrus" w:hAnsi="Arrus"/>
          <w:b/>
          <w:bCs/>
          <w:sz w:val="22"/>
          <w:szCs w:val="28"/>
          <w:lang w:val="en-GB"/>
        </w:rPr>
      </w:pPr>
    </w:p>
    <w:p w14:paraId="268B37B0" w14:textId="77777777" w:rsidR="00270475" w:rsidRPr="00584AEA" w:rsidRDefault="00270475" w:rsidP="00270475">
      <w:pPr>
        <w:spacing w:before="100" w:after="100"/>
        <w:jc w:val="both"/>
        <w:rPr>
          <w:rFonts w:ascii="Arrus" w:hAnsi="Arrus"/>
          <w:b/>
          <w:bCs/>
          <w:sz w:val="22"/>
          <w:szCs w:val="28"/>
          <w:lang w:val="en-GB"/>
        </w:rPr>
      </w:pPr>
      <w:r w:rsidRPr="00584AEA">
        <w:rPr>
          <w:rFonts w:ascii="Arrus" w:hAnsi="Arrus"/>
          <w:b/>
          <w:bCs/>
          <w:sz w:val="22"/>
          <w:szCs w:val="28"/>
          <w:lang w:val="en-GB"/>
        </w:rPr>
        <w:t>Network of Private Muslim Girls Schools</w:t>
      </w:r>
    </w:p>
    <w:p w14:paraId="268B37B1" w14:textId="77777777" w:rsidR="00270475" w:rsidRPr="00584AEA" w:rsidRDefault="00270475" w:rsidP="00270475">
      <w:pPr>
        <w:spacing w:before="100" w:after="100"/>
        <w:ind w:firstLine="360"/>
        <w:jc w:val="both"/>
        <w:rPr>
          <w:rFonts w:ascii="Arrus" w:hAnsi="Arrus"/>
          <w:sz w:val="22"/>
          <w:szCs w:val="28"/>
          <w:lang w:val="en-GB"/>
        </w:rPr>
      </w:pPr>
      <w:r w:rsidRPr="00584AEA">
        <w:rPr>
          <w:rFonts w:ascii="Arrus" w:hAnsi="Arrus"/>
          <w:sz w:val="22"/>
          <w:szCs w:val="28"/>
          <w:lang w:val="en-GB"/>
        </w:rPr>
        <w:t>Coeducation institutions on surface appear to be the need of the time. But coeducation is causing serious social complications, especially viewed from Islamic and Muslim cultural point of view. The mixing of boys and girls of vulnerable age groups is a big problem in the schools and colleges, which is negatively affecting boys and girls in more than one ways. . If a campaign for establishing pure Muslim girls’ schools (till at least 12</w:t>
      </w:r>
      <w:r w:rsidRPr="00584AEA">
        <w:rPr>
          <w:rFonts w:ascii="Arrus" w:hAnsi="Arrus"/>
          <w:sz w:val="22"/>
          <w:szCs w:val="28"/>
          <w:vertAlign w:val="superscript"/>
          <w:lang w:val="en-GB"/>
        </w:rPr>
        <w:t>th</w:t>
      </w:r>
      <w:r w:rsidRPr="00584AEA">
        <w:rPr>
          <w:rFonts w:ascii="Arrus" w:hAnsi="Arrus"/>
          <w:sz w:val="22"/>
          <w:szCs w:val="28"/>
          <w:lang w:val="en-GB"/>
        </w:rPr>
        <w:t xml:space="preserve"> level) in cities is run at the national level, it is going to have a definite positive effect in many ways:</w:t>
      </w:r>
    </w:p>
    <w:p w14:paraId="268B37B2" w14:textId="77777777" w:rsidR="00270475" w:rsidRPr="00584AEA" w:rsidRDefault="00270475" w:rsidP="006F4670">
      <w:pPr>
        <w:numPr>
          <w:ilvl w:val="0"/>
          <w:numId w:val="37"/>
        </w:numPr>
        <w:tabs>
          <w:tab w:val="left" w:pos="0"/>
        </w:tabs>
        <w:spacing w:before="100" w:after="100"/>
        <w:ind w:left="360" w:hanging="360"/>
        <w:jc w:val="both"/>
        <w:rPr>
          <w:rFonts w:ascii="Arrus" w:hAnsi="Arrus"/>
          <w:sz w:val="22"/>
          <w:szCs w:val="28"/>
          <w:lang w:val="en-GB"/>
        </w:rPr>
      </w:pPr>
      <w:r w:rsidRPr="00584AEA">
        <w:rPr>
          <w:rFonts w:ascii="Arrus" w:hAnsi="Arrus"/>
          <w:sz w:val="22"/>
          <w:szCs w:val="28"/>
          <w:lang w:val="en-GB"/>
        </w:rPr>
        <w:t xml:space="preserve">It will help in development of Muslim Education Industry. </w:t>
      </w:r>
    </w:p>
    <w:p w14:paraId="268B37B3" w14:textId="77777777" w:rsidR="00270475" w:rsidRPr="00584AEA" w:rsidRDefault="00270475" w:rsidP="006F4670">
      <w:pPr>
        <w:numPr>
          <w:ilvl w:val="0"/>
          <w:numId w:val="38"/>
        </w:numPr>
        <w:tabs>
          <w:tab w:val="left" w:pos="0"/>
        </w:tabs>
        <w:spacing w:before="100" w:after="100"/>
        <w:ind w:left="360" w:hanging="360"/>
        <w:jc w:val="both"/>
        <w:rPr>
          <w:rFonts w:ascii="Arrus" w:hAnsi="Arrus" w:cs="Times New Roman"/>
          <w:sz w:val="22"/>
          <w:szCs w:val="28"/>
          <w:lang w:val="en-GB"/>
        </w:rPr>
      </w:pPr>
      <w:r w:rsidRPr="00584AEA">
        <w:rPr>
          <w:rFonts w:ascii="Arrus" w:hAnsi="Arrus"/>
          <w:sz w:val="22"/>
          <w:szCs w:val="28"/>
          <w:lang w:val="en-GB"/>
        </w:rPr>
        <w:t xml:space="preserve">Boys’ schools can have more boys </w:t>
      </w:r>
    </w:p>
    <w:p w14:paraId="268B37B4" w14:textId="77777777" w:rsidR="00270475" w:rsidRPr="00584AEA" w:rsidRDefault="00270475" w:rsidP="006F4670">
      <w:pPr>
        <w:numPr>
          <w:ilvl w:val="0"/>
          <w:numId w:val="39"/>
        </w:numPr>
        <w:tabs>
          <w:tab w:val="left" w:pos="0"/>
        </w:tabs>
        <w:spacing w:before="100" w:after="100"/>
        <w:ind w:left="360" w:hanging="360"/>
        <w:jc w:val="both"/>
        <w:rPr>
          <w:rFonts w:ascii="Arrus" w:hAnsi="Arrus" w:cs="Times New Roman"/>
          <w:sz w:val="22"/>
          <w:szCs w:val="28"/>
          <w:lang w:val="en-GB"/>
        </w:rPr>
      </w:pPr>
      <w:r w:rsidRPr="00584AEA">
        <w:rPr>
          <w:rFonts w:ascii="Arrus" w:hAnsi="Arrus"/>
          <w:sz w:val="22"/>
          <w:szCs w:val="28"/>
          <w:lang w:val="en-GB"/>
        </w:rPr>
        <w:t>More Muslims will be inclined to impart higher education to their daughters;</w:t>
      </w:r>
    </w:p>
    <w:p w14:paraId="268B37B5" w14:textId="77777777" w:rsidR="00270475" w:rsidRPr="00584AEA" w:rsidRDefault="00270475" w:rsidP="006F4670">
      <w:pPr>
        <w:numPr>
          <w:ilvl w:val="0"/>
          <w:numId w:val="40"/>
        </w:numPr>
        <w:tabs>
          <w:tab w:val="left" w:pos="0"/>
        </w:tabs>
        <w:spacing w:before="100" w:after="100"/>
        <w:ind w:left="360" w:hanging="360"/>
        <w:jc w:val="both"/>
        <w:rPr>
          <w:rFonts w:ascii="Arrus" w:hAnsi="Arrus" w:cs="Times New Roman"/>
          <w:sz w:val="22"/>
          <w:szCs w:val="28"/>
          <w:lang w:val="en-GB"/>
        </w:rPr>
      </w:pPr>
      <w:r w:rsidRPr="00584AEA">
        <w:rPr>
          <w:rFonts w:ascii="Arrus" w:hAnsi="Arrus"/>
          <w:sz w:val="22"/>
          <w:szCs w:val="28"/>
          <w:lang w:val="en-GB"/>
        </w:rPr>
        <w:t>Girls can study in an Islamic atmosphere and learn more about the importance of a healthy family system;</w:t>
      </w:r>
    </w:p>
    <w:p w14:paraId="268B37B6" w14:textId="77777777" w:rsidR="00270475" w:rsidRPr="00584AEA" w:rsidRDefault="00270475" w:rsidP="006F4670">
      <w:pPr>
        <w:numPr>
          <w:ilvl w:val="0"/>
          <w:numId w:val="41"/>
        </w:numPr>
        <w:tabs>
          <w:tab w:val="left" w:pos="0"/>
        </w:tabs>
        <w:spacing w:before="100" w:after="100"/>
        <w:ind w:left="360" w:hanging="360"/>
        <w:jc w:val="both"/>
        <w:rPr>
          <w:rFonts w:ascii="Arrus" w:hAnsi="Arrus" w:cs="Times New Roman"/>
          <w:sz w:val="22"/>
          <w:szCs w:val="28"/>
          <w:lang w:val="en-GB"/>
        </w:rPr>
      </w:pPr>
      <w:r w:rsidRPr="00584AEA">
        <w:rPr>
          <w:rFonts w:ascii="Arrus" w:hAnsi="Arrus"/>
          <w:sz w:val="22"/>
          <w:szCs w:val="28"/>
          <w:lang w:val="en-GB"/>
        </w:rPr>
        <w:t>Social problems on account of coeducation will be under better control</w:t>
      </w:r>
    </w:p>
    <w:p w14:paraId="268B37B7" w14:textId="77777777" w:rsidR="00270475" w:rsidRPr="00584AEA" w:rsidRDefault="00270475" w:rsidP="006F4670">
      <w:pPr>
        <w:numPr>
          <w:ilvl w:val="0"/>
          <w:numId w:val="42"/>
        </w:numPr>
        <w:tabs>
          <w:tab w:val="left" w:pos="0"/>
        </w:tabs>
        <w:spacing w:before="100" w:after="100"/>
        <w:ind w:left="360" w:hanging="360"/>
        <w:jc w:val="both"/>
        <w:rPr>
          <w:rFonts w:ascii="Arrus" w:hAnsi="Arrus" w:cs="Times New Roman"/>
          <w:sz w:val="22"/>
          <w:szCs w:val="28"/>
          <w:lang w:val="en-GB"/>
        </w:rPr>
      </w:pPr>
      <w:r w:rsidRPr="00584AEA">
        <w:rPr>
          <w:rFonts w:ascii="Arrus" w:hAnsi="Arrus"/>
          <w:sz w:val="22"/>
          <w:szCs w:val="28"/>
          <w:lang w:val="en-GB"/>
        </w:rPr>
        <w:t>More Muslim women will get employment</w:t>
      </w:r>
    </w:p>
    <w:p w14:paraId="268B37B8" w14:textId="77777777" w:rsidR="00270475" w:rsidRPr="00584AEA" w:rsidRDefault="00270475" w:rsidP="006F4670">
      <w:pPr>
        <w:numPr>
          <w:ilvl w:val="0"/>
          <w:numId w:val="43"/>
        </w:numPr>
        <w:tabs>
          <w:tab w:val="left" w:pos="0"/>
        </w:tabs>
        <w:spacing w:before="100" w:after="100"/>
        <w:ind w:left="360" w:hanging="360"/>
        <w:jc w:val="both"/>
        <w:rPr>
          <w:rFonts w:ascii="Arrus" w:hAnsi="Arrus"/>
          <w:sz w:val="22"/>
          <w:szCs w:val="28"/>
          <w:lang w:val="en-GB"/>
        </w:rPr>
      </w:pPr>
      <w:r w:rsidRPr="00584AEA">
        <w:rPr>
          <w:rFonts w:ascii="Arrus" w:hAnsi="Arrus"/>
          <w:sz w:val="22"/>
          <w:szCs w:val="28"/>
          <w:lang w:val="en-GB"/>
        </w:rPr>
        <w:t xml:space="preserve">Every institution brings itself opportunities for various other businesses. Establishment of these institutions will help in the development of better colonies in the long run, as with the requirement of large piece of land for these schools, new areas of development convenient for Muslims will emerge. As will be discussed elsewhere, the urban development by Muslims may be planned in a way so that there are enough spaces for schools and colleges and other institutions to fulfil the needs of the community. </w:t>
      </w:r>
    </w:p>
    <w:p w14:paraId="268B37B9" w14:textId="77777777" w:rsidR="00270475" w:rsidRPr="00584AEA" w:rsidRDefault="00270475" w:rsidP="006F4670">
      <w:pPr>
        <w:numPr>
          <w:ilvl w:val="0"/>
          <w:numId w:val="44"/>
        </w:numPr>
        <w:tabs>
          <w:tab w:val="left" w:pos="0"/>
        </w:tabs>
        <w:spacing w:before="100" w:after="100"/>
        <w:ind w:left="360" w:hanging="360"/>
        <w:jc w:val="both"/>
        <w:rPr>
          <w:rFonts w:ascii="Arrus" w:hAnsi="Arrus"/>
          <w:sz w:val="22"/>
          <w:szCs w:val="28"/>
          <w:lang w:val="en-GB"/>
        </w:rPr>
      </w:pPr>
      <w:r w:rsidRPr="00584AEA">
        <w:rPr>
          <w:rFonts w:ascii="Arrus" w:hAnsi="Arrus"/>
          <w:sz w:val="22"/>
          <w:szCs w:val="28"/>
          <w:lang w:val="en-GB"/>
        </w:rPr>
        <w:t>These institutions should ideally have the hostel facility so that girls from rural areas can also study.</w:t>
      </w:r>
    </w:p>
    <w:p w14:paraId="268B37BA" w14:textId="77777777" w:rsidR="00270475" w:rsidRPr="00584AEA" w:rsidRDefault="00270475" w:rsidP="00270475">
      <w:pPr>
        <w:spacing w:before="100" w:after="100"/>
        <w:jc w:val="both"/>
        <w:rPr>
          <w:rFonts w:ascii="Arrus" w:hAnsi="Arrus"/>
          <w:b/>
          <w:bCs/>
          <w:sz w:val="22"/>
          <w:szCs w:val="28"/>
          <w:lang w:val="en-GB"/>
        </w:rPr>
      </w:pPr>
      <w:r w:rsidRPr="00584AEA">
        <w:rPr>
          <w:rFonts w:ascii="Arrus" w:hAnsi="Arrus"/>
          <w:b/>
          <w:bCs/>
          <w:sz w:val="22"/>
          <w:szCs w:val="28"/>
          <w:lang w:val="en-GB"/>
        </w:rPr>
        <w:t>Other Efforts</w:t>
      </w:r>
    </w:p>
    <w:p w14:paraId="268B37BB"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The focus areas of Educational investment should be in the K-12 level and also in Vocational and Technical Education. Other steps </w:t>
      </w:r>
      <w:r w:rsidRPr="00584AEA">
        <w:rPr>
          <w:rFonts w:ascii="Arrus" w:hAnsi="Arrus"/>
          <w:sz w:val="22"/>
          <w:szCs w:val="28"/>
          <w:lang w:val="en-GB"/>
        </w:rPr>
        <w:lastRenderedPageBreak/>
        <w:t>include:</w:t>
      </w:r>
    </w:p>
    <w:p w14:paraId="268B37BC" w14:textId="77777777" w:rsidR="00270475" w:rsidRPr="00584AEA" w:rsidRDefault="00270475" w:rsidP="006F4670">
      <w:pPr>
        <w:numPr>
          <w:ilvl w:val="0"/>
          <w:numId w:val="45"/>
        </w:numPr>
        <w:tabs>
          <w:tab w:val="left" w:pos="720"/>
        </w:tabs>
        <w:spacing w:before="100" w:after="100"/>
        <w:jc w:val="both"/>
        <w:rPr>
          <w:rFonts w:ascii="Arrus" w:hAnsi="Arrus"/>
          <w:sz w:val="22"/>
          <w:szCs w:val="28"/>
          <w:lang w:val="en-GB"/>
        </w:rPr>
      </w:pPr>
      <w:r w:rsidRPr="00584AEA">
        <w:rPr>
          <w:rFonts w:ascii="Arrus" w:hAnsi="Arrus"/>
          <w:b/>
          <w:bCs/>
          <w:sz w:val="22"/>
          <w:szCs w:val="28"/>
          <w:lang w:val="en-GB"/>
        </w:rPr>
        <w:t>Teacher  Education Centres</w:t>
      </w:r>
      <w:r w:rsidRPr="00584AEA">
        <w:rPr>
          <w:rFonts w:ascii="Arrus" w:hAnsi="Arrus"/>
          <w:sz w:val="22"/>
          <w:szCs w:val="28"/>
          <w:lang w:val="en-GB"/>
        </w:rPr>
        <w:t xml:space="preserve"> where teachers are given training to teach; </w:t>
      </w:r>
    </w:p>
    <w:p w14:paraId="268B37BD" w14:textId="77777777" w:rsidR="00270475" w:rsidRPr="00584AEA" w:rsidRDefault="00270475" w:rsidP="006F4670">
      <w:pPr>
        <w:numPr>
          <w:ilvl w:val="0"/>
          <w:numId w:val="46"/>
        </w:numPr>
        <w:tabs>
          <w:tab w:val="left" w:pos="720"/>
        </w:tabs>
        <w:spacing w:before="100" w:after="100"/>
        <w:jc w:val="both"/>
        <w:rPr>
          <w:rFonts w:ascii="Arrus" w:hAnsi="Arrus" w:cs="Times New Roman"/>
          <w:sz w:val="22"/>
          <w:szCs w:val="28"/>
          <w:lang w:val="en-GB"/>
        </w:rPr>
      </w:pPr>
      <w:r w:rsidRPr="00584AEA">
        <w:rPr>
          <w:rFonts w:ascii="Arrus" w:hAnsi="Arrus"/>
          <w:b/>
          <w:bCs/>
          <w:sz w:val="22"/>
          <w:szCs w:val="28"/>
          <w:lang w:val="en-GB"/>
        </w:rPr>
        <w:t>Adult Education centres</w:t>
      </w:r>
      <w:r w:rsidRPr="00584AEA">
        <w:rPr>
          <w:rFonts w:ascii="Arrus" w:hAnsi="Arrus"/>
          <w:sz w:val="22"/>
          <w:szCs w:val="28"/>
          <w:lang w:val="en-GB"/>
        </w:rPr>
        <w:t xml:space="preserve"> where Adults are educated on job skills and given awareness of social programmes meant to help them and are taught the skills that will enable them to utilize the programmes.  </w:t>
      </w:r>
    </w:p>
    <w:p w14:paraId="268B37BE" w14:textId="77777777" w:rsidR="00270475" w:rsidRPr="00584AEA" w:rsidRDefault="00270475" w:rsidP="006F4670">
      <w:pPr>
        <w:numPr>
          <w:ilvl w:val="0"/>
          <w:numId w:val="47"/>
        </w:numPr>
        <w:tabs>
          <w:tab w:val="left" w:pos="720"/>
        </w:tabs>
        <w:spacing w:before="100" w:after="100"/>
        <w:jc w:val="both"/>
        <w:rPr>
          <w:rFonts w:ascii="Arrus" w:hAnsi="Arrus" w:cs="Times New Roman"/>
          <w:sz w:val="22"/>
          <w:szCs w:val="28"/>
          <w:lang w:val="en-GB"/>
        </w:rPr>
      </w:pPr>
      <w:r w:rsidRPr="00584AEA">
        <w:rPr>
          <w:rFonts w:ascii="Arrus" w:hAnsi="Arrus"/>
          <w:b/>
          <w:bCs/>
          <w:sz w:val="22"/>
          <w:szCs w:val="28"/>
          <w:lang w:val="en-GB"/>
        </w:rPr>
        <w:t>Specialized coaching centres</w:t>
      </w:r>
      <w:r w:rsidRPr="00584AEA">
        <w:rPr>
          <w:rFonts w:ascii="Arrus" w:hAnsi="Arrus"/>
          <w:sz w:val="22"/>
          <w:szCs w:val="28"/>
          <w:lang w:val="en-GB"/>
        </w:rPr>
        <w:t xml:space="preserve"> where the cream of the community is given coaching in the preparation for Competitive State services exams like IAS, IPS etc as well as other competitive exams catering to the Central and State govt. sector as well as the Private sector. </w:t>
      </w:r>
    </w:p>
    <w:p w14:paraId="268B37BF" w14:textId="77777777" w:rsidR="00270475" w:rsidRPr="00584AEA" w:rsidRDefault="00270475" w:rsidP="006F4670">
      <w:pPr>
        <w:numPr>
          <w:ilvl w:val="0"/>
          <w:numId w:val="48"/>
        </w:numPr>
        <w:tabs>
          <w:tab w:val="left" w:pos="720"/>
        </w:tabs>
        <w:spacing w:before="100" w:after="100"/>
        <w:jc w:val="both"/>
        <w:rPr>
          <w:rFonts w:ascii="Arrus" w:hAnsi="Arrus" w:cs="Times New Roman"/>
          <w:sz w:val="22"/>
          <w:szCs w:val="28"/>
          <w:lang w:val="en-GB"/>
        </w:rPr>
      </w:pPr>
      <w:r w:rsidRPr="00584AEA">
        <w:rPr>
          <w:rFonts w:ascii="Arrus" w:hAnsi="Arrus"/>
          <w:b/>
          <w:bCs/>
          <w:sz w:val="22"/>
          <w:szCs w:val="28"/>
          <w:lang w:val="en-GB"/>
        </w:rPr>
        <w:t>Investment in Technology that caters to educational growth</w:t>
      </w:r>
      <w:r w:rsidRPr="00584AEA">
        <w:rPr>
          <w:rFonts w:ascii="Arrus" w:hAnsi="Arrus"/>
          <w:sz w:val="22"/>
          <w:szCs w:val="28"/>
          <w:lang w:val="en-GB"/>
        </w:rPr>
        <w:t xml:space="preserve"> through popular means like Radio, TV channel, Print and Mobile phone will also tremendously enhance Educational growth.  The motto of Investment should be less Profit and more of “Social Responsibility”.</w:t>
      </w:r>
    </w:p>
    <w:p w14:paraId="268B37C0"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lang w:val="en-GB"/>
        </w:rPr>
        <w:t>Social Investment in Education is also being taken up by corporate houses like Tata, Infosys, HCL, Wipro etc. They provide Training to their employees to make them come on par with industry needs. They are also building Universities, giving access to regular students. The approach of the Azim Premji foundation is to focus on Providing Teacher Training. To quote Mr Anurag Behar “We did not want to go into establishing islands of excellence. We could have said, lets establish 100 great schools where we would take underprivileged children” but decided against it since it would mean neglecting the tens of thousands of schools that need help in qualitative improvement. So far they have provided Teacher training to 20,000 schools in nine states and are establishing a Teachers Training University.</w:t>
      </w:r>
    </w:p>
    <w:p w14:paraId="268B37C1" w14:textId="77777777" w:rsidR="00270475" w:rsidRPr="00584AEA" w:rsidRDefault="00270475" w:rsidP="00270475">
      <w:pPr>
        <w:spacing w:before="100" w:after="100"/>
        <w:jc w:val="both"/>
        <w:rPr>
          <w:rFonts w:ascii="Arrus" w:hAnsi="Arrus"/>
          <w:b/>
          <w:bCs/>
          <w:sz w:val="22"/>
          <w:szCs w:val="28"/>
          <w:lang w:val="en-GB"/>
        </w:rPr>
      </w:pPr>
    </w:p>
    <w:p w14:paraId="268B37C2"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b/>
          <w:bCs/>
          <w:sz w:val="22"/>
          <w:szCs w:val="28"/>
          <w:lang w:val="en-GB"/>
        </w:rPr>
        <w:t>Working with RTE and the Government’s Strategic Plan</w:t>
      </w:r>
    </w:p>
    <w:p w14:paraId="268B37C3"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lang w:val="en-GB"/>
        </w:rPr>
        <w:t xml:space="preserve">The RTE Act will ring hollow if the Government does not work on bringing Quality education to Government run Schools and Colleges. This is where the predominant majority of Indians go to learn and it is also where most Minority students attend. The RTE act would have schools set up in the neighbourhood so that they are in walking distance to students.  This will call for building of tens of thousands of schools in the country. This quantitative growth must not have qualitative growth missing. This is the key to Educational improvement and is a humongous task.  A high commitment, ample funding and Innovative means are needed to effect qualitative improvements. </w:t>
      </w:r>
    </w:p>
    <w:p w14:paraId="268B37C4"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lang w:val="en-GB"/>
        </w:rPr>
        <w:t xml:space="preserve">Muslim students attending Madrasa education should be </w:t>
      </w:r>
      <w:r w:rsidRPr="00584AEA">
        <w:rPr>
          <w:rFonts w:ascii="Arrus" w:hAnsi="Arrus"/>
          <w:sz w:val="22"/>
          <w:szCs w:val="28"/>
          <w:lang w:val="en-GB"/>
        </w:rPr>
        <w:lastRenderedPageBreak/>
        <w:t>allowed to avail this Right to Education where they obtain not only their Theological education but also receive regular education and are educated to take the standard Board exams and also pursue regular Higher Education or Vocational education, as per their choice.</w:t>
      </w:r>
    </w:p>
    <w:p w14:paraId="268B37C5" w14:textId="77777777" w:rsidR="00270475" w:rsidRPr="00584AEA" w:rsidRDefault="00270475" w:rsidP="00270475">
      <w:pPr>
        <w:spacing w:before="100" w:after="100"/>
        <w:ind w:firstLine="720"/>
        <w:jc w:val="both"/>
        <w:rPr>
          <w:rFonts w:ascii="Arrus" w:hAnsi="Arrus" w:cs="Times New Roman"/>
          <w:b/>
          <w:bCs/>
          <w:sz w:val="22"/>
          <w:szCs w:val="28"/>
          <w:lang w:val="en-GB"/>
        </w:rPr>
      </w:pPr>
      <w:r w:rsidRPr="00584AEA">
        <w:rPr>
          <w:rFonts w:ascii="Arrus" w:hAnsi="Arrus"/>
          <w:sz w:val="22"/>
          <w:szCs w:val="28"/>
          <w:lang w:val="en-GB"/>
        </w:rPr>
        <w:t xml:space="preserve">One of the provisions of the RTE Act is to allocate 25% of the seats in Private aided and unaided schools as well as “specified category” schools like </w:t>
      </w:r>
      <w:proofErr w:type="spellStart"/>
      <w:r w:rsidRPr="00584AEA">
        <w:rPr>
          <w:rFonts w:ascii="Arrus" w:hAnsi="Arrus"/>
          <w:sz w:val="22"/>
          <w:szCs w:val="28"/>
          <w:lang w:val="en-GB"/>
        </w:rPr>
        <w:t>Kendriya</w:t>
      </w:r>
      <w:proofErr w:type="spellEnd"/>
      <w:r w:rsidRPr="00584AEA">
        <w:rPr>
          <w:rFonts w:ascii="Arrus" w:hAnsi="Arrus"/>
          <w:sz w:val="22"/>
          <w:szCs w:val="28"/>
          <w:lang w:val="en-GB"/>
        </w:rPr>
        <w:t xml:space="preserve"> </w:t>
      </w:r>
      <w:proofErr w:type="spellStart"/>
      <w:r w:rsidRPr="00584AEA">
        <w:rPr>
          <w:rFonts w:ascii="Arrus" w:hAnsi="Arrus"/>
          <w:sz w:val="22"/>
          <w:szCs w:val="28"/>
          <w:lang w:val="en-GB"/>
        </w:rPr>
        <w:t>Vidhyalaya</w:t>
      </w:r>
      <w:proofErr w:type="spellEnd"/>
      <w:r w:rsidRPr="00584AEA">
        <w:rPr>
          <w:rFonts w:ascii="Arrus" w:hAnsi="Arrus"/>
          <w:sz w:val="22"/>
          <w:szCs w:val="28"/>
          <w:lang w:val="en-GB"/>
        </w:rPr>
        <w:t xml:space="preserve"> and Navodaya </w:t>
      </w:r>
      <w:proofErr w:type="spellStart"/>
      <w:r w:rsidRPr="00584AEA">
        <w:rPr>
          <w:rFonts w:ascii="Arrus" w:hAnsi="Arrus"/>
          <w:sz w:val="22"/>
          <w:szCs w:val="28"/>
          <w:lang w:val="en-GB"/>
        </w:rPr>
        <w:t>Vidhalaya</w:t>
      </w:r>
      <w:proofErr w:type="spellEnd"/>
      <w:r w:rsidRPr="00584AEA">
        <w:rPr>
          <w:rFonts w:ascii="Arrus" w:hAnsi="Arrus"/>
          <w:sz w:val="22"/>
          <w:szCs w:val="28"/>
          <w:lang w:val="en-GB"/>
        </w:rPr>
        <w:t xml:space="preserve"> for “children belonging to weaker section and disadvantaged group in the Neighbourhood”.  </w:t>
      </w:r>
      <w:r w:rsidRPr="00584AEA">
        <w:rPr>
          <w:rFonts w:ascii="Arrus" w:hAnsi="Arrus"/>
          <w:b/>
          <w:bCs/>
          <w:sz w:val="22"/>
          <w:szCs w:val="28"/>
          <w:lang w:val="en-GB"/>
        </w:rPr>
        <w:t xml:space="preserve">We need to actively see that the Quota does not discriminate against Muslim students of the neighbourhood who are poor and qualify for the seats. </w:t>
      </w:r>
    </w:p>
    <w:p w14:paraId="268B37C6"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The Government has drawn Strategic plans to connect 31,000 colleges through a national Knowledge network, to bring wireless Broadband to every village and connect the villages using Fibre Optics. It is proposed to have 1500 Universities in the near future.  We need to understand the implications of this and work with the Government in the formulation of plans that are inclusive of Muslims, taking their input and also giving them opportunity to work with the Plan. This needs to be done on an All India level by a Steering committee appointed by the community. Not only the increased percentage of Muslims in these universities has to be ensured, efforts should be made to establish at least 150 Muslim universities in the country in next 10 years. </w:t>
      </w:r>
    </w:p>
    <w:p w14:paraId="268B37C7" w14:textId="77777777" w:rsidR="00270475" w:rsidRPr="00584AEA" w:rsidRDefault="00270475" w:rsidP="00270475">
      <w:pPr>
        <w:spacing w:before="100" w:after="100"/>
        <w:jc w:val="both"/>
        <w:rPr>
          <w:rFonts w:ascii="Arrus" w:hAnsi="Arrus"/>
          <w:b/>
          <w:bCs/>
          <w:szCs w:val="32"/>
          <w:lang w:val="en-GB"/>
        </w:rPr>
      </w:pPr>
    </w:p>
    <w:p w14:paraId="268B37C8" w14:textId="77777777" w:rsidR="00270475" w:rsidRPr="00584AEA" w:rsidRDefault="00270475" w:rsidP="00270475">
      <w:pPr>
        <w:spacing w:before="100" w:after="100"/>
        <w:jc w:val="both"/>
        <w:rPr>
          <w:rFonts w:ascii="Arrus" w:hAnsi="Arrus"/>
          <w:b/>
          <w:bCs/>
          <w:szCs w:val="32"/>
          <w:lang w:val="en-GB"/>
        </w:rPr>
      </w:pPr>
      <w:r w:rsidRPr="00584AEA">
        <w:rPr>
          <w:rFonts w:ascii="Arrus" w:hAnsi="Arrus"/>
          <w:b/>
          <w:bCs/>
          <w:szCs w:val="32"/>
          <w:lang w:val="en-GB"/>
        </w:rPr>
        <w:t>Special Awareness drives for admissions and re-engaging drop-outs</w:t>
      </w:r>
    </w:p>
    <w:p w14:paraId="268B37C9" w14:textId="77777777" w:rsidR="00270475" w:rsidRPr="00584AEA" w:rsidRDefault="00270475" w:rsidP="00270475">
      <w:pPr>
        <w:tabs>
          <w:tab w:val="left" w:pos="720"/>
        </w:tabs>
        <w:jc w:val="both"/>
        <w:rPr>
          <w:rFonts w:ascii="Arrus" w:hAnsi="Arrus"/>
          <w:b/>
          <w:bCs/>
          <w:sz w:val="22"/>
          <w:szCs w:val="28"/>
          <w:lang w:val="en-GB"/>
        </w:rPr>
      </w:pPr>
      <w:r w:rsidRPr="00584AEA">
        <w:rPr>
          <w:rFonts w:ascii="Arrus" w:hAnsi="Arrus"/>
          <w:b/>
          <w:bCs/>
          <w:sz w:val="22"/>
          <w:szCs w:val="28"/>
          <w:lang w:val="en-GB"/>
        </w:rPr>
        <w:t xml:space="preserve">Endeavours on the war footing to improve the educational status of Muslims especially from Higher Secondary onwards with an aim to minimise the drop-outs and to make them able to choose professional careers </w:t>
      </w:r>
    </w:p>
    <w:p w14:paraId="268B37CA" w14:textId="77777777" w:rsidR="00270475" w:rsidRPr="00584AEA" w:rsidRDefault="00270475" w:rsidP="00270475">
      <w:pPr>
        <w:tabs>
          <w:tab w:val="left" w:pos="720"/>
        </w:tabs>
        <w:jc w:val="both"/>
        <w:rPr>
          <w:rFonts w:ascii="Arrus" w:hAnsi="Arrus"/>
          <w:sz w:val="22"/>
          <w:szCs w:val="28"/>
          <w:lang w:val="en-GB"/>
        </w:rPr>
      </w:pPr>
      <w:r w:rsidRPr="00584AEA">
        <w:rPr>
          <w:rFonts w:ascii="Arrus" w:hAnsi="Arrus"/>
          <w:sz w:val="22"/>
          <w:szCs w:val="28"/>
          <w:lang w:val="en-GB"/>
        </w:rPr>
        <w:tab/>
        <w:t xml:space="preserve">Lots of efforts are being made on educational front in the Muslim community. This is one area where Muslims have shown considerable concern, with the result that things are now moving in the right direction. But as will be discussed elsewhere in the book, efforts on educational front without a simultaneous front on economic front, especially industrial, has had a negative effect on education also particularly in higher education. Despite improvements in educational status of Muslims, still this is an area of concern. All children are not entering schools and the drop-out rate is very high. </w:t>
      </w:r>
    </w:p>
    <w:p w14:paraId="268B37CB" w14:textId="77777777" w:rsidR="00270475" w:rsidRPr="00584AEA" w:rsidRDefault="00270475" w:rsidP="00270475">
      <w:pPr>
        <w:spacing w:before="150"/>
        <w:ind w:firstLine="720"/>
        <w:jc w:val="both"/>
        <w:rPr>
          <w:rFonts w:ascii="Arrus" w:hAnsi="Arrus"/>
          <w:sz w:val="22"/>
          <w:szCs w:val="28"/>
          <w:lang w:val="en-GB"/>
        </w:rPr>
      </w:pPr>
      <w:r w:rsidRPr="00584AEA">
        <w:rPr>
          <w:rFonts w:ascii="Arrus" w:hAnsi="Arrus"/>
          <w:sz w:val="22"/>
          <w:szCs w:val="28"/>
          <w:lang w:val="en-GB"/>
        </w:rPr>
        <w:t xml:space="preserve">According to Rangnath Misra Report, </w:t>
      </w:r>
      <w:r w:rsidRPr="00584AEA">
        <w:rPr>
          <w:rFonts w:ascii="Arrus" w:hAnsi="Arrus"/>
          <w:i/>
          <w:sz w:val="22"/>
          <w:szCs w:val="28"/>
          <w:lang w:val="en-GB"/>
        </w:rPr>
        <w:t xml:space="preserve">“It can be seen that though </w:t>
      </w:r>
      <w:r w:rsidRPr="00584AEA">
        <w:rPr>
          <w:rFonts w:ascii="Arrus" w:hAnsi="Arrus"/>
          <w:i/>
          <w:sz w:val="22"/>
          <w:szCs w:val="28"/>
          <w:lang w:val="en-GB"/>
        </w:rPr>
        <w:lastRenderedPageBreak/>
        <w:t xml:space="preserve">at the entry level Muslims have higher rate of admissions, i.e. 65.31 per cent, against the national average of 55.57 percent, but high drop out at subsequent levels brings down the rate of those among Muslims completing graduation to 3.6 per cent. The national average of those completing graduation is 6.72. One of the main reasons for this high </w:t>
      </w:r>
      <w:proofErr w:type="spellStart"/>
      <w:r w:rsidRPr="00584AEA">
        <w:rPr>
          <w:rFonts w:ascii="Arrus" w:hAnsi="Arrus"/>
          <w:i/>
          <w:sz w:val="22"/>
          <w:szCs w:val="28"/>
          <w:lang w:val="en-GB"/>
        </w:rPr>
        <w:t>drop out</w:t>
      </w:r>
      <w:proofErr w:type="spellEnd"/>
      <w:r w:rsidRPr="00584AEA">
        <w:rPr>
          <w:rFonts w:ascii="Arrus" w:hAnsi="Arrus"/>
          <w:i/>
          <w:sz w:val="22"/>
          <w:szCs w:val="28"/>
          <w:lang w:val="en-GB"/>
        </w:rPr>
        <w:t xml:space="preserve"> is found to be poverty.”</w:t>
      </w:r>
      <w:r w:rsidRPr="00584AEA">
        <w:rPr>
          <w:rFonts w:ascii="Arrus" w:hAnsi="Arrus"/>
          <w:sz w:val="22"/>
          <w:szCs w:val="28"/>
          <w:lang w:val="en-GB"/>
        </w:rPr>
        <w:t xml:space="preserve"> So special </w:t>
      </w:r>
      <w:r w:rsidRPr="00584AEA">
        <w:rPr>
          <w:rFonts w:ascii="Arrus" w:hAnsi="Arrus" w:hint="eastAsia"/>
          <w:sz w:val="22"/>
          <w:szCs w:val="28"/>
          <w:lang w:val="en-GB"/>
        </w:rPr>
        <w:t>attention</w:t>
      </w:r>
      <w:r w:rsidRPr="00584AEA">
        <w:rPr>
          <w:rFonts w:ascii="Arrus" w:hAnsi="Arrus"/>
          <w:sz w:val="22"/>
          <w:szCs w:val="28"/>
          <w:lang w:val="en-GB"/>
        </w:rPr>
        <w:t xml:space="preserve"> is needed on this front.</w:t>
      </w:r>
    </w:p>
    <w:p w14:paraId="268B37CC" w14:textId="77777777" w:rsidR="00270475" w:rsidRPr="00584AEA" w:rsidRDefault="00270475" w:rsidP="00270475">
      <w:pPr>
        <w:spacing w:before="150"/>
        <w:jc w:val="both"/>
        <w:rPr>
          <w:rFonts w:ascii="Arrus" w:hAnsi="Arrus"/>
          <w:b/>
          <w:bCs/>
          <w:sz w:val="22"/>
          <w:szCs w:val="28"/>
          <w:lang w:val="en-GB"/>
        </w:rPr>
      </w:pPr>
      <w:r w:rsidRPr="00584AEA">
        <w:rPr>
          <w:rFonts w:ascii="Arrus" w:hAnsi="Arrus"/>
          <w:b/>
          <w:bCs/>
          <w:sz w:val="22"/>
          <w:szCs w:val="28"/>
          <w:lang w:val="en-GB"/>
        </w:rPr>
        <w:t>Special Centres for 10</w:t>
      </w:r>
      <w:r w:rsidRPr="00584AEA">
        <w:rPr>
          <w:rFonts w:ascii="Arrus" w:hAnsi="Arrus"/>
          <w:b/>
          <w:bCs/>
          <w:sz w:val="22"/>
          <w:szCs w:val="28"/>
          <w:vertAlign w:val="superscript"/>
          <w:lang w:val="en-GB"/>
        </w:rPr>
        <w:t>th</w:t>
      </w:r>
      <w:r w:rsidRPr="00584AEA">
        <w:rPr>
          <w:rFonts w:ascii="Arrus" w:hAnsi="Arrus"/>
          <w:b/>
          <w:bCs/>
          <w:sz w:val="22"/>
          <w:szCs w:val="28"/>
          <w:lang w:val="en-GB"/>
        </w:rPr>
        <w:t xml:space="preserve"> exams through Open Schools</w:t>
      </w:r>
    </w:p>
    <w:p w14:paraId="268B37CD" w14:textId="77777777" w:rsidR="00270475" w:rsidRPr="00584AEA" w:rsidRDefault="00270475" w:rsidP="00270475">
      <w:pPr>
        <w:spacing w:before="150"/>
        <w:ind w:firstLine="720"/>
        <w:jc w:val="both"/>
        <w:rPr>
          <w:rFonts w:ascii="Arrus" w:hAnsi="Arrus"/>
          <w:sz w:val="22"/>
          <w:szCs w:val="28"/>
          <w:lang w:val="en-GB"/>
        </w:rPr>
      </w:pPr>
      <w:r w:rsidRPr="00584AEA">
        <w:rPr>
          <w:rFonts w:ascii="Arrus" w:hAnsi="Arrus"/>
          <w:sz w:val="22"/>
          <w:szCs w:val="28"/>
          <w:lang w:val="en-GB"/>
        </w:rPr>
        <w:t xml:space="preserve">How poverty should be alleviated is to be discussed elsewhere, but another important factor in the drop-out rate is the lack of a large scale drive in that direction. Muslim parents especially those residing in the rural areas are not firmly convinced that higher education will bring any worthwhile change in their socioeconomic status; the performance of children at matriculation level is not good enough to enthusing parents and the atmosphere within </w:t>
      </w:r>
      <w:proofErr w:type="spellStart"/>
      <w:r w:rsidRPr="00584AEA">
        <w:rPr>
          <w:rFonts w:ascii="Arrus" w:hAnsi="Arrus"/>
          <w:sz w:val="22"/>
          <w:szCs w:val="28"/>
          <w:lang w:val="en-GB"/>
        </w:rPr>
        <w:t>muhallas</w:t>
      </w:r>
      <w:proofErr w:type="spellEnd"/>
      <w:r w:rsidRPr="00584AEA">
        <w:rPr>
          <w:rFonts w:ascii="Arrus" w:hAnsi="Arrus"/>
          <w:sz w:val="22"/>
          <w:szCs w:val="28"/>
          <w:lang w:val="en-GB"/>
        </w:rPr>
        <w:t xml:space="preserve"> and villages is not amenable to drive children to educational pursuits. Not only mosques, all kinds of Muslim organizations, Muslim panchayat members, municipality members and MLAs have to work on war footing to generate a positive attitude in the community for higher education. Special programmes should be run to make sure that all the children clearing 8</w:t>
      </w:r>
      <w:r w:rsidRPr="00584AEA">
        <w:rPr>
          <w:rFonts w:ascii="Arrus" w:hAnsi="Arrus"/>
          <w:sz w:val="22"/>
          <w:szCs w:val="28"/>
          <w:vertAlign w:val="superscript"/>
          <w:lang w:val="en-GB"/>
        </w:rPr>
        <w:t>th</w:t>
      </w:r>
      <w:r w:rsidRPr="00584AEA">
        <w:rPr>
          <w:rFonts w:ascii="Arrus" w:hAnsi="Arrus"/>
          <w:sz w:val="22"/>
          <w:szCs w:val="28"/>
          <w:lang w:val="en-GB"/>
        </w:rPr>
        <w:t xml:space="preserve"> get admission in 9</w:t>
      </w:r>
      <w:r w:rsidRPr="00584AEA">
        <w:rPr>
          <w:rFonts w:ascii="Arrus" w:hAnsi="Arrus"/>
          <w:sz w:val="22"/>
          <w:szCs w:val="28"/>
          <w:vertAlign w:val="superscript"/>
          <w:lang w:val="en-GB"/>
        </w:rPr>
        <w:t>th</w:t>
      </w:r>
      <w:r w:rsidRPr="00584AEA">
        <w:rPr>
          <w:rFonts w:ascii="Arrus" w:hAnsi="Arrus"/>
          <w:sz w:val="22"/>
          <w:szCs w:val="28"/>
          <w:lang w:val="en-GB"/>
        </w:rPr>
        <w:t xml:space="preserve"> and all children clearing 10</w:t>
      </w:r>
      <w:r w:rsidRPr="00584AEA">
        <w:rPr>
          <w:rFonts w:ascii="Arrus" w:hAnsi="Arrus"/>
          <w:sz w:val="22"/>
          <w:szCs w:val="28"/>
          <w:vertAlign w:val="superscript"/>
          <w:lang w:val="en-GB"/>
        </w:rPr>
        <w:t>th</w:t>
      </w:r>
      <w:r w:rsidRPr="00584AEA">
        <w:rPr>
          <w:rFonts w:ascii="Arrus" w:hAnsi="Arrus"/>
          <w:sz w:val="22"/>
          <w:szCs w:val="28"/>
          <w:lang w:val="en-GB"/>
        </w:rPr>
        <w:t xml:space="preserve"> go to 11</w:t>
      </w:r>
      <w:r w:rsidRPr="00584AEA">
        <w:rPr>
          <w:rFonts w:ascii="Arrus" w:hAnsi="Arrus"/>
          <w:sz w:val="22"/>
          <w:szCs w:val="28"/>
          <w:vertAlign w:val="superscript"/>
          <w:lang w:val="en-GB"/>
        </w:rPr>
        <w:t>th</w:t>
      </w:r>
      <w:r w:rsidRPr="00584AEA">
        <w:rPr>
          <w:rFonts w:ascii="Arrus" w:hAnsi="Arrus"/>
          <w:sz w:val="22"/>
          <w:szCs w:val="28"/>
          <w:lang w:val="en-GB"/>
        </w:rPr>
        <w:t>. Once students go pass 12</w:t>
      </w:r>
      <w:r w:rsidRPr="00584AEA">
        <w:rPr>
          <w:rFonts w:ascii="Arrus" w:hAnsi="Arrus"/>
          <w:sz w:val="22"/>
          <w:szCs w:val="28"/>
          <w:vertAlign w:val="superscript"/>
          <w:lang w:val="en-GB"/>
        </w:rPr>
        <w:t>th</w:t>
      </w:r>
      <w:r w:rsidRPr="00584AEA">
        <w:rPr>
          <w:rFonts w:ascii="Arrus" w:hAnsi="Arrus"/>
          <w:sz w:val="22"/>
          <w:szCs w:val="28"/>
          <w:lang w:val="en-GB"/>
        </w:rPr>
        <w:t>, their likelihood of joining colleges will surely increase. There is a huge population of Muslims who did not continue education after 5</w:t>
      </w:r>
      <w:r w:rsidRPr="00584AEA">
        <w:rPr>
          <w:rFonts w:ascii="Arrus" w:hAnsi="Arrus"/>
          <w:sz w:val="22"/>
          <w:szCs w:val="28"/>
          <w:vertAlign w:val="superscript"/>
          <w:lang w:val="en-GB"/>
        </w:rPr>
        <w:t>th</w:t>
      </w:r>
      <w:r w:rsidRPr="00584AEA">
        <w:rPr>
          <w:rFonts w:ascii="Arrus" w:hAnsi="Arrus"/>
          <w:sz w:val="22"/>
          <w:szCs w:val="28"/>
          <w:lang w:val="en-GB"/>
        </w:rPr>
        <w:t xml:space="preserve"> and are already in the age group when they should have been appearing for 10</w:t>
      </w:r>
      <w:r w:rsidRPr="00584AEA">
        <w:rPr>
          <w:rFonts w:ascii="Arrus" w:hAnsi="Arrus"/>
          <w:sz w:val="22"/>
          <w:szCs w:val="28"/>
          <w:vertAlign w:val="superscript"/>
          <w:lang w:val="en-GB"/>
        </w:rPr>
        <w:t>th</w:t>
      </w:r>
      <w:r w:rsidRPr="00584AEA">
        <w:rPr>
          <w:rFonts w:ascii="Arrus" w:hAnsi="Arrus"/>
          <w:sz w:val="22"/>
          <w:szCs w:val="28"/>
          <w:lang w:val="en-GB"/>
        </w:rPr>
        <w:t>. There is a need to enlist all these drop-outs and arrange 1 year coaching for them to make them able to pass the 10</w:t>
      </w:r>
      <w:r w:rsidRPr="00584AEA">
        <w:rPr>
          <w:rFonts w:ascii="Arrus" w:hAnsi="Arrus"/>
          <w:sz w:val="22"/>
          <w:szCs w:val="28"/>
          <w:vertAlign w:val="superscript"/>
          <w:lang w:val="en-GB"/>
        </w:rPr>
        <w:t>th</w:t>
      </w:r>
      <w:r w:rsidRPr="00584AEA">
        <w:rPr>
          <w:rFonts w:ascii="Arrus" w:hAnsi="Arrus"/>
          <w:sz w:val="22"/>
          <w:szCs w:val="28"/>
          <w:lang w:val="en-GB"/>
        </w:rPr>
        <w:t xml:space="preserve"> through open exams, which are now easily available all over the country for all those who have passed 5</w:t>
      </w:r>
      <w:r w:rsidRPr="00584AEA">
        <w:rPr>
          <w:rFonts w:ascii="Arrus" w:hAnsi="Arrus"/>
          <w:sz w:val="22"/>
          <w:szCs w:val="28"/>
          <w:vertAlign w:val="superscript"/>
          <w:lang w:val="en-GB"/>
        </w:rPr>
        <w:t>th</w:t>
      </w:r>
      <w:r w:rsidRPr="00584AEA">
        <w:rPr>
          <w:rFonts w:ascii="Arrus" w:hAnsi="Arrus"/>
          <w:sz w:val="22"/>
          <w:szCs w:val="28"/>
          <w:lang w:val="en-GB"/>
        </w:rPr>
        <w:t xml:space="preserve">. </w:t>
      </w:r>
      <w:r w:rsidRPr="00584AEA">
        <w:rPr>
          <w:rFonts w:ascii="Arrus" w:hAnsi="Arrus"/>
          <w:b/>
          <w:bCs/>
          <w:sz w:val="22"/>
          <w:szCs w:val="28"/>
          <w:lang w:val="en-GB"/>
        </w:rPr>
        <w:t>This one step can make a massive turn around if it is run at the national level and Muslim NGOs play an active part in it.</w:t>
      </w:r>
      <w:r w:rsidRPr="00584AEA">
        <w:rPr>
          <w:rFonts w:ascii="Arrus" w:hAnsi="Arrus"/>
          <w:sz w:val="22"/>
          <w:szCs w:val="28"/>
          <w:lang w:val="en-GB"/>
        </w:rPr>
        <w:t xml:space="preserve"> Governmental and other funding agencies can be approached to fund such projects either directly at the district level or through a national Muslim organization. There should be at least one coaching centre for every 50000-strong population. This will require a large number of full time or part time teachers, which will also have a positive impact on employment. Once the students pass the 10</w:t>
      </w:r>
      <w:r w:rsidRPr="00584AEA">
        <w:rPr>
          <w:rFonts w:ascii="Arrus" w:hAnsi="Arrus"/>
          <w:sz w:val="22"/>
          <w:szCs w:val="28"/>
          <w:vertAlign w:val="superscript"/>
          <w:lang w:val="en-GB"/>
        </w:rPr>
        <w:t>th</w:t>
      </w:r>
      <w:r w:rsidRPr="00584AEA">
        <w:rPr>
          <w:rFonts w:ascii="Arrus" w:hAnsi="Arrus"/>
          <w:sz w:val="22"/>
          <w:szCs w:val="28"/>
          <w:lang w:val="en-GB"/>
        </w:rPr>
        <w:t xml:space="preserve"> they would be more inclined to take admission at the next level. The students of that age can easily travel from rural areas to city or block intermediate schools. </w:t>
      </w:r>
    </w:p>
    <w:p w14:paraId="268B37CE" w14:textId="77777777" w:rsidR="00270475" w:rsidRPr="00584AEA" w:rsidRDefault="00270475" w:rsidP="00270475">
      <w:pPr>
        <w:spacing w:before="150"/>
        <w:jc w:val="both"/>
        <w:rPr>
          <w:rFonts w:ascii="Arrus" w:hAnsi="Arrus"/>
          <w:b/>
          <w:bCs/>
          <w:sz w:val="22"/>
          <w:szCs w:val="28"/>
          <w:lang w:val="en-GB"/>
        </w:rPr>
      </w:pPr>
      <w:r w:rsidRPr="00584AEA">
        <w:rPr>
          <w:rFonts w:ascii="Arrus" w:hAnsi="Arrus"/>
          <w:b/>
          <w:bCs/>
          <w:sz w:val="22"/>
          <w:szCs w:val="28"/>
          <w:lang w:val="en-GB"/>
        </w:rPr>
        <w:t>February-June: Education Drive Months</w:t>
      </w:r>
    </w:p>
    <w:p w14:paraId="268B37CF" w14:textId="77777777" w:rsidR="00270475" w:rsidRPr="00584AEA" w:rsidRDefault="00270475" w:rsidP="00270475">
      <w:pPr>
        <w:spacing w:before="150"/>
        <w:ind w:firstLine="720"/>
        <w:jc w:val="both"/>
        <w:rPr>
          <w:rFonts w:ascii="Arrus" w:hAnsi="Arrus"/>
          <w:sz w:val="22"/>
          <w:szCs w:val="28"/>
          <w:lang w:val="en-GB"/>
        </w:rPr>
      </w:pPr>
      <w:r w:rsidRPr="00584AEA">
        <w:rPr>
          <w:rFonts w:ascii="Arrus" w:hAnsi="Arrus"/>
          <w:sz w:val="22"/>
          <w:szCs w:val="28"/>
          <w:lang w:val="en-GB"/>
        </w:rPr>
        <w:t xml:space="preserve">The months from February to June should be declared </w:t>
      </w:r>
      <w:r w:rsidRPr="00584AEA">
        <w:rPr>
          <w:rFonts w:ascii="Arrus" w:hAnsi="Arrus"/>
          <w:sz w:val="22"/>
          <w:szCs w:val="28"/>
          <w:lang w:val="en-GB"/>
        </w:rPr>
        <w:lastRenderedPageBreak/>
        <w:t xml:space="preserve">Admission Drive months. Messages from mosques and all other community institutions must go to generate awareness. Village and </w:t>
      </w:r>
      <w:proofErr w:type="spellStart"/>
      <w:r w:rsidRPr="00584AEA">
        <w:rPr>
          <w:rFonts w:ascii="Arrus" w:hAnsi="Arrus"/>
          <w:sz w:val="22"/>
          <w:szCs w:val="28"/>
          <w:lang w:val="en-GB"/>
        </w:rPr>
        <w:t>Muhalla</w:t>
      </w:r>
      <w:proofErr w:type="spellEnd"/>
      <w:r w:rsidRPr="00584AEA">
        <w:rPr>
          <w:rFonts w:ascii="Arrus" w:hAnsi="Arrus"/>
          <w:sz w:val="22"/>
          <w:szCs w:val="28"/>
          <w:lang w:val="en-GB"/>
        </w:rPr>
        <w:t xml:space="preserve"> committees should be formed and they should run a door to door campaign to make sure that every child of school going age should go to the school. Where poverty is an inhibiting factor, arrangements for their education must be made through all available and possible sources. Retired people and elderly women must take special interest in these types of activities. Their experience and respect in the minds of the people will go a long way in making this campaign successful, and it will have a beneficial effect on their own health and social standing. A record should be kept of how many children were approached and what was the result. There should be collection of these results by a national organization, which must examine the results and plan future strategy. </w:t>
      </w:r>
    </w:p>
    <w:p w14:paraId="268B37D0" w14:textId="77777777" w:rsidR="00270475" w:rsidRPr="00584AEA" w:rsidRDefault="00270475" w:rsidP="00270475">
      <w:pPr>
        <w:tabs>
          <w:tab w:val="left" w:pos="720"/>
        </w:tabs>
        <w:jc w:val="both"/>
        <w:rPr>
          <w:rFonts w:ascii="Arrus" w:hAnsi="Arrus"/>
          <w:sz w:val="22"/>
          <w:szCs w:val="28"/>
          <w:lang w:val="en-GB"/>
        </w:rPr>
      </w:pPr>
    </w:p>
    <w:p w14:paraId="268B37D1" w14:textId="77777777" w:rsidR="00270475" w:rsidRPr="00584AEA" w:rsidRDefault="00270475" w:rsidP="00270475">
      <w:pPr>
        <w:tabs>
          <w:tab w:val="left" w:pos="720"/>
        </w:tabs>
        <w:jc w:val="both"/>
        <w:rPr>
          <w:rFonts w:ascii="Arrus" w:hAnsi="Arrus"/>
          <w:sz w:val="22"/>
          <w:szCs w:val="28"/>
          <w:lang w:val="en-GB"/>
        </w:rPr>
      </w:pPr>
      <w:r w:rsidRPr="00584AEA">
        <w:rPr>
          <w:rFonts w:ascii="Arrus" w:hAnsi="Arrus"/>
          <w:b/>
          <w:bCs/>
          <w:sz w:val="22"/>
          <w:szCs w:val="28"/>
          <w:lang w:val="en-GB"/>
        </w:rPr>
        <w:t>Establishment of Higher institutions</w:t>
      </w:r>
      <w:r w:rsidRPr="00584AEA">
        <w:rPr>
          <w:rFonts w:ascii="Arrus" w:hAnsi="Arrus"/>
          <w:sz w:val="22"/>
          <w:szCs w:val="28"/>
          <w:lang w:val="en-GB"/>
        </w:rPr>
        <w:t xml:space="preserve"> – both private and government-aided, especially for professional courses </w:t>
      </w:r>
    </w:p>
    <w:p w14:paraId="268B37D2" w14:textId="77777777" w:rsidR="00270475" w:rsidRPr="00584AEA" w:rsidRDefault="00270475" w:rsidP="00270475">
      <w:pPr>
        <w:tabs>
          <w:tab w:val="left" w:pos="720"/>
        </w:tabs>
        <w:jc w:val="both"/>
        <w:rPr>
          <w:rFonts w:ascii="Arrus" w:hAnsi="Arrus"/>
          <w:sz w:val="22"/>
          <w:szCs w:val="28"/>
          <w:lang w:val="en-GB"/>
        </w:rPr>
      </w:pPr>
      <w:r w:rsidRPr="00584AEA">
        <w:rPr>
          <w:rFonts w:ascii="Arrus" w:hAnsi="Arrus"/>
          <w:sz w:val="22"/>
          <w:szCs w:val="28"/>
          <w:lang w:val="en-GB"/>
        </w:rPr>
        <w:tab/>
        <w:t xml:space="preserve">There are hardly a few Muslim universities in India. The number of universities – both private and government, are growing with rapid speed. But Muslim controlled institutions are hardly visible except in South. The few private management and engineering institutions that have emerged have not been adequately successful in attracting good students in great numbers and their record in placements of their pass-outs has not been good enough to enthusing students to join them. This is not only because of lack of high class infrastructure and availability of highly qualified staff but is also because with their meagre resources they are not able to advertise themselves in a big way. In absence of any significant Muslim Corporate and Education Sector available, and the bias of some companies towards the products of Muslim institutions, the placements are bound to suffer. Efforts are to be made to establish new quality institutions, to improve the standards of already existing institutions and to make increased efforts to attract companies to these institutions for placements. </w:t>
      </w:r>
    </w:p>
    <w:p w14:paraId="268B37D3"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sz w:val="22"/>
          <w:szCs w:val="28"/>
          <w:lang w:val="en-GB"/>
        </w:rPr>
        <w:tab/>
        <w:t xml:space="preserve">Ideally, there should be at least 100 Muslim universities, government and private, in the country as soon as possible if the community has to keep pace with the others. Out of these at </w:t>
      </w:r>
      <w:r w:rsidRPr="00584AEA">
        <w:rPr>
          <w:rFonts w:ascii="Arrus" w:hAnsi="Arrus"/>
          <w:b/>
          <w:bCs/>
          <w:sz w:val="22"/>
          <w:szCs w:val="28"/>
          <w:lang w:val="en-GB"/>
        </w:rPr>
        <w:t>least 4 Exclusive Women Universities should be at least in the 4 metropolitan cities of the country. But even if a dozen are established, it would make a big difference.</w:t>
      </w:r>
    </w:p>
    <w:p w14:paraId="268B37D4" w14:textId="77777777" w:rsidR="00270475" w:rsidRPr="00584AEA" w:rsidRDefault="00270475" w:rsidP="00270475">
      <w:pPr>
        <w:tabs>
          <w:tab w:val="left" w:pos="720"/>
        </w:tabs>
        <w:ind w:left="720" w:hanging="360"/>
        <w:jc w:val="both"/>
        <w:rPr>
          <w:rFonts w:ascii="Arrus" w:hAnsi="Arrus"/>
          <w:b/>
          <w:bCs/>
          <w:sz w:val="22"/>
          <w:szCs w:val="28"/>
          <w:lang w:val="en-GB"/>
        </w:rPr>
      </w:pPr>
    </w:p>
    <w:p w14:paraId="268B37D5" w14:textId="77777777" w:rsidR="00270475" w:rsidRPr="00584AEA" w:rsidRDefault="00270475" w:rsidP="00270475">
      <w:pPr>
        <w:tabs>
          <w:tab w:val="left" w:pos="0"/>
        </w:tabs>
        <w:ind w:left="90"/>
        <w:jc w:val="both"/>
        <w:rPr>
          <w:rFonts w:ascii="Arrus" w:hAnsi="Arrus"/>
          <w:b/>
          <w:bCs/>
          <w:sz w:val="22"/>
          <w:szCs w:val="28"/>
          <w:lang w:val="en-GB"/>
        </w:rPr>
      </w:pPr>
      <w:r w:rsidRPr="00584AEA">
        <w:rPr>
          <w:rFonts w:ascii="Arrus" w:hAnsi="Arrus"/>
          <w:b/>
          <w:bCs/>
          <w:sz w:val="22"/>
          <w:szCs w:val="28"/>
          <w:lang w:val="en-GB"/>
        </w:rPr>
        <w:t>Diversification of Studies</w:t>
      </w:r>
    </w:p>
    <w:p w14:paraId="268B37D6"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There is a general tendency among the people to look for career only in Medical and Engineering.  The time has changed. The branches </w:t>
      </w:r>
      <w:r w:rsidRPr="00584AEA">
        <w:rPr>
          <w:rFonts w:ascii="Arrus" w:hAnsi="Arrus"/>
          <w:sz w:val="22"/>
          <w:szCs w:val="28"/>
          <w:lang w:val="en-GB"/>
        </w:rPr>
        <w:lastRenderedPageBreak/>
        <w:t>have diversified. There are hosts of new subjects in which career opportunities are excellent. Muslims must diversify their options in career. First of all their aim of education must not always be simply to seek jobs. They must also look for options in small or big businesses. Those who have money must explore the possibility of starting businesses at various levels depending upon their inclinations, special interest, conditions and opportunities. Second, they must also look for career in various business, law, mass communications, academics, civil services of all types, merchant navy, military services, accounts and other finance related courses. Career counselling centres must take care to prepare a complete list of all the possible options for students passing 10</w:t>
      </w:r>
      <w:r w:rsidRPr="00584AEA">
        <w:rPr>
          <w:rFonts w:ascii="Arrus" w:hAnsi="Arrus"/>
          <w:sz w:val="22"/>
          <w:szCs w:val="28"/>
          <w:vertAlign w:val="superscript"/>
          <w:lang w:val="en-GB"/>
        </w:rPr>
        <w:t>th</w:t>
      </w:r>
      <w:r w:rsidRPr="00584AEA">
        <w:rPr>
          <w:rFonts w:ascii="Arrus" w:hAnsi="Arrus"/>
          <w:sz w:val="22"/>
          <w:szCs w:val="28"/>
          <w:lang w:val="en-GB"/>
        </w:rPr>
        <w:t>, 12</w:t>
      </w:r>
      <w:r w:rsidRPr="00584AEA">
        <w:rPr>
          <w:rFonts w:ascii="Arrus" w:hAnsi="Arrus"/>
          <w:sz w:val="22"/>
          <w:szCs w:val="28"/>
          <w:vertAlign w:val="superscript"/>
          <w:lang w:val="en-GB"/>
        </w:rPr>
        <w:t>th</w:t>
      </w:r>
      <w:r w:rsidRPr="00584AEA">
        <w:rPr>
          <w:rFonts w:ascii="Arrus" w:hAnsi="Arrus"/>
          <w:sz w:val="22"/>
          <w:szCs w:val="28"/>
          <w:lang w:val="en-GB"/>
        </w:rPr>
        <w:t xml:space="preserve"> and graduate courses. Muslims must make special efforts to increase their presence in civil services, military and police.  These facts should be taken into consideration when opening new universities, establishing new departments, new colleges, coaching centres and career counselling. </w:t>
      </w:r>
    </w:p>
    <w:p w14:paraId="268B37D7" w14:textId="77777777" w:rsidR="00270475" w:rsidRPr="00584AEA" w:rsidRDefault="00270475" w:rsidP="00270475">
      <w:pPr>
        <w:tabs>
          <w:tab w:val="left" w:pos="-90"/>
        </w:tabs>
        <w:jc w:val="both"/>
        <w:rPr>
          <w:rFonts w:ascii="Arrus" w:hAnsi="Arrus"/>
          <w:sz w:val="22"/>
          <w:szCs w:val="28"/>
          <w:lang w:val="en-GB"/>
        </w:rPr>
      </w:pPr>
      <w:r w:rsidRPr="00584AEA">
        <w:rPr>
          <w:rFonts w:ascii="Arrus" w:hAnsi="Arrus"/>
          <w:b/>
          <w:bCs/>
          <w:sz w:val="22"/>
          <w:szCs w:val="28"/>
          <w:lang w:val="en-GB"/>
        </w:rPr>
        <w:tab/>
        <w:t>Sports Colleges</w:t>
      </w:r>
      <w:r w:rsidRPr="00584AEA">
        <w:rPr>
          <w:rFonts w:ascii="Arrus" w:hAnsi="Arrus"/>
          <w:sz w:val="22"/>
          <w:szCs w:val="28"/>
          <w:lang w:val="en-GB"/>
        </w:rPr>
        <w:t xml:space="preserve"> also need to be established. Muslims have shown huge talent in sports. Despite absence of any support, a large number of Muslims have made a mark in almost all the sports. At least 4 Muslim Sports Colleges should be established at the earliest in the metropolitan cities with special emphasis on Cricket, Football, Tennis, Table Tennis, Hockey, Athletes, Golf and Chess. In addition Sports Education degrees and diplomas should be introduced. Training courses for coaches and sports journalism may also be included. </w:t>
      </w:r>
    </w:p>
    <w:p w14:paraId="268B37D8" w14:textId="77777777" w:rsidR="00270475" w:rsidRPr="00584AEA" w:rsidRDefault="00270475" w:rsidP="00270475">
      <w:pPr>
        <w:jc w:val="both"/>
        <w:rPr>
          <w:rFonts w:ascii="Arrus" w:hAnsi="Arrus"/>
          <w:b/>
          <w:bCs/>
          <w:sz w:val="30"/>
          <w:szCs w:val="40"/>
          <w:lang w:val="en-GB"/>
        </w:rPr>
      </w:pPr>
      <w:r w:rsidRPr="00584AEA">
        <w:rPr>
          <w:rFonts w:ascii="Arrus" w:hAnsi="Arrus"/>
          <w:b/>
          <w:bCs/>
          <w:sz w:val="30"/>
          <w:szCs w:val="40"/>
          <w:lang w:val="en-GB"/>
        </w:rPr>
        <w:t xml:space="preserve">Promotion of Urdu </w:t>
      </w:r>
    </w:p>
    <w:p w14:paraId="268B37D9" w14:textId="77777777" w:rsidR="00270475" w:rsidRPr="00584AEA" w:rsidRDefault="00270475" w:rsidP="00270475">
      <w:pPr>
        <w:shd w:val="clear" w:color="auto" w:fill="FFFFFF"/>
        <w:spacing w:before="100" w:after="100"/>
        <w:ind w:firstLine="720"/>
        <w:jc w:val="both"/>
        <w:rPr>
          <w:rFonts w:ascii="Arrus" w:hAnsi="Arrus"/>
          <w:sz w:val="22"/>
          <w:szCs w:val="28"/>
          <w:lang w:val="en-GB"/>
        </w:rPr>
      </w:pPr>
      <w:r w:rsidRPr="00584AEA">
        <w:rPr>
          <w:rFonts w:ascii="Arrus" w:hAnsi="Arrus"/>
          <w:sz w:val="22"/>
          <w:szCs w:val="28"/>
          <w:lang w:val="en-GB"/>
        </w:rPr>
        <w:t>According to the available data, Urdu occupies the sixth position among the Scheduled Languages after Hindi, Bengali, Telugu, Marathi and Tamil but above Gujarati, Kannada, Malayalam, Oriya, Punjabi and Assamese. Only 13 out of 22 have more than 10 million speakers.</w:t>
      </w:r>
    </w:p>
    <w:p w14:paraId="268B37DA" w14:textId="77777777" w:rsidR="00270475" w:rsidRPr="00584AEA" w:rsidRDefault="00270475" w:rsidP="00270475">
      <w:pPr>
        <w:shd w:val="clear" w:color="auto" w:fill="FFFFFF"/>
        <w:spacing w:before="100" w:after="100"/>
        <w:ind w:firstLine="720"/>
        <w:jc w:val="both"/>
        <w:rPr>
          <w:rFonts w:ascii="Arrus" w:hAnsi="Arrus"/>
          <w:sz w:val="22"/>
          <w:szCs w:val="28"/>
          <w:lang w:val="en-GB"/>
        </w:rPr>
      </w:pPr>
      <w:r w:rsidRPr="00584AEA">
        <w:rPr>
          <w:rFonts w:ascii="Arrus" w:hAnsi="Arrus"/>
          <w:sz w:val="22"/>
          <w:szCs w:val="28"/>
          <w:lang w:val="en-GB"/>
        </w:rPr>
        <w:t>The Urdu speaking population is concentrated (above one per cent of the national Urdu-speaking population) in the 10 States of Andhra Pradesh, Bihar, Jharkhand, Karnataka, Madhya Pradesh, Maharashtra, Rajasthan, Tamil Nadu, Uttar Pradesh and West Bengal (in alphabetical order). An overwhelming proportion of the Urdu speaking population lives in the six States of Uttar Pradesh, Bihar, Maharashtra, Andhra Pradesh, Karnataka and Jharkhand (85.8 per cent of national Urdu speaking population). Other four major Urdu-speaking States, namely, West Bengal, MP, Tamil Nadu and Rajasthan constitute 8.7 per cent, to make 94.3 per cent, living in 10 States.</w:t>
      </w:r>
    </w:p>
    <w:p w14:paraId="268B37DB" w14:textId="77777777" w:rsidR="00270475" w:rsidRPr="00584AEA" w:rsidRDefault="00270475" w:rsidP="00270475">
      <w:pPr>
        <w:shd w:val="clear" w:color="auto" w:fill="FFFFFF"/>
        <w:spacing w:before="100" w:after="100"/>
        <w:ind w:firstLine="720"/>
        <w:jc w:val="both"/>
        <w:rPr>
          <w:rFonts w:ascii="Arrus" w:hAnsi="Arrus"/>
          <w:sz w:val="22"/>
          <w:szCs w:val="28"/>
          <w:lang w:val="en-GB"/>
        </w:rPr>
      </w:pPr>
      <w:r w:rsidRPr="00584AEA">
        <w:rPr>
          <w:rFonts w:ascii="Arrus" w:hAnsi="Arrus"/>
          <w:sz w:val="22"/>
          <w:szCs w:val="28"/>
          <w:lang w:val="en-GB"/>
        </w:rPr>
        <w:t xml:space="preserve">This has been shown by several experts that there is a certain bias in the methodology of determining the status of languages towards </w:t>
      </w:r>
      <w:r w:rsidRPr="00584AEA">
        <w:rPr>
          <w:rFonts w:ascii="Arrus" w:hAnsi="Arrus"/>
          <w:sz w:val="22"/>
          <w:szCs w:val="28"/>
          <w:lang w:val="en-GB"/>
        </w:rPr>
        <w:lastRenderedPageBreak/>
        <w:t xml:space="preserve">Hindi. Syed Shahbuddin says: </w:t>
      </w:r>
    </w:p>
    <w:p w14:paraId="268B37DC" w14:textId="77777777" w:rsidR="00270475" w:rsidRPr="00584AEA" w:rsidRDefault="00270475" w:rsidP="00270475">
      <w:pPr>
        <w:shd w:val="clear" w:color="auto" w:fill="FFFFFF"/>
        <w:spacing w:before="150"/>
        <w:jc w:val="both"/>
        <w:rPr>
          <w:rFonts w:ascii="Arrus" w:hAnsi="Arrus"/>
          <w:i/>
          <w:iCs/>
          <w:sz w:val="22"/>
          <w:szCs w:val="28"/>
          <w:lang w:val="en-GB"/>
        </w:rPr>
      </w:pPr>
      <w:r w:rsidRPr="00584AEA">
        <w:rPr>
          <w:rFonts w:ascii="Arrus" w:hAnsi="Arrus"/>
          <w:i/>
          <w:iCs/>
          <w:sz w:val="22"/>
          <w:szCs w:val="28"/>
          <w:lang w:val="en-GB"/>
        </w:rPr>
        <w:t>“Table IB also shows that the difference between the total number of persons grouped under each language and the number of persons who returned the language proper as their mother tongue is the highest in the case of Hindi. It shows that nearly 39 per cent people, who have been shown under Hindi, speak other identified languages, close to or similar to Hindi. This includes 26 languages which have recorded more than one million speakers. In the case of Urdu, it stands by itself, though linguistically it has several dialects but they all appear to have been grouped with Hindi (Table IC). Table IC gives the major languages grouped with Hindi.</w:t>
      </w:r>
    </w:p>
    <w:p w14:paraId="268B37DD" w14:textId="77777777" w:rsidR="00270475" w:rsidRPr="00584AEA" w:rsidRDefault="00270475" w:rsidP="00270475">
      <w:pPr>
        <w:shd w:val="clear" w:color="auto" w:fill="FFFFFF"/>
        <w:spacing w:before="150"/>
        <w:jc w:val="both"/>
        <w:rPr>
          <w:rFonts w:ascii="Arrus" w:hAnsi="Arrus"/>
          <w:i/>
          <w:iCs/>
          <w:sz w:val="22"/>
          <w:szCs w:val="28"/>
          <w:lang w:val="en-GB"/>
        </w:rPr>
      </w:pPr>
      <w:r w:rsidRPr="00584AEA">
        <w:rPr>
          <w:rFonts w:ascii="Arrus" w:hAnsi="Arrus"/>
          <w:i/>
          <w:iCs/>
          <w:sz w:val="22"/>
          <w:szCs w:val="28"/>
          <w:lang w:val="en-GB"/>
        </w:rPr>
        <w:t xml:space="preserve">Including Sanskrit, among the 22 languages recognised as Scheduled Languages, nine languages —namely, </w:t>
      </w:r>
      <w:proofErr w:type="spellStart"/>
      <w:r w:rsidRPr="00584AEA">
        <w:rPr>
          <w:rFonts w:ascii="Arrus" w:hAnsi="Arrus"/>
          <w:i/>
          <w:iCs/>
          <w:sz w:val="22"/>
          <w:szCs w:val="28"/>
          <w:lang w:val="en-GB"/>
        </w:rPr>
        <w:t>Santhali</w:t>
      </w:r>
      <w:proofErr w:type="spellEnd"/>
      <w:r w:rsidRPr="00584AEA">
        <w:rPr>
          <w:rFonts w:ascii="Arrus" w:hAnsi="Arrus"/>
          <w:i/>
          <w:iCs/>
          <w:sz w:val="22"/>
          <w:szCs w:val="28"/>
          <w:lang w:val="en-GB"/>
        </w:rPr>
        <w:t>, Kashmiri, Nepali, Sindhi, Konkani, Dogri, Manipuri, Bodo and Sanskrit—are spoken by less than 10 million persons. Seven of them are spoken by less than five million people. Therefore, there appears to be no reason to include major languages such as Bhojpuri, Magadhi, Marwari, Mewari, Rajasthani and Chhattisgarhi under Hindi. Until 1991, Maithili was also in this category; now it is recognised as a separate Schedule 8 Language.</w:t>
      </w:r>
    </w:p>
    <w:p w14:paraId="268B37DE" w14:textId="77777777" w:rsidR="00270475" w:rsidRPr="00584AEA" w:rsidRDefault="00270475" w:rsidP="00270475">
      <w:pPr>
        <w:shd w:val="clear" w:color="auto" w:fill="FFFFFF"/>
        <w:spacing w:before="150"/>
        <w:jc w:val="both"/>
        <w:rPr>
          <w:rFonts w:ascii="Arrus" w:hAnsi="Arrus"/>
          <w:i/>
          <w:iCs/>
          <w:sz w:val="22"/>
          <w:szCs w:val="28"/>
          <w:lang w:val="en-GB"/>
        </w:rPr>
      </w:pPr>
      <w:r w:rsidRPr="00584AEA">
        <w:rPr>
          <w:rFonts w:ascii="Arrus" w:hAnsi="Arrus"/>
          <w:i/>
          <w:iCs/>
          <w:sz w:val="22"/>
          <w:szCs w:val="28"/>
          <w:lang w:val="en-GB"/>
        </w:rPr>
        <w:t>It follows that if associated languages are excluded, the total of Hindi-speaking population will fall to 277.2 million and its national percentage will go down from 41.3 per cent to 26.9 per cent. Hindi will, no doubt, still remain the biggest single language, far above the second biggest language, namely, Bengali.”</w:t>
      </w:r>
    </w:p>
    <w:p w14:paraId="268B37DF" w14:textId="77777777" w:rsidR="00270475" w:rsidRPr="00584AEA" w:rsidRDefault="00270475" w:rsidP="00270475">
      <w:pPr>
        <w:shd w:val="clear" w:color="auto" w:fill="FFFFFF"/>
        <w:spacing w:before="150"/>
        <w:ind w:firstLine="720"/>
        <w:jc w:val="both"/>
        <w:rPr>
          <w:rFonts w:ascii="Arrus" w:hAnsi="Arrus"/>
          <w:sz w:val="22"/>
          <w:szCs w:val="28"/>
          <w:lang w:val="en-GB"/>
        </w:rPr>
      </w:pPr>
      <w:r w:rsidRPr="00584AEA">
        <w:rPr>
          <w:rFonts w:ascii="Arrus" w:hAnsi="Arrus"/>
          <w:sz w:val="22"/>
          <w:szCs w:val="28"/>
          <w:lang w:val="en-GB"/>
        </w:rPr>
        <w:t>There has been sustained campaign by the Urdu lovers to promote Urdu as the language of all Indians and not Muslims alone. This exercise is good for the purpose of communal amity and for earning the applause from the non-</w:t>
      </w:r>
      <w:proofErr w:type="spellStart"/>
      <w:r w:rsidRPr="00584AEA">
        <w:rPr>
          <w:rFonts w:ascii="Arrus" w:hAnsi="Arrus"/>
          <w:sz w:val="22"/>
          <w:szCs w:val="28"/>
          <w:lang w:val="en-GB"/>
        </w:rPr>
        <w:t>Muslms</w:t>
      </w:r>
      <w:proofErr w:type="spellEnd"/>
      <w:r w:rsidRPr="00584AEA">
        <w:rPr>
          <w:rFonts w:ascii="Arrus" w:hAnsi="Arrus"/>
          <w:sz w:val="22"/>
          <w:szCs w:val="28"/>
          <w:lang w:val="en-GB"/>
        </w:rPr>
        <w:t xml:space="preserve"> in the audience. But the practical truth is that Urdu is now almost as much the language of Muslims alone as Bangla of Bengalese and Maratha of </w:t>
      </w:r>
      <w:proofErr w:type="spellStart"/>
      <w:r w:rsidRPr="00584AEA">
        <w:rPr>
          <w:rFonts w:ascii="Arrus" w:hAnsi="Arrus"/>
          <w:sz w:val="22"/>
          <w:szCs w:val="28"/>
          <w:lang w:val="en-GB"/>
        </w:rPr>
        <w:t>Maharshtrians</w:t>
      </w:r>
      <w:proofErr w:type="spellEnd"/>
      <w:r w:rsidRPr="00584AEA">
        <w:rPr>
          <w:rFonts w:ascii="Arrus" w:hAnsi="Arrus"/>
          <w:sz w:val="22"/>
          <w:szCs w:val="28"/>
          <w:lang w:val="en-GB"/>
        </w:rPr>
        <w:t xml:space="preserve">. Some non-Bengalese may know very good Bengali and non-Maharashtrians may be speaking Maratha, but that does not make these as their languages at large. Between 1991 and 2001, Urdu has declined from 5.2 to 5.0 per cent while Hindi has risen from 39.3 to 41.0 per cent. Urdu’s ratio of growth is lower than that of the national population or Muslim population. This means that Muslims are not making adequate efforts to preserve the language. </w:t>
      </w:r>
    </w:p>
    <w:p w14:paraId="268B37E0" w14:textId="77777777" w:rsidR="00270475" w:rsidRPr="00584AEA" w:rsidRDefault="00270475" w:rsidP="00270475">
      <w:pPr>
        <w:shd w:val="clear" w:color="auto" w:fill="FFFFFF"/>
        <w:spacing w:before="150"/>
        <w:ind w:firstLine="720"/>
        <w:jc w:val="both"/>
        <w:rPr>
          <w:rFonts w:ascii="Arrus" w:hAnsi="Arrus"/>
          <w:sz w:val="22"/>
          <w:szCs w:val="28"/>
          <w:lang w:val="en-GB"/>
        </w:rPr>
      </w:pPr>
      <w:r w:rsidRPr="00584AEA">
        <w:rPr>
          <w:rFonts w:ascii="Arrus" w:hAnsi="Arrus"/>
          <w:sz w:val="22"/>
          <w:szCs w:val="28"/>
          <w:lang w:val="en-GB"/>
        </w:rPr>
        <w:t xml:space="preserve">Syed Shahbuddin has summed up the dangers ahead for Urdu </w:t>
      </w:r>
      <w:r w:rsidRPr="00584AEA">
        <w:rPr>
          <w:rFonts w:ascii="Arrus" w:hAnsi="Arrus"/>
          <w:sz w:val="22"/>
          <w:szCs w:val="28"/>
          <w:lang w:val="en-GB"/>
        </w:rPr>
        <w:lastRenderedPageBreak/>
        <w:t>in a remarkably forthright manner:</w:t>
      </w:r>
    </w:p>
    <w:p w14:paraId="268B37E1" w14:textId="77777777" w:rsidR="00270475" w:rsidRPr="00584AEA" w:rsidRDefault="00270475" w:rsidP="00270475">
      <w:pPr>
        <w:shd w:val="clear" w:color="auto" w:fill="FFFFFF"/>
        <w:spacing w:before="150"/>
        <w:jc w:val="both"/>
        <w:rPr>
          <w:rFonts w:ascii="Arrus" w:hAnsi="Arrus"/>
          <w:i/>
          <w:iCs/>
          <w:sz w:val="22"/>
          <w:szCs w:val="28"/>
          <w:lang w:val="en-GB"/>
        </w:rPr>
      </w:pPr>
      <w:r w:rsidRPr="00584AEA">
        <w:rPr>
          <w:rFonts w:ascii="Arrus" w:hAnsi="Arrus"/>
          <w:i/>
          <w:iCs/>
          <w:sz w:val="22"/>
          <w:szCs w:val="28"/>
          <w:lang w:val="en-GB"/>
        </w:rPr>
        <w:t xml:space="preserve">“THE impact of this process of assimilation is increasingly perceptible as the Urdu-speaking population in the post-independence period moves from the second to the third or the fourth generation in Hindi-speaking areas. The denial of facilities for learning Urdu in schools could not deprive the second generation from learning to speak the language at home. This generation was not able to read or write Urdu but even then while writing in </w:t>
      </w:r>
      <w:proofErr w:type="spellStart"/>
      <w:r w:rsidRPr="00584AEA">
        <w:rPr>
          <w:rFonts w:ascii="Arrus" w:hAnsi="Arrus"/>
          <w:i/>
          <w:iCs/>
          <w:sz w:val="22"/>
          <w:szCs w:val="28"/>
          <w:lang w:val="en-GB"/>
        </w:rPr>
        <w:t>Devanagri</w:t>
      </w:r>
      <w:proofErr w:type="spellEnd"/>
      <w:r w:rsidRPr="00584AEA">
        <w:rPr>
          <w:rFonts w:ascii="Arrus" w:hAnsi="Arrus"/>
          <w:i/>
          <w:iCs/>
          <w:sz w:val="22"/>
          <w:szCs w:val="28"/>
          <w:lang w:val="en-GB"/>
        </w:rPr>
        <w:t xml:space="preserve"> script, it used Urdu vocabulary, which it had learnt at home and in social intercourse (and perhaps through the film). But, steadily, because the dots have been given up in </w:t>
      </w:r>
      <w:proofErr w:type="spellStart"/>
      <w:r w:rsidRPr="00584AEA">
        <w:rPr>
          <w:rFonts w:ascii="Arrus" w:hAnsi="Arrus"/>
          <w:i/>
          <w:iCs/>
          <w:sz w:val="22"/>
          <w:szCs w:val="28"/>
          <w:lang w:val="en-GB"/>
        </w:rPr>
        <w:t>Devanagri</w:t>
      </w:r>
      <w:proofErr w:type="spellEnd"/>
      <w:r w:rsidRPr="00584AEA">
        <w:rPr>
          <w:rFonts w:ascii="Arrus" w:hAnsi="Arrus"/>
          <w:i/>
          <w:iCs/>
          <w:sz w:val="22"/>
          <w:szCs w:val="28"/>
          <w:lang w:val="en-GB"/>
        </w:rPr>
        <w:t xml:space="preserve"> script and azadi is written as ‘</w:t>
      </w:r>
      <w:proofErr w:type="spellStart"/>
      <w:r w:rsidRPr="00584AEA">
        <w:rPr>
          <w:rFonts w:ascii="Arrus" w:hAnsi="Arrus"/>
          <w:i/>
          <w:iCs/>
          <w:sz w:val="22"/>
          <w:szCs w:val="28"/>
          <w:lang w:val="en-GB"/>
        </w:rPr>
        <w:t>ajadi</w:t>
      </w:r>
      <w:proofErr w:type="spellEnd"/>
      <w:r w:rsidRPr="00584AEA">
        <w:rPr>
          <w:rFonts w:ascii="Arrus" w:hAnsi="Arrus"/>
          <w:i/>
          <w:iCs/>
          <w:sz w:val="22"/>
          <w:szCs w:val="28"/>
          <w:lang w:val="en-GB"/>
        </w:rPr>
        <w:t>’, to give an example, it has lost the capacity to pronounce Urdu words correctly. In the third generation, one notices a clear setback. This generation has lost its command of basic Urdu vocabulary and has become largely dependent on the language it learns at school.</w:t>
      </w:r>
    </w:p>
    <w:p w14:paraId="268B37E2" w14:textId="77777777" w:rsidR="00270475" w:rsidRPr="00584AEA" w:rsidRDefault="00270475" w:rsidP="00270475">
      <w:pPr>
        <w:shd w:val="clear" w:color="auto" w:fill="FFFFFF"/>
        <w:spacing w:before="100" w:after="100"/>
        <w:jc w:val="both"/>
        <w:rPr>
          <w:rFonts w:ascii="Arrus" w:hAnsi="Arrus"/>
          <w:i/>
          <w:iCs/>
          <w:sz w:val="22"/>
          <w:szCs w:val="28"/>
          <w:lang w:val="en-GB"/>
        </w:rPr>
      </w:pPr>
      <w:r w:rsidRPr="00584AEA">
        <w:rPr>
          <w:rFonts w:ascii="Arrus" w:hAnsi="Arrus" w:hint="eastAsia"/>
          <w:i/>
          <w:iCs/>
          <w:sz w:val="22"/>
          <w:szCs w:val="28"/>
          <w:lang w:val="en-GB"/>
        </w:rPr>
        <w:t>“</w:t>
      </w:r>
      <w:r w:rsidRPr="00584AEA">
        <w:rPr>
          <w:rFonts w:ascii="Arrus" w:hAnsi="Arrus"/>
          <w:i/>
          <w:iCs/>
          <w:sz w:val="22"/>
          <w:szCs w:val="28"/>
          <w:lang w:val="en-GB"/>
        </w:rPr>
        <w:t>This deliberate and steady linguistic genocide has created a situation when children of Urdu speaking families cannot communicate with or write to their parents and vice versa and reached a point where the younger generation cannot even speak its mother tongue at home or with the family.</w:t>
      </w:r>
    </w:p>
    <w:p w14:paraId="268B37E3" w14:textId="77777777" w:rsidR="00270475" w:rsidRPr="00584AEA" w:rsidRDefault="00270475" w:rsidP="00270475">
      <w:pPr>
        <w:shd w:val="clear" w:color="auto" w:fill="FFFFFF"/>
        <w:spacing w:before="100" w:after="100"/>
        <w:jc w:val="both"/>
        <w:rPr>
          <w:rFonts w:ascii="Arrus" w:hAnsi="Arrus"/>
          <w:i/>
          <w:iCs/>
          <w:sz w:val="22"/>
          <w:szCs w:val="28"/>
          <w:lang w:val="en-GB"/>
        </w:rPr>
      </w:pPr>
      <w:r w:rsidRPr="00584AEA">
        <w:rPr>
          <w:rFonts w:ascii="Arrus" w:hAnsi="Arrus" w:hint="eastAsia"/>
          <w:i/>
          <w:iCs/>
          <w:sz w:val="22"/>
          <w:szCs w:val="28"/>
          <w:lang w:val="en-GB"/>
        </w:rPr>
        <w:t>“</w:t>
      </w:r>
      <w:r w:rsidRPr="00584AEA">
        <w:rPr>
          <w:rFonts w:ascii="Arrus" w:hAnsi="Arrus"/>
          <w:i/>
          <w:iCs/>
          <w:sz w:val="22"/>
          <w:szCs w:val="28"/>
          <w:lang w:val="en-GB"/>
        </w:rPr>
        <w:t>Thus, Urdu faces the prospect of becoming an ethnic language as far as Hindi-speaking States are concerned. Soon it will be limited to those whose parents take special pains to teach Urdu by sending them to local Maktabs and Madrasas or by arranging private tuition at home.</w:t>
      </w:r>
    </w:p>
    <w:p w14:paraId="268B37E4" w14:textId="77777777" w:rsidR="00270475" w:rsidRPr="00584AEA" w:rsidRDefault="00270475" w:rsidP="00270475">
      <w:pPr>
        <w:shd w:val="clear" w:color="auto" w:fill="FFFFFF"/>
        <w:spacing w:before="100" w:after="100"/>
        <w:jc w:val="both"/>
        <w:rPr>
          <w:rFonts w:ascii="Arrus" w:hAnsi="Arrus"/>
          <w:i/>
          <w:iCs/>
          <w:sz w:val="22"/>
          <w:szCs w:val="28"/>
          <w:lang w:val="en-GB"/>
        </w:rPr>
      </w:pPr>
      <w:r w:rsidRPr="00584AEA">
        <w:rPr>
          <w:rFonts w:ascii="Arrus" w:hAnsi="Arrus" w:hint="eastAsia"/>
          <w:i/>
          <w:iCs/>
          <w:sz w:val="22"/>
          <w:szCs w:val="28"/>
          <w:lang w:val="en-GB"/>
        </w:rPr>
        <w:t>“</w:t>
      </w:r>
      <w:r w:rsidRPr="00584AEA">
        <w:rPr>
          <w:rFonts w:ascii="Arrus" w:hAnsi="Arrus"/>
          <w:i/>
          <w:iCs/>
          <w:sz w:val="22"/>
          <w:szCs w:val="28"/>
          <w:lang w:val="en-GB"/>
        </w:rPr>
        <w:t>One does not know whether and how long Urdu in north India can stand this steady erosion and multi-pronged encroachment. Urdu may soon become extinct in the region of its birth, while it continues to expand horizontally, in all its glory beyond its borders and even across continents and oceans</w:t>
      </w:r>
      <w:r w:rsidRPr="00584AEA">
        <w:rPr>
          <w:rFonts w:ascii="Arrus" w:hAnsi="Arrus"/>
          <w:i/>
          <w:iCs/>
          <w:sz w:val="18"/>
          <w:szCs w:val="22"/>
          <w:lang w:val="en-GB"/>
        </w:rPr>
        <w:t>.” (</w:t>
      </w:r>
      <w:r w:rsidRPr="00584AEA">
        <w:rPr>
          <w:rStyle w:val="HTMLCite"/>
          <w:rFonts w:ascii="Arrus" w:hAnsi="Arrus"/>
          <w:sz w:val="18"/>
          <w:szCs w:val="22"/>
          <w:shd w:val="clear" w:color="auto" w:fill="FFFFFF"/>
        </w:rPr>
        <w:t>www.mainstreamweekly.net/article1094.html</w:t>
      </w:r>
      <w:r w:rsidRPr="00584AEA">
        <w:rPr>
          <w:rFonts w:ascii="Arrus" w:hAnsi="Arrus"/>
          <w:sz w:val="18"/>
          <w:szCs w:val="22"/>
          <w:shd w:val="clear" w:color="auto" w:fill="FFFFFF"/>
          <w:lang w:bidi="he-IL"/>
        </w:rPr>
        <w:t>‎</w:t>
      </w:r>
      <w:r w:rsidRPr="00584AEA">
        <w:rPr>
          <w:rFonts w:ascii="Arrus" w:hAnsi="Arrus"/>
          <w:sz w:val="18"/>
          <w:szCs w:val="22"/>
          <w:shd w:val="clear" w:color="auto" w:fill="FFFFFF"/>
        </w:rPr>
        <w:t>)</w:t>
      </w:r>
      <w:r w:rsidRPr="00584AEA">
        <w:rPr>
          <w:rFonts w:ascii="Arrus" w:hAnsi="Arrus" w:hint="eastAsia"/>
          <w:sz w:val="18"/>
          <w:szCs w:val="22"/>
          <w:shd w:val="clear" w:color="auto" w:fill="FFFFFF"/>
        </w:rPr>
        <w:t>”</w:t>
      </w:r>
    </w:p>
    <w:p w14:paraId="268B37E5" w14:textId="77777777" w:rsidR="00270475" w:rsidRPr="00584AEA" w:rsidRDefault="00270475" w:rsidP="00270475">
      <w:pPr>
        <w:shd w:val="clear" w:color="auto" w:fill="FFFFFF"/>
        <w:spacing w:before="150"/>
        <w:ind w:firstLine="720"/>
        <w:jc w:val="both"/>
        <w:rPr>
          <w:rFonts w:ascii="Arrus" w:hAnsi="Arrus"/>
          <w:sz w:val="22"/>
          <w:szCs w:val="28"/>
          <w:lang w:val="en-GB"/>
        </w:rPr>
      </w:pPr>
      <w:r w:rsidRPr="00584AEA">
        <w:rPr>
          <w:rFonts w:ascii="Arrus" w:hAnsi="Arrus"/>
          <w:sz w:val="22"/>
          <w:szCs w:val="28"/>
          <w:lang w:val="en-GB"/>
        </w:rPr>
        <w:t xml:space="preserve">Under these circumstances, Muslims must take it upon themselves to make efforts for the promotion of Urdu and must keep a sustained pressure on the central and state governments to give protection to it and provide necessary infrastructure for its promotion.  </w:t>
      </w:r>
    </w:p>
    <w:p w14:paraId="268B37E6" w14:textId="77777777" w:rsidR="00270475" w:rsidRPr="00584AEA" w:rsidRDefault="00270475" w:rsidP="00270475">
      <w:pPr>
        <w:shd w:val="clear" w:color="auto" w:fill="FFFFFF"/>
        <w:spacing w:before="150"/>
        <w:ind w:firstLine="720"/>
        <w:jc w:val="both"/>
        <w:rPr>
          <w:rFonts w:ascii="Arrus" w:hAnsi="Arrus"/>
          <w:sz w:val="22"/>
          <w:szCs w:val="28"/>
          <w:lang w:val="en-GB"/>
        </w:rPr>
      </w:pPr>
      <w:r w:rsidRPr="00584AEA">
        <w:rPr>
          <w:rFonts w:ascii="Arrus" w:hAnsi="Arrus"/>
          <w:sz w:val="22"/>
          <w:szCs w:val="28"/>
          <w:lang w:val="en-GB"/>
        </w:rPr>
        <w:t xml:space="preserve">One big block in the promotion of Urdu language is the debate on the use of </w:t>
      </w:r>
      <w:proofErr w:type="spellStart"/>
      <w:r w:rsidRPr="00584AEA">
        <w:rPr>
          <w:rFonts w:ascii="Arrus" w:hAnsi="Arrus"/>
          <w:sz w:val="22"/>
          <w:szCs w:val="28"/>
          <w:lang w:val="en-GB"/>
        </w:rPr>
        <w:t>Devanagri</w:t>
      </w:r>
      <w:proofErr w:type="spellEnd"/>
      <w:r w:rsidRPr="00584AEA">
        <w:rPr>
          <w:rFonts w:ascii="Arrus" w:hAnsi="Arrus"/>
          <w:sz w:val="22"/>
          <w:szCs w:val="28"/>
          <w:lang w:val="en-GB"/>
        </w:rPr>
        <w:t xml:space="preserve"> script for Urdu. Campaign against two or three decades back  was understandable because by promoting </w:t>
      </w:r>
      <w:proofErr w:type="spellStart"/>
      <w:r w:rsidRPr="00584AEA">
        <w:rPr>
          <w:rFonts w:ascii="Arrus" w:hAnsi="Arrus"/>
          <w:sz w:val="22"/>
          <w:szCs w:val="28"/>
          <w:lang w:val="en-GB"/>
        </w:rPr>
        <w:t>Devanagri</w:t>
      </w:r>
      <w:proofErr w:type="spellEnd"/>
      <w:r w:rsidRPr="00584AEA">
        <w:rPr>
          <w:rFonts w:ascii="Arrus" w:hAnsi="Arrus"/>
          <w:sz w:val="22"/>
          <w:szCs w:val="28"/>
          <w:lang w:val="en-GB"/>
        </w:rPr>
        <w:t xml:space="preserve"> script, the danger of the people not having access to the already existing massive literature in Urdu will become greatly reduced. But the situation has now changed. People have become so much engaged in </w:t>
      </w:r>
      <w:r w:rsidRPr="00584AEA">
        <w:rPr>
          <w:rFonts w:ascii="Arrus" w:hAnsi="Arrus"/>
          <w:sz w:val="22"/>
          <w:szCs w:val="28"/>
          <w:lang w:val="en-GB"/>
        </w:rPr>
        <w:lastRenderedPageBreak/>
        <w:t xml:space="preserve">day to day routine of life that they have hardly any time for reading books. They are switching more to watching TVs and using Internet. </w:t>
      </w:r>
      <w:r w:rsidRPr="00584AEA">
        <w:rPr>
          <w:rFonts w:ascii="Arrus" w:hAnsi="Arrus"/>
          <w:b/>
          <w:bCs/>
          <w:sz w:val="22"/>
          <w:szCs w:val="28"/>
          <w:lang w:val="en-GB"/>
        </w:rPr>
        <w:t xml:space="preserve">While the promotion of Urdu through sustained use of Urdu script should continue, there is now an urgent need to use </w:t>
      </w:r>
      <w:proofErr w:type="spellStart"/>
      <w:r w:rsidRPr="00584AEA">
        <w:rPr>
          <w:rFonts w:ascii="Arrus" w:hAnsi="Arrus"/>
          <w:b/>
          <w:bCs/>
          <w:sz w:val="22"/>
          <w:szCs w:val="28"/>
          <w:lang w:val="en-GB"/>
        </w:rPr>
        <w:t>Devanagri</w:t>
      </w:r>
      <w:proofErr w:type="spellEnd"/>
      <w:r w:rsidRPr="00584AEA">
        <w:rPr>
          <w:rFonts w:ascii="Arrus" w:hAnsi="Arrus"/>
          <w:b/>
          <w:bCs/>
          <w:sz w:val="22"/>
          <w:szCs w:val="28"/>
          <w:lang w:val="en-GB"/>
        </w:rPr>
        <w:t xml:space="preserve"> script for the language.</w:t>
      </w:r>
      <w:r w:rsidRPr="00584AEA">
        <w:rPr>
          <w:rFonts w:ascii="Arrus" w:hAnsi="Arrus"/>
          <w:sz w:val="22"/>
          <w:szCs w:val="28"/>
          <w:lang w:val="en-GB"/>
        </w:rPr>
        <w:t xml:space="preserve"> The problem of phonetics can be easily overcome by designating special symbols to differentiate between words like </w:t>
      </w:r>
      <w:proofErr w:type="spellStart"/>
      <w:r w:rsidRPr="00584AEA">
        <w:rPr>
          <w:rFonts w:ascii="Arrus" w:hAnsi="Arrus"/>
          <w:sz w:val="22"/>
          <w:szCs w:val="28"/>
          <w:lang w:val="en-GB"/>
        </w:rPr>
        <w:t>jeem</w:t>
      </w:r>
      <w:proofErr w:type="spellEnd"/>
      <w:r w:rsidRPr="00584AEA">
        <w:rPr>
          <w:rFonts w:ascii="Arrus" w:hAnsi="Arrus"/>
          <w:sz w:val="22"/>
          <w:szCs w:val="28"/>
          <w:lang w:val="en-GB"/>
        </w:rPr>
        <w:t xml:space="preserve">, </w:t>
      </w:r>
      <w:proofErr w:type="spellStart"/>
      <w:r w:rsidRPr="00584AEA">
        <w:rPr>
          <w:rFonts w:ascii="Arrus" w:hAnsi="Arrus"/>
          <w:sz w:val="22"/>
          <w:szCs w:val="28"/>
          <w:lang w:val="en-GB"/>
        </w:rPr>
        <w:t>zwaad</w:t>
      </w:r>
      <w:proofErr w:type="spellEnd"/>
      <w:r w:rsidRPr="00584AEA">
        <w:rPr>
          <w:rFonts w:ascii="Arrus" w:hAnsi="Arrus"/>
          <w:sz w:val="22"/>
          <w:szCs w:val="28"/>
          <w:lang w:val="en-GB"/>
        </w:rPr>
        <w:t xml:space="preserve">, </w:t>
      </w:r>
      <w:proofErr w:type="spellStart"/>
      <w:r w:rsidRPr="00584AEA">
        <w:rPr>
          <w:rFonts w:ascii="Arrus" w:hAnsi="Arrus"/>
          <w:sz w:val="22"/>
          <w:szCs w:val="28"/>
          <w:lang w:val="en-GB"/>
        </w:rPr>
        <w:t>zay</w:t>
      </w:r>
      <w:proofErr w:type="spellEnd"/>
      <w:r w:rsidRPr="00584AEA">
        <w:rPr>
          <w:rFonts w:ascii="Arrus" w:hAnsi="Arrus"/>
          <w:sz w:val="22"/>
          <w:szCs w:val="28"/>
          <w:lang w:val="en-GB"/>
        </w:rPr>
        <w:t xml:space="preserve">, </w:t>
      </w:r>
      <w:proofErr w:type="spellStart"/>
      <w:r w:rsidRPr="00584AEA">
        <w:rPr>
          <w:rFonts w:ascii="Arrus" w:hAnsi="Arrus"/>
          <w:sz w:val="22"/>
          <w:szCs w:val="28"/>
          <w:lang w:val="en-GB"/>
        </w:rPr>
        <w:t>zaal</w:t>
      </w:r>
      <w:proofErr w:type="spellEnd"/>
      <w:r w:rsidRPr="00584AEA">
        <w:rPr>
          <w:rFonts w:ascii="Arrus" w:hAnsi="Arrus"/>
          <w:sz w:val="22"/>
          <w:szCs w:val="28"/>
          <w:lang w:val="en-GB"/>
        </w:rPr>
        <w:t xml:space="preserve"> and </w:t>
      </w:r>
      <w:proofErr w:type="spellStart"/>
      <w:r w:rsidRPr="00584AEA">
        <w:rPr>
          <w:rFonts w:ascii="Arrus" w:hAnsi="Arrus"/>
          <w:sz w:val="22"/>
          <w:szCs w:val="28"/>
          <w:lang w:val="en-GB"/>
        </w:rPr>
        <w:t>zoy</w:t>
      </w:r>
      <w:proofErr w:type="spellEnd"/>
      <w:r w:rsidRPr="00584AEA">
        <w:rPr>
          <w:rFonts w:ascii="Arrus" w:hAnsi="Arrus"/>
          <w:sz w:val="22"/>
          <w:szCs w:val="28"/>
          <w:lang w:val="en-GB"/>
        </w:rPr>
        <w:t xml:space="preserve"> and seen, </w:t>
      </w:r>
      <w:proofErr w:type="spellStart"/>
      <w:r w:rsidRPr="00584AEA">
        <w:rPr>
          <w:rFonts w:ascii="Arrus" w:hAnsi="Arrus"/>
          <w:sz w:val="22"/>
          <w:szCs w:val="28"/>
          <w:lang w:val="en-GB"/>
        </w:rPr>
        <w:t>sa</w:t>
      </w:r>
      <w:proofErr w:type="spellEnd"/>
      <w:r w:rsidRPr="00584AEA">
        <w:rPr>
          <w:rFonts w:ascii="Arrus" w:hAnsi="Arrus"/>
          <w:sz w:val="22"/>
          <w:szCs w:val="28"/>
          <w:lang w:val="en-GB"/>
        </w:rPr>
        <w:t xml:space="preserve"> and </w:t>
      </w:r>
      <w:proofErr w:type="spellStart"/>
      <w:r w:rsidRPr="00584AEA">
        <w:rPr>
          <w:rFonts w:ascii="Arrus" w:hAnsi="Arrus"/>
          <w:sz w:val="22"/>
          <w:szCs w:val="28"/>
          <w:lang w:val="en-GB"/>
        </w:rPr>
        <w:t>swaad</w:t>
      </w:r>
      <w:proofErr w:type="spellEnd"/>
      <w:r w:rsidRPr="00584AEA">
        <w:rPr>
          <w:rFonts w:ascii="Arrus" w:hAnsi="Arrus"/>
          <w:sz w:val="22"/>
          <w:szCs w:val="28"/>
          <w:lang w:val="en-GB"/>
        </w:rPr>
        <w:t xml:space="preserve"> etc. Of course the problems will remain but something is better than nothing. Non-Muslims are often very fond of Urdu words. Urdu </w:t>
      </w:r>
      <w:proofErr w:type="spellStart"/>
      <w:r w:rsidRPr="00584AEA">
        <w:rPr>
          <w:rFonts w:ascii="Arrus" w:hAnsi="Arrus"/>
          <w:sz w:val="22"/>
          <w:szCs w:val="28"/>
          <w:lang w:val="en-GB"/>
        </w:rPr>
        <w:t>Shayri</w:t>
      </w:r>
      <w:proofErr w:type="spellEnd"/>
      <w:r w:rsidRPr="00584AEA">
        <w:rPr>
          <w:rFonts w:ascii="Arrus" w:hAnsi="Arrus"/>
          <w:sz w:val="22"/>
          <w:szCs w:val="28"/>
          <w:lang w:val="en-GB"/>
        </w:rPr>
        <w:t xml:space="preserve"> is extremely popular. The so-called Hindi films have more words of Urdu than Hindi. The use of </w:t>
      </w:r>
      <w:proofErr w:type="spellStart"/>
      <w:r w:rsidRPr="00584AEA">
        <w:rPr>
          <w:rFonts w:ascii="Arrus" w:hAnsi="Arrus"/>
          <w:sz w:val="22"/>
          <w:szCs w:val="28"/>
          <w:lang w:val="en-GB"/>
        </w:rPr>
        <w:t>Devanagri</w:t>
      </w:r>
      <w:proofErr w:type="spellEnd"/>
      <w:r w:rsidRPr="00584AEA">
        <w:rPr>
          <w:rFonts w:ascii="Arrus" w:hAnsi="Arrus"/>
          <w:sz w:val="22"/>
          <w:szCs w:val="28"/>
          <w:lang w:val="en-GB"/>
        </w:rPr>
        <w:t xml:space="preserve"> script will also lead to fast </w:t>
      </w:r>
      <w:proofErr w:type="spellStart"/>
      <w:r w:rsidRPr="00584AEA">
        <w:rPr>
          <w:rFonts w:ascii="Arrus" w:hAnsi="Arrus"/>
          <w:sz w:val="22"/>
          <w:szCs w:val="28"/>
          <w:lang w:val="en-GB"/>
        </w:rPr>
        <w:t>Urduisation</w:t>
      </w:r>
      <w:proofErr w:type="spellEnd"/>
      <w:r w:rsidRPr="00584AEA">
        <w:rPr>
          <w:rFonts w:ascii="Arrus" w:hAnsi="Arrus"/>
          <w:sz w:val="22"/>
          <w:szCs w:val="28"/>
          <w:lang w:val="en-GB"/>
        </w:rPr>
        <w:t xml:space="preserve"> of Hindi.  This will also have an impact on the census. Even those who cannot write and read the Urdu script will be emboldened to declare Urdu as their first language. </w:t>
      </w:r>
    </w:p>
    <w:p w14:paraId="268B37E7" w14:textId="77777777" w:rsidR="00270475" w:rsidRPr="00584AEA" w:rsidRDefault="00270475" w:rsidP="00270475">
      <w:pPr>
        <w:shd w:val="clear" w:color="auto" w:fill="FFFFFF"/>
        <w:spacing w:before="150"/>
        <w:ind w:firstLine="720"/>
        <w:jc w:val="both"/>
        <w:rPr>
          <w:rFonts w:ascii="Arrus" w:hAnsi="Arrus"/>
          <w:sz w:val="22"/>
          <w:szCs w:val="28"/>
          <w:lang w:val="en-GB"/>
        </w:rPr>
      </w:pPr>
      <w:r w:rsidRPr="00584AEA">
        <w:rPr>
          <w:rFonts w:ascii="Arrus" w:hAnsi="Arrus"/>
          <w:sz w:val="22"/>
          <w:szCs w:val="28"/>
          <w:lang w:val="en-GB"/>
        </w:rPr>
        <w:t xml:space="preserve">Unfortunately, the Northern states like UP, Uttarakhand, Bihar and MP have shown much less interest in promotion of Urdu than the states like Karnataka. Muslim institutions must make special efforts to teach Urdu. As suggested in this Approach Paper, Muslims must now concentrate on spreading the network of private institutions in the country. All these institutions, from primary to technical, must have Urdu as a subject in accordance with the procedures allowed. </w:t>
      </w:r>
    </w:p>
    <w:p w14:paraId="268B37E8" w14:textId="77777777" w:rsidR="00270475" w:rsidRPr="00584AEA" w:rsidRDefault="00270475" w:rsidP="00270475">
      <w:pPr>
        <w:shd w:val="clear" w:color="auto" w:fill="FFFFFF"/>
        <w:spacing w:before="150"/>
        <w:ind w:firstLine="720"/>
        <w:jc w:val="both"/>
        <w:rPr>
          <w:rFonts w:ascii="Arrus" w:hAnsi="Arrus"/>
          <w:sz w:val="22"/>
          <w:szCs w:val="28"/>
          <w:lang w:val="en-GB"/>
        </w:rPr>
      </w:pPr>
      <w:r w:rsidRPr="00584AEA">
        <w:rPr>
          <w:rFonts w:ascii="Arrus" w:hAnsi="Arrus"/>
          <w:sz w:val="22"/>
          <w:szCs w:val="28"/>
          <w:lang w:val="en-GB"/>
        </w:rPr>
        <w:t xml:space="preserve">The government cannot shy away from its responsibility to help a language, which is so dear to its second largest population, and which in the past has been so intimately associated with India’s glorious history including the freedom struggle. While Urdu has been given the status of second language in Uttar Pradesh, Bihar, Delhi, Himachal Pradesh, Andhra Pradesh and Jharkhand, on ground level this has not improved the status of the language. Recently, Chief Minister Mamata Banerjee declared similar status for Urdu in West Bengal also. There have been constant demands to declare Urdu as the second language of the country as a whole.  </w:t>
      </w:r>
    </w:p>
    <w:p w14:paraId="268B37E9" w14:textId="77777777" w:rsidR="00270475" w:rsidRPr="00584AEA" w:rsidRDefault="00270475" w:rsidP="00270475">
      <w:pPr>
        <w:shd w:val="clear" w:color="auto" w:fill="FFFFFF"/>
        <w:spacing w:before="150"/>
        <w:ind w:firstLine="360"/>
        <w:jc w:val="both"/>
        <w:rPr>
          <w:rFonts w:ascii="Arrus" w:hAnsi="Arrus"/>
          <w:sz w:val="22"/>
          <w:szCs w:val="28"/>
          <w:lang w:val="en-GB"/>
        </w:rPr>
      </w:pPr>
      <w:r w:rsidRPr="00584AEA">
        <w:rPr>
          <w:rFonts w:ascii="Arrus" w:hAnsi="Arrus"/>
          <w:sz w:val="22"/>
          <w:szCs w:val="28"/>
          <w:lang w:val="en-GB"/>
        </w:rPr>
        <w:t>The other steps that need to be taken are:</w:t>
      </w:r>
    </w:p>
    <w:p w14:paraId="268B37EA" w14:textId="77777777" w:rsidR="00270475" w:rsidRPr="00584AEA" w:rsidRDefault="00270475" w:rsidP="00270475">
      <w:pPr>
        <w:tabs>
          <w:tab w:val="left" w:pos="0"/>
        </w:tabs>
        <w:ind w:left="360" w:hanging="360"/>
        <w:jc w:val="both"/>
        <w:rPr>
          <w:rFonts w:ascii="Arrus" w:hAnsi="Arrus"/>
          <w:b/>
          <w:bCs/>
          <w:sz w:val="22"/>
          <w:szCs w:val="28"/>
          <w:lang w:val="en-GB"/>
        </w:rPr>
      </w:pPr>
      <w:r w:rsidRPr="00584AEA">
        <w:rPr>
          <w:rFonts w:ascii="Arrus" w:hAnsi="Arrus"/>
          <w:b/>
          <w:bCs/>
          <w:sz w:val="22"/>
          <w:szCs w:val="28"/>
          <w:lang w:val="en-GB"/>
        </w:rPr>
        <w:t>1-</w:t>
      </w:r>
      <w:r w:rsidRPr="00584AEA">
        <w:rPr>
          <w:rFonts w:ascii="Arrus" w:hAnsi="Arrus"/>
          <w:b/>
          <w:bCs/>
          <w:sz w:val="22"/>
          <w:szCs w:val="28"/>
          <w:lang w:val="en-GB"/>
        </w:rPr>
        <w:tab/>
        <w:t xml:space="preserve">Urdu departments should be ensured in all universities and degree colleges, throughout the country; </w:t>
      </w:r>
    </w:p>
    <w:p w14:paraId="268B37EB" w14:textId="77777777" w:rsidR="00270475" w:rsidRPr="00584AEA" w:rsidRDefault="00270475" w:rsidP="00270475">
      <w:pPr>
        <w:tabs>
          <w:tab w:val="left" w:pos="0"/>
        </w:tabs>
        <w:ind w:left="360" w:hanging="360"/>
        <w:jc w:val="both"/>
        <w:rPr>
          <w:rFonts w:ascii="Arrus" w:hAnsi="Arrus"/>
          <w:b/>
          <w:bCs/>
          <w:sz w:val="22"/>
          <w:szCs w:val="28"/>
          <w:lang w:val="en-GB"/>
        </w:rPr>
      </w:pPr>
      <w:r w:rsidRPr="00584AEA">
        <w:rPr>
          <w:rFonts w:ascii="Arrus" w:hAnsi="Arrus"/>
          <w:b/>
          <w:bCs/>
          <w:sz w:val="22"/>
          <w:szCs w:val="28"/>
          <w:lang w:val="en-GB"/>
        </w:rPr>
        <w:t>2-</w:t>
      </w:r>
      <w:r w:rsidRPr="00584AEA">
        <w:rPr>
          <w:rFonts w:ascii="Arrus" w:hAnsi="Arrus"/>
          <w:b/>
          <w:bCs/>
          <w:sz w:val="22"/>
          <w:szCs w:val="28"/>
          <w:lang w:val="en-GB"/>
        </w:rPr>
        <w:tab/>
        <w:t>Special Summer Camps for Urdu and Moral Development for children studying in schools and colleges that do not teach Urdu;</w:t>
      </w:r>
    </w:p>
    <w:p w14:paraId="268B37EC" w14:textId="77777777" w:rsidR="00270475" w:rsidRPr="00584AEA" w:rsidRDefault="00270475" w:rsidP="00270475">
      <w:pPr>
        <w:tabs>
          <w:tab w:val="left" w:pos="0"/>
        </w:tabs>
        <w:ind w:left="360" w:hanging="360"/>
        <w:jc w:val="both"/>
        <w:rPr>
          <w:rFonts w:ascii="Arrus" w:hAnsi="Arrus"/>
          <w:b/>
          <w:bCs/>
          <w:sz w:val="22"/>
          <w:szCs w:val="28"/>
          <w:lang w:val="en-GB"/>
        </w:rPr>
      </w:pPr>
      <w:r w:rsidRPr="00584AEA">
        <w:rPr>
          <w:rFonts w:ascii="Arrus" w:hAnsi="Arrus"/>
          <w:b/>
          <w:bCs/>
          <w:sz w:val="22"/>
          <w:szCs w:val="28"/>
          <w:lang w:val="en-GB"/>
        </w:rPr>
        <w:t>3-</w:t>
      </w:r>
      <w:r w:rsidRPr="00584AEA">
        <w:rPr>
          <w:rFonts w:ascii="Arrus" w:hAnsi="Arrus"/>
          <w:b/>
          <w:bCs/>
          <w:sz w:val="22"/>
          <w:szCs w:val="28"/>
          <w:lang w:val="en-GB"/>
        </w:rPr>
        <w:tab/>
        <w:t xml:space="preserve">Urdu speaking courses on the line of English speaking courses especially for people involved in all kinds of media </w:t>
      </w:r>
    </w:p>
    <w:p w14:paraId="268B37ED" w14:textId="77777777" w:rsidR="00270475" w:rsidRPr="00584AEA" w:rsidRDefault="00270475" w:rsidP="00270475">
      <w:pPr>
        <w:tabs>
          <w:tab w:val="left" w:pos="720"/>
        </w:tabs>
        <w:jc w:val="both"/>
        <w:rPr>
          <w:rFonts w:ascii="Arrus" w:hAnsi="Arrus"/>
          <w:b/>
          <w:bCs/>
          <w:szCs w:val="32"/>
          <w:lang w:val="en-GB"/>
        </w:rPr>
      </w:pPr>
    </w:p>
    <w:p w14:paraId="268B37EE" w14:textId="77777777" w:rsidR="00270475" w:rsidRPr="00584AEA" w:rsidRDefault="00270475" w:rsidP="00270475">
      <w:pPr>
        <w:tabs>
          <w:tab w:val="left" w:pos="720"/>
        </w:tabs>
        <w:jc w:val="both"/>
        <w:rPr>
          <w:rFonts w:ascii="Arrus" w:hAnsi="Arrus"/>
          <w:b/>
          <w:bCs/>
          <w:szCs w:val="32"/>
          <w:lang w:val="en-GB"/>
        </w:rPr>
      </w:pPr>
      <w:r w:rsidRPr="00584AEA">
        <w:rPr>
          <w:rFonts w:ascii="Arrus" w:hAnsi="Arrus"/>
          <w:b/>
          <w:bCs/>
          <w:szCs w:val="32"/>
          <w:lang w:val="en-GB"/>
        </w:rPr>
        <w:lastRenderedPageBreak/>
        <w:t>Special Drives for admissions of Muslims in private institutions at confessional rates</w:t>
      </w:r>
    </w:p>
    <w:p w14:paraId="268B37EF" w14:textId="77777777" w:rsidR="00270475" w:rsidRPr="00584AEA" w:rsidRDefault="00270475" w:rsidP="00270475">
      <w:pPr>
        <w:tabs>
          <w:tab w:val="left" w:pos="0"/>
        </w:tabs>
        <w:ind w:left="90"/>
        <w:jc w:val="both"/>
        <w:rPr>
          <w:rFonts w:ascii="Arrus" w:hAnsi="Arrus"/>
          <w:sz w:val="22"/>
          <w:szCs w:val="28"/>
          <w:lang w:val="en-GB"/>
        </w:rPr>
      </w:pPr>
      <w:r w:rsidRPr="00584AEA">
        <w:rPr>
          <w:rFonts w:ascii="Arrus" w:hAnsi="Arrus"/>
          <w:sz w:val="22"/>
          <w:szCs w:val="28"/>
          <w:lang w:val="en-GB"/>
        </w:rPr>
        <w:tab/>
        <w:t xml:space="preserve">The number of Muslim students in higher institutions is much lower than their percentage in the population. The mushrooming of private universities has made the task much more difficult. Hardly a few Muslims are able to pay high fees of these institutions. Lately it has been seen that many seats in these private institutions remain vacant. </w:t>
      </w:r>
      <w:r w:rsidRPr="00584AEA">
        <w:rPr>
          <w:rFonts w:ascii="Arrus" w:hAnsi="Arrus"/>
          <w:b/>
          <w:bCs/>
          <w:sz w:val="22"/>
          <w:szCs w:val="28"/>
          <w:lang w:val="en-GB"/>
        </w:rPr>
        <w:t xml:space="preserve">If special drive committees are formed that bargain with these private institutions to give admissions to Muslims at a say 40 pc less fee structure in return for a bunch of Muslim students taking admissions there </w:t>
      </w:r>
      <w:proofErr w:type="spellStart"/>
      <w:r w:rsidRPr="00584AEA">
        <w:rPr>
          <w:rFonts w:ascii="Arrus" w:hAnsi="Arrus"/>
          <w:b/>
          <w:bCs/>
          <w:sz w:val="22"/>
          <w:szCs w:val="28"/>
          <w:lang w:val="en-GB"/>
        </w:rPr>
        <w:t>en</w:t>
      </w:r>
      <w:proofErr w:type="spellEnd"/>
      <w:r w:rsidRPr="00584AEA">
        <w:rPr>
          <w:rFonts w:ascii="Arrus" w:hAnsi="Arrus"/>
          <w:b/>
          <w:bCs/>
          <w:sz w:val="22"/>
          <w:szCs w:val="28"/>
          <w:lang w:val="en-GB"/>
        </w:rPr>
        <w:t xml:space="preserve"> bloc, the chances of the success of such a bargain are quite good. </w:t>
      </w:r>
      <w:r w:rsidRPr="00584AEA">
        <w:rPr>
          <w:rFonts w:ascii="Arrus" w:hAnsi="Arrus"/>
          <w:sz w:val="22"/>
          <w:szCs w:val="28"/>
          <w:lang w:val="en-GB"/>
        </w:rPr>
        <w:t xml:space="preserve">This must be tried immediately without delay. Advertisements in papers and through letters to institutions must invite registration of all Muslim students seeking admissions in technical courses like Engineering, Management, Law, Accountancy, etc. They must be asked how much they are ready to pay for these courses, if they get admissions. Then the appointed persons can meet the managements of institutions to strike deals. </w:t>
      </w:r>
    </w:p>
    <w:p w14:paraId="268B37F0" w14:textId="77777777" w:rsidR="00270475" w:rsidRPr="00584AEA" w:rsidRDefault="00270475" w:rsidP="00270475">
      <w:pPr>
        <w:tabs>
          <w:tab w:val="left" w:pos="720"/>
        </w:tabs>
        <w:ind w:left="360"/>
        <w:jc w:val="both"/>
        <w:rPr>
          <w:rFonts w:ascii="Arrus" w:hAnsi="Arrus"/>
          <w:sz w:val="22"/>
          <w:szCs w:val="28"/>
          <w:lang w:val="en-GB"/>
        </w:rPr>
      </w:pPr>
    </w:p>
    <w:p w14:paraId="268B37F1" w14:textId="77777777" w:rsidR="00270475" w:rsidRPr="00584AEA" w:rsidRDefault="00270475" w:rsidP="00270475">
      <w:pPr>
        <w:tabs>
          <w:tab w:val="left" w:pos="0"/>
        </w:tabs>
        <w:jc w:val="both"/>
        <w:rPr>
          <w:rFonts w:ascii="Arrus" w:hAnsi="Arrus"/>
          <w:b/>
          <w:sz w:val="22"/>
          <w:szCs w:val="28"/>
          <w:lang w:val="en-GB"/>
        </w:rPr>
      </w:pPr>
      <w:r w:rsidRPr="00584AEA">
        <w:rPr>
          <w:rFonts w:ascii="Arrus" w:hAnsi="Arrus"/>
          <w:b/>
          <w:szCs w:val="32"/>
          <w:lang w:val="en-GB"/>
        </w:rPr>
        <w:t>Emphasis on the education of g</w:t>
      </w:r>
      <w:r w:rsidRPr="00584AEA">
        <w:rPr>
          <w:rFonts w:ascii="Arrus" w:hAnsi="Arrus"/>
          <w:b/>
          <w:bCs/>
          <w:szCs w:val="32"/>
          <w:lang w:val="en-GB"/>
        </w:rPr>
        <w:t>irls</w:t>
      </w:r>
      <w:r w:rsidRPr="00584AEA">
        <w:rPr>
          <w:rFonts w:ascii="Arrus" w:hAnsi="Arrus"/>
          <w:b/>
          <w:sz w:val="22"/>
          <w:szCs w:val="28"/>
          <w:lang w:val="en-GB"/>
        </w:rPr>
        <w:t xml:space="preserve">: </w:t>
      </w:r>
    </w:p>
    <w:p w14:paraId="268B37F2"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Establishment of girls-only English Medium schools, with preliminary Islamic Knowledge as a subject, in all the cities of the country with considerable Muslim population</w:t>
      </w:r>
    </w:p>
    <w:p w14:paraId="268B37F3"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 xml:space="preserve">Formation of a </w:t>
      </w:r>
      <w:r w:rsidRPr="00584AEA">
        <w:rPr>
          <w:rFonts w:ascii="Arrus" w:hAnsi="Arrus"/>
          <w:b/>
          <w:bCs/>
          <w:sz w:val="22"/>
          <w:szCs w:val="28"/>
          <w:lang w:val="en-GB"/>
        </w:rPr>
        <w:t>Board of Muslim Education</w:t>
      </w:r>
      <w:r w:rsidRPr="00584AEA">
        <w:rPr>
          <w:rFonts w:ascii="Arrus" w:hAnsi="Arrus"/>
          <w:sz w:val="22"/>
          <w:szCs w:val="28"/>
          <w:lang w:val="en-GB"/>
        </w:rPr>
        <w:t xml:space="preserve"> to look after the establishment of institutions, to monitor the educational standard of the schools and colleges and to introduce religious and moral education in accordance with Islamic principles;</w:t>
      </w:r>
    </w:p>
    <w:p w14:paraId="268B37F4" w14:textId="77777777" w:rsidR="00270475" w:rsidRPr="00584AEA" w:rsidRDefault="00270475" w:rsidP="00270475">
      <w:pPr>
        <w:tabs>
          <w:tab w:val="left" w:pos="720"/>
        </w:tabs>
        <w:ind w:left="720" w:hanging="360"/>
        <w:jc w:val="both"/>
        <w:rPr>
          <w:rFonts w:ascii="Arrus" w:hAnsi="Arrus"/>
          <w:sz w:val="22"/>
          <w:szCs w:val="28"/>
          <w:lang w:val="en-GB"/>
        </w:rPr>
      </w:pPr>
    </w:p>
    <w:p w14:paraId="268B37F5"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b/>
          <w:bCs/>
          <w:sz w:val="22"/>
          <w:szCs w:val="28"/>
          <w:lang w:val="en-GB"/>
        </w:rPr>
        <w:t>Special Training Centres for Specific services</w:t>
      </w:r>
      <w:r w:rsidRPr="00584AEA">
        <w:rPr>
          <w:rFonts w:ascii="Arrus" w:hAnsi="Arrus"/>
          <w:sz w:val="22"/>
          <w:szCs w:val="28"/>
          <w:lang w:val="en-GB"/>
        </w:rPr>
        <w:t xml:space="preserve">. </w:t>
      </w:r>
    </w:p>
    <w:p w14:paraId="268B37F6"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Those appearing in interviews must be given special training for 10 – 15 days.</w:t>
      </w:r>
    </w:p>
    <w:p w14:paraId="268B37F7" w14:textId="77777777" w:rsidR="00270475" w:rsidRPr="00584AEA" w:rsidRDefault="00270475" w:rsidP="00270475">
      <w:pPr>
        <w:tabs>
          <w:tab w:val="left" w:pos="720"/>
        </w:tabs>
        <w:jc w:val="both"/>
        <w:rPr>
          <w:rFonts w:ascii="Arrus" w:hAnsi="Arrus"/>
          <w:sz w:val="22"/>
          <w:szCs w:val="28"/>
          <w:lang w:val="en-GB"/>
        </w:rPr>
      </w:pPr>
    </w:p>
    <w:p w14:paraId="268B37F8" w14:textId="77777777" w:rsidR="00270475" w:rsidRPr="00584AEA" w:rsidRDefault="00270475" w:rsidP="00270475">
      <w:pPr>
        <w:tabs>
          <w:tab w:val="left" w:pos="720"/>
        </w:tabs>
        <w:jc w:val="both"/>
        <w:rPr>
          <w:rFonts w:ascii="Arrus" w:hAnsi="Arrus"/>
          <w:b/>
          <w:bCs/>
          <w:sz w:val="26"/>
          <w:szCs w:val="36"/>
          <w:lang w:val="en-GB"/>
        </w:rPr>
      </w:pPr>
      <w:r w:rsidRPr="00584AEA">
        <w:rPr>
          <w:rFonts w:ascii="Arrus" w:hAnsi="Arrus"/>
          <w:b/>
          <w:bCs/>
          <w:sz w:val="26"/>
          <w:szCs w:val="36"/>
          <w:lang w:val="en-GB"/>
        </w:rPr>
        <w:t xml:space="preserve">Emphasis on Rural areas: </w:t>
      </w:r>
    </w:p>
    <w:p w14:paraId="268B37F9"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ab/>
        <w:t>Rural areas need more urgent and more vigorous efforts. The level of education is certainly much lower in rural areas than in urban ones. While in urban areas, the bigger trouble begins after secondary education, in rural areas the problem is almost at every level. The steps that need to be taken are:</w:t>
      </w:r>
    </w:p>
    <w:p w14:paraId="268B37FA"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w:t>
      </w:r>
      <w:proofErr w:type="spellStart"/>
      <w:r w:rsidRPr="00584AEA">
        <w:rPr>
          <w:rFonts w:ascii="Arrus" w:hAnsi="Arrus"/>
          <w:sz w:val="22"/>
          <w:szCs w:val="28"/>
          <w:lang w:val="en-GB"/>
        </w:rPr>
        <w:t>i</w:t>
      </w:r>
      <w:proofErr w:type="spellEnd"/>
      <w:r w:rsidRPr="00584AEA">
        <w:rPr>
          <w:rFonts w:ascii="Arrus" w:hAnsi="Arrus"/>
          <w:sz w:val="22"/>
          <w:szCs w:val="28"/>
          <w:lang w:val="en-GB"/>
        </w:rPr>
        <w:t xml:space="preserve">) </w:t>
      </w:r>
      <w:r w:rsidRPr="00584AEA">
        <w:rPr>
          <w:rFonts w:ascii="Arrus" w:hAnsi="Arrus"/>
          <w:b/>
          <w:bCs/>
          <w:sz w:val="22"/>
          <w:szCs w:val="28"/>
          <w:lang w:val="en-GB"/>
        </w:rPr>
        <w:t>Establishment of good primary schools</w:t>
      </w:r>
      <w:r w:rsidRPr="00584AEA">
        <w:rPr>
          <w:rFonts w:ascii="Arrus" w:hAnsi="Arrus"/>
          <w:sz w:val="22"/>
          <w:szCs w:val="28"/>
          <w:lang w:val="en-GB"/>
        </w:rPr>
        <w:t>, private or government, in every single village;</w:t>
      </w:r>
    </w:p>
    <w:p w14:paraId="268B37FB"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 xml:space="preserve">(ii) </w:t>
      </w:r>
      <w:r w:rsidRPr="00584AEA">
        <w:rPr>
          <w:rFonts w:ascii="Arrus" w:hAnsi="Arrus"/>
          <w:b/>
          <w:bCs/>
          <w:sz w:val="22"/>
          <w:szCs w:val="28"/>
          <w:lang w:val="en-GB"/>
        </w:rPr>
        <w:t>Annual drive</w:t>
      </w:r>
      <w:r w:rsidRPr="00584AEA">
        <w:rPr>
          <w:rFonts w:ascii="Arrus" w:hAnsi="Arrus"/>
          <w:sz w:val="22"/>
          <w:szCs w:val="28"/>
          <w:lang w:val="en-GB"/>
        </w:rPr>
        <w:t xml:space="preserve"> to ensure that every single child of the school-going age goes to a school his parents can afford;</w:t>
      </w:r>
    </w:p>
    <w:p w14:paraId="268B37FC"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lastRenderedPageBreak/>
        <w:t xml:space="preserve">(iii) </w:t>
      </w:r>
      <w:r w:rsidRPr="00584AEA">
        <w:rPr>
          <w:rFonts w:ascii="Arrus" w:hAnsi="Arrus"/>
          <w:b/>
          <w:bCs/>
          <w:sz w:val="22"/>
          <w:szCs w:val="28"/>
          <w:lang w:val="en-GB"/>
        </w:rPr>
        <w:t>Establishment of Higher Secondary Schools</w:t>
      </w:r>
      <w:r w:rsidRPr="00584AEA">
        <w:rPr>
          <w:rFonts w:ascii="Arrus" w:hAnsi="Arrus"/>
          <w:sz w:val="22"/>
          <w:szCs w:val="28"/>
          <w:lang w:val="en-GB"/>
        </w:rPr>
        <w:t xml:space="preserve"> in rural areas to ensure that the children of village do not have to travel to long distances to get education at that level;</w:t>
      </w:r>
    </w:p>
    <w:p w14:paraId="268B37FD"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 xml:space="preserve">(iv)  </w:t>
      </w:r>
      <w:r w:rsidRPr="00584AEA">
        <w:rPr>
          <w:rFonts w:ascii="Arrus" w:hAnsi="Arrus"/>
          <w:b/>
          <w:bCs/>
          <w:sz w:val="22"/>
          <w:szCs w:val="28"/>
          <w:lang w:val="en-GB"/>
        </w:rPr>
        <w:t>Special Training and Coaching Centres</w:t>
      </w:r>
      <w:r w:rsidRPr="00584AEA">
        <w:rPr>
          <w:rFonts w:ascii="Arrus" w:hAnsi="Arrus"/>
          <w:sz w:val="22"/>
          <w:szCs w:val="28"/>
          <w:lang w:val="en-GB"/>
        </w:rPr>
        <w:t xml:space="preserve">; </w:t>
      </w:r>
    </w:p>
    <w:p w14:paraId="268B37FE"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 xml:space="preserve">(v) Introduction of </w:t>
      </w:r>
      <w:r w:rsidRPr="00584AEA">
        <w:rPr>
          <w:rFonts w:ascii="Arrus" w:hAnsi="Arrus"/>
          <w:b/>
          <w:bCs/>
          <w:sz w:val="22"/>
          <w:szCs w:val="28"/>
          <w:lang w:val="en-GB"/>
        </w:rPr>
        <w:t>primary education in madrasas</w:t>
      </w:r>
      <w:r w:rsidRPr="00584AEA">
        <w:rPr>
          <w:rFonts w:ascii="Arrus" w:hAnsi="Arrus"/>
          <w:sz w:val="22"/>
          <w:szCs w:val="28"/>
          <w:lang w:val="en-GB"/>
        </w:rPr>
        <w:t xml:space="preserve"> situated in villages and introduction of religious education in schools;</w:t>
      </w:r>
    </w:p>
    <w:p w14:paraId="268B37FF" w14:textId="77777777" w:rsidR="00270475" w:rsidRPr="00584AEA" w:rsidRDefault="00270475" w:rsidP="00270475">
      <w:pPr>
        <w:tabs>
          <w:tab w:val="left" w:pos="0"/>
        </w:tabs>
        <w:jc w:val="both"/>
        <w:rPr>
          <w:rFonts w:ascii="Arrus" w:hAnsi="Arrus"/>
          <w:sz w:val="22"/>
          <w:szCs w:val="28"/>
          <w:lang w:val="en-GB"/>
        </w:rPr>
      </w:pPr>
      <w:r w:rsidRPr="00584AEA">
        <w:rPr>
          <w:rFonts w:ascii="Arrus" w:hAnsi="Arrus"/>
          <w:sz w:val="22"/>
          <w:szCs w:val="28"/>
          <w:lang w:val="en-GB"/>
        </w:rPr>
        <w:t xml:space="preserve">(vi) </w:t>
      </w:r>
      <w:r w:rsidRPr="00584AEA">
        <w:rPr>
          <w:rFonts w:ascii="Arrus" w:hAnsi="Arrus"/>
          <w:b/>
          <w:bCs/>
          <w:sz w:val="22"/>
          <w:szCs w:val="28"/>
          <w:lang w:val="en-GB"/>
        </w:rPr>
        <w:t>Establishment of reading rooms</w:t>
      </w:r>
      <w:r w:rsidRPr="00584AEA">
        <w:rPr>
          <w:rFonts w:ascii="Arrus" w:hAnsi="Arrus"/>
          <w:sz w:val="22"/>
          <w:szCs w:val="28"/>
          <w:lang w:val="en-GB"/>
        </w:rPr>
        <w:t xml:space="preserve"> in every village where the children of the school can come and study. Books may be made available to them and a teacher can be appointed to monitor and help them in solving their problems.</w:t>
      </w:r>
    </w:p>
    <w:p w14:paraId="268B3800" w14:textId="77777777" w:rsidR="00270475" w:rsidRPr="00584AEA" w:rsidRDefault="00270475" w:rsidP="00270475">
      <w:pPr>
        <w:tabs>
          <w:tab w:val="left" w:pos="720"/>
        </w:tabs>
        <w:ind w:left="360"/>
        <w:jc w:val="both"/>
        <w:rPr>
          <w:rFonts w:ascii="Arrus" w:hAnsi="Arrus"/>
          <w:sz w:val="22"/>
          <w:szCs w:val="28"/>
          <w:lang w:val="en-GB"/>
        </w:rPr>
      </w:pPr>
    </w:p>
    <w:p w14:paraId="268B3801" w14:textId="77777777" w:rsidR="00270475" w:rsidRPr="00584AEA" w:rsidRDefault="00270475" w:rsidP="00270475">
      <w:pPr>
        <w:spacing w:before="100" w:after="100"/>
        <w:jc w:val="both"/>
        <w:rPr>
          <w:rFonts w:ascii="Arrus" w:hAnsi="Arrus" w:cs="Times New Roman"/>
          <w:b/>
          <w:bCs/>
          <w:sz w:val="22"/>
          <w:szCs w:val="28"/>
          <w:lang w:val="en-GB"/>
        </w:rPr>
      </w:pPr>
      <w:r w:rsidRPr="00584AEA">
        <w:rPr>
          <w:rFonts w:ascii="Arrus" w:hAnsi="Arrus"/>
          <w:b/>
          <w:bCs/>
          <w:sz w:val="22"/>
          <w:szCs w:val="28"/>
          <w:lang w:val="en-GB"/>
        </w:rPr>
        <w:t>Clear Stand on Education</w:t>
      </w:r>
    </w:p>
    <w:p w14:paraId="268B3802"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lang w:val="en-GB"/>
        </w:rPr>
        <w:t>On the issue of Education, there is a need of formation of National Committee on Education, which should take a clear stand on:</w:t>
      </w:r>
    </w:p>
    <w:p w14:paraId="268B3803"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 xml:space="preserve">1. </w:t>
      </w:r>
      <w:r w:rsidRPr="00584AEA">
        <w:rPr>
          <w:rFonts w:ascii="Arrus" w:hAnsi="Arrus"/>
          <w:b/>
          <w:bCs/>
          <w:sz w:val="22"/>
          <w:szCs w:val="28"/>
          <w:lang w:val="en-GB"/>
        </w:rPr>
        <w:t>How best can Muslim education be pursued in the Govt. schools?</w:t>
      </w:r>
      <w:r w:rsidRPr="00584AEA">
        <w:rPr>
          <w:rFonts w:ascii="Arrus" w:hAnsi="Arrus"/>
          <w:sz w:val="22"/>
          <w:szCs w:val="28"/>
          <w:lang w:val="en-GB"/>
        </w:rPr>
        <w:t xml:space="preserve"> How can accessibility be broadened to include the Poorest among the community? How can we bring Education to Muslim women? How to tap into the possibilities and opportunities arising out of the RTE Act? How to coordinate with the Govt. towards the unbiased and non-discriminatory implementation of the RTE Act? Should we channel the community’s limited resources on developing “Centres of Excellence” catering to the Minority elite or broad base and democratize education to include the Poor and the marginalized?</w:t>
      </w:r>
    </w:p>
    <w:p w14:paraId="268B3804"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 xml:space="preserve">2. </w:t>
      </w:r>
      <w:r w:rsidRPr="00584AEA">
        <w:rPr>
          <w:rFonts w:ascii="Arrus" w:hAnsi="Arrus"/>
          <w:b/>
          <w:bCs/>
          <w:sz w:val="22"/>
          <w:szCs w:val="28"/>
          <w:lang w:val="en-GB"/>
        </w:rPr>
        <w:t>How can Madrasa students be served best so they learn Theology as well as Regular subjects</w:t>
      </w:r>
      <w:r w:rsidRPr="00584AEA">
        <w:rPr>
          <w:rFonts w:ascii="Arrus" w:hAnsi="Arrus"/>
          <w:sz w:val="22"/>
          <w:szCs w:val="28"/>
          <w:lang w:val="en-GB"/>
        </w:rPr>
        <w:t xml:space="preserve">; how can they be made to take standard Board exams like </w:t>
      </w:r>
      <w:proofErr w:type="spellStart"/>
      <w:r w:rsidRPr="00584AEA">
        <w:rPr>
          <w:rFonts w:ascii="Arrus" w:hAnsi="Arrus"/>
          <w:sz w:val="22"/>
          <w:szCs w:val="28"/>
          <w:lang w:val="en-GB"/>
        </w:rPr>
        <w:t>Xth</w:t>
      </w:r>
      <w:proofErr w:type="spellEnd"/>
      <w:r w:rsidRPr="00584AEA">
        <w:rPr>
          <w:rFonts w:ascii="Arrus" w:hAnsi="Arrus"/>
          <w:sz w:val="22"/>
          <w:szCs w:val="28"/>
          <w:lang w:val="en-GB"/>
        </w:rPr>
        <w:t xml:space="preserve"> and X11 grade and allowed to pursue Higher education? How can Vocational education be brought to them? Of course, as discussed above, Applied Islamics as a regular discipline needs to be introduced in madrasas at all levels. The author of this book has done an extensive work in the field of Applied Islamics and will be more than willing to lead any effort in this direction including the production of necessary material, preparation of syllabi and training of teachers in the field.  </w:t>
      </w:r>
    </w:p>
    <w:p w14:paraId="268B3805"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 xml:space="preserve">3. </w:t>
      </w:r>
      <w:r w:rsidRPr="00584AEA">
        <w:rPr>
          <w:rFonts w:ascii="Arrus" w:hAnsi="Arrus"/>
          <w:b/>
          <w:bCs/>
          <w:sz w:val="22"/>
          <w:szCs w:val="28"/>
          <w:lang w:val="en-GB"/>
        </w:rPr>
        <w:t xml:space="preserve">How to channel resources that are brought from Investors within the country and by NRI’s? </w:t>
      </w:r>
      <w:r w:rsidRPr="00584AEA">
        <w:rPr>
          <w:rFonts w:ascii="Arrus" w:hAnsi="Arrus"/>
          <w:sz w:val="22"/>
          <w:szCs w:val="28"/>
          <w:lang w:val="en-GB"/>
        </w:rPr>
        <w:t>What guarantees can be given to the Investors? How are the resources to be utilized? It should identify opportunities for Investment at the National, State and District level.</w:t>
      </w:r>
    </w:p>
    <w:p w14:paraId="268B3806"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 xml:space="preserve">4. </w:t>
      </w:r>
      <w:r w:rsidRPr="00584AEA">
        <w:rPr>
          <w:rFonts w:ascii="Arrus" w:hAnsi="Arrus"/>
          <w:b/>
          <w:bCs/>
          <w:sz w:val="22"/>
          <w:szCs w:val="28"/>
          <w:lang w:val="en-GB"/>
        </w:rPr>
        <w:t>Establishing relationship with National and International agencies</w:t>
      </w:r>
      <w:r w:rsidRPr="00584AEA">
        <w:rPr>
          <w:rFonts w:ascii="Arrus" w:hAnsi="Arrus"/>
          <w:sz w:val="22"/>
          <w:szCs w:val="28"/>
          <w:lang w:val="en-GB"/>
        </w:rPr>
        <w:t xml:space="preserve"> that work in the Educational realm and monitoring the relationship and making it effective.</w:t>
      </w:r>
    </w:p>
    <w:p w14:paraId="268B3807"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lastRenderedPageBreak/>
        <w:t>5. How to build a Databank that will pool relevant data and collect data? How to use the Data to further Educational work for the community?</w:t>
      </w:r>
    </w:p>
    <w:p w14:paraId="268B3808"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6. How to project the Muslim Educational issue in a favourable light that evokes sympathy and not charges of appeasement from the Majority community?</w:t>
      </w:r>
    </w:p>
    <w:p w14:paraId="268B3809"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lang w:val="en-GB"/>
        </w:rPr>
        <w:t xml:space="preserve">It will act as an Advocacy group on behalf of the Indian Muslims and build rapport and support for its Educational work with the leaders of the OIC (Organization of Islamic Cooperation) countries and solicit their support. </w:t>
      </w:r>
    </w:p>
    <w:p w14:paraId="268B380A" w14:textId="77777777" w:rsidR="00270475" w:rsidRPr="00584AEA" w:rsidRDefault="00270475" w:rsidP="00270475">
      <w:pPr>
        <w:spacing w:before="100" w:after="100"/>
        <w:jc w:val="both"/>
        <w:rPr>
          <w:rFonts w:ascii="Arrus" w:hAnsi="Arrus"/>
          <w:b/>
          <w:bCs/>
          <w:sz w:val="22"/>
          <w:szCs w:val="28"/>
          <w:lang w:val="en-GB"/>
        </w:rPr>
      </w:pPr>
    </w:p>
    <w:p w14:paraId="268B380B"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b/>
          <w:bCs/>
          <w:sz w:val="22"/>
          <w:szCs w:val="28"/>
          <w:lang w:val="en-GB"/>
        </w:rPr>
        <w:t>Working with International and National Agencies</w:t>
      </w:r>
    </w:p>
    <w:p w14:paraId="268B380C"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lang w:val="en-GB"/>
        </w:rPr>
        <w:t>Mr Azim Premji made an exemplary donation of $2B to his Educational foundation called the Azim Premji Foundation. Likewise a number of Educational Trusts are seen actively working in India. Also in the USA (Ford Foundation and Bill and Melinda Gates foundation etc) and Europe, there are tens of Non-governmental and Non-profit organizations focused in bringing the benefits of Education to the door step of those who are deprived of it.  These organizations need to be tapped.</w:t>
      </w:r>
    </w:p>
    <w:p w14:paraId="268B380D"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lang w:val="en-GB"/>
        </w:rPr>
        <w:t xml:space="preserve">UNESCO, USAID and many other International organizations are committed to the principle of EFA (Education for All) and to enhancing Education to the poor and the marginalized. </w:t>
      </w:r>
    </w:p>
    <w:p w14:paraId="268B380E"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b/>
          <w:bCs/>
          <w:sz w:val="22"/>
          <w:szCs w:val="28"/>
          <w:lang w:val="en-GB"/>
        </w:rPr>
        <w:t>OPEN SOURCE WARE</w:t>
      </w:r>
      <w:r w:rsidRPr="00584AEA">
        <w:rPr>
          <w:rFonts w:ascii="Arrus" w:hAnsi="Arrus"/>
          <w:sz w:val="22"/>
          <w:szCs w:val="28"/>
          <w:lang w:val="en-GB"/>
        </w:rPr>
        <w:t xml:space="preserve"> is a non-proprietary source of free information that has been put to Public use by Universities, Foundations, Governments etc and is a huge source of valuable educational material that can serve multi needs.  Educational material on the Web etc are also very useful learning tools for the serious student and need to be brought home to the student.</w:t>
      </w:r>
    </w:p>
    <w:p w14:paraId="268B380F"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It is not enough to establish a relationship but it is necessary to nurture the relationship and show openness, flexibility and accountability when dealing with these Agencies. Honesty of purpose, credibility of those who are at the helm and transparency in working are necessary components for working with them on a sustained basis.</w:t>
      </w:r>
    </w:p>
    <w:p w14:paraId="268B3810" w14:textId="77777777" w:rsidR="00270475" w:rsidRPr="00584AEA" w:rsidRDefault="00270475" w:rsidP="00270475">
      <w:pPr>
        <w:spacing w:before="100" w:after="100"/>
        <w:jc w:val="both"/>
        <w:rPr>
          <w:rFonts w:ascii="Arrus" w:hAnsi="Arrus"/>
          <w:b/>
          <w:bCs/>
          <w:sz w:val="22"/>
          <w:szCs w:val="28"/>
          <w:lang w:val="en-GB"/>
        </w:rPr>
      </w:pPr>
      <w:r w:rsidRPr="00584AEA">
        <w:rPr>
          <w:rFonts w:ascii="Arrus" w:hAnsi="Arrus"/>
          <w:b/>
          <w:bCs/>
          <w:sz w:val="22"/>
          <w:szCs w:val="28"/>
          <w:lang w:val="en-GB"/>
        </w:rPr>
        <w:t>Teachers Vacancies</w:t>
      </w:r>
    </w:p>
    <w:p w14:paraId="268B381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According to the Approach Paper of the 12</w:t>
      </w:r>
      <w:r w:rsidRPr="00584AEA">
        <w:rPr>
          <w:rFonts w:ascii="Arrus" w:hAnsi="Arrus"/>
          <w:sz w:val="22"/>
          <w:szCs w:val="28"/>
          <w:vertAlign w:val="superscript"/>
          <w:lang w:val="en-GB"/>
        </w:rPr>
        <w:t>th</w:t>
      </w:r>
      <w:r w:rsidRPr="00584AEA">
        <w:rPr>
          <w:rFonts w:ascii="Arrus" w:hAnsi="Arrus"/>
          <w:sz w:val="22"/>
          <w:szCs w:val="28"/>
          <w:lang w:val="en-GB"/>
        </w:rPr>
        <w:t xml:space="preserve"> Planning Commission, there are half a million vacancies of teachers in the country and another half a million teachers are required to meet the RTE norms on pupil</w:t>
      </w:r>
      <w:r w:rsidRPr="00584AEA">
        <w:rPr>
          <w:rFonts w:ascii="Cambria Math" w:hAnsi="Cambria Math" w:cs="Cambria Math"/>
          <w:sz w:val="22"/>
          <w:szCs w:val="28"/>
          <w:lang w:val="en-GB"/>
        </w:rPr>
        <w:t>‐</w:t>
      </w:r>
      <w:r w:rsidRPr="00584AEA">
        <w:rPr>
          <w:rFonts w:ascii="Arrus" w:hAnsi="Arrus"/>
          <w:sz w:val="22"/>
          <w:szCs w:val="28"/>
          <w:lang w:val="en-GB"/>
        </w:rPr>
        <w:t xml:space="preserve">teacher ratio. Besides 0.6 million teachers in the </w:t>
      </w:r>
      <w:r w:rsidRPr="00584AEA">
        <w:rPr>
          <w:rFonts w:ascii="Arrus" w:hAnsi="Arrus"/>
          <w:sz w:val="22"/>
          <w:szCs w:val="28"/>
          <w:lang w:val="en-GB"/>
        </w:rPr>
        <w:lastRenderedPageBreak/>
        <w:t xml:space="preserve">public school system are untrained. Pre-service and in-service training of teachers has to be mounted on a mission mode during the Twelfth Plan for which information and communication technologies could be effectively leveraged. Apart from expansion, the regulatory framework for teacher education and training requires complete overhaul. There is acute shortage of high quality teachers. </w:t>
      </w:r>
      <w:r w:rsidRPr="00584AEA">
        <w:rPr>
          <w:rFonts w:ascii="Arrus" w:hAnsi="Arrus"/>
          <w:b/>
          <w:bCs/>
          <w:sz w:val="22"/>
          <w:szCs w:val="28"/>
          <w:lang w:val="en-GB"/>
        </w:rPr>
        <w:t>If 5 lakh vacancies are there, Muslims should fill at least 60000 of them. This will require a big drive and monitoring to see that adequate numbers of Muslim teachers are produced by the community and they apply for these vacancies.</w:t>
      </w:r>
      <w:r w:rsidRPr="00584AEA">
        <w:rPr>
          <w:rFonts w:ascii="Arrus" w:hAnsi="Arrus"/>
          <w:sz w:val="22"/>
          <w:szCs w:val="28"/>
          <w:lang w:val="en-GB"/>
        </w:rPr>
        <w:t xml:space="preserve"> National Mission on Teacher Education is meant for promoting Adult Literacy with </w:t>
      </w:r>
      <w:proofErr w:type="spellStart"/>
      <w:r w:rsidRPr="00584AEA">
        <w:rPr>
          <w:rFonts w:ascii="Arrus" w:hAnsi="Arrus"/>
          <w:sz w:val="22"/>
          <w:szCs w:val="28"/>
          <w:lang w:val="en-GB"/>
        </w:rPr>
        <w:t>Sakshar</w:t>
      </w:r>
      <w:proofErr w:type="spellEnd"/>
      <w:r w:rsidRPr="00584AEA">
        <w:rPr>
          <w:rFonts w:ascii="Arrus" w:hAnsi="Arrus"/>
          <w:sz w:val="22"/>
          <w:szCs w:val="28"/>
          <w:lang w:val="en-GB"/>
        </w:rPr>
        <w:t xml:space="preserve"> Mission as the main vehicle with focus on women, SC/ST and minorities covering all Educationally Backward Block (EBBS). This is to be seen that the government departments follow these norms and Muslim institutions play their role effectively.</w:t>
      </w:r>
    </w:p>
    <w:p w14:paraId="268B3812" w14:textId="77777777" w:rsidR="00270475" w:rsidRPr="00584AEA" w:rsidRDefault="00270475" w:rsidP="00270475">
      <w:pPr>
        <w:jc w:val="both"/>
        <w:rPr>
          <w:rFonts w:ascii="Arrus" w:hAnsi="Arrus"/>
          <w:sz w:val="22"/>
          <w:szCs w:val="28"/>
          <w:lang w:val="en-GB"/>
        </w:rPr>
      </w:pPr>
    </w:p>
    <w:p w14:paraId="268B3813"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Other measures</w:t>
      </w:r>
    </w:p>
    <w:p w14:paraId="268B3814" w14:textId="77777777" w:rsidR="00270475" w:rsidRPr="00584AEA" w:rsidRDefault="00270475" w:rsidP="00270475">
      <w:pPr>
        <w:jc w:val="both"/>
        <w:rPr>
          <w:rFonts w:ascii="Arrus" w:hAnsi="Arrus"/>
          <w:sz w:val="22"/>
          <w:szCs w:val="28"/>
          <w:lang w:val="en-GB"/>
        </w:rPr>
      </w:pPr>
    </w:p>
    <w:p w14:paraId="268B3815"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Twelfth Planning Commission makes certain other suggestions that need to be properly analysed to see how these can be utilised or developed to ensure maximum benefits for Muslim Community.  These include:</w:t>
      </w:r>
    </w:p>
    <w:p w14:paraId="268B3816" w14:textId="77777777" w:rsidR="00270475" w:rsidRPr="00584AEA" w:rsidRDefault="00270475" w:rsidP="00270475">
      <w:pPr>
        <w:jc w:val="both"/>
        <w:rPr>
          <w:rFonts w:ascii="Arrus" w:hAnsi="Arrus"/>
          <w:sz w:val="22"/>
          <w:szCs w:val="28"/>
          <w:lang w:val="en-GB"/>
        </w:rPr>
      </w:pPr>
    </w:p>
    <w:p w14:paraId="268B381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1. There is a need to establish </w:t>
      </w:r>
      <w:r w:rsidRPr="00584AEA">
        <w:rPr>
          <w:rFonts w:ascii="Arrus" w:hAnsi="Arrus"/>
          <w:b/>
          <w:bCs/>
          <w:sz w:val="22"/>
          <w:szCs w:val="28"/>
          <w:lang w:val="en-GB"/>
        </w:rPr>
        <w:t>an institutional mechanism for providing access to information on skill inventory and skill maps</w:t>
      </w:r>
      <w:r w:rsidRPr="00584AEA">
        <w:rPr>
          <w:rFonts w:ascii="Arrus" w:hAnsi="Arrus"/>
          <w:sz w:val="22"/>
          <w:szCs w:val="28"/>
          <w:lang w:val="en-GB"/>
        </w:rPr>
        <w:t xml:space="preserve"> on a real time basis.</w:t>
      </w:r>
    </w:p>
    <w:p w14:paraId="268B3818" w14:textId="77777777" w:rsidR="00270475" w:rsidRPr="00584AEA" w:rsidRDefault="00270475" w:rsidP="00270475">
      <w:pPr>
        <w:jc w:val="both"/>
        <w:rPr>
          <w:rFonts w:ascii="Arrus" w:hAnsi="Arrus"/>
          <w:b/>
          <w:bCs/>
          <w:sz w:val="22"/>
          <w:szCs w:val="28"/>
          <w:lang w:val="en-GB"/>
        </w:rPr>
      </w:pPr>
      <w:r w:rsidRPr="00584AEA">
        <w:rPr>
          <w:rFonts w:ascii="Arrus" w:hAnsi="Arrus"/>
          <w:sz w:val="22"/>
          <w:szCs w:val="28"/>
          <w:lang w:val="en-GB"/>
        </w:rPr>
        <w:t xml:space="preserve">2. A </w:t>
      </w:r>
      <w:r w:rsidRPr="00584AEA">
        <w:rPr>
          <w:rFonts w:ascii="Arrus" w:hAnsi="Arrus"/>
          <w:b/>
          <w:bCs/>
          <w:sz w:val="22"/>
          <w:szCs w:val="28"/>
          <w:lang w:val="en-GB"/>
        </w:rPr>
        <w:t>sectoral approach is required for the purpose with special emphasis on those sectors that have high employment potential.</w:t>
      </w:r>
    </w:p>
    <w:p w14:paraId="268B381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3. A system of funding poor people for skill development through direct financial aid or loan also needs to be put in place</w:t>
      </w:r>
    </w:p>
    <w:p w14:paraId="268B381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4. Vocational </w:t>
      </w:r>
      <w:r w:rsidRPr="00584AEA">
        <w:rPr>
          <w:rFonts w:ascii="Arrus" w:hAnsi="Arrus"/>
          <w:b/>
          <w:bCs/>
          <w:sz w:val="22"/>
          <w:szCs w:val="28"/>
          <w:lang w:val="en-GB"/>
        </w:rPr>
        <w:t xml:space="preserve">education at the school level and vocational training through Industrial Training Institutes (ITIs) and Industrial Training Centres (ITCs) need significant expansion </w:t>
      </w:r>
      <w:r w:rsidRPr="00584AEA">
        <w:rPr>
          <w:rFonts w:ascii="Arrus" w:hAnsi="Arrus"/>
          <w:sz w:val="22"/>
          <w:szCs w:val="28"/>
          <w:lang w:val="en-GB"/>
        </w:rPr>
        <w:t>and overhaul. We should aim to increase the percentage of the workforce which has received formal skills through vocational education and training from 12 percent at present to 25 percent by the end of the Twelfth Plan. This would mean that about 70 million more people have to be imparted formal skills in the next five years (10 million Muslims). During the Twelfth- Plan period, an additional enrolment of 10 million could be targeted in higher education equivalent to 3 million additional seats for each age cohort entering the higher education system. (This means that 1.5 m Muslims should ideally benefit.).</w:t>
      </w:r>
    </w:p>
    <w:p w14:paraId="268B381B"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lastRenderedPageBreak/>
        <w:t xml:space="preserve">5. The concept of </w:t>
      </w:r>
      <w:r w:rsidRPr="00584AEA">
        <w:rPr>
          <w:rFonts w:ascii="Arrus" w:hAnsi="Arrus"/>
          <w:b/>
          <w:bCs/>
          <w:sz w:val="22"/>
          <w:szCs w:val="28"/>
          <w:lang w:val="en-GB"/>
        </w:rPr>
        <w:t>Meta University</w:t>
      </w:r>
      <w:r w:rsidRPr="00584AEA">
        <w:rPr>
          <w:rFonts w:ascii="Arrus" w:hAnsi="Arrus"/>
          <w:sz w:val="22"/>
          <w:szCs w:val="28"/>
          <w:lang w:val="en-GB"/>
        </w:rPr>
        <w:t xml:space="preserve"> aimed at collaborative and multi-disciplinary learning that redefines knowledge-creation and knowledge-sharing in the twenty-first century could also be explored.</w:t>
      </w:r>
    </w:p>
    <w:p w14:paraId="268B381C" w14:textId="77777777" w:rsidR="00270475" w:rsidRPr="00584AEA" w:rsidRDefault="00270475" w:rsidP="00270475">
      <w:pPr>
        <w:spacing w:before="100" w:after="100"/>
        <w:jc w:val="both"/>
        <w:rPr>
          <w:rFonts w:ascii="Arrus" w:hAnsi="Arrus" w:cs="Times New Roman"/>
          <w:b/>
          <w:bCs/>
          <w:sz w:val="22"/>
          <w:szCs w:val="28"/>
          <w:lang w:val="en-GB"/>
        </w:rPr>
      </w:pPr>
      <w:r w:rsidRPr="00584AEA">
        <w:rPr>
          <w:rFonts w:ascii="Arrus" w:hAnsi="Arrus" w:cs="Times New Roman"/>
          <w:b/>
          <w:bCs/>
          <w:sz w:val="22"/>
          <w:szCs w:val="28"/>
          <w:lang w:val="en-GB"/>
        </w:rPr>
        <w:t>ROAD MAP:</w:t>
      </w:r>
    </w:p>
    <w:p w14:paraId="268B381D"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u w:val="single"/>
          <w:lang w:val="en-GB"/>
        </w:rPr>
        <w:t>National Committee formed by all sections /Groups of the Community</w:t>
      </w:r>
    </w:p>
    <w:p w14:paraId="268B381E"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u w:val="single"/>
          <w:lang w:val="en-GB"/>
        </w:rPr>
        <w:t>National Steering Committee on Education</w:t>
      </w:r>
    </w:p>
    <w:p w14:paraId="268B381F"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u w:val="single"/>
          <w:lang w:val="en-GB"/>
        </w:rPr>
        <w:t>State Steering Committees on Education</w:t>
      </w:r>
    </w:p>
    <w:p w14:paraId="268B3820"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u w:val="single"/>
          <w:lang w:val="en-GB"/>
        </w:rPr>
        <w:t>District Steering Committees on Education</w:t>
      </w:r>
    </w:p>
    <w:p w14:paraId="268B3821" w14:textId="77777777" w:rsidR="00270475" w:rsidRPr="00584AEA" w:rsidRDefault="00270475" w:rsidP="00270475">
      <w:pPr>
        <w:spacing w:before="100" w:after="100"/>
        <w:ind w:firstLine="360"/>
        <w:jc w:val="both"/>
        <w:rPr>
          <w:rFonts w:ascii="Arrus" w:hAnsi="Arrus" w:cs="Times New Roman"/>
          <w:sz w:val="22"/>
          <w:szCs w:val="28"/>
          <w:lang w:val="en-GB"/>
        </w:rPr>
      </w:pPr>
      <w:r w:rsidRPr="00584AEA">
        <w:rPr>
          <w:rFonts w:ascii="Arrus" w:hAnsi="Arrus"/>
          <w:b/>
          <w:bCs/>
          <w:sz w:val="22"/>
          <w:szCs w:val="28"/>
          <w:u w:val="single"/>
          <w:lang w:val="en-GB"/>
        </w:rPr>
        <w:t xml:space="preserve">National Steering Committee </w:t>
      </w:r>
    </w:p>
    <w:p w14:paraId="268B3822"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a)</w:t>
      </w:r>
      <w:r w:rsidRPr="00584AEA">
        <w:rPr>
          <w:rFonts w:ascii="Arrus" w:hAnsi="Arrus" w:cs="Times New Roman"/>
          <w:sz w:val="12"/>
          <w:szCs w:val="16"/>
          <w:lang w:val="en-GB"/>
        </w:rPr>
        <w:t xml:space="preserve">    </w:t>
      </w:r>
      <w:r w:rsidRPr="00584AEA">
        <w:rPr>
          <w:rFonts w:ascii="Arrus" w:hAnsi="Arrus"/>
          <w:sz w:val="22"/>
          <w:szCs w:val="28"/>
          <w:lang w:val="en-GB"/>
        </w:rPr>
        <w:t xml:space="preserve">Formulates the community position on Educational issues of concern to the community; coherently articulates them to the Central Govt. and to the media; mediates them with the Central Govt. and passes them to the State committees for execution. </w:t>
      </w:r>
    </w:p>
    <w:p w14:paraId="268B3823"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b)</w:t>
      </w:r>
      <w:r w:rsidRPr="00584AEA">
        <w:rPr>
          <w:rFonts w:ascii="Arrus" w:hAnsi="Arrus" w:cs="Times New Roman"/>
          <w:sz w:val="12"/>
          <w:szCs w:val="16"/>
          <w:lang w:val="en-GB"/>
        </w:rPr>
        <w:t xml:space="preserve">    </w:t>
      </w:r>
      <w:r w:rsidRPr="00584AEA">
        <w:rPr>
          <w:rFonts w:ascii="Arrus" w:hAnsi="Arrus"/>
          <w:sz w:val="22"/>
          <w:szCs w:val="28"/>
          <w:lang w:val="en-GB"/>
        </w:rPr>
        <w:t>Works with International and National foundations and Trusts towards meeting its Educational goals</w:t>
      </w:r>
    </w:p>
    <w:p w14:paraId="268B3824"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c)</w:t>
      </w:r>
      <w:r w:rsidRPr="00584AEA">
        <w:rPr>
          <w:rFonts w:ascii="Arrus" w:hAnsi="Arrus" w:cs="Times New Roman"/>
          <w:sz w:val="12"/>
          <w:szCs w:val="16"/>
          <w:lang w:val="en-GB"/>
        </w:rPr>
        <w:t xml:space="preserve">    </w:t>
      </w:r>
      <w:r w:rsidRPr="00584AEA">
        <w:rPr>
          <w:rFonts w:ascii="Arrus" w:hAnsi="Arrus"/>
          <w:sz w:val="22"/>
          <w:szCs w:val="28"/>
          <w:lang w:val="en-GB"/>
        </w:rPr>
        <w:t xml:space="preserve">Formulates the community position on the allocation of Waqf property for Educational Institutions and establishes criteria for availing the same </w:t>
      </w:r>
    </w:p>
    <w:p w14:paraId="268B3825"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d)</w:t>
      </w:r>
      <w:r w:rsidRPr="00584AEA">
        <w:rPr>
          <w:rFonts w:ascii="Arrus" w:hAnsi="Arrus" w:cs="Times New Roman"/>
          <w:sz w:val="12"/>
          <w:szCs w:val="16"/>
          <w:lang w:val="en-GB"/>
        </w:rPr>
        <w:t xml:space="preserve">    </w:t>
      </w:r>
      <w:r w:rsidRPr="00584AEA">
        <w:rPr>
          <w:rFonts w:ascii="Arrus" w:hAnsi="Arrus"/>
          <w:sz w:val="22"/>
          <w:szCs w:val="28"/>
          <w:lang w:val="en-GB"/>
        </w:rPr>
        <w:t>Works with the OIC countries and requests their support</w:t>
      </w:r>
    </w:p>
    <w:p w14:paraId="268B3826"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e)</w:t>
      </w:r>
      <w:r w:rsidRPr="00584AEA">
        <w:rPr>
          <w:rFonts w:ascii="Arrus" w:hAnsi="Arrus" w:cs="Times New Roman"/>
          <w:sz w:val="12"/>
          <w:szCs w:val="16"/>
          <w:lang w:val="en-GB"/>
        </w:rPr>
        <w:t xml:space="preserve">    </w:t>
      </w:r>
      <w:r w:rsidRPr="00584AEA">
        <w:rPr>
          <w:rFonts w:ascii="Arrus" w:hAnsi="Arrus"/>
          <w:sz w:val="22"/>
          <w:szCs w:val="28"/>
          <w:lang w:val="en-GB"/>
        </w:rPr>
        <w:t>Establishes guidelines for Investment in Education and identifying areas where it can best serve the community</w:t>
      </w:r>
    </w:p>
    <w:p w14:paraId="268B3827"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f)</w:t>
      </w:r>
      <w:r w:rsidRPr="00584AEA">
        <w:rPr>
          <w:rFonts w:ascii="Arrus" w:hAnsi="Arrus" w:cs="Times New Roman"/>
          <w:sz w:val="12"/>
          <w:szCs w:val="16"/>
          <w:lang w:val="en-GB"/>
        </w:rPr>
        <w:t xml:space="preserve">     </w:t>
      </w:r>
      <w:r w:rsidRPr="00584AEA">
        <w:rPr>
          <w:rFonts w:ascii="Arrus" w:hAnsi="Arrus"/>
          <w:sz w:val="22"/>
          <w:szCs w:val="28"/>
          <w:lang w:val="en-GB"/>
        </w:rPr>
        <w:t> Works with Central govt., on Govt. Strategic planning and synchronizes its work with that of the Strategic plan</w:t>
      </w:r>
    </w:p>
    <w:p w14:paraId="268B3828"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g)</w:t>
      </w:r>
      <w:r w:rsidRPr="00584AEA">
        <w:rPr>
          <w:rFonts w:ascii="Arrus" w:hAnsi="Arrus" w:cs="Times New Roman"/>
          <w:sz w:val="12"/>
          <w:szCs w:val="16"/>
          <w:lang w:val="en-GB"/>
        </w:rPr>
        <w:t xml:space="preserve">    </w:t>
      </w:r>
      <w:r w:rsidRPr="00584AEA">
        <w:rPr>
          <w:rFonts w:ascii="Arrus" w:hAnsi="Arrus"/>
          <w:sz w:val="22"/>
          <w:szCs w:val="28"/>
          <w:lang w:val="en-GB"/>
        </w:rPr>
        <w:t xml:space="preserve">Works as an Advocacy group for Minority Educational Institutions with the Central Govt. </w:t>
      </w:r>
    </w:p>
    <w:p w14:paraId="268B3829"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h)</w:t>
      </w:r>
      <w:r w:rsidRPr="00584AEA">
        <w:rPr>
          <w:rFonts w:ascii="Arrus" w:hAnsi="Arrus" w:cs="Times New Roman"/>
          <w:sz w:val="12"/>
          <w:szCs w:val="16"/>
          <w:lang w:val="en-GB"/>
        </w:rPr>
        <w:t xml:space="preserve">    </w:t>
      </w:r>
      <w:r w:rsidRPr="00584AEA">
        <w:rPr>
          <w:rFonts w:ascii="Arrus" w:hAnsi="Arrus"/>
          <w:sz w:val="22"/>
          <w:szCs w:val="28"/>
          <w:lang w:val="en-GB"/>
        </w:rPr>
        <w:t xml:space="preserve">Monitors the execution of the RTE act in practice as applied to the community </w:t>
      </w:r>
    </w:p>
    <w:p w14:paraId="268B382A" w14:textId="77777777" w:rsidR="00270475" w:rsidRPr="00584AEA" w:rsidRDefault="00270475" w:rsidP="00270475">
      <w:pPr>
        <w:spacing w:before="100" w:after="100"/>
        <w:jc w:val="both"/>
        <w:rPr>
          <w:rFonts w:ascii="Arrus" w:hAnsi="Arrus" w:cs="Times New Roman"/>
          <w:sz w:val="22"/>
          <w:szCs w:val="28"/>
          <w:lang w:val="en-GB"/>
        </w:rPr>
      </w:pPr>
      <w:proofErr w:type="spellStart"/>
      <w:r w:rsidRPr="00584AEA">
        <w:rPr>
          <w:rFonts w:ascii="Arrus" w:hAnsi="Arrus"/>
          <w:sz w:val="22"/>
          <w:szCs w:val="28"/>
          <w:lang w:val="en-GB"/>
        </w:rPr>
        <w:t>i</w:t>
      </w:r>
      <w:proofErr w:type="spellEnd"/>
      <w:r w:rsidRPr="00584AEA">
        <w:rPr>
          <w:rFonts w:ascii="Arrus" w:hAnsi="Arrus"/>
          <w:sz w:val="22"/>
          <w:szCs w:val="28"/>
          <w:lang w:val="en-GB"/>
        </w:rPr>
        <w:t>)</w:t>
      </w:r>
      <w:r w:rsidRPr="00584AEA">
        <w:rPr>
          <w:rFonts w:ascii="Arrus" w:hAnsi="Arrus" w:cs="Times New Roman"/>
          <w:sz w:val="12"/>
          <w:szCs w:val="16"/>
          <w:lang w:val="en-GB"/>
        </w:rPr>
        <w:t xml:space="preserve">      </w:t>
      </w:r>
      <w:r w:rsidRPr="00584AEA">
        <w:rPr>
          <w:rFonts w:ascii="Arrus" w:hAnsi="Arrus"/>
          <w:sz w:val="22"/>
          <w:szCs w:val="28"/>
          <w:lang w:val="en-GB"/>
        </w:rPr>
        <w:t xml:space="preserve">Delegates the work to the State committees and overseas its work </w:t>
      </w:r>
    </w:p>
    <w:p w14:paraId="268B382B"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j)</w:t>
      </w:r>
      <w:r w:rsidRPr="00584AEA">
        <w:rPr>
          <w:rFonts w:ascii="Arrus" w:hAnsi="Arrus" w:cs="Times New Roman"/>
          <w:sz w:val="12"/>
          <w:szCs w:val="16"/>
          <w:lang w:val="en-GB"/>
        </w:rPr>
        <w:t xml:space="preserve">      </w:t>
      </w:r>
      <w:r w:rsidRPr="00584AEA">
        <w:rPr>
          <w:rFonts w:ascii="Arrus" w:hAnsi="Arrus"/>
          <w:sz w:val="22"/>
          <w:szCs w:val="28"/>
          <w:lang w:val="en-GB"/>
        </w:rPr>
        <w:t xml:space="preserve">Coordinates working with National Steering committees on Economic Empowerment, Political empowerment and Social Empowerment </w:t>
      </w:r>
    </w:p>
    <w:p w14:paraId="268B382C"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b/>
          <w:bCs/>
          <w:sz w:val="22"/>
          <w:szCs w:val="28"/>
          <w:u w:val="single"/>
          <w:lang w:val="en-GB"/>
        </w:rPr>
        <w:t>State Steering Committee</w:t>
      </w:r>
    </w:p>
    <w:p w14:paraId="268B382D"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a)</w:t>
      </w:r>
      <w:r w:rsidRPr="00584AEA">
        <w:rPr>
          <w:rFonts w:ascii="Arrus" w:hAnsi="Arrus" w:cs="Times New Roman"/>
          <w:sz w:val="12"/>
          <w:szCs w:val="16"/>
          <w:lang w:val="en-GB"/>
        </w:rPr>
        <w:t xml:space="preserve">    </w:t>
      </w:r>
      <w:r w:rsidRPr="00584AEA">
        <w:rPr>
          <w:rFonts w:ascii="Arrus" w:hAnsi="Arrus"/>
          <w:sz w:val="22"/>
          <w:szCs w:val="28"/>
          <w:lang w:val="en-GB"/>
        </w:rPr>
        <w:t>Follows instructions of the National Steering Committee</w:t>
      </w:r>
    </w:p>
    <w:p w14:paraId="268B382E"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b)</w:t>
      </w:r>
      <w:r w:rsidRPr="00584AEA">
        <w:rPr>
          <w:rFonts w:ascii="Arrus" w:hAnsi="Arrus" w:cs="Times New Roman"/>
          <w:sz w:val="12"/>
          <w:szCs w:val="16"/>
          <w:lang w:val="en-GB"/>
        </w:rPr>
        <w:t xml:space="preserve">    </w:t>
      </w:r>
      <w:r w:rsidRPr="00584AEA">
        <w:rPr>
          <w:rFonts w:ascii="Arrus" w:hAnsi="Arrus"/>
          <w:sz w:val="22"/>
          <w:szCs w:val="28"/>
          <w:lang w:val="en-GB"/>
        </w:rPr>
        <w:t xml:space="preserve">Works with the State Government towards implementation of RTE </w:t>
      </w:r>
      <w:r w:rsidRPr="00584AEA">
        <w:rPr>
          <w:rFonts w:ascii="Arrus" w:hAnsi="Arrus"/>
          <w:sz w:val="22"/>
          <w:szCs w:val="28"/>
          <w:lang w:val="en-GB"/>
        </w:rPr>
        <w:lastRenderedPageBreak/>
        <w:t>Act and works in sync with State Government’s strategic planning</w:t>
      </w:r>
    </w:p>
    <w:p w14:paraId="268B382F"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c)</w:t>
      </w:r>
      <w:r w:rsidRPr="00584AEA">
        <w:rPr>
          <w:rFonts w:ascii="Arrus" w:hAnsi="Arrus" w:cs="Times New Roman"/>
          <w:sz w:val="12"/>
          <w:szCs w:val="16"/>
          <w:lang w:val="en-GB"/>
        </w:rPr>
        <w:t xml:space="preserve">    </w:t>
      </w:r>
      <w:r w:rsidRPr="00584AEA">
        <w:rPr>
          <w:rFonts w:ascii="Arrus" w:hAnsi="Arrus"/>
          <w:sz w:val="22"/>
          <w:szCs w:val="28"/>
          <w:lang w:val="en-GB"/>
        </w:rPr>
        <w:t>Monitors the implementation of the RTE Act at the State level</w:t>
      </w:r>
    </w:p>
    <w:p w14:paraId="268B3830"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d)</w:t>
      </w:r>
      <w:r w:rsidRPr="00584AEA">
        <w:rPr>
          <w:rFonts w:ascii="Arrus" w:hAnsi="Arrus" w:cs="Times New Roman"/>
          <w:sz w:val="12"/>
          <w:szCs w:val="16"/>
          <w:lang w:val="en-GB"/>
        </w:rPr>
        <w:t xml:space="preserve">    </w:t>
      </w:r>
      <w:r w:rsidRPr="00584AEA">
        <w:rPr>
          <w:rFonts w:ascii="Arrus" w:hAnsi="Arrus"/>
          <w:sz w:val="22"/>
          <w:szCs w:val="28"/>
          <w:lang w:val="en-GB"/>
        </w:rPr>
        <w:t xml:space="preserve">Works with NRI businessmen and Local Businessmen towards Investment in Education </w:t>
      </w:r>
    </w:p>
    <w:p w14:paraId="268B3831"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e)</w:t>
      </w:r>
      <w:r w:rsidRPr="00584AEA">
        <w:rPr>
          <w:rFonts w:ascii="Arrus" w:hAnsi="Arrus" w:cs="Times New Roman"/>
          <w:sz w:val="12"/>
          <w:szCs w:val="16"/>
          <w:lang w:val="en-GB"/>
        </w:rPr>
        <w:t xml:space="preserve">    </w:t>
      </w:r>
      <w:r w:rsidRPr="00584AEA">
        <w:rPr>
          <w:rFonts w:ascii="Arrus" w:hAnsi="Arrus"/>
          <w:sz w:val="22"/>
          <w:szCs w:val="28"/>
          <w:lang w:val="en-GB"/>
        </w:rPr>
        <w:t>Works with National and International foundations and funding institutions</w:t>
      </w:r>
    </w:p>
    <w:p w14:paraId="268B3832"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f)</w:t>
      </w:r>
      <w:r w:rsidRPr="00584AEA">
        <w:rPr>
          <w:rFonts w:ascii="Arrus" w:hAnsi="Arrus" w:cs="Times New Roman"/>
          <w:sz w:val="12"/>
          <w:szCs w:val="16"/>
          <w:lang w:val="en-GB"/>
        </w:rPr>
        <w:t xml:space="preserve">     </w:t>
      </w:r>
      <w:r w:rsidRPr="00584AEA">
        <w:rPr>
          <w:rFonts w:ascii="Arrus" w:hAnsi="Arrus"/>
          <w:sz w:val="22"/>
          <w:szCs w:val="28"/>
          <w:lang w:val="en-GB"/>
        </w:rPr>
        <w:t>Works with OIC funds as per OIC guidelines</w:t>
      </w:r>
    </w:p>
    <w:p w14:paraId="268B3833"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g)</w:t>
      </w:r>
      <w:r w:rsidRPr="00584AEA">
        <w:rPr>
          <w:rFonts w:ascii="Arrus" w:hAnsi="Arrus" w:cs="Times New Roman"/>
          <w:sz w:val="12"/>
          <w:szCs w:val="16"/>
          <w:lang w:val="en-GB"/>
        </w:rPr>
        <w:t xml:space="preserve">    </w:t>
      </w:r>
      <w:r w:rsidRPr="00584AEA">
        <w:rPr>
          <w:rFonts w:ascii="Arrus" w:hAnsi="Arrus"/>
          <w:sz w:val="22"/>
          <w:szCs w:val="28"/>
          <w:lang w:val="en-GB"/>
        </w:rPr>
        <w:t>Builds a database of existing Minority Educational Institutions, Madrasas and statistics pertaining to Minority students in the state so it helps in the framing of National and state policies</w:t>
      </w:r>
    </w:p>
    <w:p w14:paraId="268B3834"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h)</w:t>
      </w:r>
      <w:r w:rsidRPr="00584AEA">
        <w:rPr>
          <w:rFonts w:ascii="Arrus" w:hAnsi="Arrus" w:cs="Times New Roman"/>
          <w:sz w:val="12"/>
          <w:szCs w:val="16"/>
          <w:lang w:val="en-GB"/>
        </w:rPr>
        <w:t xml:space="preserve">    </w:t>
      </w:r>
      <w:r w:rsidRPr="00584AEA">
        <w:rPr>
          <w:rFonts w:ascii="Arrus" w:hAnsi="Arrus"/>
          <w:sz w:val="22"/>
          <w:szCs w:val="28"/>
          <w:lang w:val="en-GB"/>
        </w:rPr>
        <w:t>Acts as an Advocacy group for Minority Educational Institutions at the State level and work with the State Education Ministry and the Minority Ministry</w:t>
      </w:r>
    </w:p>
    <w:p w14:paraId="268B3835" w14:textId="77777777" w:rsidR="00270475" w:rsidRPr="00584AEA" w:rsidRDefault="00270475" w:rsidP="00270475">
      <w:pPr>
        <w:spacing w:before="100" w:after="100"/>
        <w:jc w:val="both"/>
        <w:rPr>
          <w:rFonts w:ascii="Arrus" w:hAnsi="Arrus" w:cs="Times New Roman"/>
          <w:sz w:val="22"/>
          <w:szCs w:val="28"/>
          <w:lang w:val="en-GB"/>
        </w:rPr>
      </w:pPr>
      <w:proofErr w:type="spellStart"/>
      <w:r w:rsidRPr="00584AEA">
        <w:rPr>
          <w:rFonts w:ascii="Arrus" w:hAnsi="Arrus"/>
          <w:sz w:val="22"/>
          <w:szCs w:val="28"/>
          <w:lang w:val="en-GB"/>
        </w:rPr>
        <w:t>i</w:t>
      </w:r>
      <w:proofErr w:type="spellEnd"/>
      <w:r w:rsidRPr="00584AEA">
        <w:rPr>
          <w:rFonts w:ascii="Arrus" w:hAnsi="Arrus"/>
          <w:sz w:val="22"/>
          <w:szCs w:val="28"/>
          <w:lang w:val="en-GB"/>
        </w:rPr>
        <w:t>)</w:t>
      </w:r>
      <w:r w:rsidRPr="00584AEA">
        <w:rPr>
          <w:rFonts w:ascii="Arrus" w:hAnsi="Arrus" w:cs="Times New Roman"/>
          <w:sz w:val="12"/>
          <w:szCs w:val="16"/>
          <w:lang w:val="en-GB"/>
        </w:rPr>
        <w:t xml:space="preserve">      </w:t>
      </w:r>
      <w:r w:rsidRPr="00584AEA">
        <w:rPr>
          <w:rFonts w:ascii="Arrus" w:hAnsi="Arrus"/>
          <w:sz w:val="22"/>
          <w:szCs w:val="28"/>
          <w:lang w:val="en-GB"/>
        </w:rPr>
        <w:t> Monitors the allocation of Waqf properties to Minority Institutions and acts as a watch guard against its misuse</w:t>
      </w:r>
    </w:p>
    <w:p w14:paraId="268B3836"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j)</w:t>
      </w:r>
      <w:r w:rsidRPr="00584AEA">
        <w:rPr>
          <w:rFonts w:ascii="Arrus" w:hAnsi="Arrus" w:cs="Times New Roman"/>
          <w:sz w:val="12"/>
          <w:szCs w:val="16"/>
          <w:lang w:val="en-GB"/>
        </w:rPr>
        <w:t xml:space="preserve">      </w:t>
      </w:r>
      <w:r w:rsidRPr="00584AEA">
        <w:rPr>
          <w:rFonts w:ascii="Arrus" w:hAnsi="Arrus"/>
          <w:sz w:val="22"/>
          <w:szCs w:val="28"/>
          <w:lang w:val="en-GB"/>
        </w:rPr>
        <w:t>Delegates work to the District committees and oversee their work</w:t>
      </w:r>
    </w:p>
    <w:p w14:paraId="268B3837"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 </w:t>
      </w:r>
      <w:r w:rsidRPr="00584AEA">
        <w:rPr>
          <w:rFonts w:ascii="Arrus" w:hAnsi="Arrus"/>
          <w:b/>
          <w:bCs/>
          <w:sz w:val="22"/>
          <w:szCs w:val="28"/>
          <w:u w:val="single"/>
          <w:lang w:val="en-GB"/>
        </w:rPr>
        <w:t>District Committee</w:t>
      </w:r>
    </w:p>
    <w:p w14:paraId="268B3838"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a)</w:t>
      </w:r>
      <w:r w:rsidRPr="00584AEA">
        <w:rPr>
          <w:rFonts w:ascii="Arrus" w:hAnsi="Arrus" w:cs="Times New Roman"/>
          <w:sz w:val="12"/>
          <w:szCs w:val="16"/>
          <w:lang w:val="en-GB"/>
        </w:rPr>
        <w:t xml:space="preserve">    </w:t>
      </w:r>
      <w:r w:rsidRPr="00584AEA">
        <w:rPr>
          <w:rFonts w:ascii="Arrus" w:hAnsi="Arrus"/>
          <w:sz w:val="22"/>
          <w:szCs w:val="28"/>
          <w:lang w:val="en-GB"/>
        </w:rPr>
        <w:t>Follows instructions of the National and State Committee</w:t>
      </w:r>
    </w:p>
    <w:p w14:paraId="268B3839"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b)</w:t>
      </w:r>
      <w:r w:rsidRPr="00584AEA">
        <w:rPr>
          <w:rFonts w:ascii="Arrus" w:hAnsi="Arrus" w:cs="Times New Roman"/>
          <w:sz w:val="12"/>
          <w:szCs w:val="16"/>
          <w:lang w:val="en-GB"/>
        </w:rPr>
        <w:t xml:space="preserve">    </w:t>
      </w:r>
      <w:r w:rsidRPr="00584AEA">
        <w:rPr>
          <w:rFonts w:ascii="Arrus" w:hAnsi="Arrus"/>
          <w:sz w:val="22"/>
          <w:szCs w:val="28"/>
          <w:lang w:val="en-GB"/>
        </w:rPr>
        <w:t>Works at the District level with the District collector towards the implementation of the RTE Act and other Educational plans of the State govt.</w:t>
      </w:r>
    </w:p>
    <w:p w14:paraId="268B383A"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c)</w:t>
      </w:r>
      <w:r w:rsidRPr="00584AEA">
        <w:rPr>
          <w:rFonts w:ascii="Arrus" w:hAnsi="Arrus" w:cs="Times New Roman"/>
          <w:sz w:val="12"/>
          <w:szCs w:val="16"/>
          <w:lang w:val="en-GB"/>
        </w:rPr>
        <w:t xml:space="preserve">    </w:t>
      </w:r>
      <w:r w:rsidRPr="00584AEA">
        <w:rPr>
          <w:rFonts w:ascii="Arrus" w:hAnsi="Arrus"/>
          <w:sz w:val="22"/>
          <w:szCs w:val="28"/>
          <w:lang w:val="en-GB"/>
        </w:rPr>
        <w:t>Works with the Education Dept and Minority Ministry at the local level towards achieving its objectives</w:t>
      </w:r>
    </w:p>
    <w:p w14:paraId="268B383B"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d)</w:t>
      </w:r>
      <w:r w:rsidRPr="00584AEA">
        <w:rPr>
          <w:rFonts w:ascii="Arrus" w:hAnsi="Arrus" w:cs="Times New Roman"/>
          <w:sz w:val="12"/>
          <w:szCs w:val="16"/>
          <w:lang w:val="en-GB"/>
        </w:rPr>
        <w:t xml:space="preserve">    </w:t>
      </w:r>
      <w:r w:rsidRPr="00584AEA">
        <w:rPr>
          <w:rFonts w:ascii="Arrus" w:hAnsi="Arrus"/>
          <w:sz w:val="22"/>
          <w:szCs w:val="28"/>
          <w:lang w:val="en-GB"/>
        </w:rPr>
        <w:t>Builds a database of existing Minority Educational Institutions, Madrasas and statistics pertaining to Minority students in the District</w:t>
      </w:r>
    </w:p>
    <w:p w14:paraId="268B383C"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e)</w:t>
      </w:r>
      <w:r w:rsidRPr="00584AEA">
        <w:rPr>
          <w:rFonts w:ascii="Arrus" w:hAnsi="Arrus" w:cs="Times New Roman"/>
          <w:sz w:val="12"/>
          <w:szCs w:val="16"/>
          <w:lang w:val="en-GB"/>
        </w:rPr>
        <w:t xml:space="preserve">    </w:t>
      </w:r>
      <w:r w:rsidRPr="00584AEA">
        <w:rPr>
          <w:rFonts w:ascii="Arrus" w:hAnsi="Arrus"/>
          <w:sz w:val="22"/>
          <w:szCs w:val="28"/>
          <w:lang w:val="en-GB"/>
        </w:rPr>
        <w:t>Works with NRI businessmen and Local Businessmen towards Investment in Education at the District level</w:t>
      </w:r>
    </w:p>
    <w:p w14:paraId="268B383D"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f)</w:t>
      </w:r>
      <w:r w:rsidRPr="00584AEA">
        <w:rPr>
          <w:rFonts w:ascii="Arrus" w:hAnsi="Arrus" w:cs="Times New Roman"/>
          <w:sz w:val="12"/>
          <w:szCs w:val="16"/>
          <w:lang w:val="en-GB"/>
        </w:rPr>
        <w:t xml:space="preserve">     </w:t>
      </w:r>
      <w:r w:rsidRPr="00584AEA">
        <w:rPr>
          <w:rFonts w:ascii="Arrus" w:hAnsi="Arrus"/>
          <w:sz w:val="22"/>
          <w:szCs w:val="28"/>
          <w:lang w:val="en-GB"/>
        </w:rPr>
        <w:t>Monitors the allocation of Waqf properties to Minority Institutions and acts as a watch guard against its misuse</w:t>
      </w:r>
    </w:p>
    <w:p w14:paraId="268B383E" w14:textId="77777777" w:rsidR="00270475" w:rsidRPr="00584AEA" w:rsidRDefault="00270475" w:rsidP="00270475">
      <w:pPr>
        <w:spacing w:before="100" w:after="100"/>
        <w:jc w:val="both"/>
        <w:rPr>
          <w:rFonts w:ascii="Arrus" w:hAnsi="Arrus" w:cs="Times New Roman"/>
          <w:sz w:val="22"/>
          <w:szCs w:val="28"/>
          <w:lang w:val="en-GB"/>
        </w:rPr>
      </w:pPr>
      <w:r w:rsidRPr="00584AEA">
        <w:rPr>
          <w:rFonts w:ascii="Arrus" w:hAnsi="Arrus"/>
          <w:sz w:val="22"/>
          <w:szCs w:val="28"/>
          <w:lang w:val="en-GB"/>
        </w:rPr>
        <w:t>g)</w:t>
      </w:r>
      <w:r w:rsidRPr="00584AEA">
        <w:rPr>
          <w:rFonts w:ascii="Arrus" w:hAnsi="Arrus" w:cs="Times New Roman"/>
          <w:sz w:val="12"/>
          <w:szCs w:val="16"/>
          <w:lang w:val="en-GB"/>
        </w:rPr>
        <w:t xml:space="preserve">    </w:t>
      </w:r>
      <w:r w:rsidRPr="00584AEA">
        <w:rPr>
          <w:rFonts w:ascii="Arrus" w:hAnsi="Arrus"/>
          <w:sz w:val="22"/>
          <w:szCs w:val="28"/>
          <w:lang w:val="en-GB"/>
        </w:rPr>
        <w:t xml:space="preserve">Works with Mandal level committees and oversees them are </w:t>
      </w:r>
    </w:p>
    <w:p w14:paraId="268B383F" w14:textId="77777777" w:rsidR="00270475" w:rsidRPr="00584AEA" w:rsidRDefault="00270475" w:rsidP="00270475">
      <w:pPr>
        <w:spacing w:before="100" w:after="100"/>
        <w:ind w:firstLine="720"/>
        <w:jc w:val="both"/>
        <w:rPr>
          <w:rFonts w:ascii="Arrus" w:hAnsi="Arrus" w:cs="Times New Roman"/>
          <w:sz w:val="22"/>
          <w:szCs w:val="28"/>
          <w:lang w:val="en-GB"/>
        </w:rPr>
      </w:pPr>
      <w:r w:rsidRPr="00584AEA">
        <w:rPr>
          <w:rFonts w:ascii="Arrus" w:hAnsi="Arrus"/>
          <w:sz w:val="22"/>
          <w:szCs w:val="28"/>
          <w:lang w:val="en-GB"/>
        </w:rPr>
        <w:t xml:space="preserve">I would like to quote from the Conclusion section of an article written in February 2009 by Mamoun </w:t>
      </w:r>
      <w:proofErr w:type="spellStart"/>
      <w:r w:rsidRPr="00584AEA">
        <w:rPr>
          <w:rFonts w:ascii="Arrus" w:hAnsi="Arrus"/>
          <w:sz w:val="22"/>
          <w:szCs w:val="28"/>
          <w:lang w:val="en-GB"/>
        </w:rPr>
        <w:t>Abuarqub</w:t>
      </w:r>
      <w:proofErr w:type="spellEnd"/>
      <w:r w:rsidRPr="00584AEA">
        <w:rPr>
          <w:rFonts w:ascii="Arrus" w:hAnsi="Arrus"/>
          <w:sz w:val="22"/>
          <w:szCs w:val="28"/>
          <w:lang w:val="en-GB"/>
        </w:rPr>
        <w:t xml:space="preserve"> in www.islamic-relief.com titled “Islamic Perspectives on Education”:</w:t>
      </w:r>
    </w:p>
    <w:p w14:paraId="268B3840" w14:textId="77777777" w:rsidR="00270475" w:rsidRPr="00584AEA" w:rsidRDefault="00270475" w:rsidP="00270475">
      <w:pPr>
        <w:tabs>
          <w:tab w:val="left" w:pos="90"/>
        </w:tabs>
        <w:spacing w:before="100" w:after="100"/>
        <w:jc w:val="both"/>
        <w:rPr>
          <w:rFonts w:ascii="Arrus" w:hAnsi="Arrus" w:cs="Times New Roman"/>
          <w:i/>
          <w:iCs/>
          <w:sz w:val="22"/>
          <w:szCs w:val="28"/>
          <w:lang w:val="en-GB"/>
        </w:rPr>
      </w:pPr>
      <w:r w:rsidRPr="00584AEA">
        <w:rPr>
          <w:rFonts w:ascii="Arrus" w:hAnsi="Arrus"/>
          <w:i/>
          <w:iCs/>
          <w:sz w:val="22"/>
          <w:szCs w:val="28"/>
          <w:lang w:val="en-GB"/>
        </w:rPr>
        <w:t xml:space="preserve">“Islam has a holistic view of human development, which views education and knowledge as central. Islam encourages the acquisition </w:t>
      </w:r>
      <w:r w:rsidRPr="00584AEA">
        <w:rPr>
          <w:rFonts w:ascii="Arrus" w:hAnsi="Arrus"/>
          <w:i/>
          <w:iCs/>
          <w:sz w:val="22"/>
          <w:szCs w:val="28"/>
          <w:lang w:val="en-GB"/>
        </w:rPr>
        <w:lastRenderedPageBreak/>
        <w:t>of knowledge and its use for the benefit of humanity. Furthermore, the principles of justice, equality and equity are important in Islam; by extension, this entails acquiring knowledge, wisdom and skills to carry out one’s duties. While knowledge is needed to fulfil religious and spiritual responsibilities, it is also highly important for achieving social and economic development, for the wellbeing of the community, and for ensuring social harmony, freedom and human rights.</w:t>
      </w:r>
    </w:p>
    <w:p w14:paraId="268B3841" w14:textId="77777777" w:rsidR="00270475" w:rsidRPr="00584AEA" w:rsidRDefault="00270475" w:rsidP="00270475">
      <w:pPr>
        <w:tabs>
          <w:tab w:val="left" w:pos="90"/>
          <w:tab w:val="left" w:pos="720"/>
        </w:tabs>
        <w:jc w:val="both"/>
        <w:rPr>
          <w:rFonts w:ascii="Arrus" w:hAnsi="Arrus"/>
          <w:i/>
          <w:iCs/>
          <w:sz w:val="22"/>
          <w:szCs w:val="28"/>
          <w:lang w:val="en-GB"/>
        </w:rPr>
      </w:pPr>
      <w:r w:rsidRPr="00584AEA">
        <w:rPr>
          <w:rFonts w:ascii="Arrus" w:hAnsi="Arrus" w:hint="eastAsia"/>
          <w:i/>
          <w:iCs/>
          <w:sz w:val="22"/>
          <w:szCs w:val="28"/>
          <w:lang w:val="en-GB"/>
        </w:rPr>
        <w:t>“</w:t>
      </w:r>
      <w:r w:rsidRPr="00584AEA">
        <w:rPr>
          <w:rFonts w:ascii="Arrus" w:hAnsi="Arrus"/>
          <w:i/>
          <w:iCs/>
          <w:sz w:val="22"/>
          <w:szCs w:val="28"/>
          <w:lang w:val="en-GB"/>
        </w:rPr>
        <w:t>The Qur’an and ahadith indicate that knowledge and education is important for all Muslims in order for them to fulfil their duties and obligations to Allah and humanity. As such, it is clear that obtaining knowledge and providing equal access to education for all sections of society is of central importance in Islam. While focusing on economic and social development is fundamental for international development organizations, Muslim Faith Based Organizations focus mostly on relief work rather than on long-term development projects, which would include education (underlining is mine). As illustrated above, both the acquisition and the provision of knowledge are obligatory in Islam. Therefore, Muslim FBOs should consider focusing on education as obligatory while setting their priorities. Furthermore, education for marginalized groups such as girls and members of disadvantaged sections of the society should have a priority in project planning. The calls from international institutions as well as the teachings of Islam make it imperative that Muslim FBOs focus on providing access to quality education for all as part of their agendas, especially in those areas that are in their influence.”</w:t>
      </w:r>
    </w:p>
    <w:p w14:paraId="268B384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Note: Major parts of the discussion on modern education are based on Mr. Javeed Mirza’s paper on the subject.</w:t>
      </w:r>
    </w:p>
    <w:p w14:paraId="268B3843" w14:textId="77777777" w:rsidR="00270475" w:rsidRPr="00584AEA" w:rsidRDefault="00270475" w:rsidP="00270475">
      <w:pPr>
        <w:ind w:left="360"/>
        <w:jc w:val="both"/>
        <w:rPr>
          <w:rFonts w:ascii="Arrus" w:hAnsi="Arrus"/>
          <w:b/>
          <w:bCs/>
          <w:sz w:val="22"/>
          <w:szCs w:val="28"/>
          <w:lang w:val="en-GB"/>
        </w:rPr>
      </w:pPr>
    </w:p>
    <w:p w14:paraId="268B3844" w14:textId="77777777" w:rsidR="00270475" w:rsidRPr="00584AEA" w:rsidRDefault="00270475" w:rsidP="00270475">
      <w:pPr>
        <w:pStyle w:val="Heading1"/>
        <w:shd w:val="clear" w:color="auto" w:fill="FFFFFF"/>
        <w:spacing w:before="255" w:after="195"/>
        <w:contextualSpacing/>
        <w:jc w:val="both"/>
        <w:rPr>
          <w:rFonts w:ascii="Arrus" w:hAnsi="Arrus"/>
          <w:sz w:val="50"/>
          <w:szCs w:val="22"/>
        </w:rPr>
      </w:pPr>
      <w:r w:rsidRPr="00584AEA">
        <w:rPr>
          <w:rFonts w:ascii="Arrus" w:hAnsi="Arrus"/>
          <w:sz w:val="50"/>
          <w:szCs w:val="22"/>
        </w:rPr>
        <w:t xml:space="preserve">AMU’s Minority Status </w:t>
      </w:r>
    </w:p>
    <w:p w14:paraId="268B3845" w14:textId="77777777" w:rsidR="00270475" w:rsidRPr="00584AEA" w:rsidRDefault="00270475" w:rsidP="00270475">
      <w:pPr>
        <w:pStyle w:val="Heading1"/>
        <w:shd w:val="clear" w:color="auto" w:fill="FFFFFF"/>
        <w:spacing w:before="255" w:after="195"/>
        <w:contextualSpacing/>
        <w:jc w:val="both"/>
        <w:rPr>
          <w:rFonts w:ascii="Arrus" w:hAnsi="Arrus"/>
          <w:sz w:val="22"/>
          <w:szCs w:val="22"/>
        </w:rPr>
      </w:pPr>
    </w:p>
    <w:p w14:paraId="268B3846" w14:textId="77777777" w:rsidR="00270475" w:rsidRPr="00584AEA" w:rsidRDefault="00270475" w:rsidP="00270475">
      <w:pPr>
        <w:pStyle w:val="Heading1"/>
        <w:shd w:val="clear" w:color="auto" w:fill="FFFFFF"/>
        <w:spacing w:before="255" w:after="195"/>
        <w:ind w:firstLine="720"/>
        <w:contextualSpacing/>
        <w:jc w:val="both"/>
        <w:rPr>
          <w:rFonts w:ascii="Arrus" w:hAnsi="Arrus"/>
          <w:b/>
          <w:sz w:val="22"/>
          <w:szCs w:val="22"/>
        </w:rPr>
      </w:pPr>
      <w:r w:rsidRPr="00584AEA">
        <w:rPr>
          <w:rFonts w:ascii="Arrus" w:hAnsi="Arrus"/>
          <w:sz w:val="22"/>
          <w:szCs w:val="22"/>
        </w:rPr>
        <w:t xml:space="preserve">The Central BJP Government took another step in January 2016 which can be described nothing more than another Hindutva attempt to weaken the Muslim community of the country, and to use an emotional issue for polarizing politics in the country. The Government submitted before the Supreme Court that Aligarh Muslim University was not a minority institution thus reversing the stand taken by the </w:t>
      </w:r>
      <w:proofErr w:type="spellStart"/>
      <w:r w:rsidRPr="00584AEA">
        <w:rPr>
          <w:rFonts w:ascii="Arrus" w:hAnsi="Arrus"/>
          <w:sz w:val="22"/>
          <w:szCs w:val="22"/>
        </w:rPr>
        <w:t>previouys</w:t>
      </w:r>
      <w:proofErr w:type="spellEnd"/>
      <w:r w:rsidRPr="00584AEA">
        <w:rPr>
          <w:rFonts w:ascii="Arrus" w:hAnsi="Arrus"/>
          <w:sz w:val="22"/>
          <w:szCs w:val="22"/>
        </w:rPr>
        <w:t xml:space="preserve"> UPA Government. The issue has already generated considerable anger in the4 Muslim community, and if immediate corrective measures are not taken it would become a major issue in the coming months. The BJP Government’s stand will further confirm the worst fears of the </w:t>
      </w:r>
      <w:r w:rsidRPr="00584AEA">
        <w:rPr>
          <w:rFonts w:ascii="Arrus" w:hAnsi="Arrus"/>
          <w:sz w:val="22"/>
          <w:szCs w:val="22"/>
        </w:rPr>
        <w:lastRenderedPageBreak/>
        <w:t>community about the intentions of BJP and Modi Government. An article, “AMU’s Minority Status: A brief history of needless confusion” sums up the whole issue in details:</w:t>
      </w:r>
    </w:p>
    <w:p w14:paraId="268B3847" w14:textId="77777777" w:rsidR="00270475" w:rsidRPr="00584AEA" w:rsidRDefault="00270475" w:rsidP="00270475">
      <w:pPr>
        <w:pStyle w:val="NormalWeb"/>
        <w:shd w:val="clear" w:color="auto" w:fill="FFFFFF"/>
        <w:spacing w:before="0" w:after="300"/>
        <w:contextualSpacing/>
        <w:jc w:val="both"/>
        <w:rPr>
          <w:rFonts w:ascii="Arrus" w:hAnsi="Arrus"/>
          <w:i/>
          <w:sz w:val="22"/>
          <w:szCs w:val="22"/>
        </w:rPr>
      </w:pPr>
      <w:r w:rsidRPr="00584AEA">
        <w:rPr>
          <w:rFonts w:ascii="Arrus" w:hAnsi="Arrus"/>
          <w:i/>
          <w:sz w:val="22"/>
          <w:szCs w:val="22"/>
        </w:rPr>
        <w:t>“The Central Government on 12</w:t>
      </w:r>
      <w:r w:rsidRPr="00584AEA">
        <w:rPr>
          <w:rFonts w:ascii="Arrus" w:hAnsi="Arrus"/>
          <w:i/>
          <w:sz w:val="22"/>
          <w:szCs w:val="22"/>
          <w:vertAlign w:val="superscript"/>
        </w:rPr>
        <w:t>th</w:t>
      </w:r>
      <w:r w:rsidRPr="00584AEA">
        <w:rPr>
          <w:rStyle w:val="apple-converted-space"/>
          <w:rFonts w:ascii="Arrus" w:eastAsiaTheme="majorEastAsia" w:hAnsi="Arrus"/>
          <w:i/>
          <w:sz w:val="22"/>
          <w:szCs w:val="22"/>
        </w:rPr>
        <w:t> </w:t>
      </w:r>
      <w:r w:rsidRPr="00584AEA">
        <w:rPr>
          <w:rFonts w:ascii="Arrus" w:hAnsi="Arrus"/>
          <w:i/>
          <w:sz w:val="22"/>
          <w:szCs w:val="22"/>
        </w:rPr>
        <w:t>January submitted before the Supreme Court that Aligarh Muslim University is not a minority institution. This submission of the Government not only threatens to spoil AMU’s case but also indicates attempts to politicize the entire issue of ‘minority institution’, as is evident with the government’s subsequent statements concerning Jamia Milia.</w:t>
      </w:r>
    </w:p>
    <w:p w14:paraId="268B3848" w14:textId="77777777" w:rsidR="00270475" w:rsidRPr="00584AEA" w:rsidRDefault="00270475" w:rsidP="00270475">
      <w:pPr>
        <w:pStyle w:val="NormalWeb"/>
        <w:shd w:val="clear" w:color="auto" w:fill="FFFFFF"/>
        <w:spacing w:before="0" w:after="300"/>
        <w:contextualSpacing/>
        <w:jc w:val="both"/>
        <w:rPr>
          <w:rFonts w:ascii="Arrus" w:hAnsi="Arrus"/>
          <w:i/>
          <w:sz w:val="22"/>
          <w:szCs w:val="22"/>
        </w:rPr>
      </w:pPr>
      <w:r w:rsidRPr="00584AEA">
        <w:rPr>
          <w:rFonts w:ascii="Arrus" w:hAnsi="Arrus"/>
          <w:i/>
          <w:sz w:val="22"/>
          <w:szCs w:val="22"/>
        </w:rPr>
        <w:t>We must remember that the fight to preserve AMU’s Minority Character is not a fight for any special favors or concessions; it is a struggle for rights guaranteed under the Indian Constitution, specifically Article30 in the present case.</w:t>
      </w:r>
    </w:p>
    <w:p w14:paraId="268B3849" w14:textId="77777777" w:rsidR="00270475" w:rsidRPr="00584AEA" w:rsidRDefault="00270475" w:rsidP="00270475">
      <w:pPr>
        <w:pStyle w:val="NormalWeb"/>
        <w:shd w:val="clear" w:color="auto" w:fill="FFFFFF"/>
        <w:spacing w:before="0" w:after="300"/>
        <w:contextualSpacing/>
        <w:jc w:val="both"/>
        <w:rPr>
          <w:rFonts w:ascii="Arrus" w:hAnsi="Arrus"/>
          <w:i/>
          <w:sz w:val="22"/>
          <w:szCs w:val="22"/>
        </w:rPr>
      </w:pPr>
      <w:r w:rsidRPr="00584AEA">
        <w:rPr>
          <w:rFonts w:ascii="Arrus" w:hAnsi="Arrus"/>
          <w:i/>
          <w:sz w:val="22"/>
          <w:szCs w:val="22"/>
        </w:rPr>
        <w:t>An institution coming under article 30 would have the right to manage its affairs according to its own laws, customs and traditions and to promote the welfare of the community it represents as it deems fit, such as through reservation of seats or other means. In other words, it would have the status of a</w:t>
      </w:r>
      <w:r w:rsidRPr="00584AEA">
        <w:rPr>
          <w:rStyle w:val="apple-converted-space"/>
          <w:rFonts w:ascii="Arrus" w:eastAsiaTheme="majorEastAsia" w:hAnsi="Arrus"/>
          <w:i/>
          <w:sz w:val="22"/>
          <w:szCs w:val="22"/>
        </w:rPr>
        <w:t> </w:t>
      </w:r>
      <w:r w:rsidRPr="00584AEA">
        <w:rPr>
          <w:rStyle w:val="Strong"/>
          <w:rFonts w:ascii="Arrus" w:eastAsiaTheme="majorEastAsia" w:hAnsi="Arrus"/>
          <w:i/>
          <w:sz w:val="22"/>
          <w:szCs w:val="22"/>
        </w:rPr>
        <w:t>‘Minority Institution’</w:t>
      </w:r>
      <w:r w:rsidRPr="00584AEA">
        <w:rPr>
          <w:rFonts w:ascii="Arrus" w:hAnsi="Arrus"/>
          <w:i/>
          <w:sz w:val="22"/>
          <w:szCs w:val="22"/>
        </w:rPr>
        <w:t>.</w:t>
      </w:r>
    </w:p>
    <w:p w14:paraId="268B384A" w14:textId="77777777" w:rsidR="00270475" w:rsidRPr="00584AEA" w:rsidRDefault="00270475" w:rsidP="00270475">
      <w:pPr>
        <w:pStyle w:val="NormalWeb"/>
        <w:shd w:val="clear" w:color="auto" w:fill="FFFFFF"/>
        <w:spacing w:before="0" w:after="300"/>
        <w:contextualSpacing/>
        <w:jc w:val="both"/>
        <w:rPr>
          <w:rFonts w:ascii="Arrus" w:hAnsi="Arrus"/>
          <w:i/>
          <w:sz w:val="22"/>
          <w:szCs w:val="22"/>
        </w:rPr>
      </w:pPr>
      <w:r w:rsidRPr="00584AEA">
        <w:rPr>
          <w:rFonts w:ascii="Arrus" w:hAnsi="Arrus"/>
          <w:i/>
          <w:sz w:val="22"/>
          <w:szCs w:val="22"/>
        </w:rPr>
        <w:t>In the case S.P. Mittal vs. Union of India (AIR 1983 SC 1), the Supreme Court has said that in order to claim the benefit of Article 30(1), the community in question must show; (a) that it is a religious/linguistic minority; (b) that the institution was established by it. Further, the NCMEI in its judgment on the minority status of Jamia Milia Islamia noted that, based on various authoritative judgments of the Supreme Court, the following facts are to be proved for grant of minority status certificate to a minority educational institution on religious basis:</w:t>
      </w:r>
    </w:p>
    <w:p w14:paraId="268B384B" w14:textId="77777777" w:rsidR="00270475" w:rsidRPr="00584AEA" w:rsidRDefault="00270475" w:rsidP="006F4670">
      <w:pPr>
        <w:widowControl/>
        <w:numPr>
          <w:ilvl w:val="0"/>
          <w:numId w:val="166"/>
        </w:numPr>
        <w:shd w:val="clear" w:color="auto" w:fill="FFFFFF"/>
        <w:autoSpaceDE/>
        <w:autoSpaceDN/>
        <w:adjustRightInd/>
        <w:spacing w:before="100" w:beforeAutospacing="1" w:after="300"/>
        <w:ind w:left="600" w:right="300"/>
        <w:contextualSpacing/>
        <w:jc w:val="both"/>
        <w:rPr>
          <w:rFonts w:ascii="Arrus" w:hAnsi="Arrus"/>
          <w:i/>
          <w:sz w:val="22"/>
          <w:szCs w:val="22"/>
        </w:rPr>
      </w:pPr>
      <w:r w:rsidRPr="00584AEA">
        <w:rPr>
          <w:rFonts w:ascii="Arrus" w:hAnsi="Arrus"/>
          <w:i/>
          <w:sz w:val="22"/>
          <w:szCs w:val="22"/>
        </w:rPr>
        <w:t>that the educational institution was established by a member/members of the religious minority community;</w:t>
      </w:r>
    </w:p>
    <w:p w14:paraId="268B384C" w14:textId="77777777" w:rsidR="00270475" w:rsidRPr="00584AEA" w:rsidRDefault="00270475" w:rsidP="006F4670">
      <w:pPr>
        <w:widowControl/>
        <w:numPr>
          <w:ilvl w:val="0"/>
          <w:numId w:val="166"/>
        </w:numPr>
        <w:shd w:val="clear" w:color="auto" w:fill="FFFFFF"/>
        <w:autoSpaceDE/>
        <w:autoSpaceDN/>
        <w:adjustRightInd/>
        <w:spacing w:before="100" w:beforeAutospacing="1" w:after="300"/>
        <w:ind w:left="600" w:right="300"/>
        <w:contextualSpacing/>
        <w:jc w:val="both"/>
        <w:rPr>
          <w:rFonts w:ascii="Arrus" w:hAnsi="Arrus"/>
          <w:i/>
          <w:sz w:val="22"/>
          <w:szCs w:val="22"/>
        </w:rPr>
      </w:pPr>
      <w:r w:rsidRPr="00584AEA">
        <w:rPr>
          <w:rFonts w:ascii="Arrus" w:hAnsi="Arrus"/>
          <w:i/>
          <w:sz w:val="22"/>
          <w:szCs w:val="22"/>
        </w:rPr>
        <w:t>that the educational institution was established for the benefit of the minority community; and</w:t>
      </w:r>
    </w:p>
    <w:p w14:paraId="268B384D" w14:textId="77777777" w:rsidR="00270475" w:rsidRPr="00584AEA" w:rsidRDefault="00270475" w:rsidP="006F4670">
      <w:pPr>
        <w:widowControl/>
        <w:numPr>
          <w:ilvl w:val="0"/>
          <w:numId w:val="166"/>
        </w:numPr>
        <w:shd w:val="clear" w:color="auto" w:fill="FFFFFF"/>
        <w:autoSpaceDE/>
        <w:autoSpaceDN/>
        <w:adjustRightInd/>
        <w:spacing w:before="100" w:beforeAutospacing="1" w:after="300"/>
        <w:ind w:left="600" w:right="300"/>
        <w:contextualSpacing/>
        <w:jc w:val="both"/>
        <w:rPr>
          <w:rFonts w:ascii="Arrus" w:hAnsi="Arrus"/>
          <w:i/>
          <w:sz w:val="22"/>
          <w:szCs w:val="22"/>
        </w:rPr>
      </w:pPr>
      <w:r w:rsidRPr="00584AEA">
        <w:rPr>
          <w:rFonts w:ascii="Arrus" w:hAnsi="Arrus"/>
          <w:i/>
          <w:sz w:val="22"/>
          <w:szCs w:val="22"/>
        </w:rPr>
        <w:t>that the educational institution is being administered by the minority community.</w:t>
      </w:r>
    </w:p>
    <w:p w14:paraId="268B384E" w14:textId="77777777" w:rsidR="00270475" w:rsidRPr="00584AEA" w:rsidRDefault="00270475" w:rsidP="00270475">
      <w:pPr>
        <w:pStyle w:val="NormalWeb"/>
        <w:shd w:val="clear" w:color="auto" w:fill="FFFFFF"/>
        <w:spacing w:before="0" w:after="300"/>
        <w:contextualSpacing/>
        <w:jc w:val="both"/>
        <w:rPr>
          <w:rFonts w:ascii="Arrus" w:hAnsi="Arrus"/>
          <w:i/>
          <w:sz w:val="22"/>
          <w:szCs w:val="22"/>
        </w:rPr>
      </w:pPr>
      <w:r w:rsidRPr="00584AEA">
        <w:rPr>
          <w:rFonts w:ascii="Arrus" w:hAnsi="Arrus"/>
          <w:i/>
          <w:sz w:val="22"/>
          <w:szCs w:val="22"/>
        </w:rPr>
        <w:t>Anyone who has even a faint understanding of the Aligarh Movement would know that AMU was established after years of struggle and efforts to set up a university primarily aimed at bringing Muslims into the mainstream of education. AMU has never closed its doors to non-Muslim students, but the fact remains that its establishment and evolution are the direct result of efforts to address educational backwardness among Muslims.</w:t>
      </w:r>
    </w:p>
    <w:p w14:paraId="268B384F" w14:textId="77777777" w:rsidR="00270475" w:rsidRPr="00584AEA" w:rsidRDefault="00270475" w:rsidP="00270475">
      <w:pPr>
        <w:pStyle w:val="NormalWeb"/>
        <w:shd w:val="clear" w:color="auto" w:fill="FFFFFF"/>
        <w:spacing w:before="0" w:after="300"/>
        <w:contextualSpacing/>
        <w:jc w:val="both"/>
        <w:rPr>
          <w:rFonts w:ascii="Arrus" w:hAnsi="Arrus"/>
          <w:i/>
          <w:sz w:val="22"/>
          <w:szCs w:val="22"/>
        </w:rPr>
      </w:pPr>
      <w:r w:rsidRPr="00584AEA">
        <w:rPr>
          <w:rFonts w:ascii="Arrus" w:hAnsi="Arrus"/>
          <w:i/>
          <w:sz w:val="22"/>
          <w:szCs w:val="22"/>
        </w:rPr>
        <w:lastRenderedPageBreak/>
        <w:t>The university officially came into existence through an Act of Parliament in 1920. But the funds for its establishment came entirely from private individuals all over the world, including some prominent Hindu</w:t>
      </w:r>
      <w:r w:rsidRPr="00584AEA">
        <w:rPr>
          <w:rStyle w:val="apple-converted-space"/>
          <w:rFonts w:ascii="Arrus" w:eastAsiaTheme="majorEastAsia" w:hAnsi="Arrus"/>
          <w:i/>
          <w:sz w:val="22"/>
          <w:szCs w:val="22"/>
        </w:rPr>
        <w:t> </w:t>
      </w:r>
      <w:proofErr w:type="spellStart"/>
      <w:r w:rsidRPr="00584AEA">
        <w:rPr>
          <w:rStyle w:val="Emphasis"/>
          <w:rFonts w:ascii="Arrus" w:eastAsiaTheme="majorEastAsia" w:hAnsi="Arrus"/>
          <w:sz w:val="22"/>
          <w:szCs w:val="22"/>
        </w:rPr>
        <w:t>zamindaars</w:t>
      </w:r>
      <w:proofErr w:type="spellEnd"/>
      <w:r w:rsidRPr="00584AEA">
        <w:rPr>
          <w:rFonts w:ascii="Arrus" w:hAnsi="Arrus"/>
          <w:i/>
          <w:sz w:val="22"/>
          <w:szCs w:val="22"/>
        </w:rPr>
        <w:t>, who had all contributed money for the stated aim of setting up a Muslim University at Aligarh. Even the Act itself merely declared the existing Mohammedan Anglo Oriental College (which had been set up  by Sir Syed) as the newly constituted Aligarh Muslim University.</w:t>
      </w:r>
    </w:p>
    <w:p w14:paraId="268B3850" w14:textId="77777777" w:rsidR="00270475" w:rsidRPr="00584AEA" w:rsidRDefault="00270475" w:rsidP="00270475">
      <w:pPr>
        <w:pStyle w:val="NormalWeb"/>
        <w:shd w:val="clear" w:color="auto" w:fill="FFFFFF"/>
        <w:spacing w:before="0" w:after="300"/>
        <w:contextualSpacing/>
        <w:jc w:val="both"/>
        <w:rPr>
          <w:rFonts w:ascii="Arrus" w:hAnsi="Arrus"/>
          <w:i/>
          <w:iCs/>
          <w:sz w:val="22"/>
          <w:szCs w:val="22"/>
        </w:rPr>
      </w:pPr>
    </w:p>
    <w:p w14:paraId="268B3851" w14:textId="77777777" w:rsidR="00270475" w:rsidRPr="00584AEA" w:rsidRDefault="00270475" w:rsidP="00270475">
      <w:pPr>
        <w:pStyle w:val="NormalWeb"/>
        <w:shd w:val="clear" w:color="auto" w:fill="FFFFFF"/>
        <w:spacing w:before="0" w:after="300"/>
        <w:contextualSpacing/>
        <w:jc w:val="both"/>
        <w:rPr>
          <w:rFonts w:ascii="Arrus" w:hAnsi="Arrus"/>
          <w:i/>
          <w:sz w:val="22"/>
          <w:szCs w:val="22"/>
        </w:rPr>
      </w:pPr>
      <w:r w:rsidRPr="00584AEA">
        <w:rPr>
          <w:rFonts w:ascii="Arrus" w:hAnsi="Arrus"/>
          <w:i/>
          <w:sz w:val="22"/>
          <w:szCs w:val="22"/>
        </w:rPr>
        <w:t>However, in 1967 in the</w:t>
      </w:r>
      <w:r w:rsidRPr="00584AEA">
        <w:rPr>
          <w:rStyle w:val="apple-converted-space"/>
          <w:rFonts w:ascii="Arrus" w:eastAsiaTheme="majorEastAsia" w:hAnsi="Arrus"/>
          <w:i/>
          <w:sz w:val="22"/>
          <w:szCs w:val="22"/>
        </w:rPr>
        <w:t> </w:t>
      </w:r>
      <w:r w:rsidRPr="00584AEA">
        <w:rPr>
          <w:rStyle w:val="Emphasis"/>
          <w:rFonts w:ascii="Arrus" w:eastAsiaTheme="majorEastAsia" w:hAnsi="Arrus"/>
          <w:sz w:val="22"/>
          <w:szCs w:val="22"/>
        </w:rPr>
        <w:t xml:space="preserve">Azeez </w:t>
      </w:r>
      <w:proofErr w:type="spellStart"/>
      <w:r w:rsidRPr="00584AEA">
        <w:rPr>
          <w:rStyle w:val="Emphasis"/>
          <w:rFonts w:ascii="Arrus" w:eastAsiaTheme="majorEastAsia" w:hAnsi="Arrus"/>
          <w:sz w:val="22"/>
          <w:szCs w:val="22"/>
        </w:rPr>
        <w:t>Bahsha</w:t>
      </w:r>
      <w:r w:rsidRPr="00584AEA">
        <w:rPr>
          <w:rFonts w:ascii="Arrus" w:hAnsi="Arrus"/>
          <w:i/>
          <w:sz w:val="22"/>
          <w:szCs w:val="22"/>
        </w:rPr>
        <w:t>case</w:t>
      </w:r>
      <w:proofErr w:type="spellEnd"/>
      <w:r w:rsidRPr="00584AEA">
        <w:rPr>
          <w:rFonts w:ascii="Arrus" w:hAnsi="Arrus"/>
          <w:i/>
          <w:sz w:val="22"/>
          <w:szCs w:val="22"/>
        </w:rPr>
        <w:t xml:space="preserve"> the Supreme Court chose to ignore all these facts and moved to pronounce that merely because the university came into existence through an Act of parliament, it was hence ‘established’ by the government and not the Muslim community.</w:t>
      </w:r>
    </w:p>
    <w:p w14:paraId="268B3852" w14:textId="77777777" w:rsidR="00270475" w:rsidRPr="00584AEA" w:rsidRDefault="00270475" w:rsidP="00270475">
      <w:pPr>
        <w:pStyle w:val="NormalWeb"/>
        <w:shd w:val="clear" w:color="auto" w:fill="FFFFFF"/>
        <w:spacing w:before="0" w:after="300"/>
        <w:contextualSpacing/>
        <w:jc w:val="both"/>
        <w:rPr>
          <w:rFonts w:ascii="Arrus" w:hAnsi="Arrus"/>
          <w:i/>
          <w:sz w:val="22"/>
          <w:szCs w:val="22"/>
        </w:rPr>
      </w:pPr>
      <w:r w:rsidRPr="00584AEA">
        <w:rPr>
          <w:rFonts w:ascii="Arrus" w:hAnsi="Arrus"/>
          <w:i/>
          <w:sz w:val="22"/>
          <w:szCs w:val="22"/>
        </w:rPr>
        <w:t>The Supreme Court’s interpretation of the ‘establishment’ of AMU was – and continues to be – very perplexing for those who were familiar with the history of its formation. To any Alig, and to many others to be sure, the passing of the AMU Act 1920 was direct result of the efforts of Sir Syed Ahmad Khan in particular and the Muslim community at large. Tara Chand, a prominent historian and member of the Rajya Sabha at the time, said that:</w:t>
      </w:r>
    </w:p>
    <w:p w14:paraId="268B3853" w14:textId="77777777" w:rsidR="00270475" w:rsidRPr="00584AEA" w:rsidRDefault="00270475" w:rsidP="00270475">
      <w:pPr>
        <w:pStyle w:val="NormalWeb"/>
        <w:shd w:val="clear" w:color="auto" w:fill="FFFFFF"/>
        <w:spacing w:before="0" w:after="300"/>
        <w:contextualSpacing/>
        <w:jc w:val="both"/>
        <w:rPr>
          <w:rFonts w:ascii="Arrus" w:hAnsi="Arrus"/>
          <w:i/>
          <w:sz w:val="22"/>
          <w:szCs w:val="22"/>
        </w:rPr>
      </w:pPr>
      <w:r w:rsidRPr="00584AEA">
        <w:rPr>
          <w:rStyle w:val="Emphasis"/>
          <w:rFonts w:ascii="Arrus" w:eastAsiaTheme="majorEastAsia" w:hAnsi="Arrus"/>
          <w:sz w:val="22"/>
          <w:szCs w:val="22"/>
        </w:rPr>
        <w:t xml:space="preserve">“It will be a falsification of the history of India if it is asserted from any quarter </w:t>
      </w:r>
      <w:proofErr w:type="spellStart"/>
      <w:r w:rsidRPr="00584AEA">
        <w:rPr>
          <w:rStyle w:val="Emphasis"/>
          <w:rFonts w:ascii="Arrus" w:eastAsiaTheme="majorEastAsia" w:hAnsi="Arrus"/>
          <w:sz w:val="22"/>
          <w:szCs w:val="22"/>
        </w:rPr>
        <w:t>thatthe</w:t>
      </w:r>
      <w:proofErr w:type="spellEnd"/>
      <w:r w:rsidRPr="00584AEA">
        <w:rPr>
          <w:rStyle w:val="Emphasis"/>
          <w:rFonts w:ascii="Arrus" w:eastAsiaTheme="majorEastAsia" w:hAnsi="Arrus"/>
          <w:sz w:val="22"/>
          <w:szCs w:val="22"/>
        </w:rPr>
        <w:t xml:space="preserve"> Aligarh Muslim University was </w:t>
      </w:r>
      <w:proofErr w:type="spellStart"/>
      <w:r w:rsidRPr="00584AEA">
        <w:rPr>
          <w:rStyle w:val="Emphasis"/>
          <w:rFonts w:ascii="Arrus" w:eastAsiaTheme="majorEastAsia" w:hAnsi="Arrus"/>
          <w:sz w:val="22"/>
          <w:szCs w:val="22"/>
        </w:rPr>
        <w:t>notestablished</w:t>
      </w:r>
      <w:proofErr w:type="spellEnd"/>
      <w:r w:rsidRPr="00584AEA">
        <w:rPr>
          <w:rStyle w:val="Emphasis"/>
          <w:rFonts w:ascii="Arrus" w:eastAsiaTheme="majorEastAsia" w:hAnsi="Arrus"/>
          <w:sz w:val="22"/>
          <w:szCs w:val="22"/>
        </w:rPr>
        <w:t xml:space="preserve"> by the Muslims, and primarily </w:t>
      </w:r>
      <w:proofErr w:type="spellStart"/>
      <w:r w:rsidRPr="00584AEA">
        <w:rPr>
          <w:rStyle w:val="Emphasis"/>
          <w:rFonts w:ascii="Arrus" w:eastAsiaTheme="majorEastAsia" w:hAnsi="Arrus"/>
          <w:sz w:val="22"/>
          <w:szCs w:val="22"/>
        </w:rPr>
        <w:t>forthe</w:t>
      </w:r>
      <w:proofErr w:type="spellEnd"/>
      <w:r w:rsidRPr="00584AEA">
        <w:rPr>
          <w:rStyle w:val="Emphasis"/>
          <w:rFonts w:ascii="Arrus" w:eastAsiaTheme="majorEastAsia" w:hAnsi="Arrus"/>
          <w:sz w:val="22"/>
          <w:szCs w:val="22"/>
        </w:rPr>
        <w:t xml:space="preserve"> educational advancement of the Muslims</w:t>
      </w:r>
    </w:p>
    <w:p w14:paraId="268B3854" w14:textId="77777777" w:rsidR="00270475" w:rsidRPr="00584AEA" w:rsidRDefault="00270475" w:rsidP="00270475">
      <w:pPr>
        <w:widowControl/>
        <w:shd w:val="clear" w:color="auto" w:fill="FFFFFF"/>
        <w:autoSpaceDE/>
        <w:autoSpaceDN/>
        <w:adjustRightInd/>
        <w:spacing w:after="203"/>
        <w:contextualSpacing/>
        <w:jc w:val="both"/>
        <w:rPr>
          <w:rFonts w:ascii="Arrus" w:hAnsi="Arrus"/>
          <w:i/>
          <w:sz w:val="22"/>
          <w:szCs w:val="22"/>
          <w:lang w:val="en-GB" w:eastAsia="en-GB"/>
        </w:rPr>
      </w:pPr>
      <w:r w:rsidRPr="00584AEA">
        <w:rPr>
          <w:rFonts w:ascii="Arrus" w:hAnsi="Arrus"/>
          <w:i/>
          <w:sz w:val="22"/>
          <w:szCs w:val="22"/>
          <w:lang w:val="en-GB" w:eastAsia="en-GB"/>
        </w:rPr>
        <w:t>This decision has become a precedent in determining the rights of the minorities under Article 30 of the constitution, but nevertheless it was also widely criticised. The minorities commission ten years later clearly stated that if the Supreme Court’s view in this case is correct then it would mean that a linguistic or religious minority is debarred from establishing a university  as in a university can only be established by an act of the central or state legislature. The prominent constitutional lawyer and author H.M. Seervai perhaps put it best when he wrote that:</w:t>
      </w:r>
    </w:p>
    <w:p w14:paraId="268B3855" w14:textId="77777777" w:rsidR="00270475" w:rsidRPr="00584AEA" w:rsidRDefault="00270475" w:rsidP="00270475">
      <w:pPr>
        <w:widowControl/>
        <w:shd w:val="clear" w:color="auto" w:fill="FFFFFF"/>
        <w:autoSpaceDE/>
        <w:autoSpaceDN/>
        <w:adjustRightInd/>
        <w:spacing w:after="203"/>
        <w:contextualSpacing/>
        <w:jc w:val="both"/>
        <w:rPr>
          <w:rFonts w:ascii="Arrus" w:hAnsi="Arrus"/>
          <w:i/>
          <w:sz w:val="22"/>
          <w:szCs w:val="22"/>
          <w:lang w:val="en-GB" w:eastAsia="en-GB"/>
        </w:rPr>
      </w:pPr>
      <w:r w:rsidRPr="00584AEA">
        <w:rPr>
          <w:rFonts w:ascii="Arrus" w:hAnsi="Arrus"/>
          <w:b/>
          <w:bCs/>
          <w:i/>
          <w:iCs/>
          <w:sz w:val="22"/>
          <w:szCs w:val="22"/>
          <w:lang w:val="en-GB" w:eastAsia="en-GB"/>
        </w:rPr>
        <w:t xml:space="preserve">“It is the first case in which the Supreme </w:t>
      </w:r>
      <w:proofErr w:type="spellStart"/>
      <w:r w:rsidRPr="00584AEA">
        <w:rPr>
          <w:rFonts w:ascii="Arrus" w:hAnsi="Arrus"/>
          <w:b/>
          <w:bCs/>
          <w:i/>
          <w:iCs/>
          <w:sz w:val="22"/>
          <w:szCs w:val="22"/>
          <w:lang w:val="en-GB" w:eastAsia="en-GB"/>
        </w:rPr>
        <w:t>Courthas</w:t>
      </w:r>
      <w:proofErr w:type="spellEnd"/>
      <w:r w:rsidRPr="00584AEA">
        <w:rPr>
          <w:rFonts w:ascii="Arrus" w:hAnsi="Arrus"/>
          <w:b/>
          <w:bCs/>
          <w:i/>
          <w:iCs/>
          <w:sz w:val="22"/>
          <w:szCs w:val="22"/>
          <w:lang w:val="en-GB" w:eastAsia="en-GB"/>
        </w:rPr>
        <w:t xml:space="preserve"> departed from the broad spirit in which it had decided cases on cultural and </w:t>
      </w:r>
      <w:proofErr w:type="spellStart"/>
      <w:r w:rsidRPr="00584AEA">
        <w:rPr>
          <w:rFonts w:ascii="Arrus" w:hAnsi="Arrus"/>
          <w:b/>
          <w:bCs/>
          <w:i/>
          <w:iCs/>
          <w:sz w:val="22"/>
          <w:szCs w:val="22"/>
          <w:lang w:val="en-GB" w:eastAsia="en-GB"/>
        </w:rPr>
        <w:t>educationalrights</w:t>
      </w:r>
      <w:proofErr w:type="spellEnd"/>
      <w:r w:rsidRPr="00584AEA">
        <w:rPr>
          <w:rFonts w:ascii="Arrus" w:hAnsi="Arrus"/>
          <w:b/>
          <w:bCs/>
          <w:i/>
          <w:iCs/>
          <w:sz w:val="22"/>
          <w:szCs w:val="22"/>
          <w:lang w:val="en-GB" w:eastAsia="en-GB"/>
        </w:rPr>
        <w:t xml:space="preserve"> of minorities… It is submitted that the decision Is clearly wrong and </w:t>
      </w:r>
      <w:proofErr w:type="spellStart"/>
      <w:r w:rsidRPr="00584AEA">
        <w:rPr>
          <w:rFonts w:ascii="Arrus" w:hAnsi="Arrus"/>
          <w:b/>
          <w:bCs/>
          <w:i/>
          <w:iCs/>
          <w:sz w:val="22"/>
          <w:szCs w:val="22"/>
          <w:lang w:val="en-GB" w:eastAsia="en-GB"/>
        </w:rPr>
        <w:t>productiveof</w:t>
      </w:r>
      <w:proofErr w:type="spellEnd"/>
      <w:r w:rsidRPr="00584AEA">
        <w:rPr>
          <w:rFonts w:ascii="Arrus" w:hAnsi="Arrus"/>
          <w:b/>
          <w:bCs/>
          <w:i/>
          <w:iCs/>
          <w:sz w:val="22"/>
          <w:szCs w:val="22"/>
          <w:lang w:val="en-GB" w:eastAsia="en-GB"/>
        </w:rPr>
        <w:t xml:space="preserve"> grave public mischief and it should be overruled.”</w:t>
      </w:r>
    </w:p>
    <w:p w14:paraId="268B3856" w14:textId="77777777" w:rsidR="00270475" w:rsidRPr="00584AEA" w:rsidRDefault="00270475" w:rsidP="00270475">
      <w:pPr>
        <w:widowControl/>
        <w:shd w:val="clear" w:color="auto" w:fill="FFFFFF"/>
        <w:autoSpaceDE/>
        <w:autoSpaceDN/>
        <w:adjustRightInd/>
        <w:spacing w:after="203"/>
        <w:contextualSpacing/>
        <w:jc w:val="both"/>
        <w:rPr>
          <w:rFonts w:ascii="Arrus" w:hAnsi="Arrus"/>
          <w:i/>
          <w:sz w:val="22"/>
          <w:szCs w:val="22"/>
          <w:lang w:val="en-GB" w:eastAsia="en-GB"/>
        </w:rPr>
      </w:pPr>
      <w:r w:rsidRPr="00584AEA">
        <w:rPr>
          <w:rFonts w:ascii="Arrus" w:hAnsi="Arrus"/>
          <w:i/>
          <w:sz w:val="22"/>
          <w:szCs w:val="22"/>
          <w:lang w:val="en-GB" w:eastAsia="en-GB"/>
        </w:rPr>
        <w:t>The issue of AMU Minority Status became a political hot cake, and successive elections saw parties across the ideological spectrum promising to restore the minority status by passing an amendment to the AMU Act. This was finally done by Indira Gandhi government in 1981, which seemed to put the matter to rest.</w:t>
      </w:r>
    </w:p>
    <w:p w14:paraId="268B3857" w14:textId="77777777" w:rsidR="00270475" w:rsidRPr="00584AEA" w:rsidRDefault="00270475" w:rsidP="00270475">
      <w:pPr>
        <w:widowControl/>
        <w:shd w:val="clear" w:color="auto" w:fill="FFFFFF"/>
        <w:autoSpaceDE/>
        <w:autoSpaceDN/>
        <w:adjustRightInd/>
        <w:spacing w:after="203"/>
        <w:contextualSpacing/>
        <w:jc w:val="both"/>
        <w:rPr>
          <w:rFonts w:ascii="Arrus" w:hAnsi="Arrus"/>
          <w:i/>
          <w:sz w:val="22"/>
          <w:szCs w:val="22"/>
          <w:lang w:val="en-GB" w:eastAsia="en-GB"/>
        </w:rPr>
      </w:pPr>
      <w:r w:rsidRPr="00584AEA">
        <w:rPr>
          <w:rFonts w:ascii="Arrus" w:hAnsi="Arrus"/>
          <w:i/>
          <w:sz w:val="22"/>
          <w:szCs w:val="22"/>
          <w:lang w:val="en-GB" w:eastAsia="en-GB"/>
        </w:rPr>
        <w:lastRenderedPageBreak/>
        <w:t>However, the controversy erupted once again in 2005, when the University tried to make use of the privileges guaranteed under Article 30 and reserve 50% seats for Muslims in Post Graduate Medical courses. This decision was taken by the Admission Committee of the university on 10</w:t>
      </w:r>
      <w:r w:rsidRPr="00584AEA">
        <w:rPr>
          <w:rFonts w:ascii="Arrus" w:hAnsi="Arrus"/>
          <w:i/>
          <w:sz w:val="22"/>
          <w:szCs w:val="22"/>
          <w:vertAlign w:val="superscript"/>
          <w:lang w:val="en-GB" w:eastAsia="en-GB"/>
        </w:rPr>
        <w:t>th</w:t>
      </w:r>
      <w:r w:rsidRPr="00584AEA">
        <w:rPr>
          <w:rFonts w:ascii="Arrus" w:hAnsi="Arrus"/>
          <w:i/>
          <w:sz w:val="22"/>
          <w:szCs w:val="22"/>
          <w:lang w:val="en-GB" w:eastAsia="en-GB"/>
        </w:rPr>
        <w:t> January 2005. After being approved by the Executive Council, the decision was forwarded to the Central Government for approval. Subsequently the Union of India gave its approval in a letter dated 25</w:t>
      </w:r>
      <w:r w:rsidRPr="00584AEA">
        <w:rPr>
          <w:rFonts w:ascii="Arrus" w:hAnsi="Arrus"/>
          <w:i/>
          <w:sz w:val="22"/>
          <w:szCs w:val="22"/>
          <w:vertAlign w:val="superscript"/>
          <w:lang w:val="en-GB" w:eastAsia="en-GB"/>
        </w:rPr>
        <w:t>th</w:t>
      </w:r>
      <w:r w:rsidRPr="00584AEA">
        <w:rPr>
          <w:rFonts w:ascii="Arrus" w:hAnsi="Arrus"/>
          <w:i/>
          <w:sz w:val="22"/>
          <w:szCs w:val="22"/>
          <w:lang w:val="en-GB" w:eastAsia="en-GB"/>
        </w:rPr>
        <w:t> February 2005 and the admission policy was moved forward.</w:t>
      </w:r>
    </w:p>
    <w:p w14:paraId="268B3858" w14:textId="77777777" w:rsidR="00270475" w:rsidRPr="00584AEA" w:rsidRDefault="00270475" w:rsidP="00270475">
      <w:pPr>
        <w:widowControl/>
        <w:shd w:val="clear" w:color="auto" w:fill="FFFFFF"/>
        <w:autoSpaceDE/>
        <w:autoSpaceDN/>
        <w:adjustRightInd/>
        <w:spacing w:after="203"/>
        <w:contextualSpacing/>
        <w:jc w:val="both"/>
        <w:rPr>
          <w:rFonts w:ascii="Arrus" w:hAnsi="Arrus"/>
          <w:i/>
          <w:sz w:val="22"/>
          <w:szCs w:val="22"/>
          <w:lang w:val="en-GB" w:eastAsia="en-GB"/>
        </w:rPr>
      </w:pPr>
      <w:r w:rsidRPr="00584AEA">
        <w:rPr>
          <w:rFonts w:ascii="Arrus" w:hAnsi="Arrus"/>
          <w:i/>
          <w:sz w:val="22"/>
          <w:szCs w:val="22"/>
          <w:lang w:val="en-GB" w:eastAsia="en-GB"/>
        </w:rPr>
        <w:t>This decision was challenged in the Allahabad High Court by 34 different petitioners who claimed their right to participate in the admission process for selection against 50% of the total seats had been violated. They challenged it on the ground that Article 30 did not apply to AMU and the decision violated their Fundamental Rights under article 14 and article 29(2) of the Constitution.</w:t>
      </w:r>
    </w:p>
    <w:p w14:paraId="268B3859" w14:textId="77777777" w:rsidR="00270475" w:rsidRPr="00584AEA" w:rsidRDefault="00270475" w:rsidP="00270475">
      <w:pPr>
        <w:widowControl/>
        <w:shd w:val="clear" w:color="auto" w:fill="FFFFFF"/>
        <w:autoSpaceDE/>
        <w:autoSpaceDN/>
        <w:adjustRightInd/>
        <w:spacing w:after="203"/>
        <w:contextualSpacing/>
        <w:jc w:val="both"/>
        <w:rPr>
          <w:rFonts w:ascii="Arrus" w:hAnsi="Arrus"/>
          <w:i/>
          <w:sz w:val="22"/>
          <w:szCs w:val="22"/>
          <w:lang w:val="en-GB" w:eastAsia="en-GB"/>
        </w:rPr>
      </w:pPr>
      <w:r w:rsidRPr="00584AEA">
        <w:rPr>
          <w:rFonts w:ascii="Arrus" w:hAnsi="Arrus"/>
          <w:i/>
          <w:sz w:val="22"/>
          <w:szCs w:val="22"/>
          <w:lang w:val="en-GB" w:eastAsia="en-GB"/>
        </w:rPr>
        <w:t xml:space="preserve">The Allahabad High Court ruled in </w:t>
      </w:r>
      <w:proofErr w:type="spellStart"/>
      <w:r w:rsidRPr="00584AEA">
        <w:rPr>
          <w:rFonts w:ascii="Arrus" w:hAnsi="Arrus"/>
          <w:i/>
          <w:sz w:val="22"/>
          <w:szCs w:val="22"/>
          <w:lang w:val="en-GB" w:eastAsia="en-GB"/>
        </w:rPr>
        <w:t>favor</w:t>
      </w:r>
      <w:proofErr w:type="spellEnd"/>
      <w:r w:rsidRPr="00584AEA">
        <w:rPr>
          <w:rFonts w:ascii="Arrus" w:hAnsi="Arrus"/>
          <w:i/>
          <w:sz w:val="22"/>
          <w:szCs w:val="22"/>
          <w:lang w:val="en-GB" w:eastAsia="en-GB"/>
        </w:rPr>
        <w:t xml:space="preserve"> of the petitioners, stating that AMU had no right to reserve seats for Muslims. As far as the 1981 (amending) Act was concerned, the HC categorically stated that the Act sought to fabricate history and by merely stating that the University was established by Muslims could not subvert the fact that it was actually established by an act of Parliament. Hence, in legal terms, it ‘read down’(that is, interpreted it in a way that is different from the original meaning intended by the legislators, but otherwise consistent with the Act) the relevant provision of the Act which was intended to guarantee that AMU would come under the purview of Article 30 of the Constitution. Hence, AMU could not be said to be a minority institution within the meaning of Article 30. Subsequently, the decision of the AMU Academic Council and the Executive Council concerning the reservation of seats for Muslims, as well as the letter of approval of the Union of India, was quashed by the Court.</w:t>
      </w:r>
    </w:p>
    <w:p w14:paraId="268B385A" w14:textId="77777777" w:rsidR="00270475" w:rsidRPr="00584AEA" w:rsidRDefault="00270475" w:rsidP="00270475">
      <w:pPr>
        <w:widowControl/>
        <w:shd w:val="clear" w:color="auto" w:fill="FFFFFF"/>
        <w:autoSpaceDE/>
        <w:autoSpaceDN/>
        <w:adjustRightInd/>
        <w:spacing w:after="203"/>
        <w:contextualSpacing/>
        <w:jc w:val="both"/>
        <w:rPr>
          <w:rFonts w:ascii="Arrus" w:hAnsi="Arrus"/>
          <w:i/>
          <w:sz w:val="22"/>
          <w:szCs w:val="22"/>
          <w:lang w:val="en-GB" w:eastAsia="en-GB"/>
        </w:rPr>
      </w:pPr>
      <w:r w:rsidRPr="00584AEA">
        <w:rPr>
          <w:rFonts w:ascii="Arrus" w:hAnsi="Arrus"/>
          <w:i/>
          <w:sz w:val="22"/>
          <w:szCs w:val="22"/>
          <w:lang w:val="en-GB" w:eastAsia="en-GB"/>
        </w:rPr>
        <w:t>The decision of the HC was challenged in the Supreme Court, but for nearly 10 years now the case is dragging along with no end in sight. The Government of India had earlier supported the contention of the University that it is a minority institution, but on Tuesday the Attorney General submitted before the Court that the government no longer believes so.</w:t>
      </w:r>
    </w:p>
    <w:p w14:paraId="268B385B" w14:textId="77777777" w:rsidR="00270475" w:rsidRPr="00584AEA" w:rsidRDefault="00270475" w:rsidP="00270475">
      <w:pPr>
        <w:widowControl/>
        <w:shd w:val="clear" w:color="auto" w:fill="FFFFFF"/>
        <w:autoSpaceDE/>
        <w:autoSpaceDN/>
        <w:adjustRightInd/>
        <w:spacing w:after="203"/>
        <w:contextualSpacing/>
        <w:jc w:val="both"/>
        <w:rPr>
          <w:rFonts w:ascii="Arrus" w:hAnsi="Arrus"/>
          <w:i/>
          <w:sz w:val="22"/>
          <w:szCs w:val="22"/>
          <w:lang w:val="en-GB" w:eastAsia="en-GB"/>
        </w:rPr>
      </w:pPr>
      <w:r w:rsidRPr="00584AEA">
        <w:rPr>
          <w:rFonts w:ascii="Arrus" w:hAnsi="Arrus"/>
          <w:i/>
          <w:sz w:val="22"/>
          <w:szCs w:val="22"/>
          <w:lang w:val="en-GB" w:eastAsia="en-GB"/>
        </w:rPr>
        <w:t>The Constitution clearly lays down a vision of society where minorities are not only allowed to exist, but to evolve and prosper along the lines of their own faith and beliefs. What is at stake before the Supreme Court is not only the status of AMU, but our constitutional set up itself that sought to allay fears of majoritarianism by providing adequate guarantees that minority communities will be allowed to develop along the lines of their own culture and beliefs.</w:t>
      </w:r>
    </w:p>
    <w:p w14:paraId="268B385C" w14:textId="77777777" w:rsidR="00270475" w:rsidRPr="00584AEA" w:rsidRDefault="00270475" w:rsidP="00270475">
      <w:pPr>
        <w:widowControl/>
        <w:shd w:val="clear" w:color="auto" w:fill="FFFFFF"/>
        <w:autoSpaceDE/>
        <w:autoSpaceDN/>
        <w:adjustRightInd/>
        <w:spacing w:after="203"/>
        <w:contextualSpacing/>
        <w:jc w:val="both"/>
        <w:rPr>
          <w:rFonts w:ascii="Arrus" w:hAnsi="Arrus"/>
          <w:sz w:val="22"/>
          <w:szCs w:val="22"/>
          <w:lang w:val="en-GB" w:eastAsia="en-GB"/>
        </w:rPr>
      </w:pPr>
      <w:r w:rsidRPr="00584AEA">
        <w:rPr>
          <w:rFonts w:ascii="Arrus" w:hAnsi="Arrus"/>
          <w:i/>
          <w:sz w:val="22"/>
          <w:szCs w:val="22"/>
          <w:lang w:val="en-GB" w:eastAsia="en-GB"/>
        </w:rPr>
        <w:lastRenderedPageBreak/>
        <w:t xml:space="preserve">It is that vision which has been </w:t>
      </w:r>
      <w:proofErr w:type="spellStart"/>
      <w:r w:rsidRPr="00584AEA">
        <w:rPr>
          <w:rFonts w:ascii="Arrus" w:hAnsi="Arrus"/>
          <w:i/>
          <w:sz w:val="22"/>
          <w:szCs w:val="22"/>
          <w:lang w:val="en-GB" w:eastAsia="en-GB"/>
        </w:rPr>
        <w:t>imperiled</w:t>
      </w:r>
      <w:proofErr w:type="spellEnd"/>
      <w:r w:rsidRPr="00584AEA">
        <w:rPr>
          <w:rFonts w:ascii="Arrus" w:hAnsi="Arrus"/>
          <w:i/>
          <w:sz w:val="22"/>
          <w:szCs w:val="22"/>
          <w:lang w:val="en-GB" w:eastAsia="en-GB"/>
        </w:rPr>
        <w:t xml:space="preserve"> by the government’s historic betrayal of the AMU cause, and it is now for the Supreme Court to decide on what has become an unnecessarily contentious and politicked issue.”</w:t>
      </w:r>
    </w:p>
    <w:p w14:paraId="268B385D" w14:textId="77777777" w:rsidR="00270475" w:rsidRPr="00584AEA" w:rsidRDefault="00270475" w:rsidP="00270475">
      <w:pPr>
        <w:widowControl/>
        <w:shd w:val="clear" w:color="auto" w:fill="FFFFFF"/>
        <w:autoSpaceDE/>
        <w:autoSpaceDN/>
        <w:adjustRightInd/>
        <w:spacing w:line="203" w:lineRule="atLeast"/>
        <w:jc w:val="center"/>
        <w:rPr>
          <w:rFonts w:ascii="Arrus" w:hAnsi="Arrus" w:cs="Times New Roman"/>
          <w:sz w:val="22"/>
          <w:szCs w:val="22"/>
          <w:lang w:eastAsia="en-GB"/>
        </w:rPr>
      </w:pPr>
    </w:p>
    <w:p w14:paraId="268B385E" w14:textId="77777777" w:rsidR="00270475" w:rsidRPr="00584AEA" w:rsidRDefault="00270475" w:rsidP="00270475">
      <w:pPr>
        <w:widowControl/>
        <w:shd w:val="clear" w:color="auto" w:fill="FFFFFF"/>
        <w:autoSpaceDE/>
        <w:autoSpaceDN/>
        <w:adjustRightInd/>
        <w:spacing w:line="203" w:lineRule="atLeast"/>
        <w:ind w:firstLine="720"/>
        <w:rPr>
          <w:rFonts w:ascii="Arrus" w:hAnsi="Arrus" w:cs="Times New Roman"/>
          <w:sz w:val="22"/>
          <w:szCs w:val="22"/>
          <w:lang w:val="en-GB" w:eastAsia="en-GB"/>
        </w:rPr>
      </w:pPr>
      <w:r w:rsidRPr="00584AEA">
        <w:rPr>
          <w:rFonts w:ascii="Arrus" w:hAnsi="Arrus" w:cs="Times New Roman"/>
          <w:sz w:val="22"/>
          <w:szCs w:val="22"/>
          <w:lang w:eastAsia="en-GB"/>
        </w:rPr>
        <w:t>Another article, “Minorities’ Major Issue” by Prof. Faizan Mustafa rebuts the arguments put forward by the opponents of the minority status. It says:</w:t>
      </w:r>
    </w:p>
    <w:p w14:paraId="268B385F" w14:textId="77777777" w:rsidR="00270475" w:rsidRPr="00584AEA" w:rsidRDefault="00270475" w:rsidP="00270475">
      <w:pPr>
        <w:widowControl/>
        <w:shd w:val="clear" w:color="auto" w:fill="FFFFFF"/>
        <w:autoSpaceDE/>
        <w:autoSpaceDN/>
        <w:adjustRightInd/>
        <w:spacing w:line="203" w:lineRule="atLeast"/>
        <w:jc w:val="both"/>
        <w:rPr>
          <w:rFonts w:ascii="Arrus" w:hAnsi="Arrus"/>
          <w:i/>
          <w:sz w:val="22"/>
          <w:szCs w:val="22"/>
          <w:lang w:eastAsia="en-GB"/>
        </w:rPr>
      </w:pPr>
      <w:r w:rsidRPr="00584AEA">
        <w:rPr>
          <w:rFonts w:ascii="Arrus" w:hAnsi="Arrus"/>
          <w:i/>
          <w:sz w:val="22"/>
          <w:szCs w:val="22"/>
          <w:lang w:eastAsia="en-GB"/>
        </w:rPr>
        <w:t xml:space="preserve">“As a matter of fact minorities’ rights have been held to be the basic structure of the constitution i.e. the very essence of our constitution which cannot be changed even by a constitutional amendment.  Minority institutions are not in any way inferior to non- minority institutions. In fact nation’s best institutions are minority institutions such as St. Stephens, CMC </w:t>
      </w:r>
      <w:proofErr w:type="spellStart"/>
      <w:r w:rsidRPr="00584AEA">
        <w:rPr>
          <w:rFonts w:ascii="Arrus" w:hAnsi="Arrus"/>
          <w:i/>
          <w:sz w:val="22"/>
          <w:szCs w:val="22"/>
          <w:lang w:eastAsia="en-GB"/>
        </w:rPr>
        <w:t>Vallore</w:t>
      </w:r>
      <w:proofErr w:type="spellEnd"/>
      <w:r w:rsidRPr="00584AEA">
        <w:rPr>
          <w:rFonts w:ascii="Arrus" w:hAnsi="Arrus"/>
          <w:i/>
          <w:sz w:val="22"/>
          <w:szCs w:val="22"/>
          <w:lang w:eastAsia="en-GB"/>
        </w:rPr>
        <w:t xml:space="preserve"> etc. No one has ever questioned their quality and standards.</w:t>
      </w:r>
    </w:p>
    <w:p w14:paraId="268B3860" w14:textId="77777777" w:rsidR="00270475" w:rsidRPr="00584AEA" w:rsidRDefault="00270475" w:rsidP="00270475">
      <w:pPr>
        <w:widowControl/>
        <w:shd w:val="clear" w:color="auto" w:fill="FFFFFF"/>
        <w:autoSpaceDE/>
        <w:autoSpaceDN/>
        <w:adjustRightInd/>
        <w:spacing w:line="203" w:lineRule="atLeast"/>
        <w:jc w:val="both"/>
        <w:rPr>
          <w:rFonts w:ascii="Arrus" w:hAnsi="Arrus" w:cs="Times New Roman"/>
          <w:i/>
          <w:sz w:val="22"/>
          <w:szCs w:val="22"/>
          <w:lang w:val="en-GB" w:eastAsia="en-GB"/>
        </w:rPr>
      </w:pPr>
      <w:r w:rsidRPr="00584AEA">
        <w:rPr>
          <w:rFonts w:ascii="Arrus" w:hAnsi="Arrus"/>
          <w:i/>
          <w:sz w:val="22"/>
          <w:szCs w:val="22"/>
          <w:lang w:eastAsia="en-GB"/>
        </w:rPr>
        <w:t>“Prof. Habib’s assertion that Visitor would have no role if AMU becomes a minority institution is again totally wrong. True minority institutions do have autonomy and right to administer but they certainly do not have “right to mal-administer.” The Visitor (President of India) shall continue to have powers of supervision.  The Visitor has been given these powers to ensure is run by its authorities and officers strictly in accordance with the Act, Statutes, and Ordinances etc. His supervisory role will continue as it is.</w:t>
      </w:r>
    </w:p>
    <w:p w14:paraId="268B3861" w14:textId="77777777" w:rsidR="00270475" w:rsidRPr="00584AEA" w:rsidRDefault="00270475" w:rsidP="00270475">
      <w:pPr>
        <w:widowControl/>
        <w:shd w:val="clear" w:color="auto" w:fill="FFFFFF"/>
        <w:autoSpaceDE/>
        <w:autoSpaceDN/>
        <w:adjustRightInd/>
        <w:spacing w:line="203" w:lineRule="atLeast"/>
        <w:jc w:val="both"/>
        <w:rPr>
          <w:rFonts w:ascii="Arrus" w:hAnsi="Arrus" w:cs="Times New Roman"/>
          <w:i/>
          <w:sz w:val="22"/>
          <w:szCs w:val="22"/>
          <w:lang w:val="en-GB" w:eastAsia="en-GB"/>
        </w:rPr>
      </w:pPr>
      <w:r w:rsidRPr="00584AEA">
        <w:rPr>
          <w:rFonts w:ascii="Arrus" w:hAnsi="Arrus"/>
          <w:i/>
          <w:sz w:val="22"/>
          <w:szCs w:val="22"/>
          <w:lang w:eastAsia="en-GB"/>
        </w:rPr>
        <w:t>Similarly Prof. Habib’s argument on the funding of minority institutions out of tax payers’ money is against the clear text of the Constitution. Article 30(2) makes it abundantly clear that in granting funds state cannot discriminate against the minority institutions. Thus, there can be even 100% government funded minority institutions. A funded minority institution cannot be a private institution. Of course there can be unaided private minority institutions as well but AMU is not going to be such an unaided private institution.</w:t>
      </w:r>
    </w:p>
    <w:p w14:paraId="268B3862" w14:textId="77777777" w:rsidR="00270475" w:rsidRPr="00584AEA" w:rsidRDefault="00270475" w:rsidP="00270475">
      <w:pPr>
        <w:widowControl/>
        <w:shd w:val="clear" w:color="auto" w:fill="FFFFFF"/>
        <w:autoSpaceDE/>
        <w:autoSpaceDN/>
        <w:adjustRightInd/>
        <w:spacing w:line="203" w:lineRule="atLeast"/>
        <w:jc w:val="both"/>
        <w:rPr>
          <w:rFonts w:ascii="Arrus" w:hAnsi="Arrus"/>
          <w:i/>
          <w:sz w:val="22"/>
          <w:szCs w:val="22"/>
          <w:lang w:eastAsia="en-GB"/>
        </w:rPr>
      </w:pPr>
    </w:p>
    <w:p w14:paraId="268B3863" w14:textId="77777777" w:rsidR="00270475" w:rsidRPr="00584AEA" w:rsidRDefault="00270475" w:rsidP="00270475">
      <w:pPr>
        <w:widowControl/>
        <w:shd w:val="clear" w:color="auto" w:fill="FFFFFF"/>
        <w:autoSpaceDE/>
        <w:autoSpaceDN/>
        <w:adjustRightInd/>
        <w:spacing w:line="203" w:lineRule="atLeast"/>
        <w:jc w:val="both"/>
        <w:rPr>
          <w:rFonts w:ascii="Arrus" w:hAnsi="Arrus" w:cs="Times New Roman"/>
          <w:i/>
          <w:sz w:val="22"/>
          <w:szCs w:val="22"/>
          <w:lang w:val="en-GB" w:eastAsia="en-GB"/>
        </w:rPr>
      </w:pPr>
      <w:r w:rsidRPr="00584AEA">
        <w:rPr>
          <w:rFonts w:ascii="Arrus" w:hAnsi="Arrus"/>
          <w:i/>
          <w:sz w:val="22"/>
          <w:szCs w:val="22"/>
          <w:lang w:eastAsia="en-GB"/>
        </w:rPr>
        <w:t>In fact, Allahabad High Court had explicitly held that present AMU Act as amended in 1981 is the “declaration of minority character of Aligarh Muslim University.” But the court quashed some of the provisions of Act as unconstitutional.</w:t>
      </w:r>
    </w:p>
    <w:p w14:paraId="268B3864" w14:textId="77777777" w:rsidR="00270475" w:rsidRPr="00584AEA" w:rsidRDefault="00270475" w:rsidP="00270475">
      <w:pPr>
        <w:widowControl/>
        <w:shd w:val="clear" w:color="auto" w:fill="FFFFFF"/>
        <w:autoSpaceDE/>
        <w:autoSpaceDN/>
        <w:adjustRightInd/>
        <w:spacing w:line="203" w:lineRule="atLeast"/>
        <w:jc w:val="both"/>
        <w:rPr>
          <w:rFonts w:ascii="Arrus" w:hAnsi="Arrus" w:cs="Times New Roman"/>
          <w:i/>
          <w:sz w:val="22"/>
          <w:szCs w:val="22"/>
          <w:lang w:val="en-GB" w:eastAsia="en-GB"/>
        </w:rPr>
      </w:pPr>
      <w:r w:rsidRPr="00584AEA">
        <w:rPr>
          <w:rFonts w:ascii="Arrus" w:hAnsi="Arrus"/>
          <w:i/>
          <w:sz w:val="22"/>
          <w:szCs w:val="22"/>
          <w:lang w:eastAsia="en-GB"/>
        </w:rPr>
        <w:t xml:space="preserve">“The High Court has questioned the Parliament’s power to amend AMU Act. The Supreme Court of India has stayed Allahabad High Court’s decision. What is the minority character? Minority character means right of an institution to choose its governing bodies, fix its fees, power to discipline its employees and right to admit students of its choice which </w:t>
      </w:r>
      <w:r w:rsidRPr="00584AEA">
        <w:rPr>
          <w:rFonts w:ascii="Arrus" w:hAnsi="Arrus"/>
          <w:i/>
          <w:sz w:val="22"/>
          <w:szCs w:val="22"/>
          <w:lang w:eastAsia="en-GB"/>
        </w:rPr>
        <w:lastRenderedPageBreak/>
        <w:t>means it can make minority reservation. But admission process must be fair and absolutely transparent.</w:t>
      </w:r>
    </w:p>
    <w:p w14:paraId="268B3865" w14:textId="77777777" w:rsidR="00270475" w:rsidRPr="00584AEA" w:rsidRDefault="00270475" w:rsidP="00270475">
      <w:pPr>
        <w:widowControl/>
        <w:shd w:val="clear" w:color="auto" w:fill="FFFFFF"/>
        <w:autoSpaceDE/>
        <w:autoSpaceDN/>
        <w:adjustRightInd/>
        <w:spacing w:line="203" w:lineRule="atLeast"/>
        <w:jc w:val="both"/>
        <w:rPr>
          <w:rFonts w:ascii="Arrus" w:hAnsi="Arrus"/>
          <w:i/>
          <w:sz w:val="22"/>
          <w:szCs w:val="22"/>
          <w:lang w:eastAsia="en-GB"/>
        </w:rPr>
      </w:pPr>
      <w:r w:rsidRPr="00584AEA">
        <w:rPr>
          <w:rFonts w:ascii="Arrus" w:hAnsi="Arrus"/>
          <w:i/>
          <w:sz w:val="22"/>
          <w:szCs w:val="22"/>
          <w:lang w:eastAsia="en-GB"/>
        </w:rPr>
        <w:t xml:space="preserve">“Prof. Habib’s assertion about 62.50% reservation of Muslims is also incorrect. There is no fixed percentage today. We can have 50% reservation or may be 75% depending upon our need and level of the course. Reservation would differ course to course. Government has also been given some say in this. The Supreme Court of India has held that minority institutions are primarily for the minorities and there will be only “sprinkling of outsiders” in a minority institution. Minority institutions are the best examples of our secular traditions as they help us in preserving distinct languages, scripts and cultures of all Indians. </w:t>
      </w:r>
      <w:r w:rsidRPr="00584AEA">
        <w:rPr>
          <w:rFonts w:ascii="Arrus" w:hAnsi="Arrus"/>
          <w:i/>
          <w:sz w:val="22"/>
          <w:szCs w:val="22"/>
          <w:lang w:eastAsia="en-GB"/>
        </w:rPr>
        <w:br/>
        <w:t xml:space="preserve">“Prof. Habib’s claim that if AMU becomes minority institution, its students and teachers would </w:t>
      </w:r>
      <w:proofErr w:type="spellStart"/>
      <w:r w:rsidRPr="00584AEA">
        <w:rPr>
          <w:rFonts w:ascii="Arrus" w:hAnsi="Arrus"/>
          <w:i/>
          <w:sz w:val="22"/>
          <w:szCs w:val="22"/>
          <w:lang w:eastAsia="en-GB"/>
        </w:rPr>
        <w:t>loose</w:t>
      </w:r>
      <w:proofErr w:type="spellEnd"/>
      <w:r w:rsidRPr="00584AEA">
        <w:rPr>
          <w:rFonts w:ascii="Arrus" w:hAnsi="Arrus"/>
          <w:i/>
          <w:sz w:val="22"/>
          <w:szCs w:val="22"/>
          <w:lang w:eastAsia="en-GB"/>
        </w:rPr>
        <w:t xml:space="preserve"> judicial protection against the wrong decisions of AMU is indeed strange. University is ‘State’ within the meaning of Article 12 and thus shall remain within the writ jurisdiction of superior courts even after getting minority character. Minority character does not mean that AMU can admit anybody or appoint anybody. University cannot take any arbitrary action or do anything against Indian laws. UGC Regulations on qualifications, API, Publications, scales, seniority rules etc. would remain valid even in a university with minority character. Minority rights are not absolute. Their only duty is to become better vehicles of minority education.  Reasonable Governmental regulations shall remain applicable if they are not destructive of minority character of the university.”</w:t>
      </w:r>
    </w:p>
    <w:p w14:paraId="268B3866" w14:textId="77777777" w:rsidR="00270475" w:rsidRPr="00584AEA" w:rsidRDefault="00270475" w:rsidP="00270475">
      <w:pPr>
        <w:widowControl/>
        <w:shd w:val="clear" w:color="auto" w:fill="FFFFFF"/>
        <w:autoSpaceDE/>
        <w:autoSpaceDN/>
        <w:adjustRightInd/>
        <w:spacing w:line="203" w:lineRule="atLeast"/>
        <w:jc w:val="both"/>
        <w:rPr>
          <w:rFonts w:ascii="Arrus" w:hAnsi="Arrus"/>
          <w:i/>
          <w:sz w:val="22"/>
          <w:szCs w:val="22"/>
          <w:lang w:eastAsia="en-GB"/>
        </w:rPr>
      </w:pPr>
    </w:p>
    <w:p w14:paraId="268B3867" w14:textId="77777777" w:rsidR="00270475" w:rsidRPr="00584AEA" w:rsidRDefault="00270475" w:rsidP="00270475">
      <w:pPr>
        <w:widowControl/>
        <w:shd w:val="clear" w:color="auto" w:fill="FFFFFF"/>
        <w:autoSpaceDE/>
        <w:autoSpaceDN/>
        <w:adjustRightInd/>
        <w:spacing w:line="203" w:lineRule="atLeast"/>
        <w:ind w:firstLine="720"/>
        <w:jc w:val="both"/>
        <w:rPr>
          <w:rFonts w:ascii="Arrus" w:hAnsi="Arrus"/>
          <w:sz w:val="22"/>
          <w:szCs w:val="22"/>
          <w:lang w:eastAsia="en-GB"/>
        </w:rPr>
      </w:pPr>
      <w:r w:rsidRPr="00584AEA">
        <w:rPr>
          <w:rFonts w:ascii="Arrus" w:hAnsi="Arrus"/>
          <w:sz w:val="22"/>
          <w:szCs w:val="22"/>
          <w:lang w:eastAsia="en-GB"/>
        </w:rPr>
        <w:t xml:space="preserve">There are people who are arguing that Banaras Hindu University does not have reservation for Hindus. It is a strange logic. Throughout the world, reservations are made for the minorities and the deprived categories to ensure their larger participation and not for the majorities and privileged communities. BHU always has majority community students in numbers which are more than their percentage in the population. Where is then the need for them to reserve seats for Hindus? As already argued in this work, Muslims have much lesser representation in the college, universities and jobs than what their share in population demands. To deny them reservation, 3which if allowed does not cross 50 per cent according to the current legal position, in a few central universities would be a grave injustice to them. What is in fact needed is that they should be allowed a much greater percentage of reservation. </w:t>
      </w:r>
    </w:p>
    <w:p w14:paraId="268B3868" w14:textId="77777777" w:rsidR="00270475" w:rsidRPr="00584AEA" w:rsidRDefault="00270475" w:rsidP="00270475">
      <w:pPr>
        <w:widowControl/>
        <w:shd w:val="clear" w:color="auto" w:fill="FFFFFF"/>
        <w:autoSpaceDE/>
        <w:autoSpaceDN/>
        <w:adjustRightInd/>
        <w:spacing w:line="203" w:lineRule="atLeast"/>
        <w:jc w:val="both"/>
        <w:rPr>
          <w:rFonts w:ascii="Arrus" w:hAnsi="Arrus"/>
          <w:sz w:val="22"/>
          <w:szCs w:val="22"/>
          <w:lang w:eastAsia="en-GB"/>
        </w:rPr>
      </w:pPr>
    </w:p>
    <w:p w14:paraId="268B3869" w14:textId="77777777" w:rsidR="00270475" w:rsidRPr="00584AEA" w:rsidRDefault="00270475" w:rsidP="00270475">
      <w:pPr>
        <w:widowControl/>
        <w:shd w:val="clear" w:color="auto" w:fill="FFFFFF"/>
        <w:autoSpaceDE/>
        <w:autoSpaceDN/>
        <w:adjustRightInd/>
        <w:spacing w:line="203" w:lineRule="atLeast"/>
        <w:ind w:firstLine="720"/>
        <w:jc w:val="both"/>
        <w:rPr>
          <w:rFonts w:ascii="Arrus" w:hAnsi="Arrus" w:cs="Times New Roman"/>
          <w:sz w:val="22"/>
          <w:szCs w:val="22"/>
          <w:lang w:val="en-GB" w:eastAsia="en-GB"/>
        </w:rPr>
      </w:pPr>
      <w:r w:rsidRPr="00584AEA">
        <w:rPr>
          <w:rFonts w:ascii="Arrus" w:hAnsi="Arrus"/>
          <w:sz w:val="22"/>
          <w:szCs w:val="22"/>
          <w:lang w:eastAsia="en-GB"/>
        </w:rPr>
        <w:t xml:space="preserve">The Hindutva lobby is also arguing that reserved categories are not being given reservation in AMU and Jamia Millia. If at all such a </w:t>
      </w:r>
      <w:r w:rsidRPr="00584AEA">
        <w:rPr>
          <w:rFonts w:ascii="Arrus" w:hAnsi="Arrus"/>
          <w:sz w:val="22"/>
          <w:szCs w:val="22"/>
          <w:lang w:eastAsia="en-GB"/>
        </w:rPr>
        <w:lastRenderedPageBreak/>
        <w:t xml:space="preserve">provision is made, a certain percentage of seats may be reserved for SCs and OBCs from the unreserved quota. </w:t>
      </w:r>
    </w:p>
    <w:p w14:paraId="268B386A" w14:textId="77777777" w:rsidR="00270475" w:rsidRPr="00584AEA" w:rsidRDefault="00270475" w:rsidP="00270475">
      <w:pPr>
        <w:pStyle w:val="NormalWeb"/>
        <w:shd w:val="clear" w:color="auto" w:fill="FFFFFF"/>
        <w:spacing w:before="120" w:after="120"/>
        <w:contextualSpacing/>
        <w:jc w:val="both"/>
        <w:rPr>
          <w:rFonts w:ascii="Arrus" w:hAnsi="Arrus"/>
          <w:b/>
          <w:sz w:val="36"/>
          <w:szCs w:val="22"/>
        </w:rPr>
      </w:pPr>
    </w:p>
    <w:p w14:paraId="268B386B" w14:textId="77777777" w:rsidR="00270475" w:rsidRPr="00584AEA" w:rsidRDefault="00270475" w:rsidP="00270475">
      <w:pPr>
        <w:pStyle w:val="NormalWeb"/>
        <w:shd w:val="clear" w:color="auto" w:fill="FFFFFF"/>
        <w:spacing w:before="120" w:after="120"/>
        <w:contextualSpacing/>
        <w:jc w:val="both"/>
        <w:rPr>
          <w:rFonts w:ascii="Arrus" w:hAnsi="Arrus"/>
          <w:b/>
          <w:sz w:val="36"/>
          <w:szCs w:val="22"/>
        </w:rPr>
      </w:pPr>
    </w:p>
    <w:p w14:paraId="268B386C" w14:textId="77777777" w:rsidR="00270475" w:rsidRPr="00584AEA" w:rsidRDefault="00270475" w:rsidP="00270475">
      <w:pPr>
        <w:spacing w:after="120"/>
        <w:ind w:left="720" w:hanging="720"/>
        <w:jc w:val="both"/>
        <w:rPr>
          <w:rFonts w:ascii="Arrus" w:hAnsi="Arrus"/>
          <w:b/>
          <w:bCs/>
          <w:sz w:val="42"/>
          <w:szCs w:val="52"/>
          <w:lang w:val="en-GB"/>
        </w:rPr>
      </w:pPr>
    </w:p>
    <w:p w14:paraId="268B386D" w14:textId="77777777" w:rsidR="00270475" w:rsidRPr="00584AEA" w:rsidRDefault="00270475" w:rsidP="00270475">
      <w:pPr>
        <w:spacing w:after="120"/>
        <w:ind w:left="720" w:hanging="720"/>
        <w:jc w:val="both"/>
        <w:rPr>
          <w:rFonts w:ascii="Arrus" w:hAnsi="Arrus"/>
          <w:b/>
          <w:bCs/>
          <w:sz w:val="42"/>
          <w:szCs w:val="52"/>
          <w:lang w:val="en-GB"/>
        </w:rPr>
      </w:pPr>
    </w:p>
    <w:p w14:paraId="268B386E" w14:textId="77777777" w:rsidR="00270475" w:rsidRPr="00584AEA" w:rsidRDefault="00270475" w:rsidP="00270475">
      <w:pPr>
        <w:spacing w:after="120"/>
        <w:ind w:left="720" w:hanging="720"/>
        <w:jc w:val="both"/>
        <w:rPr>
          <w:rFonts w:ascii="Arrus" w:hAnsi="Arrus"/>
          <w:b/>
          <w:bCs/>
          <w:sz w:val="42"/>
          <w:szCs w:val="52"/>
          <w:lang w:val="en-GB"/>
        </w:rPr>
      </w:pPr>
    </w:p>
    <w:p w14:paraId="268B386F" w14:textId="77777777" w:rsidR="00270475" w:rsidRPr="00584AEA" w:rsidRDefault="00270475" w:rsidP="00270475">
      <w:pPr>
        <w:spacing w:after="120"/>
        <w:ind w:left="720" w:hanging="720"/>
        <w:jc w:val="both"/>
        <w:rPr>
          <w:rFonts w:ascii="Arrus" w:hAnsi="Arrus"/>
          <w:b/>
          <w:bCs/>
          <w:sz w:val="42"/>
          <w:szCs w:val="52"/>
          <w:lang w:val="en-GB"/>
        </w:rPr>
      </w:pPr>
    </w:p>
    <w:p w14:paraId="268B3870" w14:textId="77777777" w:rsidR="00270475" w:rsidRPr="00584AEA" w:rsidRDefault="00270475" w:rsidP="00270475">
      <w:pPr>
        <w:spacing w:after="120"/>
        <w:ind w:left="720" w:hanging="720"/>
        <w:jc w:val="both"/>
        <w:rPr>
          <w:rFonts w:ascii="Arrus" w:hAnsi="Arrus"/>
          <w:b/>
          <w:bCs/>
          <w:sz w:val="42"/>
          <w:szCs w:val="52"/>
          <w:lang w:val="en-GB"/>
        </w:rPr>
      </w:pPr>
    </w:p>
    <w:p w14:paraId="268B3871" w14:textId="77777777" w:rsidR="00270475" w:rsidRPr="00584AEA" w:rsidRDefault="00270475" w:rsidP="00270475">
      <w:pPr>
        <w:spacing w:after="120"/>
        <w:ind w:left="720" w:hanging="720"/>
        <w:jc w:val="both"/>
        <w:rPr>
          <w:rFonts w:ascii="Arrus" w:hAnsi="Arrus"/>
          <w:b/>
          <w:bCs/>
          <w:sz w:val="42"/>
          <w:szCs w:val="52"/>
          <w:lang w:val="en-GB"/>
        </w:rPr>
      </w:pPr>
    </w:p>
    <w:p w14:paraId="268B3872" w14:textId="77777777" w:rsidR="00270475" w:rsidRPr="00584AEA" w:rsidRDefault="00270475" w:rsidP="00270475">
      <w:pPr>
        <w:spacing w:after="120"/>
        <w:ind w:left="720" w:hanging="720"/>
        <w:jc w:val="both"/>
        <w:rPr>
          <w:rFonts w:ascii="Arrus" w:hAnsi="Arrus"/>
          <w:b/>
          <w:bCs/>
          <w:sz w:val="42"/>
          <w:szCs w:val="52"/>
          <w:lang w:val="en-GB"/>
        </w:rPr>
      </w:pPr>
    </w:p>
    <w:p w14:paraId="268B3873" w14:textId="77777777" w:rsidR="00270475" w:rsidRPr="00584AEA" w:rsidRDefault="00270475" w:rsidP="00270475">
      <w:pPr>
        <w:spacing w:before="150"/>
        <w:jc w:val="both"/>
        <w:rPr>
          <w:rFonts w:ascii="Arrus" w:hAnsi="Arrus" w:cs="Arial Narrow"/>
          <w:b/>
          <w:bCs/>
          <w:sz w:val="42"/>
          <w:szCs w:val="52"/>
          <w:lang w:val="en-GB"/>
        </w:rPr>
      </w:pPr>
      <w:r w:rsidRPr="00584AEA">
        <w:rPr>
          <w:rFonts w:ascii="Arrus" w:hAnsi="Arrus" w:cs="Arial Narrow"/>
          <w:b/>
          <w:bCs/>
          <w:sz w:val="42"/>
          <w:szCs w:val="52"/>
          <w:lang w:val="en-GB"/>
        </w:rPr>
        <w:t>Health Infrastructure</w:t>
      </w:r>
    </w:p>
    <w:p w14:paraId="268B3874" w14:textId="77777777" w:rsidR="00270475" w:rsidRPr="00584AEA" w:rsidRDefault="00270475" w:rsidP="00270475">
      <w:pPr>
        <w:jc w:val="both"/>
        <w:rPr>
          <w:rFonts w:ascii="Arrus" w:hAnsi="Arrus"/>
          <w:sz w:val="22"/>
          <w:szCs w:val="28"/>
          <w:lang w:val="en-GB"/>
        </w:rPr>
      </w:pPr>
    </w:p>
    <w:p w14:paraId="268B3875"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Health is undoubtedly the most important gift of life; and the health status of a nation or community must surely be regarded as the most important parameter of human development. Thanks to the overriding influence of the economic fundamentalism, health has been relegated to a secondary status; and health parameters are usually defined and used in a way that the business does not get affected. </w:t>
      </w:r>
    </w:p>
    <w:p w14:paraId="268B3876" w14:textId="77777777" w:rsidR="00270475" w:rsidRPr="00584AEA" w:rsidRDefault="00270475" w:rsidP="00270475">
      <w:pPr>
        <w:ind w:firstLine="720"/>
        <w:jc w:val="both"/>
        <w:rPr>
          <w:rFonts w:ascii="Arrus" w:hAnsi="Arrus"/>
          <w:sz w:val="22"/>
          <w:szCs w:val="28"/>
          <w:lang w:val="en-GB"/>
        </w:rPr>
      </w:pPr>
      <w:r w:rsidRPr="00584AEA">
        <w:rPr>
          <w:rFonts w:ascii="Arrus" w:hAnsi="Arrus"/>
          <w:b/>
          <w:bCs/>
          <w:sz w:val="22"/>
          <w:szCs w:val="28"/>
          <w:lang w:val="en-GB"/>
        </w:rPr>
        <w:t>While the medical scientists have persisted in their efforts to find out the aetiologies and remedies of various health problems, the magnates have been incessantly engaged in popularising whatever suits their interests, irrespective of their impact on human health</w:t>
      </w:r>
      <w:r w:rsidRPr="00584AEA">
        <w:rPr>
          <w:rFonts w:ascii="Arrus" w:hAnsi="Arrus"/>
          <w:sz w:val="22"/>
          <w:szCs w:val="28"/>
          <w:lang w:val="en-GB"/>
        </w:rPr>
        <w:t xml:space="preserve">. The tragedy is that the medical scientists too have lately become mere tools in their hands. The medical world is not dynamic enough to aggressively push health concerns through. The problem has been further compounded by the privatisation of medical institutions and research laboratories; the industries are now buying medical specialists for their own ends. They have the money power to </w:t>
      </w:r>
      <w:r w:rsidRPr="00584AEA">
        <w:rPr>
          <w:rFonts w:ascii="Arrus" w:hAnsi="Arrus"/>
          <w:sz w:val="22"/>
          <w:szCs w:val="28"/>
          <w:lang w:val="en-GB"/>
        </w:rPr>
        <w:lastRenderedPageBreak/>
        <w:t xml:space="preserve">lure experts who too seem to have found a heavenly haven in the garden of materialism. Health industry has become a big industry. While the other industries commercialise problems leading various ailments, health industry commercialises solutions. On the one hand, alcohol, tobacco and sex are sold, on the other hand, the solutions to the problems created by them are provided by the health industry. </w:t>
      </w:r>
    </w:p>
    <w:p w14:paraId="268B3877"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The callousness of medical experts and the passive nature of the medical education have strengthened the resolve of the economic fundamentalists to market everything, a demand for which already exists or can be created through high-pitched propaganda, without being least bothered about the adverse effects on the individual, family and social wealth. The medical scientist has proved unequal to the dire challenges of the bazaar. First the tobacco and cigarettes of various tastes entered the market; these became symbols of high standard with increasingly large numbers of people becoming addicted to smoking. To multiply their demands, women, too, who previously were disinclined to smok</w:t>
      </w:r>
      <w:r w:rsidRPr="00584AEA">
        <w:rPr>
          <w:rFonts w:ascii="Arrus" w:hAnsi="Arrus"/>
          <w:sz w:val="22"/>
          <w:szCs w:val="28"/>
          <w:lang w:val="en-GB"/>
        </w:rPr>
        <w:softHyphen/>
        <w:t>ing, were also encouraged. Doctors have declared in unequivo</w:t>
      </w:r>
      <w:r w:rsidRPr="00584AEA">
        <w:rPr>
          <w:rFonts w:ascii="Arrus" w:hAnsi="Arrus"/>
          <w:sz w:val="22"/>
          <w:szCs w:val="28"/>
          <w:lang w:val="en-GB"/>
        </w:rPr>
        <w:softHyphen/>
        <w:t>cal terms that smoking is not just harmful but is extremely dan</w:t>
      </w:r>
      <w:r w:rsidRPr="00584AEA">
        <w:rPr>
          <w:rFonts w:ascii="Arrus" w:hAnsi="Arrus"/>
          <w:sz w:val="22"/>
          <w:szCs w:val="28"/>
          <w:lang w:val="en-GB"/>
        </w:rPr>
        <w:softHyphen/>
        <w:t>gerous to health. They have established that cigarettes cause lung cancer, that still remains almost incurable, bronchitis that leads to asthma causing severe distress in breathing and are a signifi</w:t>
      </w:r>
      <w:r w:rsidRPr="00584AEA">
        <w:rPr>
          <w:rFonts w:ascii="Arrus" w:hAnsi="Arrus"/>
          <w:sz w:val="22"/>
          <w:szCs w:val="28"/>
          <w:lang w:val="en-GB"/>
        </w:rPr>
        <w:softHyphen/>
        <w:t>cant factor in the development of coronary heart diseases. Each one of these diseases is either fatal or severely crippling. Similarly, tobacco has been associated with mouth cancer, which is incurable, except when it is detected very early, and Buerger’s disease, a disease of the veins of legs that may lead to gangrene of the foot. But all these caveats have failed in discour</w:t>
      </w:r>
      <w:r w:rsidRPr="00584AEA">
        <w:rPr>
          <w:rFonts w:ascii="Arrus" w:hAnsi="Arrus"/>
          <w:sz w:val="22"/>
          <w:szCs w:val="28"/>
          <w:lang w:val="en-GB"/>
        </w:rPr>
        <w:softHyphen/>
        <w:t>aging smoking; for the doctors are not assertive enough to pres</w:t>
      </w:r>
      <w:r w:rsidRPr="00584AEA">
        <w:rPr>
          <w:rFonts w:ascii="Arrus" w:hAnsi="Arrus"/>
          <w:sz w:val="22"/>
          <w:szCs w:val="28"/>
          <w:lang w:val="en-GB"/>
        </w:rPr>
        <w:softHyphen/>
        <w:t>surise parliaments to pass bills proscribing the production and sales of cigarettes, cigars and tobacco.</w:t>
      </w:r>
    </w:p>
    <w:p w14:paraId="268B3878"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Similarly, such has been the glorification of alcohol that any person trying to prove his credentials in society has to serve drinks to his visitors, especially on the occasions of celebrations. The medical science informs in categorical terms that alcohol is damaging to the health of a man whatever the amount imbibed. Yet, with the support of some partisan investigators, it has been campaigned that alcohol is harmless in small doses; some have gone to the extent that they have declared it beneficial for the heart, capable of increasing a specific kind of cholesterol that seems to have a soothing effect on the cardiovascular system. It need not be said that most of these advocacies have been chiefly guided by the financial motives and have little to do with the medi</w:t>
      </w:r>
      <w:r w:rsidRPr="00584AEA">
        <w:rPr>
          <w:rFonts w:ascii="Arrus" w:hAnsi="Arrus"/>
          <w:sz w:val="22"/>
          <w:szCs w:val="28"/>
          <w:lang w:val="en-GB"/>
        </w:rPr>
        <w:softHyphen/>
        <w:t>cal truth; at the most they are truncated facts. What the medi</w:t>
      </w:r>
      <w:r w:rsidRPr="00584AEA">
        <w:rPr>
          <w:rFonts w:ascii="Arrus" w:hAnsi="Arrus"/>
          <w:sz w:val="22"/>
          <w:szCs w:val="28"/>
          <w:lang w:val="en-GB"/>
        </w:rPr>
        <w:softHyphen/>
        <w:t xml:space="preserve">cine tells is that once a person starts taking alcohol, the </w:t>
      </w:r>
      <w:r w:rsidRPr="00584AEA">
        <w:rPr>
          <w:rFonts w:ascii="Arrus" w:hAnsi="Arrus"/>
          <w:sz w:val="22"/>
          <w:szCs w:val="28"/>
          <w:lang w:val="en-GB"/>
        </w:rPr>
        <w:lastRenderedPageBreak/>
        <w:t xml:space="preserve">level at which the desired euphoria is attained rapidly increases necessitating an increased intake. No person becomes an addict the day he or she smokes the first cigarette, or takes the first sip of bear, whisky, rum or wine; all the present addicts had small beginnings, and the ones who introduced it to them had convinced them that these were injurious only if taken in huge amounts and regularly. It is very well known that alcoholism may lead to fatal diseases like cirrhosis and </w:t>
      </w:r>
      <w:proofErr w:type="spellStart"/>
      <w:r w:rsidRPr="00584AEA">
        <w:rPr>
          <w:rFonts w:ascii="Arrus" w:hAnsi="Arrus"/>
          <w:sz w:val="22"/>
          <w:szCs w:val="28"/>
          <w:lang w:val="en-GB"/>
        </w:rPr>
        <w:t>korsakoff"s</w:t>
      </w:r>
      <w:proofErr w:type="spellEnd"/>
      <w:r w:rsidRPr="00584AEA">
        <w:rPr>
          <w:rFonts w:ascii="Arrus" w:hAnsi="Arrus"/>
          <w:sz w:val="22"/>
          <w:szCs w:val="28"/>
          <w:lang w:val="en-GB"/>
        </w:rPr>
        <w:t xml:space="preserve"> psychosis, and has a damaging impact on almost all the organs of the body. It disturbs the power of reasoning, thus leading to crimes, accidents and suicides. Alcohol, directly or indirectly, kills millions of people every year, destroys innumerable families and leads to countless rapes. It causes severe financial losses to the well-established individuals who often get ruined on account of their intemperate drinking habits. Divorces are common outcome, and the wives and children of habitual drinkers have to pass their lives in an environment of extreme fear, insecurity and tension. Children too often start drinking in their teens. The party culture coupled with women’s propinquity to try their hands at whatever men do as a manifestation of ‘equality’ and the encouragement by men for their own rejoicing have made alcohol popular among women too.</w:t>
      </w:r>
    </w:p>
    <w:p w14:paraId="268B3879"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The campaign for freedom of sex is a direct product of economic fundamentalism. The medical science has been a mute spectator to sexual waywardness, despite the incontrovertible fact that it causes no less mor</w:t>
      </w:r>
      <w:r w:rsidRPr="00584AEA">
        <w:rPr>
          <w:rFonts w:ascii="Arrus" w:hAnsi="Arrus"/>
          <w:sz w:val="22"/>
          <w:szCs w:val="28"/>
          <w:lang w:val="en-GB"/>
        </w:rPr>
        <w:softHyphen/>
        <w:t>tality and morbidity than do smoking and drinking. In many ways, its effects are even more dangerous. Time and again, the epidemics or endemics caused by promiscuity or sexual perversions have hit mankind. Many of them have proved to be devastating killers. Syphilis was the first sex-produced disease that killed people in large numbers. The homosexuals and the promiscuous heterosexuals were the common victims. Chancroid, Gonorrhoea, Lymphogranuloma venereum, Herpes and Reiter’s disease are other sexually transmit</w:t>
      </w:r>
      <w:r w:rsidRPr="00584AEA">
        <w:rPr>
          <w:rFonts w:ascii="Arrus" w:hAnsi="Arrus"/>
          <w:sz w:val="22"/>
          <w:szCs w:val="28"/>
          <w:lang w:val="en-GB"/>
        </w:rPr>
        <w:softHyphen/>
        <w:t>ted diseases having varying severity, and, often, producing crip</w:t>
      </w:r>
      <w:r w:rsidRPr="00584AEA">
        <w:rPr>
          <w:rFonts w:ascii="Arrus" w:hAnsi="Arrus"/>
          <w:sz w:val="22"/>
          <w:szCs w:val="28"/>
          <w:lang w:val="en-GB"/>
        </w:rPr>
        <w:softHyphen/>
        <w:t>pling complications.</w:t>
      </w:r>
    </w:p>
    <w:p w14:paraId="268B387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When the discovery of Penicillin was announced, the sex-merchants had heaved a sigh of relief. A new thrust to the sex market was then observed in the West. Thus the historical achievements of the medical experts were usurped by the tycoons to push their own stratagems, in spite of the unambiguous warning that uninhibited sex had always an inherent tendency to produce new infections. And when the sex-bazaar had touched new heights, it received another concussion in the form of AIDS. AIDS had the potential to paralyse the industry for ever. But, within a short course of time, lines of the </w:t>
      </w:r>
      <w:r w:rsidRPr="00584AEA">
        <w:rPr>
          <w:rFonts w:ascii="Arrus" w:hAnsi="Arrus"/>
          <w:sz w:val="22"/>
          <w:szCs w:val="28"/>
          <w:lang w:val="en-GB"/>
        </w:rPr>
        <w:lastRenderedPageBreak/>
        <w:t>campaign were drawn. It was decided to emphasise the use of condoms (“safe sex”), so that the sex-industry remained intact, at the same time expanding the market of condoms. What the world has witnessed in the last decade is the emergence of a condom culture; it has not remained incarcerated in the Western countries, and pervades every society of the world.</w:t>
      </w:r>
    </w:p>
    <w:p w14:paraId="268B387B"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Few will disagree with the statement that the medical profession too has become fully commercialised. It has ceased to be a profession the primary objective of which was to alleviate the suffering of the sick without expecting money, power or fame in return. It is now only a business, pure business, which aims at exploiting the sufferance of men, women and children. But doctors cannot be blamed for the ugliness of this situation for they are a part of society that admires only the wealthy and the famous. Most of the students, quite often acting on the persuasion of their parents and elders, choose their profession not to serve mankind nor for any spiritual elevation but only in the hope of pocketing easy money and high status in society. The hard fact that it has no more remained easy to earn money as a medical professional, without first expending sizeable sums for doing the medical courses, and then investing millions for establishing clinics and nursing homes, has metamorphosed the professionals and servers into merchants. To make up for their investments, they have no option but to charge high fees from the patients, and to extract money from them by advising  admission in the nursing homes, and expensive tests, even when they are not required.</w:t>
      </w:r>
    </w:p>
    <w:p w14:paraId="268B387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pharmaceuticals have played a major role in the commercial turnaround of the medical profession. They misappropriate information collected by the dedicated pharmacologists for their own interests. The newer medicines are periodically added to the market, and such are their marketing skills that the doctors immediately start prescribing them without understanding their pharmaceutical details, even in those cases where the old, time-tested medicines can better serve the purpose, and without caring for the pocket of the patient. The newer medicines are invariably costlier increasing the turnover of the manufacturers. Such injudicious use of drugs has reached extremely high level, because the pharmaceuticals thrive on this. They have enough marketing acumen to divert petty shares of their huge income to the medical practitioners in the form of gifts, samples, commissions and cocktail parties. The man inside a doctor is weak enough to be easily pleased with these presents and offers. To enthral the practitioners, the pharmaceutical companies use their best-trained salesmen and marketing executives; no wonder then that lately the charm of the fair sex is being recruited to </w:t>
      </w:r>
      <w:r w:rsidRPr="00584AEA">
        <w:rPr>
          <w:rFonts w:ascii="Arrus" w:hAnsi="Arrus"/>
          <w:sz w:val="22"/>
          <w:szCs w:val="28"/>
          <w:lang w:val="en-GB"/>
        </w:rPr>
        <w:lastRenderedPageBreak/>
        <w:t xml:space="preserve">successfully represent the companies. </w:t>
      </w:r>
    </w:p>
    <w:p w14:paraId="268B387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At the highest level, the expertise of the professors and scientists are misused to assist the government and the industrialists in making policies that more often than not are complimentary to one another. Thus, when the liberalisation of sex posed problems by way of unwanted pregnancies, the medical experts came to the rescue of concupiscent men and women, providing them a number of effective contraceptive methods including abortion. Similarly, when the growth of population was sought to be controlled, the newer and more advanced contraceptive techniques were put into practice. Surgery was not only commissioned for abortions but also for tubectomies and vasectomies. The economic fundamentalists had enough cogency to entice the saviours into believing that the abortion did in no way tantamount to killing, and for the sake of “women’s reproductive rights” and for the sake of mankind, it had become unavoidable. No doctors advanced the argument that once a human being comes into existence, none -- not even the parents on whom it depends for several years - has the right to deny it the right to be born and grow, and the duty of a doctor is to save and not to kill anybody; if killing an infant is ghastly, killing a foetus is ghastlier.</w:t>
      </w:r>
    </w:p>
    <w:p w14:paraId="268B387E"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emergence of social and preventive medicine (also called community medicine or public health) as one of the important disciplines of medical science has as much to do with economic fundamentalism as with the health of society. Here it is the medicine that is used to propel social and economic policies, and not vice versa, formulated, separately or in tandem, by the secretaries of the government and the tycoons of the industry. The secretaries, in fact, act as connoisseurs of the big business. The population control, the AIDS control and the control of communicable diseases -- all these programmes have been fine-tuned to suit or adjust the market forces. If, endeavours have been, and are being, made to eradicate small pox, chicken pox, polio, rabies and other such diseases, for which vaccines are available, it is because no medical cures are available for them in the market, and vaccines can be sold on a much higher scales, if the government and other agencies working in social fields are properly convinced of their importance. This has been one of the ways to pull back the money which the government might have exacted in the </w:t>
      </w:r>
      <w:proofErr w:type="spellStart"/>
      <w:r w:rsidRPr="00584AEA">
        <w:rPr>
          <w:rFonts w:ascii="Arrus" w:hAnsi="Arrus"/>
          <w:sz w:val="22"/>
          <w:szCs w:val="28"/>
          <w:lang w:val="en-GB"/>
        </w:rPr>
        <w:t>from</w:t>
      </w:r>
      <w:proofErr w:type="spellEnd"/>
      <w:r w:rsidRPr="00584AEA">
        <w:rPr>
          <w:rFonts w:ascii="Arrus" w:hAnsi="Arrus"/>
          <w:sz w:val="22"/>
          <w:szCs w:val="28"/>
          <w:lang w:val="en-GB"/>
        </w:rPr>
        <w:t xml:space="preserve"> of taxes, or the agencies might have collected as donations from the rich. The ostensible human spirit behind these programmes would vanish in a few moments, once alternative ways having bigger market potential are found.</w:t>
      </w:r>
    </w:p>
    <w:p w14:paraId="268B387F"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It also happens that a few partisan research reports are used to introduce a new product in the market. When the milk powders were </w:t>
      </w:r>
      <w:r w:rsidRPr="00584AEA">
        <w:rPr>
          <w:rFonts w:ascii="Arrus" w:hAnsi="Arrus"/>
          <w:sz w:val="22"/>
          <w:szCs w:val="28"/>
          <w:lang w:val="en-GB"/>
        </w:rPr>
        <w:lastRenderedPageBreak/>
        <w:t xml:space="preserve">first marketed on a large scale, an impression was deliberately created that the powder-milk was more salubrious for children as it contained the right balance of carbohydrates, proteins, fats, vitamins and minerals. The propensity of young women to maintain their figures was also banked upon; they were made to believe that breast feeding could damage the shape and contour of their breasts. The campaigns tremendously enhanced the sales of milk powders. The children suffered, and the industry thrived. Thanks to the paediatricians who have exhibited greater dedication and wisdom than the other medical specialists, after a lapse of few years, the campaign for breast feeding again picked up. Another factor that has helped in the rejuvenation of interest in breast feeding has been its contraceptive role; the population control programme is extremely dear to the economic fundamentalists. Similarly, in the marketing strategy for </w:t>
      </w:r>
      <w:r w:rsidRPr="00584AEA">
        <w:rPr>
          <w:rFonts w:ascii="Arrus" w:hAnsi="Arrus"/>
          <w:i/>
          <w:iCs/>
          <w:sz w:val="22"/>
          <w:szCs w:val="28"/>
          <w:lang w:val="en-GB"/>
        </w:rPr>
        <w:t>vanaspati ghee</w:t>
      </w:r>
      <w:r w:rsidRPr="00584AEA">
        <w:rPr>
          <w:rFonts w:ascii="Arrus" w:hAnsi="Arrus"/>
          <w:sz w:val="22"/>
          <w:szCs w:val="28"/>
          <w:lang w:val="en-GB"/>
        </w:rPr>
        <w:t xml:space="preserve"> and refined oil, the fear of increase in cholesterol level was used with astonishing effect. The people conscious of their cardiovascular health, and frightened with the possibility of death due to hypertension, heart attacks, and cardiovascular strokes, have been readily responsive to these campaigns replacing the animal </w:t>
      </w:r>
      <w:r w:rsidRPr="00584AEA">
        <w:rPr>
          <w:rFonts w:ascii="Arrus" w:hAnsi="Arrus"/>
          <w:i/>
          <w:iCs/>
          <w:sz w:val="22"/>
          <w:szCs w:val="28"/>
          <w:lang w:val="en-GB"/>
        </w:rPr>
        <w:t>ghee</w:t>
      </w:r>
      <w:r w:rsidRPr="00584AEA">
        <w:rPr>
          <w:rFonts w:ascii="Arrus" w:hAnsi="Arrus"/>
          <w:sz w:val="22"/>
          <w:szCs w:val="28"/>
          <w:lang w:val="en-GB"/>
        </w:rPr>
        <w:t xml:space="preserve">, first, with the vegetable </w:t>
      </w:r>
      <w:r w:rsidRPr="00584AEA">
        <w:rPr>
          <w:rFonts w:ascii="Arrus" w:hAnsi="Arrus"/>
          <w:i/>
          <w:iCs/>
          <w:sz w:val="22"/>
          <w:szCs w:val="28"/>
          <w:lang w:val="en-GB"/>
        </w:rPr>
        <w:t>ghee</w:t>
      </w:r>
      <w:r w:rsidRPr="00584AEA">
        <w:rPr>
          <w:rFonts w:ascii="Arrus" w:hAnsi="Arrus"/>
          <w:sz w:val="22"/>
          <w:szCs w:val="28"/>
          <w:lang w:val="en-GB"/>
        </w:rPr>
        <w:t xml:space="preserve"> and then with the refined oil. It does not bother the industrialists that the reports in favour of the refined oils may not have been fully substantiated and may ultimately prove, as happened in the case of milk powder, premature; by that time, they would have earned billions.</w:t>
      </w:r>
    </w:p>
    <w:p w14:paraId="268B3880"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Community medicine, as has been said earlier, is often misused to ensure that the interests of big industries are not jeopardised. The world organisations, working in the field of public  health, like WHO, World Population Fund, UNICEF, etc. seem to have been established less with the objective of saving the people from diseases, death and destruction, and more with the aim of safeguarding the economic fundamentalists. These organisations may or may not accept it publicly, but the truth is that a certain game-plan can be deciphered in almost all their campaigns. It is certainly not without reason that the likes of the animated, high-cost and worldwide movements that have been regularly run for eradication of smallpox, poliomyelitis, diphtheria, pertussis, rabies, etc., have not been planned for eradication of malaria, tuberculosis, syphilis, gonorrhoea, amoebiasis and worm infestation, in spite of the fact that the latter have been responsible for more mortalities than the former. The diseases in the first group have no medical cure and the vaccines that have been developed can be best sold through public health programmes. The diseases in the second group, on the other hand, have medical treatment available in the market and the eradication of these diseases would cause high losses </w:t>
      </w:r>
      <w:r w:rsidRPr="00584AEA">
        <w:rPr>
          <w:rFonts w:ascii="Arrus" w:hAnsi="Arrus"/>
          <w:sz w:val="22"/>
          <w:szCs w:val="28"/>
          <w:lang w:val="en-GB"/>
        </w:rPr>
        <w:lastRenderedPageBreak/>
        <w:t>to the pharmaceuticals where manufacturing and marketing of antibiotics, anti-tubercular drugs, anti-</w:t>
      </w:r>
      <w:proofErr w:type="spellStart"/>
      <w:r w:rsidRPr="00584AEA">
        <w:rPr>
          <w:rFonts w:ascii="Arrus" w:hAnsi="Arrus"/>
          <w:sz w:val="22"/>
          <w:szCs w:val="28"/>
          <w:lang w:val="en-GB"/>
        </w:rPr>
        <w:t>malarials</w:t>
      </w:r>
      <w:proofErr w:type="spellEnd"/>
      <w:r w:rsidRPr="00584AEA">
        <w:rPr>
          <w:rFonts w:ascii="Arrus" w:hAnsi="Arrus"/>
          <w:sz w:val="22"/>
          <w:szCs w:val="28"/>
          <w:lang w:val="en-GB"/>
        </w:rPr>
        <w:t>, anti-amoebiasis, anti-</w:t>
      </w:r>
      <w:proofErr w:type="spellStart"/>
      <w:r w:rsidRPr="00584AEA">
        <w:rPr>
          <w:rFonts w:ascii="Arrus" w:hAnsi="Arrus"/>
          <w:sz w:val="22"/>
          <w:szCs w:val="28"/>
          <w:lang w:val="en-GB"/>
        </w:rPr>
        <w:t>pyretics</w:t>
      </w:r>
      <w:proofErr w:type="spellEnd"/>
      <w:r w:rsidRPr="00584AEA">
        <w:rPr>
          <w:rFonts w:ascii="Arrus" w:hAnsi="Arrus"/>
          <w:sz w:val="22"/>
          <w:szCs w:val="28"/>
          <w:lang w:val="en-GB"/>
        </w:rPr>
        <w:t xml:space="preserve"> and anti-</w:t>
      </w:r>
      <w:proofErr w:type="spellStart"/>
      <w:r w:rsidRPr="00584AEA">
        <w:rPr>
          <w:rFonts w:ascii="Arrus" w:hAnsi="Arrus"/>
          <w:sz w:val="22"/>
          <w:szCs w:val="28"/>
          <w:lang w:val="en-GB"/>
        </w:rPr>
        <w:t>spasmodics</w:t>
      </w:r>
      <w:proofErr w:type="spellEnd"/>
      <w:r w:rsidRPr="00584AEA">
        <w:rPr>
          <w:rFonts w:ascii="Arrus" w:hAnsi="Arrus"/>
          <w:sz w:val="22"/>
          <w:szCs w:val="28"/>
          <w:lang w:val="en-GB"/>
        </w:rPr>
        <w:t xml:space="preserve"> fetch them billions of dollars every year. This is also why the international organisations continue to pressurise the developing countries for adopting more effective population control measures and running big vaccination programmes but they hardly ever raise issues of sanitation.</w:t>
      </w:r>
    </w:p>
    <w:p w14:paraId="268B388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It is also not without ulterior motives that it is only the secondary prevention that is stressed; primary prevention is mercilessly side-lined. Thus campaigns at national and international level are launched only for secondary prevention. The programmes of the nature of primary prevention, such as maintenance of sanitary conditions, anti-mosquito drives, avoidance of promiscuity, smoking, drinking, gambling etc. are either not initiated at all or if the enormity of the problem compels them to take some action, it is at a substantially lower scale. The primary prevention, obviously, is inimical to the market forces, for it can lead to momentous damage to the production. Even the illiterate know that low sanitary conditions are responsible for the majority of diseases in the developing countries. Yet, no projects of the intensity and magnitude of the "Pulse Polio" or smallpox eradication campaigns are prepared and implemented to improve sanitation in the rural and suburban localities.</w:t>
      </w:r>
    </w:p>
    <w:p w14:paraId="268B3882"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study of the Western Model of AIDS prevention programme, that is being pursued all over the world, leaves an unmistakable impression that it has been designed keeping in view the commercial interests of the business world where sex, with all its ramifications, has become a colossal industry, whose interests cannot be side-tracked. The scale of commercialisation of sex can be gauged from the estimated figures that Mumbai alone has more than seventy thousand "sex-workers". Each of them entertains, on an average, eight clients daily. That means, more than 5 lakh men visit prostitutes in a single day in a single city. Already, about 80% of the sex-workers have been found to be HIV positive. Thus, about 4 lakh males are exposed to HIV virus in one day. While the sex-barons are sincerely interested that the disease was controlled as quickly as possible, for it threatens their survival, they do want it to be done in a manner that causes the least damage to their business. Consequently, the whole emphasis in anti-AIDS programmes has been on "safe sex". The so called safe sex is doubly advantageous for the sex-industry. First, it does not forestall people from getting enjoyment from sexual "recreation:. Second, it helps boost the sale of condoms. An overwhelming majority of the </w:t>
      </w:r>
      <w:proofErr w:type="spellStart"/>
      <w:r w:rsidRPr="00584AEA">
        <w:rPr>
          <w:rFonts w:ascii="Arrus" w:hAnsi="Arrus"/>
          <w:sz w:val="22"/>
          <w:szCs w:val="28"/>
          <w:lang w:val="en-GB"/>
        </w:rPr>
        <w:t>anti AIDS</w:t>
      </w:r>
      <w:proofErr w:type="spellEnd"/>
      <w:r w:rsidRPr="00584AEA">
        <w:rPr>
          <w:rFonts w:ascii="Arrus" w:hAnsi="Arrus"/>
          <w:sz w:val="22"/>
          <w:szCs w:val="28"/>
          <w:lang w:val="en-GB"/>
        </w:rPr>
        <w:t xml:space="preserve"> messages exhort the people to use condoms during sex rather than avoid liaisons with anybody other that one's marriage-partner. The result of this strategy is </w:t>
      </w:r>
      <w:r w:rsidRPr="00584AEA">
        <w:rPr>
          <w:rFonts w:ascii="Arrus" w:hAnsi="Arrus"/>
          <w:sz w:val="22"/>
          <w:szCs w:val="28"/>
          <w:lang w:val="en-GB"/>
        </w:rPr>
        <w:lastRenderedPageBreak/>
        <w:t>that the sales of condoms are rapidly multiplying, the persons involved in the campaigns are earning handsomely, and the magazines, advertising agencies and video-companies are reaping huge profits through their "fight" against the killer disease; but AIDS continues to attack with devastating speed and force.</w:t>
      </w:r>
    </w:p>
    <w:p w14:paraId="268B3883" w14:textId="77777777" w:rsidR="00270475" w:rsidRPr="00584AEA" w:rsidRDefault="00270475" w:rsidP="00270475">
      <w:pPr>
        <w:jc w:val="both"/>
        <w:rPr>
          <w:rFonts w:ascii="Arrus" w:hAnsi="Arrus"/>
          <w:b/>
          <w:bCs/>
          <w:szCs w:val="32"/>
          <w:lang w:val="en-GB"/>
        </w:rPr>
      </w:pPr>
    </w:p>
    <w:p w14:paraId="268B3884" w14:textId="77777777" w:rsidR="00270475" w:rsidRPr="00584AEA" w:rsidRDefault="00270475" w:rsidP="00270475">
      <w:pPr>
        <w:rPr>
          <w:sz w:val="28"/>
          <w:szCs w:val="28"/>
        </w:rPr>
      </w:pPr>
    </w:p>
    <w:p w14:paraId="268B3885"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Muslims must play their role in making Health Supreme</w:t>
      </w:r>
    </w:p>
    <w:p w14:paraId="268B3886"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Islam is a system where health has dominance over every other aspect of Life. The prohibitions and permissions in Islam are directly related to health. Anything that severely affects health is prohibited and all practices that have a positive effect are promoted. Muslims must be able to use this ideological supremacy in teaching the lesson of healthiness to mankind. They must run a campaign to </w:t>
      </w:r>
      <w:r w:rsidRPr="00584AEA">
        <w:rPr>
          <w:rFonts w:ascii="Arrus" w:hAnsi="Arrus"/>
          <w:b/>
          <w:bCs/>
          <w:sz w:val="22"/>
          <w:szCs w:val="28"/>
          <w:lang w:val="en-GB"/>
        </w:rPr>
        <w:t>make “Right of Health” a fundamental right</w:t>
      </w:r>
      <w:r w:rsidRPr="00584AEA">
        <w:rPr>
          <w:rFonts w:ascii="Arrus" w:hAnsi="Arrus"/>
          <w:sz w:val="22"/>
          <w:szCs w:val="28"/>
          <w:lang w:val="en-GB"/>
        </w:rPr>
        <w:t xml:space="preserve"> in the constitution and for introduction of “</w:t>
      </w:r>
      <w:r w:rsidRPr="00584AEA">
        <w:rPr>
          <w:rFonts w:ascii="Arrus" w:hAnsi="Arrus"/>
          <w:b/>
          <w:bCs/>
          <w:sz w:val="22"/>
          <w:szCs w:val="28"/>
          <w:lang w:val="en-GB"/>
        </w:rPr>
        <w:t>Fundamental Prohibitions</w:t>
      </w:r>
      <w:r w:rsidRPr="00584AEA">
        <w:rPr>
          <w:rFonts w:ascii="Arrus" w:hAnsi="Arrus"/>
          <w:sz w:val="22"/>
          <w:szCs w:val="28"/>
          <w:lang w:val="en-GB"/>
        </w:rPr>
        <w:t xml:space="preserve">: in addition to “Fundamental Rights” and “Fundamental Duties”, which are already there in the Constitution. </w:t>
      </w:r>
      <w:r w:rsidRPr="00584AEA">
        <w:rPr>
          <w:rFonts w:ascii="Arrus" w:hAnsi="Arrus"/>
          <w:b/>
          <w:bCs/>
          <w:sz w:val="22"/>
          <w:szCs w:val="28"/>
          <w:lang w:val="en-GB"/>
        </w:rPr>
        <w:t>This will go a long way to ensuring that the health of the population is never compromised and the system accepts the responsibility of safeguarding the health of the people.</w:t>
      </w:r>
      <w:r w:rsidRPr="00584AEA">
        <w:rPr>
          <w:rFonts w:ascii="Arrus" w:hAnsi="Arrus"/>
          <w:sz w:val="22"/>
          <w:szCs w:val="28"/>
          <w:lang w:val="en-GB"/>
        </w:rPr>
        <w:t xml:space="preserve"> Any practice or item that has devastating effect on the health of the population must not be permitted but the interests of the big business would not let “Health” be the deciding factor in permission, prohibition or promotion of certain practices or items. </w:t>
      </w:r>
    </w:p>
    <w:p w14:paraId="268B3887" w14:textId="77777777" w:rsidR="00270475" w:rsidRPr="00584AEA" w:rsidRDefault="00270475" w:rsidP="00270475">
      <w:pPr>
        <w:jc w:val="both"/>
        <w:rPr>
          <w:rFonts w:ascii="Arrus" w:hAnsi="Arrus"/>
          <w:sz w:val="22"/>
          <w:szCs w:val="28"/>
          <w:lang w:val="en-GB"/>
        </w:rPr>
      </w:pPr>
    </w:p>
    <w:p w14:paraId="268B3888"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Focus on Health of Community Paramount</w:t>
      </w:r>
    </w:p>
    <w:p w14:paraId="268B3889"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Unfortunately, due to various factors (lack of education, poverty, unhygienic surroundings and many more), the health status of Muslims in India is pretty low. Every third woman in India is undernourished (35.6 per cent have low Body Mass Index) and every second woman is anaemic (55.3 per cent). The ratio is more among Muslims. Rangnath Misra Commission Report tells about the status of health among Muslims. Infant and child mortality rates among Hindus are much higher than Muslims, Christians, Sikhs, Jains, and Buddhists. However, the infant and child mortality rate are higher among Scheduled Castes and Scheduled Tribes. Among Minorities, infant and child mortality rates of other Minorities are lower than those of Muslims. Mortality rate differentials among different religious communities or Scheduled Castes and Scheduled Tribes may be due to factors other than religion alone e.g. urban or rural residence or economic conditions of the family or availability of health facilities and access to them. The Report shows that more than one-third of women among Scheduled Tribes, </w:t>
      </w:r>
      <w:r w:rsidRPr="00584AEA">
        <w:rPr>
          <w:rFonts w:ascii="Arrus" w:hAnsi="Arrus"/>
          <w:sz w:val="22"/>
          <w:szCs w:val="28"/>
          <w:lang w:val="en-GB"/>
        </w:rPr>
        <w:lastRenderedPageBreak/>
        <w:t xml:space="preserve">Scheduled Castes, Muslims, no religion category, Other Backward Classes and Hindus have not gone for antenatal checkups </w:t>
      </w:r>
    </w:p>
    <w:p w14:paraId="268B388A" w14:textId="77777777" w:rsidR="00270475" w:rsidRPr="00584AEA" w:rsidRDefault="00270475" w:rsidP="00270475">
      <w:pPr>
        <w:jc w:val="both"/>
        <w:rPr>
          <w:rFonts w:ascii="Arrus" w:hAnsi="Arrus"/>
          <w:sz w:val="22"/>
          <w:szCs w:val="28"/>
          <w:lang w:val="en-GB"/>
        </w:rPr>
      </w:pPr>
    </w:p>
    <w:p w14:paraId="268B388B"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National Health Policy should be more home oriented</w:t>
      </w:r>
    </w:p>
    <w:p w14:paraId="268B388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Unfortunately, </w:t>
      </w:r>
      <w:r w:rsidRPr="00584AEA">
        <w:rPr>
          <w:rFonts w:ascii="Arrus" w:hAnsi="Arrus"/>
          <w:b/>
          <w:bCs/>
          <w:sz w:val="22"/>
          <w:szCs w:val="28"/>
          <w:lang w:val="en-GB"/>
        </w:rPr>
        <w:t>the national health policy does not pay much attention to health areas other than RCH.</w:t>
      </w:r>
      <w:r w:rsidRPr="00584AEA">
        <w:rPr>
          <w:rFonts w:ascii="Arrus" w:hAnsi="Arrus"/>
          <w:sz w:val="22"/>
          <w:szCs w:val="28"/>
          <w:lang w:val="en-GB"/>
        </w:rPr>
        <w:t xml:space="preserve"> The importance of hygiene in the over-all health status of the nation or a community cannot be overestimated. In India, most of the day-to-day health problems are related to poor hygienic conditions. The gastrointestinal problems do never attract governmental attention despite the fact that an overwhelming majority of Indians suffers from recurrent or chronic gastrointestinal infections and worm infestations. The hyperacidity and peptic ulcer problems are becoming increasingly common and gastrointestinal infections are a contributory factor among other factors. </w:t>
      </w:r>
      <w:r w:rsidRPr="00584AEA">
        <w:rPr>
          <w:rFonts w:ascii="Arrus" w:hAnsi="Arrus"/>
          <w:b/>
          <w:bCs/>
          <w:sz w:val="22"/>
          <w:szCs w:val="28"/>
          <w:lang w:val="en-GB"/>
        </w:rPr>
        <w:t>The whole nation is too careless to spit, defecate and urinate with care</w:t>
      </w:r>
      <w:r w:rsidRPr="00584AEA">
        <w:rPr>
          <w:rFonts w:ascii="Arrus" w:hAnsi="Arrus"/>
          <w:sz w:val="22"/>
          <w:szCs w:val="28"/>
          <w:lang w:val="en-GB"/>
        </w:rPr>
        <w:t xml:space="preserve">. Water is polluted. Air is polluted. Sound pollution is bad. The diseases due to mosquitoes and flies cause huge morbidity and mortality every year. In recent years, Dengue, </w:t>
      </w:r>
      <w:proofErr w:type="spellStart"/>
      <w:r w:rsidRPr="00584AEA">
        <w:rPr>
          <w:rFonts w:ascii="Arrus" w:hAnsi="Arrus"/>
          <w:sz w:val="22"/>
          <w:szCs w:val="28"/>
          <w:lang w:val="en-GB"/>
        </w:rPr>
        <w:t>Chikengunya</w:t>
      </w:r>
      <w:proofErr w:type="spellEnd"/>
      <w:r w:rsidRPr="00584AEA">
        <w:rPr>
          <w:rFonts w:ascii="Arrus" w:hAnsi="Arrus"/>
          <w:sz w:val="22"/>
          <w:szCs w:val="28"/>
          <w:lang w:val="en-GB"/>
        </w:rPr>
        <w:t xml:space="preserve"> and other viral infections have caused havoc all over the country especially during rainy seasons</w:t>
      </w:r>
      <w:r w:rsidRPr="00584AEA">
        <w:rPr>
          <w:rFonts w:ascii="Arrus" w:hAnsi="Arrus"/>
          <w:b/>
          <w:bCs/>
          <w:sz w:val="22"/>
          <w:szCs w:val="28"/>
          <w:lang w:val="en-GB"/>
        </w:rPr>
        <w:t>. But the Ministry of Health is only interested in pursuing what it is being directed to by the WHO and other international organizations whose chief concerns are population control, pulse polio campaign and AIDS.</w:t>
      </w:r>
      <w:r w:rsidRPr="00584AEA">
        <w:rPr>
          <w:rFonts w:ascii="Arrus" w:hAnsi="Arrus"/>
          <w:sz w:val="22"/>
          <w:szCs w:val="28"/>
          <w:lang w:val="en-GB"/>
        </w:rPr>
        <w:t xml:space="preserve"> National Health policy is so </w:t>
      </w:r>
      <w:proofErr w:type="spellStart"/>
      <w:r w:rsidRPr="00584AEA">
        <w:rPr>
          <w:rFonts w:ascii="Arrus" w:hAnsi="Arrus"/>
          <w:sz w:val="22"/>
          <w:szCs w:val="28"/>
          <w:lang w:val="en-GB"/>
        </w:rPr>
        <w:t>dependant</w:t>
      </w:r>
      <w:proofErr w:type="spellEnd"/>
      <w:r w:rsidRPr="00584AEA">
        <w:rPr>
          <w:rFonts w:ascii="Arrus" w:hAnsi="Arrus"/>
          <w:sz w:val="22"/>
          <w:szCs w:val="28"/>
          <w:lang w:val="en-GB"/>
        </w:rPr>
        <w:t xml:space="preserve"> on WHO that it forgets the special circumstances of countries like India.  Even in matters related to population control and AIDS control, we need not toe the international models, where the hidden motives of these programmers are not exactly what are presented to the public. </w:t>
      </w:r>
      <w:r w:rsidRPr="00584AEA">
        <w:rPr>
          <w:rFonts w:ascii="Arrus" w:hAnsi="Arrus"/>
          <w:b/>
          <w:bCs/>
          <w:sz w:val="22"/>
          <w:szCs w:val="28"/>
          <w:lang w:val="en-GB"/>
        </w:rPr>
        <w:t>They have no concern for the survival of family system and the sex industry is very powerful. Religion there has minimal importance. In India we need to develop strategies that are more in line with India’s culture and special needs.</w:t>
      </w:r>
      <w:r w:rsidRPr="00584AEA">
        <w:rPr>
          <w:rFonts w:ascii="Arrus" w:hAnsi="Arrus"/>
          <w:sz w:val="22"/>
          <w:szCs w:val="28"/>
          <w:lang w:val="en-GB"/>
        </w:rPr>
        <w:t xml:space="preserve"> Here are some health related programmes that are more in league with India’s religious and cultural traditions. Some of these programmes are based on Islamic principles but hold equally good from the point of view of other religions. </w:t>
      </w:r>
    </w:p>
    <w:p w14:paraId="268B388D" w14:textId="77777777" w:rsidR="00270475" w:rsidRPr="00584AEA" w:rsidRDefault="00270475" w:rsidP="00270475">
      <w:pPr>
        <w:jc w:val="both"/>
        <w:rPr>
          <w:rFonts w:ascii="Arrus" w:hAnsi="Arrus"/>
          <w:sz w:val="22"/>
          <w:szCs w:val="28"/>
          <w:lang w:val="en-GB"/>
        </w:rPr>
      </w:pPr>
    </w:p>
    <w:p w14:paraId="268B388E"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A National Drive for Hygiene: Comprehensive Hygiene</w:t>
      </w:r>
    </w:p>
    <w:p w14:paraId="268B388F" w14:textId="77777777" w:rsidR="00270475" w:rsidRPr="00584AEA" w:rsidRDefault="00270475" w:rsidP="00270475">
      <w:pPr>
        <w:ind w:firstLine="360"/>
        <w:jc w:val="both"/>
        <w:rPr>
          <w:rFonts w:ascii="Arrus" w:hAnsi="Arrus"/>
          <w:b/>
          <w:bCs/>
          <w:sz w:val="22"/>
          <w:szCs w:val="28"/>
          <w:lang w:val="en-GB"/>
        </w:rPr>
      </w:pPr>
      <w:r w:rsidRPr="00584AEA">
        <w:rPr>
          <w:rFonts w:ascii="Arrus" w:hAnsi="Arrus"/>
          <w:sz w:val="22"/>
          <w:szCs w:val="28"/>
          <w:lang w:val="en-GB"/>
        </w:rPr>
        <w:t xml:space="preserve">As explained above, hygiene is central to health. We need to redefine hygiene. A Comprehensive Definition of Hygiene is needed. If we want peace, we need a </w:t>
      </w:r>
      <w:r w:rsidRPr="00584AEA">
        <w:rPr>
          <w:rFonts w:ascii="Arrus" w:hAnsi="Arrus"/>
          <w:b/>
          <w:bCs/>
          <w:i/>
          <w:iCs/>
          <w:sz w:val="22"/>
          <w:szCs w:val="28"/>
          <w:lang w:val="en-GB"/>
        </w:rPr>
        <w:t>purer world</w:t>
      </w:r>
      <w:r w:rsidRPr="00584AEA">
        <w:rPr>
          <w:rFonts w:ascii="Arrus" w:hAnsi="Arrus"/>
          <w:sz w:val="22"/>
          <w:szCs w:val="28"/>
          <w:lang w:val="en-GB"/>
        </w:rPr>
        <w:t xml:space="preserve">; if we want a purer world, we need </w:t>
      </w:r>
      <w:r w:rsidRPr="00584AEA">
        <w:rPr>
          <w:rFonts w:ascii="Arrus" w:hAnsi="Arrus"/>
          <w:b/>
          <w:bCs/>
          <w:i/>
          <w:iCs/>
          <w:sz w:val="22"/>
          <w:szCs w:val="28"/>
          <w:lang w:val="en-GB"/>
        </w:rPr>
        <w:t>total hygiene</w:t>
      </w:r>
      <w:r w:rsidRPr="00584AEA">
        <w:rPr>
          <w:rFonts w:ascii="Arrus" w:hAnsi="Arrus"/>
          <w:sz w:val="22"/>
          <w:szCs w:val="28"/>
          <w:lang w:val="en-GB"/>
        </w:rPr>
        <w:t>. Hygiene is currently being used in a very limited sense.</w:t>
      </w:r>
      <w:r w:rsidRPr="00584AEA">
        <w:rPr>
          <w:rFonts w:ascii="Arrus" w:hAnsi="Arrus"/>
          <w:b/>
          <w:bCs/>
          <w:sz w:val="22"/>
          <w:szCs w:val="28"/>
          <w:lang w:val="en-GB"/>
        </w:rPr>
        <w:t xml:space="preserve"> Physical hygiene is of utmost importance for the corporate </w:t>
      </w:r>
      <w:r w:rsidRPr="00584AEA">
        <w:rPr>
          <w:rFonts w:ascii="Arrus" w:hAnsi="Arrus"/>
          <w:b/>
          <w:bCs/>
          <w:sz w:val="22"/>
          <w:szCs w:val="28"/>
          <w:lang w:val="en-GB"/>
        </w:rPr>
        <w:lastRenderedPageBreak/>
        <w:t xml:space="preserve">world because it suits them; mental hygiene, sexual hygiene and social hygiene have no meaning for them, as counting them can pose serious threats to their vested interests. </w:t>
      </w:r>
      <w:r w:rsidRPr="00584AEA">
        <w:rPr>
          <w:rFonts w:ascii="Arrus" w:hAnsi="Arrus"/>
          <w:sz w:val="22"/>
          <w:szCs w:val="28"/>
          <w:lang w:val="en-GB"/>
        </w:rPr>
        <w:t xml:space="preserve">If internal hygiene is promoted , tobacco and alcohol industries will nosedive; if sexual hygiene is applied many industries including film, pornography, prostitution and tourism will suffer; and if a campaign for social hygiene ensues, gambling industries will perish. For the economic fundamentalists, it is the health of industries not that of human beings that matters. Let people suffer but under no circumstances market can be allowed to suffer. </w:t>
      </w:r>
      <w:r w:rsidRPr="00584AEA">
        <w:rPr>
          <w:rFonts w:ascii="Arrus" w:hAnsi="Arrus"/>
          <w:b/>
          <w:bCs/>
          <w:sz w:val="22"/>
          <w:szCs w:val="28"/>
          <w:lang w:val="en-GB"/>
        </w:rPr>
        <w:t xml:space="preserve">Let the people be killed, families be disintegrated, tensions of all kinds plague society, but the interests of the corporate </w:t>
      </w:r>
      <w:r w:rsidRPr="00584AEA">
        <w:rPr>
          <w:rFonts w:ascii="Arrus" w:hAnsi="Arrus"/>
          <w:b/>
          <w:bCs/>
          <w:i/>
          <w:iCs/>
          <w:sz w:val="22"/>
          <w:szCs w:val="28"/>
          <w:lang w:val="en-GB"/>
        </w:rPr>
        <w:t>must</w:t>
      </w:r>
      <w:r w:rsidRPr="00584AEA">
        <w:rPr>
          <w:rFonts w:ascii="Arrus" w:hAnsi="Arrus"/>
          <w:b/>
          <w:bCs/>
          <w:sz w:val="22"/>
          <w:szCs w:val="28"/>
          <w:lang w:val="en-GB"/>
        </w:rPr>
        <w:t xml:space="preserve"> never be allowed to be killed, slump </w:t>
      </w:r>
      <w:r w:rsidRPr="00584AEA">
        <w:rPr>
          <w:rFonts w:ascii="Arrus" w:hAnsi="Arrus"/>
          <w:b/>
          <w:bCs/>
          <w:i/>
          <w:iCs/>
          <w:sz w:val="22"/>
          <w:szCs w:val="28"/>
          <w:lang w:val="en-GB"/>
        </w:rPr>
        <w:t>must not</w:t>
      </w:r>
      <w:r w:rsidRPr="00584AEA">
        <w:rPr>
          <w:rFonts w:ascii="Arrus" w:hAnsi="Arrus"/>
          <w:b/>
          <w:bCs/>
          <w:sz w:val="22"/>
          <w:szCs w:val="28"/>
          <w:lang w:val="en-GB"/>
        </w:rPr>
        <w:t xml:space="preserve"> disintegrate them and non-growth </w:t>
      </w:r>
      <w:r w:rsidRPr="00584AEA">
        <w:rPr>
          <w:rFonts w:ascii="Arrus" w:hAnsi="Arrus"/>
          <w:b/>
          <w:bCs/>
          <w:i/>
          <w:iCs/>
          <w:sz w:val="22"/>
          <w:szCs w:val="28"/>
          <w:lang w:val="en-GB"/>
        </w:rPr>
        <w:t>must not</w:t>
      </w:r>
      <w:r w:rsidRPr="00584AEA">
        <w:rPr>
          <w:rFonts w:ascii="Arrus" w:hAnsi="Arrus"/>
          <w:b/>
          <w:bCs/>
          <w:sz w:val="22"/>
          <w:szCs w:val="28"/>
          <w:lang w:val="en-GB"/>
        </w:rPr>
        <w:t xml:space="preserve"> plague them.</w:t>
      </w:r>
    </w:p>
    <w:p w14:paraId="268B389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w:t>
      </w:r>
    </w:p>
    <w:p w14:paraId="268B3891"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Islam on the other hand prefers to preserve human health, dignity and honour. Monetary interests do not influence Islam’s concept of hygiene; it is the </w:t>
      </w:r>
      <w:r w:rsidRPr="00584AEA">
        <w:rPr>
          <w:rFonts w:ascii="Arrus" w:hAnsi="Arrus"/>
          <w:i/>
          <w:iCs/>
          <w:sz w:val="22"/>
          <w:szCs w:val="28"/>
          <w:lang w:val="en-GB"/>
        </w:rPr>
        <w:t>betterment of mankind</w:t>
      </w:r>
      <w:r w:rsidRPr="00584AEA">
        <w:rPr>
          <w:rFonts w:ascii="Arrus" w:hAnsi="Arrus"/>
          <w:sz w:val="22"/>
          <w:szCs w:val="28"/>
          <w:lang w:val="en-GB"/>
        </w:rPr>
        <w:t xml:space="preserve"> that concerns it. It therefore promotes comprehensive hygiene, which alone can ensure a </w:t>
      </w:r>
      <w:r w:rsidRPr="00584AEA">
        <w:rPr>
          <w:rFonts w:ascii="Arrus" w:hAnsi="Arrus"/>
          <w:i/>
          <w:iCs/>
          <w:sz w:val="22"/>
          <w:szCs w:val="28"/>
          <w:lang w:val="en-GB"/>
        </w:rPr>
        <w:t>purer, safer and healthier world</w:t>
      </w:r>
      <w:r w:rsidRPr="00584AEA">
        <w:rPr>
          <w:rFonts w:ascii="Arrus" w:hAnsi="Arrus"/>
          <w:sz w:val="22"/>
          <w:szCs w:val="28"/>
          <w:lang w:val="en-GB"/>
        </w:rPr>
        <w:t xml:space="preserve">. It takes every possible step to ensure physical, mental and social hygiene. For </w:t>
      </w:r>
      <w:r w:rsidRPr="00584AEA">
        <w:rPr>
          <w:rFonts w:ascii="Arrus" w:hAnsi="Arrus"/>
          <w:b/>
          <w:bCs/>
          <w:sz w:val="22"/>
          <w:szCs w:val="28"/>
          <w:lang w:val="en-GB"/>
        </w:rPr>
        <w:t>total hygiene</w:t>
      </w:r>
      <w:r w:rsidRPr="00584AEA">
        <w:rPr>
          <w:rFonts w:ascii="Arrus" w:hAnsi="Arrus"/>
          <w:sz w:val="22"/>
          <w:szCs w:val="28"/>
          <w:lang w:val="en-GB"/>
        </w:rPr>
        <w:t>, some of the steps taken are as follows:</w:t>
      </w:r>
    </w:p>
    <w:p w14:paraId="268B3892" w14:textId="77777777" w:rsidR="00270475" w:rsidRPr="00584AEA" w:rsidRDefault="00270475" w:rsidP="00270475">
      <w:pPr>
        <w:ind w:firstLine="360"/>
        <w:jc w:val="both"/>
        <w:rPr>
          <w:rFonts w:ascii="Arrus" w:hAnsi="Arrus"/>
          <w:sz w:val="22"/>
          <w:szCs w:val="28"/>
          <w:lang w:val="en-GB"/>
        </w:rPr>
      </w:pPr>
    </w:p>
    <w:p w14:paraId="268B3893" w14:textId="77777777" w:rsidR="00270475" w:rsidRPr="00584AEA" w:rsidRDefault="00270475" w:rsidP="006F4670">
      <w:pPr>
        <w:numPr>
          <w:ilvl w:val="0"/>
          <w:numId w:val="68"/>
        </w:numPr>
        <w:ind w:left="720" w:hanging="360"/>
        <w:jc w:val="both"/>
        <w:rPr>
          <w:rFonts w:ascii="Arrus" w:hAnsi="Arrus"/>
          <w:sz w:val="22"/>
          <w:szCs w:val="28"/>
          <w:lang w:val="en-GB"/>
        </w:rPr>
      </w:pPr>
      <w:r w:rsidRPr="00584AEA">
        <w:rPr>
          <w:rFonts w:ascii="Arrus" w:hAnsi="Arrus"/>
          <w:sz w:val="22"/>
          <w:szCs w:val="28"/>
          <w:lang w:val="en-GB"/>
        </w:rPr>
        <w:t xml:space="preserve">Total ban on alcohol, flesh of dead animals, pork, drugs, tobacco (it should be declared prohibited in accordance with the principles laid down by Qur’an), blood, etc. </w:t>
      </w:r>
      <w:r w:rsidRPr="00584AEA">
        <w:rPr>
          <w:rFonts w:ascii="Arrus" w:hAnsi="Arrus"/>
          <w:b/>
          <w:bCs/>
          <w:sz w:val="22"/>
          <w:szCs w:val="28"/>
          <w:lang w:val="en-GB"/>
        </w:rPr>
        <w:t>(Internal Physical Hygiene</w:t>
      </w:r>
      <w:r w:rsidRPr="00584AEA">
        <w:rPr>
          <w:rFonts w:ascii="Arrus" w:hAnsi="Arrus"/>
          <w:sz w:val="22"/>
          <w:szCs w:val="28"/>
          <w:lang w:val="en-GB"/>
        </w:rPr>
        <w:t>)</w:t>
      </w:r>
    </w:p>
    <w:p w14:paraId="268B3894" w14:textId="77777777" w:rsidR="00270475" w:rsidRPr="00584AEA" w:rsidRDefault="00270475" w:rsidP="006F4670">
      <w:pPr>
        <w:numPr>
          <w:ilvl w:val="0"/>
          <w:numId w:val="68"/>
        </w:numPr>
        <w:ind w:left="720" w:hanging="360"/>
        <w:jc w:val="both"/>
        <w:rPr>
          <w:rFonts w:ascii="Arrus" w:hAnsi="Arrus"/>
          <w:sz w:val="22"/>
          <w:szCs w:val="28"/>
          <w:lang w:val="en-GB"/>
        </w:rPr>
      </w:pPr>
      <w:r w:rsidRPr="00584AEA">
        <w:rPr>
          <w:rFonts w:ascii="Arrus" w:hAnsi="Arrus"/>
          <w:sz w:val="22"/>
          <w:szCs w:val="28"/>
          <w:lang w:val="en-GB"/>
        </w:rPr>
        <w:t xml:space="preserve">Regular bath after impurities, 5 times washing of the exposed organs of the body, cleaning of the area after each passing of urine and defecation, cleaning of hands after touching any unclean things including animals like dogs, maintenance of mouth hygiene through </w:t>
      </w:r>
      <w:r w:rsidRPr="00584AEA">
        <w:rPr>
          <w:rFonts w:ascii="Arrus" w:hAnsi="Arrus"/>
          <w:i/>
          <w:iCs/>
          <w:sz w:val="22"/>
          <w:szCs w:val="28"/>
          <w:lang w:val="en-GB"/>
        </w:rPr>
        <w:t>miswak</w:t>
      </w:r>
      <w:r w:rsidRPr="00584AEA">
        <w:rPr>
          <w:rFonts w:ascii="Arrus" w:hAnsi="Arrus"/>
          <w:sz w:val="22"/>
          <w:szCs w:val="28"/>
          <w:lang w:val="en-GB"/>
        </w:rPr>
        <w:t xml:space="preserve"> (brushing of teeth), etc (</w:t>
      </w:r>
      <w:r w:rsidRPr="00584AEA">
        <w:rPr>
          <w:rFonts w:ascii="Arrus" w:hAnsi="Arrus"/>
          <w:b/>
          <w:bCs/>
          <w:sz w:val="22"/>
          <w:szCs w:val="28"/>
          <w:lang w:val="en-GB"/>
        </w:rPr>
        <w:t>External Physical Hygiene</w:t>
      </w:r>
      <w:r w:rsidRPr="00584AEA">
        <w:rPr>
          <w:rFonts w:ascii="Arrus" w:hAnsi="Arrus"/>
          <w:sz w:val="22"/>
          <w:szCs w:val="28"/>
          <w:lang w:val="en-GB"/>
        </w:rPr>
        <w:t>)</w:t>
      </w:r>
    </w:p>
    <w:p w14:paraId="268B3895" w14:textId="77777777" w:rsidR="00270475" w:rsidRPr="00584AEA" w:rsidRDefault="00270475" w:rsidP="006F4670">
      <w:pPr>
        <w:numPr>
          <w:ilvl w:val="0"/>
          <w:numId w:val="68"/>
        </w:numPr>
        <w:ind w:left="720" w:hanging="360"/>
        <w:jc w:val="both"/>
        <w:rPr>
          <w:rFonts w:ascii="Arrus" w:hAnsi="Arrus"/>
          <w:sz w:val="22"/>
          <w:szCs w:val="28"/>
          <w:lang w:val="en-GB"/>
        </w:rPr>
      </w:pPr>
      <w:r w:rsidRPr="00584AEA">
        <w:rPr>
          <w:rFonts w:ascii="Arrus" w:hAnsi="Arrus"/>
          <w:sz w:val="22"/>
          <w:szCs w:val="28"/>
          <w:lang w:val="en-GB"/>
        </w:rPr>
        <w:t>Sex only with spouses of opposite sex, total ban on promiscuity, homosexuality, sex with animals, incest, paedophilia, anal sex and sex during menses and immediate postnatal period, washing of mouth and private parts soon after intercourse, (</w:t>
      </w:r>
      <w:r w:rsidRPr="00584AEA">
        <w:rPr>
          <w:rFonts w:ascii="Arrus" w:hAnsi="Arrus"/>
          <w:b/>
          <w:bCs/>
          <w:sz w:val="22"/>
          <w:szCs w:val="28"/>
          <w:lang w:val="en-GB"/>
        </w:rPr>
        <w:t>Sexual Hygiene</w:t>
      </w:r>
      <w:r w:rsidRPr="00584AEA">
        <w:rPr>
          <w:rFonts w:ascii="Arrus" w:hAnsi="Arrus"/>
          <w:sz w:val="22"/>
          <w:szCs w:val="28"/>
          <w:lang w:val="en-GB"/>
        </w:rPr>
        <w:t>)</w:t>
      </w:r>
    </w:p>
    <w:p w14:paraId="268B3896" w14:textId="77777777" w:rsidR="00270475" w:rsidRPr="00584AEA" w:rsidRDefault="00270475" w:rsidP="006F4670">
      <w:pPr>
        <w:numPr>
          <w:ilvl w:val="0"/>
          <w:numId w:val="68"/>
        </w:numPr>
        <w:ind w:left="720" w:hanging="360"/>
        <w:jc w:val="both"/>
        <w:rPr>
          <w:rFonts w:ascii="Arrus" w:hAnsi="Arrus"/>
          <w:sz w:val="22"/>
          <w:szCs w:val="28"/>
          <w:lang w:val="en-GB"/>
        </w:rPr>
      </w:pPr>
      <w:r w:rsidRPr="00584AEA">
        <w:rPr>
          <w:rFonts w:ascii="Arrus" w:hAnsi="Arrus"/>
          <w:sz w:val="22"/>
          <w:szCs w:val="28"/>
          <w:lang w:val="en-GB"/>
        </w:rPr>
        <w:t>Total ban on any such activities as can incite people to indulge in forbidden activities, like pornography, watching sex and violence, reading materials that can lead to corrupting thoughts. (</w:t>
      </w:r>
      <w:r w:rsidRPr="00584AEA">
        <w:rPr>
          <w:rFonts w:ascii="Arrus" w:hAnsi="Arrus"/>
          <w:b/>
          <w:bCs/>
          <w:sz w:val="22"/>
          <w:szCs w:val="28"/>
          <w:lang w:val="en-GB"/>
        </w:rPr>
        <w:t>Mental Hygiene</w:t>
      </w:r>
      <w:r w:rsidRPr="00584AEA">
        <w:rPr>
          <w:rFonts w:ascii="Arrus" w:hAnsi="Arrus"/>
          <w:sz w:val="22"/>
          <w:szCs w:val="28"/>
          <w:lang w:val="en-GB"/>
        </w:rPr>
        <w:t>)</w:t>
      </w:r>
    </w:p>
    <w:p w14:paraId="268B3897" w14:textId="77777777" w:rsidR="00270475" w:rsidRPr="00584AEA" w:rsidRDefault="00270475" w:rsidP="006F4670">
      <w:pPr>
        <w:numPr>
          <w:ilvl w:val="0"/>
          <w:numId w:val="68"/>
        </w:numPr>
        <w:ind w:left="720" w:hanging="360"/>
        <w:jc w:val="both"/>
        <w:rPr>
          <w:rFonts w:ascii="Arrus" w:hAnsi="Arrus"/>
          <w:sz w:val="22"/>
          <w:szCs w:val="28"/>
          <w:lang w:val="en-GB"/>
        </w:rPr>
      </w:pPr>
      <w:r w:rsidRPr="00584AEA">
        <w:rPr>
          <w:rFonts w:ascii="Arrus" w:hAnsi="Arrus"/>
          <w:sz w:val="22"/>
          <w:szCs w:val="28"/>
          <w:lang w:val="en-GB"/>
        </w:rPr>
        <w:lastRenderedPageBreak/>
        <w:t xml:space="preserve">Regular prayers, </w:t>
      </w:r>
      <w:proofErr w:type="spellStart"/>
      <w:r w:rsidRPr="00584AEA">
        <w:rPr>
          <w:rFonts w:ascii="Arrus" w:hAnsi="Arrus"/>
          <w:i/>
          <w:iCs/>
          <w:sz w:val="22"/>
          <w:szCs w:val="28"/>
          <w:lang w:val="en-GB"/>
        </w:rPr>
        <w:t>tasbihat</w:t>
      </w:r>
      <w:proofErr w:type="spellEnd"/>
      <w:r w:rsidRPr="00584AEA">
        <w:rPr>
          <w:rFonts w:ascii="Arrus" w:hAnsi="Arrus"/>
          <w:sz w:val="22"/>
          <w:szCs w:val="28"/>
          <w:lang w:val="en-GB"/>
        </w:rPr>
        <w:t xml:space="preserve"> (repeated rehearsing of God’s Attributes, invocations, preaching to others, meditation, charity (</w:t>
      </w:r>
      <w:r w:rsidRPr="00584AEA">
        <w:rPr>
          <w:rFonts w:ascii="Arrus" w:hAnsi="Arrus"/>
          <w:b/>
          <w:bCs/>
          <w:sz w:val="22"/>
          <w:szCs w:val="28"/>
          <w:lang w:val="en-GB"/>
        </w:rPr>
        <w:t>Spiritual hygiene)</w:t>
      </w:r>
    </w:p>
    <w:p w14:paraId="268B3898" w14:textId="77777777" w:rsidR="00270475" w:rsidRPr="00584AEA" w:rsidRDefault="00270475" w:rsidP="006F4670">
      <w:pPr>
        <w:numPr>
          <w:ilvl w:val="0"/>
          <w:numId w:val="68"/>
        </w:numPr>
        <w:ind w:left="720" w:hanging="360"/>
        <w:jc w:val="both"/>
        <w:rPr>
          <w:rFonts w:ascii="Arrus" w:hAnsi="Arrus"/>
          <w:sz w:val="22"/>
          <w:szCs w:val="28"/>
          <w:lang w:val="en-GB"/>
        </w:rPr>
      </w:pPr>
      <w:r w:rsidRPr="00584AEA">
        <w:rPr>
          <w:rFonts w:ascii="Arrus" w:hAnsi="Arrus"/>
          <w:sz w:val="22"/>
          <w:szCs w:val="28"/>
          <w:lang w:val="en-GB"/>
        </w:rPr>
        <w:t>Cleaning of clothes, surroundings, environment (</w:t>
      </w:r>
      <w:r w:rsidRPr="00584AEA">
        <w:rPr>
          <w:rFonts w:ascii="Arrus" w:hAnsi="Arrus"/>
          <w:b/>
          <w:bCs/>
          <w:sz w:val="22"/>
          <w:szCs w:val="28"/>
          <w:lang w:val="en-GB"/>
        </w:rPr>
        <w:t>Environmental Hygiene</w:t>
      </w:r>
      <w:r w:rsidRPr="00584AEA">
        <w:rPr>
          <w:rFonts w:ascii="Arrus" w:hAnsi="Arrus"/>
          <w:sz w:val="22"/>
          <w:szCs w:val="28"/>
          <w:lang w:val="en-GB"/>
        </w:rPr>
        <w:t>)</w:t>
      </w:r>
    </w:p>
    <w:p w14:paraId="268B3899" w14:textId="77777777" w:rsidR="00270475" w:rsidRPr="00584AEA" w:rsidRDefault="00270475" w:rsidP="006F4670">
      <w:pPr>
        <w:numPr>
          <w:ilvl w:val="0"/>
          <w:numId w:val="68"/>
        </w:numPr>
        <w:ind w:left="720" w:hanging="360"/>
        <w:jc w:val="both"/>
        <w:rPr>
          <w:rFonts w:ascii="Arrus" w:hAnsi="Arrus"/>
          <w:sz w:val="22"/>
          <w:szCs w:val="28"/>
          <w:lang w:val="en-GB"/>
        </w:rPr>
      </w:pPr>
      <w:r w:rsidRPr="00584AEA">
        <w:rPr>
          <w:rFonts w:ascii="Arrus" w:hAnsi="Arrus"/>
          <w:sz w:val="22"/>
          <w:szCs w:val="28"/>
          <w:lang w:val="en-GB"/>
        </w:rPr>
        <w:t>Ban on usury, bribery, commercialisation of forbidden practices, economic exploitation, murders, spreading mischief, rumours, promotion of brotherhood, mutual co-operation, well-established marriage system, proper care of children, etc. (</w:t>
      </w:r>
      <w:r w:rsidRPr="00584AEA">
        <w:rPr>
          <w:rFonts w:ascii="Arrus" w:hAnsi="Arrus"/>
          <w:b/>
          <w:bCs/>
          <w:sz w:val="22"/>
          <w:szCs w:val="28"/>
          <w:lang w:val="en-GB"/>
        </w:rPr>
        <w:t>Social Hygiene</w:t>
      </w:r>
      <w:r w:rsidRPr="00584AEA">
        <w:rPr>
          <w:rFonts w:ascii="Arrus" w:hAnsi="Arrus"/>
          <w:sz w:val="22"/>
          <w:szCs w:val="28"/>
          <w:lang w:val="en-GB"/>
        </w:rPr>
        <w:t>).</w:t>
      </w:r>
    </w:p>
    <w:p w14:paraId="268B389A" w14:textId="77777777" w:rsidR="00270475" w:rsidRPr="00584AEA" w:rsidRDefault="00270475" w:rsidP="00270475">
      <w:pPr>
        <w:ind w:left="360"/>
        <w:jc w:val="both"/>
        <w:rPr>
          <w:rFonts w:ascii="Arrus" w:hAnsi="Arrus"/>
          <w:sz w:val="22"/>
          <w:szCs w:val="28"/>
          <w:lang w:val="en-GB"/>
        </w:rPr>
      </w:pPr>
    </w:p>
    <w:p w14:paraId="268B389B"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It can be safely assumed that the concept of Comprehensive Hygiene will be acceptable to other religions as well, including Hinduism, Sikhism, Christianity and Buddhism. We can call upon other religions to study Islamic position and give their points of view so that a common minimum programme acceptable to all can be presented to the Government.  </w:t>
      </w:r>
    </w:p>
    <w:p w14:paraId="268B389C" w14:textId="77777777" w:rsidR="00270475" w:rsidRPr="00584AEA" w:rsidRDefault="00270475" w:rsidP="00270475">
      <w:pPr>
        <w:pStyle w:val="Heading6"/>
        <w:spacing w:before="240" w:after="60"/>
        <w:jc w:val="both"/>
        <w:rPr>
          <w:rFonts w:ascii="Arrus" w:hAnsi="Arrus"/>
          <w:b/>
          <w:bCs/>
          <w:color w:val="auto"/>
          <w:sz w:val="22"/>
          <w:szCs w:val="28"/>
          <w:lang w:val="en-GB"/>
        </w:rPr>
      </w:pPr>
      <w:r w:rsidRPr="00584AEA">
        <w:rPr>
          <w:rFonts w:ascii="Arrus" w:hAnsi="Arrus"/>
          <w:b/>
          <w:bCs/>
          <w:color w:val="auto"/>
          <w:sz w:val="22"/>
          <w:szCs w:val="28"/>
          <w:lang w:val="en-GB"/>
        </w:rPr>
        <w:t>Primary versus Secondary Prevention</w:t>
      </w:r>
    </w:p>
    <w:p w14:paraId="268B389D" w14:textId="77777777" w:rsidR="00270475" w:rsidRPr="00584AEA" w:rsidRDefault="00270475" w:rsidP="00270475">
      <w:pPr>
        <w:spacing w:after="120"/>
        <w:ind w:firstLine="720"/>
        <w:jc w:val="both"/>
        <w:rPr>
          <w:rFonts w:ascii="Arrus" w:hAnsi="Arrus"/>
          <w:b/>
          <w:bCs/>
          <w:sz w:val="22"/>
          <w:szCs w:val="28"/>
          <w:lang w:val="en-GB"/>
        </w:rPr>
      </w:pPr>
      <w:r w:rsidRPr="00584AEA">
        <w:rPr>
          <w:rFonts w:ascii="Arrus" w:hAnsi="Arrus"/>
          <w:sz w:val="22"/>
          <w:szCs w:val="28"/>
          <w:lang w:val="en-GB"/>
        </w:rPr>
        <w:t>Economic fundamentalism in the medical world has percolated right down to the lowest level. Pharmaceuticals thrive on the spread of diseases, and so do doctors, the owners of nursing homes and hospitals and paramedical personnel. Prevention has therefore been able to grasp much less attention than cure; because</w:t>
      </w:r>
      <w:r w:rsidRPr="00584AEA">
        <w:rPr>
          <w:rFonts w:ascii="Arrus" w:hAnsi="Arrus"/>
          <w:b/>
          <w:bCs/>
          <w:sz w:val="22"/>
          <w:szCs w:val="28"/>
          <w:lang w:val="en-GB"/>
        </w:rPr>
        <w:t xml:space="preserve"> prevention, especially the primary prevention is perilous for their commercial interests. Primary prevention can be defined as the avoidance of such activities and attempts to prevent such environmental conditions to emerge and grow as may be conducive to the development of diseases. Secondary prevention can be defined as the prevention of diseases through the use of certain materials, medicines, vaccines, or equipment. The latter has received greater attention because it is benefi</w:t>
      </w:r>
      <w:r w:rsidRPr="00584AEA">
        <w:rPr>
          <w:rFonts w:ascii="Arrus" w:hAnsi="Arrus"/>
          <w:b/>
          <w:bCs/>
          <w:sz w:val="22"/>
          <w:szCs w:val="28"/>
          <w:lang w:val="en-GB"/>
        </w:rPr>
        <w:softHyphen/>
        <w:t xml:space="preserve">cial for the industries. </w:t>
      </w:r>
      <w:r w:rsidRPr="00584AEA">
        <w:rPr>
          <w:rFonts w:ascii="Arrus" w:hAnsi="Arrus"/>
          <w:sz w:val="22"/>
          <w:szCs w:val="28"/>
          <w:lang w:val="en-GB"/>
        </w:rPr>
        <w:t>While the mouth hygiene and body hy</w:t>
      </w:r>
      <w:r w:rsidRPr="00584AEA">
        <w:rPr>
          <w:rFonts w:ascii="Arrus" w:hAnsi="Arrus"/>
          <w:sz w:val="22"/>
          <w:szCs w:val="28"/>
          <w:lang w:val="en-GB"/>
        </w:rPr>
        <w:softHyphen/>
        <w:t xml:space="preserve">giene have been emphasised upon as these propel the sales of thousands of varieties of tooth-brushes, tooth-pastes, lotions, soap, sanitary pads etc., a term like </w:t>
      </w:r>
      <w:r w:rsidRPr="00584AEA">
        <w:rPr>
          <w:rFonts w:ascii="Arrus" w:hAnsi="Arrus"/>
          <w:b/>
          <w:bCs/>
          <w:sz w:val="22"/>
          <w:szCs w:val="28"/>
          <w:lang w:val="en-GB"/>
        </w:rPr>
        <w:t>‘sexual hygiene’ has found no mention anywhere</w:t>
      </w:r>
      <w:r w:rsidRPr="00584AEA">
        <w:rPr>
          <w:rFonts w:ascii="Arrus" w:hAnsi="Arrus"/>
          <w:sz w:val="22"/>
          <w:szCs w:val="28"/>
          <w:lang w:val="en-GB"/>
        </w:rPr>
        <w:t xml:space="preserve">. The result is that, while all other infections in the US have shown remarkable decrease in the last half century, Sex transmitted diseases are on the rise. </w:t>
      </w:r>
      <w:r w:rsidRPr="00584AEA">
        <w:rPr>
          <w:rFonts w:ascii="Arrus" w:hAnsi="Arrus"/>
          <w:b/>
          <w:bCs/>
          <w:sz w:val="22"/>
          <w:szCs w:val="28"/>
          <w:lang w:val="en-GB"/>
        </w:rPr>
        <w:t>The odour emanating from the mouth of a person not properly brushing his teeth gives sleepless nights to the industries, but the foul smell from the mouth of smokers and drinkers have never caused any alarm</w:t>
      </w:r>
      <w:r w:rsidRPr="00584AEA">
        <w:rPr>
          <w:rFonts w:ascii="Arrus" w:hAnsi="Arrus"/>
          <w:sz w:val="22"/>
          <w:szCs w:val="28"/>
          <w:lang w:val="en-GB"/>
        </w:rPr>
        <w:t xml:space="preserve">. The health of mouth and skin (that is to be kept healthy through creams, lotions and powders) has always kept them worried </w:t>
      </w:r>
      <w:r w:rsidRPr="00584AEA">
        <w:rPr>
          <w:rFonts w:ascii="Arrus" w:hAnsi="Arrus"/>
          <w:b/>
          <w:bCs/>
          <w:sz w:val="22"/>
          <w:szCs w:val="28"/>
          <w:lang w:val="en-GB"/>
        </w:rPr>
        <w:t xml:space="preserve">but not </w:t>
      </w:r>
      <w:r w:rsidRPr="00584AEA">
        <w:rPr>
          <w:rFonts w:ascii="Arrus" w:hAnsi="Arrus"/>
          <w:b/>
          <w:bCs/>
          <w:sz w:val="22"/>
          <w:szCs w:val="28"/>
          <w:lang w:val="en-GB"/>
        </w:rPr>
        <w:lastRenderedPageBreak/>
        <w:t>that of liver, heart, brain and lungs</w:t>
      </w:r>
      <w:r w:rsidRPr="00584AEA">
        <w:rPr>
          <w:rFonts w:ascii="Arrus" w:hAnsi="Arrus"/>
          <w:sz w:val="22"/>
          <w:szCs w:val="28"/>
          <w:lang w:val="en-GB"/>
        </w:rPr>
        <w:t xml:space="preserve">. </w:t>
      </w:r>
      <w:r w:rsidRPr="00584AEA">
        <w:rPr>
          <w:rFonts w:ascii="Arrus" w:hAnsi="Arrus"/>
          <w:b/>
          <w:bCs/>
          <w:sz w:val="22"/>
          <w:szCs w:val="28"/>
          <w:lang w:val="en-GB"/>
        </w:rPr>
        <w:t>The death and destruction on a much greater scale due to alcoholism have never bothered them</w:t>
      </w:r>
      <w:r w:rsidRPr="00584AEA">
        <w:rPr>
          <w:rFonts w:ascii="Arrus" w:hAnsi="Arrus"/>
          <w:sz w:val="22"/>
          <w:szCs w:val="28"/>
          <w:lang w:val="en-GB"/>
        </w:rPr>
        <w:t xml:space="preserve">. Similarly, the problems due to the steady increase in human population has been a matter of huge importance necessitating world-wide campaign, but </w:t>
      </w:r>
      <w:r w:rsidRPr="00584AEA">
        <w:rPr>
          <w:rFonts w:ascii="Arrus" w:hAnsi="Arrus"/>
          <w:b/>
          <w:bCs/>
          <w:sz w:val="22"/>
          <w:szCs w:val="28"/>
          <w:lang w:val="en-GB"/>
        </w:rPr>
        <w:t>the much greater and severer problems owing to the rapid increase in the population of vehicles have not even come to their notice</w:t>
      </w:r>
      <w:r w:rsidRPr="00584AEA">
        <w:rPr>
          <w:rFonts w:ascii="Arrus" w:hAnsi="Arrus"/>
          <w:sz w:val="22"/>
          <w:szCs w:val="28"/>
          <w:lang w:val="en-GB"/>
        </w:rPr>
        <w:t>. Such indeed has been the perfection with which the economic fundamentalists have been promoting their plans that their interests can easily be visualised in almost all the campaigns being pushed by the government or international agen</w:t>
      </w:r>
      <w:r w:rsidRPr="00584AEA">
        <w:rPr>
          <w:rFonts w:ascii="Arrus" w:hAnsi="Arrus"/>
          <w:sz w:val="22"/>
          <w:szCs w:val="28"/>
          <w:lang w:val="en-GB"/>
        </w:rPr>
        <w:softHyphen/>
        <w:t xml:space="preserve">cies. To sum up, the modern approach towards health is to promote secondary prevention of diseases requiring the use of certain materials produced by the market, like toothpastes, creams, vaccines of different types, condoms, jellies, etc. Primary prevention involving </w:t>
      </w:r>
      <w:r w:rsidRPr="00584AEA">
        <w:rPr>
          <w:rFonts w:ascii="Arrus" w:hAnsi="Arrus"/>
          <w:b/>
          <w:bCs/>
          <w:sz w:val="22"/>
          <w:szCs w:val="28"/>
          <w:lang w:val="en-GB"/>
        </w:rPr>
        <w:t>ban on harmless practices like alcohol, unhealthy</w:t>
      </w:r>
      <w:r w:rsidRPr="00584AEA">
        <w:rPr>
          <w:rFonts w:ascii="Arrus" w:hAnsi="Arrus"/>
          <w:sz w:val="22"/>
          <w:szCs w:val="28"/>
          <w:lang w:val="en-GB"/>
        </w:rPr>
        <w:t xml:space="preserve"> </w:t>
      </w:r>
      <w:r w:rsidRPr="00584AEA">
        <w:rPr>
          <w:rFonts w:ascii="Arrus" w:hAnsi="Arrus"/>
          <w:b/>
          <w:bCs/>
          <w:sz w:val="22"/>
          <w:szCs w:val="28"/>
          <w:lang w:val="en-GB"/>
        </w:rPr>
        <w:t>sexual behaviours, prostitution, promiscuity, smoking, gambling, etc. has no takers, as such a strategy of prevention would pose imperil the interests of the bazaar.</w:t>
      </w:r>
    </w:p>
    <w:p w14:paraId="268B389E" w14:textId="77777777" w:rsidR="00270475" w:rsidRPr="00584AEA" w:rsidRDefault="00270475" w:rsidP="00270475">
      <w:pPr>
        <w:spacing w:after="120"/>
        <w:ind w:left="360"/>
        <w:jc w:val="both"/>
        <w:rPr>
          <w:rFonts w:ascii="Arrus" w:hAnsi="Arrus"/>
          <w:sz w:val="22"/>
          <w:szCs w:val="28"/>
          <w:lang w:val="en-GB"/>
        </w:rPr>
      </w:pPr>
    </w:p>
    <w:p w14:paraId="268B389F" w14:textId="77777777" w:rsidR="00270475" w:rsidRPr="00584AEA" w:rsidRDefault="00270475" w:rsidP="00270475">
      <w:pPr>
        <w:spacing w:after="120"/>
        <w:jc w:val="both"/>
        <w:rPr>
          <w:rFonts w:ascii="Arrus" w:hAnsi="Arrus"/>
          <w:b/>
          <w:bCs/>
          <w:sz w:val="22"/>
          <w:szCs w:val="28"/>
          <w:lang w:val="en-GB"/>
        </w:rPr>
      </w:pPr>
      <w:r w:rsidRPr="00584AEA">
        <w:rPr>
          <w:rFonts w:ascii="Arrus" w:hAnsi="Arrus"/>
          <w:b/>
          <w:bCs/>
          <w:sz w:val="22"/>
          <w:szCs w:val="28"/>
          <w:lang w:val="en-GB"/>
        </w:rPr>
        <w:t>Drives against Mosquitoes</w:t>
      </w:r>
    </w:p>
    <w:p w14:paraId="268B38A0" w14:textId="77777777" w:rsidR="00270475" w:rsidRPr="00584AEA" w:rsidRDefault="00270475" w:rsidP="00270475">
      <w:pPr>
        <w:spacing w:after="120"/>
        <w:ind w:firstLine="720"/>
        <w:jc w:val="both"/>
        <w:rPr>
          <w:rFonts w:ascii="Arrus" w:hAnsi="Arrus"/>
          <w:sz w:val="22"/>
          <w:szCs w:val="28"/>
          <w:lang w:val="en-GB"/>
        </w:rPr>
      </w:pPr>
      <w:r w:rsidRPr="00584AEA">
        <w:rPr>
          <w:rFonts w:ascii="Arrus" w:hAnsi="Arrus"/>
          <w:sz w:val="22"/>
          <w:szCs w:val="28"/>
          <w:lang w:val="en-GB"/>
        </w:rPr>
        <w:t xml:space="preserve">Mosquitoes are notorious creatures as they cause great panic every year in most of the third world countries. They cause much bigger problems than polio. Still there have been no efforts whatsoever to run programmes to eradicate mosquitoes on the lines of pulse polio programmes. Health industry does not seem to be interested in prevention campaigns against mosquito </w:t>
      </w:r>
      <w:proofErr w:type="spellStart"/>
      <w:r w:rsidRPr="00584AEA">
        <w:rPr>
          <w:rFonts w:ascii="Arrus" w:hAnsi="Arrus"/>
          <w:sz w:val="22"/>
          <w:szCs w:val="28"/>
          <w:lang w:val="en-GB"/>
        </w:rPr>
        <w:t>born</w:t>
      </w:r>
      <w:proofErr w:type="spellEnd"/>
      <w:r w:rsidRPr="00584AEA">
        <w:rPr>
          <w:rFonts w:ascii="Arrus" w:hAnsi="Arrus"/>
          <w:sz w:val="22"/>
          <w:szCs w:val="28"/>
          <w:lang w:val="en-GB"/>
        </w:rPr>
        <w:t xml:space="preserve"> diseases, and other infectious diseases like Tuberculosis. If special nationwide drives against mosquitoes are planned for the whole year, surely the mosquito menace can be substantially reduced. From February onwards, 10</w:t>
      </w:r>
      <w:r w:rsidRPr="00584AEA">
        <w:rPr>
          <w:rFonts w:ascii="Arrus" w:hAnsi="Arrus"/>
          <w:sz w:val="22"/>
          <w:szCs w:val="28"/>
          <w:vertAlign w:val="superscript"/>
          <w:lang w:val="en-GB"/>
        </w:rPr>
        <w:t>th</w:t>
      </w:r>
      <w:r w:rsidRPr="00584AEA">
        <w:rPr>
          <w:rFonts w:ascii="Arrus" w:hAnsi="Arrus"/>
          <w:sz w:val="22"/>
          <w:szCs w:val="28"/>
          <w:lang w:val="en-GB"/>
        </w:rPr>
        <w:t xml:space="preserve"> of every month can be declared “anti-mosquito day</w:t>
      </w:r>
      <w:r w:rsidRPr="00584AEA">
        <w:rPr>
          <w:rFonts w:ascii="Arrus" w:hAnsi="Arrus" w:hint="eastAsia"/>
          <w:sz w:val="22"/>
          <w:szCs w:val="28"/>
          <w:lang w:val="en-GB"/>
        </w:rPr>
        <w:t>”</w:t>
      </w:r>
      <w:r w:rsidRPr="00584AEA">
        <w:rPr>
          <w:rFonts w:ascii="Arrus" w:hAnsi="Arrus"/>
          <w:sz w:val="22"/>
          <w:szCs w:val="28"/>
          <w:lang w:val="en-GB"/>
        </w:rPr>
        <w:t xml:space="preserve"> with popular campaigns to cover all the pits in nearby areas, use of mosquito killing sprays and cleaning of coolers and air conditioners in all the urban as well as rural residential areas. This must continue till October, with campaigns in July-September months run every fortnight (10</w:t>
      </w:r>
      <w:r w:rsidRPr="00584AEA">
        <w:rPr>
          <w:rFonts w:ascii="Arrus" w:hAnsi="Arrus"/>
          <w:sz w:val="22"/>
          <w:szCs w:val="28"/>
          <w:vertAlign w:val="superscript"/>
          <w:lang w:val="en-GB"/>
        </w:rPr>
        <w:t>th</w:t>
      </w:r>
      <w:r w:rsidRPr="00584AEA">
        <w:rPr>
          <w:rFonts w:ascii="Arrus" w:hAnsi="Arrus"/>
          <w:sz w:val="22"/>
          <w:szCs w:val="28"/>
          <w:lang w:val="en-GB"/>
        </w:rPr>
        <w:t xml:space="preserve"> and 25</w:t>
      </w:r>
      <w:r w:rsidRPr="00584AEA">
        <w:rPr>
          <w:rFonts w:ascii="Arrus" w:hAnsi="Arrus"/>
          <w:sz w:val="22"/>
          <w:szCs w:val="28"/>
          <w:vertAlign w:val="superscript"/>
          <w:lang w:val="en-GB"/>
        </w:rPr>
        <w:t>th</w:t>
      </w:r>
      <w:r w:rsidRPr="00584AEA">
        <w:rPr>
          <w:rFonts w:ascii="Arrus" w:hAnsi="Arrus"/>
          <w:sz w:val="22"/>
          <w:szCs w:val="28"/>
          <w:lang w:val="en-GB"/>
        </w:rPr>
        <w:t xml:space="preserve"> of every month). </w:t>
      </w:r>
    </w:p>
    <w:p w14:paraId="268B38A1" w14:textId="77777777" w:rsidR="00270475" w:rsidRPr="00584AEA" w:rsidRDefault="00270475" w:rsidP="00270475">
      <w:pPr>
        <w:spacing w:after="120"/>
        <w:ind w:firstLine="720"/>
        <w:jc w:val="both"/>
        <w:rPr>
          <w:rFonts w:ascii="Arrus" w:hAnsi="Arrus"/>
          <w:sz w:val="22"/>
          <w:szCs w:val="28"/>
          <w:lang w:val="en-GB"/>
        </w:rPr>
      </w:pPr>
      <w:r w:rsidRPr="00584AEA">
        <w:rPr>
          <w:rFonts w:ascii="Arrus" w:hAnsi="Arrus"/>
          <w:sz w:val="22"/>
          <w:szCs w:val="28"/>
          <w:lang w:val="en-GB"/>
        </w:rPr>
        <w:t xml:space="preserve">If such campaigns are not run by the government, </w:t>
      </w:r>
      <w:r w:rsidRPr="00584AEA">
        <w:rPr>
          <w:rFonts w:ascii="Arrus" w:hAnsi="Arrus"/>
          <w:b/>
          <w:bCs/>
          <w:sz w:val="22"/>
          <w:szCs w:val="28"/>
          <w:lang w:val="en-GB"/>
        </w:rPr>
        <w:t>Muslim organizations should take it on themselves to run these campaigns in their residential areas</w:t>
      </w:r>
      <w:r w:rsidRPr="00584AEA">
        <w:rPr>
          <w:rFonts w:ascii="Arrus" w:hAnsi="Arrus"/>
          <w:sz w:val="22"/>
          <w:szCs w:val="28"/>
          <w:lang w:val="en-GB"/>
        </w:rPr>
        <w:t xml:space="preserve">. This will improve the hygiene in general and will be of great help in avoiding viral infections including Dengue and malaria in addition to all other infection related diseases. </w:t>
      </w:r>
    </w:p>
    <w:p w14:paraId="268B38A2" w14:textId="77777777" w:rsidR="00270475" w:rsidRPr="00584AEA" w:rsidRDefault="00270475" w:rsidP="00270475">
      <w:pPr>
        <w:spacing w:after="120"/>
        <w:ind w:left="360"/>
        <w:jc w:val="both"/>
        <w:rPr>
          <w:rFonts w:ascii="Arrus" w:hAnsi="Arrus"/>
          <w:sz w:val="22"/>
          <w:szCs w:val="28"/>
          <w:lang w:val="en-GB"/>
        </w:rPr>
      </w:pPr>
    </w:p>
    <w:p w14:paraId="268B38A3" w14:textId="77777777" w:rsidR="00270475" w:rsidRPr="00584AEA" w:rsidRDefault="00270475" w:rsidP="00270475">
      <w:pPr>
        <w:spacing w:after="120"/>
        <w:jc w:val="both"/>
        <w:rPr>
          <w:rFonts w:ascii="Arrus" w:hAnsi="Arrus"/>
          <w:b/>
          <w:bCs/>
          <w:sz w:val="22"/>
          <w:szCs w:val="28"/>
          <w:lang w:val="en-GB"/>
        </w:rPr>
      </w:pPr>
      <w:r w:rsidRPr="00584AEA">
        <w:rPr>
          <w:rFonts w:ascii="Arrus" w:hAnsi="Arrus"/>
          <w:b/>
          <w:bCs/>
          <w:sz w:val="22"/>
          <w:szCs w:val="28"/>
          <w:lang w:val="en-GB"/>
        </w:rPr>
        <w:lastRenderedPageBreak/>
        <w:t>Family Welfare within Islamic Parameters</w:t>
      </w:r>
    </w:p>
    <w:p w14:paraId="268B38A4" w14:textId="77777777" w:rsidR="00270475" w:rsidRPr="00584AEA" w:rsidRDefault="00270475" w:rsidP="00270475">
      <w:pPr>
        <w:spacing w:after="120"/>
        <w:ind w:firstLine="720"/>
        <w:jc w:val="both"/>
        <w:rPr>
          <w:rFonts w:ascii="Arrus" w:hAnsi="Arrus"/>
          <w:sz w:val="22"/>
          <w:szCs w:val="28"/>
          <w:lang w:val="en-GB"/>
        </w:rPr>
      </w:pPr>
      <w:r w:rsidRPr="00584AEA">
        <w:rPr>
          <w:rFonts w:ascii="Arrus" w:hAnsi="Arrus"/>
          <w:sz w:val="22"/>
          <w:szCs w:val="28"/>
          <w:lang w:val="en-GB"/>
        </w:rPr>
        <w:t xml:space="preserve">It has been a common complaint that Muslims of the country do not follow family planning norms. This in fact has been one of the arsenals the anti-Muslim lobbies in the country have used to garner the support of the majority community. Data collected in the third All India Survey of family planning practices in India indicate a growing acceptance of family planning in the country. 33.8% of Muslim couples, 45.5% of Hindu couples, 61.6% of Christian couples, and 63.2% of Sikh couples practice family planning. India is home to almost 180 million Muslims. If Muslims have not followed family welfare norms the way others have, the reasons are multiple. Muslims are less educated and their level of family planning corresponds with their literacy rate in the same way as in other groups. The same is true about their economic conditions. But it is also true that many Muslims including Ulama and Islamic scholars are not fully convinced about the way the Family Planning programme is being pursued in India. We will discuss the ideological lacunae of the programme below and will see how Islam can be helpful in preparing a better model of family welfare programme. Before that I do also want to highlight another important factor which has been missed by the researchers. The percentage of Muslims in the Health Sector (doctors, paramedical staff) has been significantly lower than what their population demands. Even the percentages of Muslim NGOs working in the field and Muslims working in the NGOs are very low. </w:t>
      </w:r>
    </w:p>
    <w:p w14:paraId="268B38A5" w14:textId="77777777" w:rsidR="00270475" w:rsidRPr="00584AEA" w:rsidRDefault="00270475" w:rsidP="00270475">
      <w:pPr>
        <w:spacing w:after="120"/>
        <w:ind w:firstLine="720"/>
        <w:jc w:val="both"/>
        <w:rPr>
          <w:rFonts w:ascii="Arrus" w:hAnsi="Arrus"/>
          <w:sz w:val="22"/>
          <w:szCs w:val="28"/>
          <w:lang w:val="en-GB"/>
        </w:rPr>
      </w:pPr>
      <w:r w:rsidRPr="00584AEA">
        <w:rPr>
          <w:rFonts w:ascii="Arrus" w:hAnsi="Arrus"/>
          <w:sz w:val="22"/>
          <w:szCs w:val="28"/>
          <w:lang w:val="en-GB"/>
        </w:rPr>
        <w:t>There is a need to develop an Islamic model of family welfare, consistent with Islamic principles. For this however, a threadbare analysis of the current international model of family planning programme has to be made, which unfortunately is guided by the primary objective of population control. Let us first try to analyse the pros and cons of the population control programme.</w:t>
      </w:r>
    </w:p>
    <w:p w14:paraId="268B38A6"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Population control programme has been pursued in varying intensities not only by the countries that have been under the influence of the West but also by several hard-core socialist countries including China, non-aligned countries like India, Egypt and Cuba and Islamic countries like Iran, Malaysia, Pakistan and Bangladesh. That the programme is not all garbage is also evident from the fact that it had its inception when capital</w:t>
      </w:r>
      <w:r w:rsidRPr="00584AEA">
        <w:rPr>
          <w:rFonts w:ascii="Arrus" w:hAnsi="Arrus"/>
          <w:sz w:val="22"/>
          <w:szCs w:val="28"/>
          <w:lang w:val="en-GB"/>
        </w:rPr>
        <w:softHyphen/>
        <w:t xml:space="preserve">ism and socialism were at loggerheads with one another. If communist countries have also adopted and aggressively pursued it, it could not essentially have been anti-people. Yet, if during the last few decades, the implementation of the programme has received an extraordinary thrust, it is because the big business has </w:t>
      </w:r>
      <w:r w:rsidRPr="00584AEA">
        <w:rPr>
          <w:rFonts w:ascii="Arrus" w:hAnsi="Arrus"/>
          <w:sz w:val="22"/>
          <w:szCs w:val="28"/>
          <w:lang w:val="en-GB"/>
        </w:rPr>
        <w:lastRenderedPageBreak/>
        <w:t>developed several interests in its pursuance. It may be true that the population is growing at a rate considered fast by the experts. It may also be true that such a rapid growth of population escalates several prob</w:t>
      </w:r>
      <w:r w:rsidRPr="00584AEA">
        <w:rPr>
          <w:rFonts w:ascii="Arrus" w:hAnsi="Arrus"/>
          <w:sz w:val="22"/>
          <w:szCs w:val="28"/>
          <w:lang w:val="en-GB"/>
        </w:rPr>
        <w:softHyphen/>
        <w:t>lems. If infectious diseases cause mortality and morbidity at alarming rates, mothers still die during deliveries, a size</w:t>
      </w:r>
      <w:r w:rsidRPr="00584AEA">
        <w:rPr>
          <w:rFonts w:ascii="Arrus" w:hAnsi="Arrus"/>
          <w:sz w:val="22"/>
          <w:szCs w:val="28"/>
          <w:lang w:val="en-GB"/>
        </w:rPr>
        <w:softHyphen/>
        <w:t>able percentage of infants do not remain alive to celebrate their first birthday, and out of the rest, many more die in their paediatric age owing to the lack of nutritious food and unavailability of good medical care, and cities are becoming overcrowded, the popula</w:t>
      </w:r>
      <w:r w:rsidRPr="00584AEA">
        <w:rPr>
          <w:rFonts w:ascii="Arrus" w:hAnsi="Arrus"/>
          <w:sz w:val="22"/>
          <w:szCs w:val="28"/>
          <w:lang w:val="en-GB"/>
        </w:rPr>
        <w:softHyphen/>
        <w:t>tion growth may be a significant, if not the only contributory factor. But there are other factors related to the issue that are conveniently forgotten. Disinformation is generously used to further the birth control programme. For example, the impression has been usually disseminated that a steep rise in population would create the shortage of food. Studies by the organisations monitor</w:t>
      </w:r>
      <w:r w:rsidRPr="00584AEA">
        <w:rPr>
          <w:rFonts w:ascii="Arrus" w:hAnsi="Arrus"/>
          <w:sz w:val="22"/>
          <w:szCs w:val="28"/>
          <w:lang w:val="en-GB"/>
        </w:rPr>
        <w:softHyphen/>
        <w:t>ing food production have been categorical in proving that the rise in food production in the last half century has been great</w:t>
      </w:r>
      <w:r w:rsidRPr="00584AEA">
        <w:rPr>
          <w:rFonts w:ascii="Arrus" w:hAnsi="Arrus"/>
          <w:sz w:val="22"/>
          <w:szCs w:val="28"/>
          <w:lang w:val="en-GB"/>
        </w:rPr>
        <w:softHyphen/>
        <w:t>er than the rise in population. If the people still starve, it is because the food is not allowed or made to reach them. It can be said with confidence that if the distri</w:t>
      </w:r>
      <w:r w:rsidRPr="00584AEA">
        <w:rPr>
          <w:rFonts w:ascii="Arrus" w:hAnsi="Arrus"/>
          <w:sz w:val="22"/>
          <w:szCs w:val="28"/>
          <w:lang w:val="en-GB"/>
        </w:rPr>
        <w:softHyphen/>
        <w:t>bution of food becomes equitable no human being on earth will remain hungry. The earth allows the birth of only as many humans as it can sustain. The economic fundamentalists know this. This is why some economists have gone to the extent of arguing that increase in food production must not be allowed to occur; for if the food production rises the population will naturally expand to consume it. It can thus be the reason why food is not allowed to reach all the corners of the earth for if it reached all humans it would save many a life from starvation. This would obviously cause an increase in population. Once there are no more deaths owing to starvation, the drive for population control will receive further setback.</w:t>
      </w:r>
    </w:p>
    <w:p w14:paraId="268B38A7"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Another point that has been missed is that the total biomass of the earth remains the same. If the human population grew, the population of animals would decrease and, if the human population were reduced by natural or artificial means, the animal population would increase. The question arises: should we reduce the number of human beings and increase the population of beasts? If the human population has always continued to increase it is because Nature designs to replace the less developed creatures with the better developed. Should we endeavour to interfere with this natural preference? Similarly, in order to popularise family welfare programmes, the advertisements suggest that early marriage is detrimental to the health of the girl. This again may be disput</w:t>
      </w:r>
      <w:r w:rsidRPr="00584AEA">
        <w:rPr>
          <w:rFonts w:ascii="Arrus" w:hAnsi="Arrus"/>
          <w:sz w:val="22"/>
          <w:szCs w:val="28"/>
          <w:lang w:val="en-GB"/>
        </w:rPr>
        <w:softHyphen/>
        <w:t xml:space="preserve">able; for if Nature has made her physically capable to reproduce the probability of damage to her body would be minimal, </w:t>
      </w:r>
      <w:r w:rsidRPr="00584AEA">
        <w:rPr>
          <w:rFonts w:ascii="Arrus" w:hAnsi="Arrus"/>
          <w:sz w:val="22"/>
          <w:szCs w:val="28"/>
          <w:lang w:val="en-GB"/>
        </w:rPr>
        <w:lastRenderedPageBreak/>
        <w:t>provided of course she takes adequate diet and receives appro</w:t>
      </w:r>
      <w:r w:rsidRPr="00584AEA">
        <w:rPr>
          <w:rFonts w:ascii="Arrus" w:hAnsi="Arrus"/>
          <w:sz w:val="22"/>
          <w:szCs w:val="28"/>
          <w:lang w:val="en-GB"/>
        </w:rPr>
        <w:softHyphen/>
        <w:t xml:space="preserve">priate medical care, which are essential as well for the older mothers. Ironically, boys and girls are never discouraged to have sex before a certain age. It has been very well documented by gynaecologists that the chances of congenital abnormalities in children and certain kinds of malignancies (cancers) of women rise with the increase in the age of the mothers. The best period for procreation is below thirty. Moreover, </w:t>
      </w:r>
      <w:r w:rsidRPr="00584AEA">
        <w:rPr>
          <w:rFonts w:ascii="Arrus" w:hAnsi="Arrus" w:hint="eastAsia"/>
          <w:sz w:val="22"/>
          <w:szCs w:val="28"/>
          <w:lang w:val="en-GB"/>
        </w:rPr>
        <w:t xml:space="preserve">marriage should be formalised only when the girl has not just biologically but also mentally matured. </w:t>
      </w:r>
      <w:r w:rsidRPr="00584AEA">
        <w:rPr>
          <w:rFonts w:ascii="Arrus" w:hAnsi="Arrus"/>
          <w:sz w:val="22"/>
          <w:szCs w:val="28"/>
          <w:lang w:val="en-GB"/>
        </w:rPr>
        <w:t xml:space="preserve"> Family welfare programmes are definitely worth following as far as their objective is to save mothers and children from diseases and death. Proper spacing is essential. Avoidance of pregnancies in mothers who are ill, or when their other children are not healthy, or if the income of the family is too meagre to sustain a large family, is also under</w:t>
      </w:r>
      <w:r w:rsidRPr="00584AEA">
        <w:rPr>
          <w:rFonts w:ascii="Arrus" w:hAnsi="Arrus"/>
          <w:sz w:val="22"/>
          <w:szCs w:val="28"/>
          <w:lang w:val="en-GB"/>
        </w:rPr>
        <w:softHyphen/>
        <w:t>standable. But, is the programme really aimed at alleviating the problems of the common people? Unfortunately not. There is much more to what meets the eyes. Behind the “mercifulness” for the poor are several undeclared motives.</w:t>
      </w:r>
    </w:p>
    <w:p w14:paraId="268B38A8"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One, by fixing the blame of every problem of the world on the population growth, the economic fundamentalists are able to divert attention of the people from their own sinister games which are the biggest factor in the sweeping poverty. When less than five per cent have more than ninety per cent of the country’s income (and wealth) in India, for example, how a population growth of less than two percent per annum is going to aggravate the prob</w:t>
      </w:r>
      <w:r w:rsidRPr="00584AEA">
        <w:rPr>
          <w:rFonts w:ascii="Arrus" w:hAnsi="Arrus"/>
          <w:sz w:val="22"/>
          <w:szCs w:val="28"/>
          <w:lang w:val="en-GB"/>
        </w:rPr>
        <w:softHyphen/>
        <w:t>lems? Despite the high rate of population growth, the country has become self-reliant in food production, and is now in a position to export it. Still, poverty haunts the nation in many sections. Even if the population growth becomes zero, with the continuous flow of wealth from the poor to the rich and from the richer to the richest, would the situation show any signs of improvement even in decades? The situation warrants harsh measures and requires that the holders of ninety per cent of the wealth of the country be made, either through force, or through change in policies, to share the benefits of their wealth with the rest of the country</w:t>
      </w:r>
      <w:r w:rsidRPr="00584AEA">
        <w:rPr>
          <w:rFonts w:ascii="Arrus" w:hAnsi="Arrus"/>
          <w:sz w:val="22"/>
          <w:szCs w:val="28"/>
          <w:lang w:val="en-GB"/>
        </w:rPr>
        <w:softHyphen/>
        <w:t>men. It is not the explosion of “population bomb” but that of the bomb of truth that frightens the economic fundamentalists. Lest the people know the truth, it is better to keep them engaged in debates on the adverse effects of population growth.</w:t>
      </w:r>
    </w:p>
    <w:p w14:paraId="268B38A9"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Two, the big industries know that a bigger family uses a bigger chunk of its income to purchase food items. Rest is utilised in purchasing clothes that too are usually of cheaper variety often produced by small industries. Little money is left with it to buy costly consumer goods manufactured by the big industry. It tends to assist </w:t>
      </w:r>
      <w:r w:rsidRPr="00584AEA">
        <w:rPr>
          <w:rFonts w:ascii="Arrus" w:hAnsi="Arrus"/>
          <w:sz w:val="22"/>
          <w:szCs w:val="28"/>
          <w:lang w:val="en-GB"/>
        </w:rPr>
        <w:lastRenderedPageBreak/>
        <w:t>agricultural growth (and that of small-scale industry) at the cost of industrial growth. It is essential therefore that the size of the family remains small so that it can save enough money to shower on the big industries.</w:t>
      </w:r>
    </w:p>
    <w:p w14:paraId="268B38A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Three, the popularisation of contraceptive devices through promo</w:t>
      </w:r>
      <w:r w:rsidRPr="00584AEA">
        <w:rPr>
          <w:rFonts w:ascii="Arrus" w:hAnsi="Arrus"/>
          <w:sz w:val="22"/>
          <w:szCs w:val="28"/>
          <w:lang w:val="en-GB"/>
        </w:rPr>
        <w:softHyphen/>
        <w:t>tion of small family norms is a great boon for industrialists. Through these programmes, men and women are informed and habituated of the use of methods for avoiding unwanted pregnancies. This awareness helps the participation of women in the industry including commercial sex. If women had not become fearless on this account, promiscuity could never have become common. Furthermore, through the marketing of various contraceptive devices, the industries earn billions.</w:t>
      </w:r>
    </w:p>
    <w:p w14:paraId="268B38AB"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Fourth, encouraging men and women to marry as late as possible again immensely benefits market in general and fashion, film and sex market in particular. For the sustenance of the flesh-trade, demand and supply are essential; and if the people start marrying as soon as they attain puberty, the market would take a nosedive. It is hardly surprising therefore that to achieve success in population control encouragement to promiscu</w:t>
      </w:r>
      <w:r w:rsidRPr="00584AEA">
        <w:rPr>
          <w:rFonts w:ascii="Arrus" w:hAnsi="Arrus"/>
          <w:sz w:val="22"/>
          <w:szCs w:val="28"/>
          <w:lang w:val="en-GB"/>
        </w:rPr>
        <w:softHyphen/>
        <w:t>ity as a method to discourage people from early marriage has been advanced by the Western experts. It is also for the same reason that the so-called champions of human rights do never raise their voice against killing of millions of children by way of abortion every year. The truth is that the so-called family welfare programmes are aimed at the disintegration of family system, for family system is not consistent with the “devel</w:t>
      </w:r>
      <w:r w:rsidRPr="00584AEA">
        <w:rPr>
          <w:rFonts w:ascii="Arrus" w:hAnsi="Arrus"/>
          <w:sz w:val="22"/>
          <w:szCs w:val="28"/>
          <w:lang w:val="en-GB"/>
        </w:rPr>
        <w:softHyphen/>
        <w:t>opment” model. The weaker the family system is the more likely the members of family are to squander money in the consumer and sex-market and therefore to help the “development”.</w:t>
      </w:r>
    </w:p>
    <w:p w14:paraId="268B38A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excessive popularisation of contraceptives has already started creating huge social problems in West and many other parts of the world. In Europe and America, the ratio between the old and the young is shifting more and more towards the old. Many countries are now depending more and more on migrants from other countries to join the workforce. Large-scale migration on the other hand is causing several cultural and political issues. China has also been compelled by the new emerging demographic realities to abandon its strict One-Child norm. With women not inclined to give birth to </w:t>
      </w:r>
      <w:r w:rsidRPr="00584AEA">
        <w:rPr>
          <w:rFonts w:ascii="Arrus" w:hAnsi="Arrus" w:hint="eastAsia"/>
          <w:sz w:val="22"/>
          <w:szCs w:val="28"/>
          <w:lang w:val="en-GB"/>
        </w:rPr>
        <w:t>children</w:t>
      </w:r>
      <w:r w:rsidRPr="00584AEA">
        <w:rPr>
          <w:rFonts w:ascii="Arrus" w:hAnsi="Arrus"/>
          <w:sz w:val="22"/>
          <w:szCs w:val="28"/>
          <w:lang w:val="en-GB"/>
        </w:rPr>
        <w:t xml:space="preserve">, abortion clinics mushrooming and the rising numbers of gay marriages, the demographical issues accompanied with social, health and cultural issues are going to hit the increasing parts of the world in increasing intensity in the coming decades. </w:t>
      </w:r>
    </w:p>
    <w:p w14:paraId="268B38A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current international model of family welfare is replete with </w:t>
      </w:r>
      <w:r w:rsidRPr="00584AEA">
        <w:rPr>
          <w:rFonts w:ascii="Arrus" w:hAnsi="Arrus"/>
          <w:sz w:val="22"/>
          <w:szCs w:val="28"/>
          <w:lang w:val="en-GB"/>
        </w:rPr>
        <w:lastRenderedPageBreak/>
        <w:t xml:space="preserve">shortcomings. It is primarily aimed at population control, Family Welfare being only a secondary objective. In Islam, the primary aim is the welfare of family itself that indirectly helps the control of population as well. Furthermore, Islam designs its programmes in a way that general moral values are not compromised with. Here are the outlines of an Islamic model of family welfare, which can be called Family Peace. It will not only be acceptable to Muslims but will also be seen with respect by Hindus, Sikhs, Buddhists and Christians. </w:t>
      </w:r>
    </w:p>
    <w:p w14:paraId="268B38AE" w14:textId="77777777" w:rsidR="00270475" w:rsidRPr="00584AEA" w:rsidRDefault="00270475" w:rsidP="00270475">
      <w:pPr>
        <w:jc w:val="both"/>
        <w:rPr>
          <w:rFonts w:ascii="Arrus" w:hAnsi="Arrus"/>
          <w:b/>
          <w:bCs/>
          <w:sz w:val="22"/>
          <w:szCs w:val="28"/>
          <w:lang w:val="en-GB"/>
        </w:rPr>
      </w:pPr>
    </w:p>
    <w:p w14:paraId="268B38AF"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Fundamental Principles</w:t>
      </w:r>
    </w:p>
    <w:p w14:paraId="268B38B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1. Recognition of </w:t>
      </w:r>
      <w:r w:rsidRPr="00584AEA">
        <w:rPr>
          <w:rFonts w:ascii="Arrus" w:hAnsi="Arrus"/>
          <w:i/>
          <w:iCs/>
          <w:sz w:val="22"/>
          <w:szCs w:val="28"/>
          <w:lang w:val="en-GB"/>
        </w:rPr>
        <w:t>family</w:t>
      </w:r>
      <w:r w:rsidRPr="00584AEA">
        <w:rPr>
          <w:rFonts w:ascii="Arrus" w:hAnsi="Arrus"/>
          <w:sz w:val="22"/>
          <w:szCs w:val="28"/>
          <w:lang w:val="en-GB"/>
        </w:rPr>
        <w:t xml:space="preserve"> as an </w:t>
      </w:r>
      <w:r w:rsidRPr="00584AEA">
        <w:rPr>
          <w:rFonts w:ascii="Arrus" w:hAnsi="Arrus"/>
          <w:i/>
          <w:iCs/>
          <w:sz w:val="22"/>
          <w:szCs w:val="28"/>
          <w:lang w:val="en-GB"/>
        </w:rPr>
        <w:t>essential</w:t>
      </w:r>
      <w:r w:rsidRPr="00584AEA">
        <w:rPr>
          <w:rFonts w:ascii="Arrus" w:hAnsi="Arrus"/>
          <w:sz w:val="22"/>
          <w:szCs w:val="28"/>
          <w:lang w:val="en-GB"/>
        </w:rPr>
        <w:t xml:space="preserve"> and equally important institution of human organisation along with individual and society;</w:t>
      </w:r>
    </w:p>
    <w:p w14:paraId="268B38B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2- Recognition of </w:t>
      </w:r>
      <w:r w:rsidRPr="00584AEA">
        <w:rPr>
          <w:rFonts w:ascii="Arrus" w:hAnsi="Arrus"/>
          <w:i/>
          <w:iCs/>
          <w:sz w:val="22"/>
          <w:szCs w:val="28"/>
          <w:lang w:val="en-GB"/>
        </w:rPr>
        <w:t>family peace as a fundamental principle of a peaceful human living</w:t>
      </w:r>
      <w:r w:rsidRPr="00584AEA">
        <w:rPr>
          <w:rFonts w:ascii="Arrus" w:hAnsi="Arrus"/>
          <w:sz w:val="22"/>
          <w:szCs w:val="28"/>
          <w:lang w:val="en-GB"/>
        </w:rPr>
        <w:t>. (</w:t>
      </w:r>
      <w:r w:rsidRPr="00584AEA">
        <w:rPr>
          <w:rFonts w:ascii="Arrus" w:hAnsi="Arrus"/>
          <w:i/>
          <w:iCs/>
          <w:sz w:val="22"/>
          <w:szCs w:val="28"/>
          <w:lang w:val="en-GB"/>
        </w:rPr>
        <w:t>Family Welfare cannot be pursued at the cost of family peace</w:t>
      </w:r>
      <w:r w:rsidRPr="00584AEA">
        <w:rPr>
          <w:rFonts w:ascii="Arrus" w:hAnsi="Arrus"/>
          <w:sz w:val="22"/>
          <w:szCs w:val="28"/>
          <w:lang w:val="en-GB"/>
        </w:rPr>
        <w:t xml:space="preserve">); Family Peace or health has to be defined as a state of complete physical, mental, spiritual and social well-being of each and every member of family and creation of </w:t>
      </w:r>
      <w:r w:rsidRPr="00584AEA">
        <w:rPr>
          <w:rFonts w:ascii="Arrus" w:hAnsi="Arrus"/>
          <w:b/>
          <w:bCs/>
          <w:sz w:val="22"/>
          <w:szCs w:val="28"/>
          <w:lang w:val="en-GB"/>
        </w:rPr>
        <w:t>a family-friendly environment</w:t>
      </w:r>
      <w:r w:rsidRPr="00584AEA">
        <w:rPr>
          <w:rFonts w:ascii="Arrus" w:hAnsi="Arrus"/>
          <w:sz w:val="22"/>
          <w:szCs w:val="28"/>
          <w:lang w:val="en-GB"/>
        </w:rPr>
        <w:t xml:space="preserve"> within and outside family (society);</w:t>
      </w:r>
    </w:p>
    <w:p w14:paraId="268B38B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4- Recognition of a legally sanctioned properly solemnised marriage between an adult male and an adult female as the starting point of the establishment of a family and rejection of all forms of casual relationships.</w:t>
      </w:r>
    </w:p>
    <w:p w14:paraId="268B38B3" w14:textId="77777777" w:rsidR="00270475" w:rsidRPr="00584AEA" w:rsidRDefault="00270475" w:rsidP="00270475">
      <w:pPr>
        <w:jc w:val="both"/>
        <w:rPr>
          <w:rFonts w:ascii="Arrus" w:hAnsi="Arrus"/>
          <w:b/>
          <w:bCs/>
          <w:sz w:val="22"/>
          <w:szCs w:val="28"/>
          <w:lang w:val="en-GB"/>
        </w:rPr>
      </w:pPr>
    </w:p>
    <w:p w14:paraId="268B38B4"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Objectives</w:t>
      </w:r>
    </w:p>
    <w:p w14:paraId="268B38B5"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1- To strengthen the institution of marriage;</w:t>
      </w:r>
    </w:p>
    <w:p w14:paraId="268B38B6"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2- To strengthen the concept of a cohesive family that essentially means good understanding between husband, wife, their elderly parents and children;</w:t>
      </w:r>
    </w:p>
    <w:p w14:paraId="268B38B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3- To ensure that all the members of the family are physically, mentally, spiritually and socially healthy;</w:t>
      </w:r>
    </w:p>
    <w:p w14:paraId="268B38B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4- To ensure that all such practices as are destructive of family peace and health are effectively prohibited.</w:t>
      </w:r>
    </w:p>
    <w:p w14:paraId="268B38B9" w14:textId="77777777" w:rsidR="00270475" w:rsidRPr="00584AEA" w:rsidRDefault="00270475" w:rsidP="00270475">
      <w:pPr>
        <w:jc w:val="both"/>
        <w:rPr>
          <w:rFonts w:ascii="Arrus" w:hAnsi="Arrus"/>
          <w:b/>
          <w:bCs/>
          <w:sz w:val="22"/>
          <w:szCs w:val="28"/>
          <w:lang w:val="en-GB"/>
        </w:rPr>
      </w:pPr>
    </w:p>
    <w:p w14:paraId="268B38BA"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Steps for ensuring Family Peace</w:t>
      </w:r>
    </w:p>
    <w:p w14:paraId="268B38BB"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1- Steps for strengthening family system</w:t>
      </w:r>
    </w:p>
    <w:p w14:paraId="268B38B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w:t>
      </w:r>
      <w:proofErr w:type="spellStart"/>
      <w:r w:rsidRPr="00584AEA">
        <w:rPr>
          <w:rFonts w:ascii="Arrus" w:hAnsi="Arrus"/>
          <w:sz w:val="22"/>
          <w:szCs w:val="28"/>
          <w:lang w:val="en-GB"/>
        </w:rPr>
        <w:t>i</w:t>
      </w:r>
      <w:proofErr w:type="spellEnd"/>
      <w:r w:rsidRPr="00584AEA">
        <w:rPr>
          <w:rFonts w:ascii="Arrus" w:hAnsi="Arrus"/>
          <w:sz w:val="22"/>
          <w:szCs w:val="28"/>
          <w:lang w:val="en-GB"/>
        </w:rPr>
        <w:t>) Strong measures at all levels (Social, spiritual, legal, administrative, etc.) against unhealthy and immoral sexual practices:</w:t>
      </w:r>
    </w:p>
    <w:p w14:paraId="268B38B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ab/>
        <w:t>* Extramarital sex</w:t>
      </w:r>
    </w:p>
    <w:p w14:paraId="268B38B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ab/>
        <w:t>* Premarital sex</w:t>
      </w:r>
    </w:p>
    <w:p w14:paraId="268B38B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ab/>
        <w:t>* Homosexuality-Sodomy and Lesbianism</w:t>
      </w:r>
    </w:p>
    <w:p w14:paraId="268B38C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ab/>
        <w:t>* Other sexual perversions like incest, etc.</w:t>
      </w:r>
    </w:p>
    <w:p w14:paraId="268B38C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(ii) Effective measures at war-footing against all dimensions of </w:t>
      </w:r>
      <w:r w:rsidRPr="00584AEA">
        <w:rPr>
          <w:rFonts w:ascii="Arrus" w:hAnsi="Arrus"/>
          <w:sz w:val="22"/>
          <w:szCs w:val="28"/>
          <w:lang w:val="en-GB"/>
        </w:rPr>
        <w:lastRenderedPageBreak/>
        <w:t>commercialisation of sex:</w:t>
      </w:r>
    </w:p>
    <w:p w14:paraId="268B38C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Eradication of prostitution and social rehabilitation of prostitutes by adopting a proper procedure</w:t>
      </w:r>
    </w:p>
    <w:p w14:paraId="268B38C3"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Total and effective ban on all forms of pornography, eroticism and obscenity</w:t>
      </w:r>
    </w:p>
    <w:p w14:paraId="268B38C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Censoring of all such materials in all forms of the media as provoke or promote unhealthy sexual practices including promiscuity and other sexual perversions</w:t>
      </w:r>
    </w:p>
    <w:p w14:paraId="268B38C5" w14:textId="77777777" w:rsidR="00270475" w:rsidRPr="00584AEA" w:rsidRDefault="00270475" w:rsidP="00270475">
      <w:pPr>
        <w:jc w:val="both"/>
        <w:rPr>
          <w:rFonts w:ascii="Arrus" w:hAnsi="Arrus"/>
          <w:sz w:val="22"/>
          <w:szCs w:val="28"/>
          <w:u w:val="single"/>
          <w:lang w:val="en-GB"/>
        </w:rPr>
      </w:pPr>
    </w:p>
    <w:p w14:paraId="268B38C6" w14:textId="77777777" w:rsidR="00270475" w:rsidRPr="00584AEA" w:rsidRDefault="00270475" w:rsidP="006F4670">
      <w:pPr>
        <w:numPr>
          <w:ilvl w:val="0"/>
          <w:numId w:val="69"/>
        </w:numPr>
        <w:tabs>
          <w:tab w:val="left" w:pos="360"/>
        </w:tabs>
        <w:ind w:left="360" w:hanging="360"/>
        <w:jc w:val="both"/>
        <w:rPr>
          <w:rFonts w:ascii="Arrus" w:hAnsi="Arrus"/>
          <w:b/>
          <w:bCs/>
          <w:sz w:val="22"/>
          <w:szCs w:val="28"/>
          <w:lang w:val="en-GB"/>
        </w:rPr>
      </w:pPr>
      <w:r w:rsidRPr="00584AEA">
        <w:rPr>
          <w:rFonts w:ascii="Arrus" w:hAnsi="Arrus"/>
          <w:b/>
          <w:bCs/>
          <w:sz w:val="22"/>
          <w:szCs w:val="28"/>
          <w:lang w:val="en-GB"/>
        </w:rPr>
        <w:t>Steps at all levels to ensure health of all members of family</w:t>
      </w:r>
    </w:p>
    <w:p w14:paraId="268B38C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Emphasis on the health of the father (If the earning member is unhealthy, the whole family will suffer)</w:t>
      </w:r>
    </w:p>
    <w:p w14:paraId="268B38C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Emphasis on the health of mother-antenatal, natal and postnatal and during breast-feeding</w:t>
      </w:r>
    </w:p>
    <w:p w14:paraId="268B38C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Emphasis on the health of children (boys and girls without any form of bias)</w:t>
      </w:r>
    </w:p>
    <w:p w14:paraId="268B38CA" w14:textId="77777777" w:rsidR="00270475" w:rsidRPr="00584AEA" w:rsidRDefault="00270475" w:rsidP="00270475">
      <w:pPr>
        <w:jc w:val="both"/>
        <w:rPr>
          <w:rFonts w:ascii="Arrus" w:hAnsi="Arrus"/>
          <w:sz w:val="22"/>
          <w:szCs w:val="28"/>
          <w:u w:val="single"/>
          <w:lang w:val="en-GB"/>
        </w:rPr>
      </w:pPr>
    </w:p>
    <w:p w14:paraId="268B38CB"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3- A balanced, ethical, scientific and humanist approach to birth control</w:t>
      </w:r>
    </w:p>
    <w:p w14:paraId="268B38C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w:t>
      </w:r>
      <w:proofErr w:type="spellStart"/>
      <w:r w:rsidRPr="00584AEA">
        <w:rPr>
          <w:rFonts w:ascii="Arrus" w:hAnsi="Arrus"/>
          <w:sz w:val="22"/>
          <w:szCs w:val="28"/>
          <w:lang w:val="en-GB"/>
        </w:rPr>
        <w:t>i</w:t>
      </w:r>
      <w:proofErr w:type="spellEnd"/>
      <w:r w:rsidRPr="00584AEA">
        <w:rPr>
          <w:rFonts w:ascii="Arrus" w:hAnsi="Arrus"/>
          <w:sz w:val="22"/>
          <w:szCs w:val="28"/>
          <w:lang w:val="en-GB"/>
        </w:rPr>
        <w:t>) Desirable (General encouragement)</w:t>
      </w:r>
    </w:p>
    <w:p w14:paraId="268B38C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Active </w:t>
      </w:r>
      <w:r w:rsidRPr="00584AEA">
        <w:rPr>
          <w:rFonts w:ascii="Arrus" w:hAnsi="Arrus"/>
          <w:i/>
          <w:iCs/>
          <w:sz w:val="22"/>
          <w:szCs w:val="28"/>
          <w:lang w:val="en-GB"/>
        </w:rPr>
        <w:t>breast-feeding for a period of two tears</w:t>
      </w:r>
      <w:r w:rsidRPr="00584AEA">
        <w:rPr>
          <w:rFonts w:ascii="Arrus" w:hAnsi="Arrus"/>
          <w:sz w:val="22"/>
          <w:szCs w:val="28"/>
          <w:lang w:val="en-GB"/>
        </w:rPr>
        <w:t xml:space="preserve"> and use of </w:t>
      </w:r>
      <w:r w:rsidRPr="00584AEA">
        <w:rPr>
          <w:rFonts w:ascii="Arrus" w:hAnsi="Arrus"/>
          <w:i/>
          <w:iCs/>
          <w:sz w:val="22"/>
          <w:szCs w:val="28"/>
          <w:lang w:val="en-GB"/>
        </w:rPr>
        <w:t>harmless</w:t>
      </w:r>
      <w:r w:rsidRPr="00584AEA">
        <w:rPr>
          <w:rFonts w:ascii="Arrus" w:hAnsi="Arrus"/>
          <w:sz w:val="22"/>
          <w:szCs w:val="28"/>
          <w:lang w:val="en-GB"/>
        </w:rPr>
        <w:t xml:space="preserve"> mechanical methods (in case menses start) to ensure that the period of breast-feeding is completed</w:t>
      </w:r>
    </w:p>
    <w:p w14:paraId="268B38C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Delay of marriage till the man is not only physically and mentally adult but also is financially competent to maintain his family and the woman is physically and mentally adult (that is mature enough to bear the burden of a family). (There should, however, be no lower limit in years of the marriage except the biological adulthood)</w:t>
      </w:r>
    </w:p>
    <w:p w14:paraId="268B38C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Use of harmless methods like </w:t>
      </w:r>
      <w:r w:rsidRPr="00584AEA">
        <w:rPr>
          <w:rFonts w:ascii="Arrus" w:hAnsi="Arrus"/>
          <w:i/>
          <w:iCs/>
          <w:sz w:val="22"/>
          <w:szCs w:val="28"/>
          <w:lang w:val="en-GB"/>
        </w:rPr>
        <w:t>Azl</w:t>
      </w:r>
      <w:r w:rsidRPr="00584AEA">
        <w:rPr>
          <w:rFonts w:ascii="Arrus" w:hAnsi="Arrus"/>
          <w:sz w:val="22"/>
          <w:szCs w:val="28"/>
          <w:lang w:val="en-GB"/>
        </w:rPr>
        <w:t>, rhythmic methods and condom if the mother is unhealthy or previous children are sick</w:t>
      </w:r>
    </w:p>
    <w:p w14:paraId="268B38D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(ii) Permissible when the couples are already overburdened on account of any form of hardships</w:t>
      </w:r>
    </w:p>
    <w:p w14:paraId="268B38D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Harmless methods like </w:t>
      </w:r>
      <w:r w:rsidRPr="00584AEA">
        <w:rPr>
          <w:rFonts w:ascii="Arrus" w:hAnsi="Arrus"/>
          <w:i/>
          <w:iCs/>
          <w:sz w:val="22"/>
          <w:szCs w:val="28"/>
          <w:lang w:val="en-GB"/>
        </w:rPr>
        <w:t>Azl</w:t>
      </w:r>
      <w:r w:rsidRPr="00584AEA">
        <w:rPr>
          <w:rFonts w:ascii="Arrus" w:hAnsi="Arrus"/>
          <w:sz w:val="22"/>
          <w:szCs w:val="28"/>
          <w:lang w:val="en-GB"/>
        </w:rPr>
        <w:t>, condom, Jelly, etc.</w:t>
      </w:r>
    </w:p>
    <w:p w14:paraId="268B38D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(iii) Normally undesirable but selective encouragement of harmful contraceptive methods where the hazards to mother’s or child’s health are more than the adverse effects of such a method</w:t>
      </w:r>
    </w:p>
    <w:p w14:paraId="268B38D3"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Oral pills in certain types of diseases</w:t>
      </w:r>
    </w:p>
    <w:p w14:paraId="268B38D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Vasectomy or Tubectomy when any of the parents are suffering from a disease likely to be transmitted to the child (Such as AIDS, some genetic disorders, etc.)</w:t>
      </w:r>
    </w:p>
    <w:p w14:paraId="268B38D5" w14:textId="77777777" w:rsidR="00270475" w:rsidRPr="00584AEA" w:rsidRDefault="00270475" w:rsidP="00270475">
      <w:pPr>
        <w:jc w:val="both"/>
        <w:rPr>
          <w:rFonts w:ascii="Arrus" w:hAnsi="Arrus"/>
          <w:sz w:val="22"/>
          <w:szCs w:val="28"/>
          <w:lang w:val="en-GB"/>
        </w:rPr>
      </w:pPr>
    </w:p>
    <w:p w14:paraId="268B38D6"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(iv) Ban on abortion as a method of birth control</w:t>
      </w:r>
    </w:p>
    <w:p w14:paraId="268B38D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lastRenderedPageBreak/>
        <w:t>(Permissible only for pure medical reasons when there is an imminent threat to the life of mother or child or there is an imminent risk of developing a serious disability)</w:t>
      </w:r>
    </w:p>
    <w:p w14:paraId="268B38D8"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(v) Campaign against newer methods unless their harmlessness is proved beyond doubt</w:t>
      </w:r>
    </w:p>
    <w:p w14:paraId="268B38D9"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(vi) Campaign against false propaganda and misinformation to popularise family planning</w:t>
      </w:r>
    </w:p>
    <w:p w14:paraId="268B38DA"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 xml:space="preserve">(vii) Campaign for due recognition of the right of parents to determine the size of their family (They can be </w:t>
      </w:r>
      <w:r w:rsidRPr="00584AEA">
        <w:rPr>
          <w:rFonts w:ascii="Arrus" w:hAnsi="Arrus"/>
          <w:b/>
          <w:bCs/>
          <w:i/>
          <w:iCs/>
          <w:sz w:val="22"/>
          <w:szCs w:val="28"/>
          <w:lang w:val="en-GB"/>
        </w:rPr>
        <w:t>forced</w:t>
      </w:r>
      <w:r w:rsidRPr="00584AEA">
        <w:rPr>
          <w:rFonts w:ascii="Arrus" w:hAnsi="Arrus"/>
          <w:b/>
          <w:bCs/>
          <w:sz w:val="22"/>
          <w:szCs w:val="28"/>
          <w:lang w:val="en-GB"/>
        </w:rPr>
        <w:t xml:space="preserve"> neither to increase nor decrease the size of their family)</w:t>
      </w:r>
    </w:p>
    <w:p w14:paraId="268B38DB"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(viii) Campaign against the use of force or disincentives for promoting birth control</w:t>
      </w:r>
    </w:p>
    <w:p w14:paraId="268B38DC" w14:textId="77777777" w:rsidR="00270475" w:rsidRPr="00584AEA" w:rsidRDefault="00270475" w:rsidP="00270475">
      <w:pPr>
        <w:jc w:val="both"/>
        <w:rPr>
          <w:rFonts w:ascii="Arrus" w:hAnsi="Arrus"/>
          <w:sz w:val="22"/>
          <w:szCs w:val="28"/>
          <w:u w:val="single"/>
          <w:lang w:val="en-GB"/>
        </w:rPr>
      </w:pPr>
    </w:p>
    <w:p w14:paraId="268B38DD"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4- Special programmes to promote moral development of the whole family</w:t>
      </w:r>
    </w:p>
    <w:p w14:paraId="268B38DE"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5-Popularisation of personal hygiene for good reproductive life</w:t>
      </w:r>
    </w:p>
    <w:p w14:paraId="268B38D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Circumcision</w:t>
      </w:r>
    </w:p>
    <w:p w14:paraId="268B38E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(This protects from a large number of diseases including sexually transmitted diseases especially AIDS,  Gonorrhoea, etc., cancers of penis and cervix and phimosis and paraphimosis)</w:t>
      </w:r>
    </w:p>
    <w:p w14:paraId="268B38E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Proper washing of private parts after intercourse</w:t>
      </w:r>
    </w:p>
    <w:p w14:paraId="268B38E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Avoidance of sex during menses</w:t>
      </w:r>
    </w:p>
    <w:p w14:paraId="268B38E3"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model presented above may be an ideal ground for discussion. Islamic scholars can deliberate over it and give it the final shape after making suitable amendments. They can show to the world that Islam can care for women and children in a much better way than the current world ruled by economic interests. Population stabilisation will be achieved, but numerous adverse effects on family and society will not accompany it. </w:t>
      </w:r>
    </w:p>
    <w:p w14:paraId="268B38E4" w14:textId="77777777" w:rsidR="00270475" w:rsidRPr="00584AEA" w:rsidRDefault="00270475" w:rsidP="00270475">
      <w:pPr>
        <w:spacing w:before="100" w:after="100"/>
        <w:ind w:firstLine="720"/>
        <w:jc w:val="both"/>
        <w:rPr>
          <w:rFonts w:ascii="Arrus" w:hAnsi="Arrus" w:cs="Univers"/>
          <w:sz w:val="20"/>
          <w:lang w:val="en-GB"/>
        </w:rPr>
      </w:pPr>
      <w:r w:rsidRPr="00584AEA">
        <w:rPr>
          <w:rFonts w:ascii="Arrus" w:hAnsi="Arrus"/>
          <w:sz w:val="22"/>
          <w:szCs w:val="28"/>
          <w:lang w:val="en-GB"/>
        </w:rPr>
        <w:t xml:space="preserve">Islam takes other measures to ensure good individual and family health. Some of these are to be popularised at the global level. For example, </w:t>
      </w:r>
      <w:r w:rsidRPr="00584AEA">
        <w:rPr>
          <w:rFonts w:ascii="Arrus" w:hAnsi="Arrus"/>
          <w:i/>
          <w:iCs/>
          <w:sz w:val="22"/>
          <w:szCs w:val="28"/>
          <w:lang w:val="en-GB"/>
        </w:rPr>
        <w:t xml:space="preserve">breast-feeding for a period of two years </w:t>
      </w:r>
      <w:r w:rsidRPr="00584AEA">
        <w:rPr>
          <w:rFonts w:ascii="Arrus" w:hAnsi="Arrus"/>
          <w:sz w:val="22"/>
          <w:szCs w:val="28"/>
          <w:lang w:val="en-GB"/>
        </w:rPr>
        <w:t xml:space="preserve">has been prescribed in Qur’an. This is extremely important. It has been proved beyond doubt that breast-feeding plays an extraordinary role in the proper growth of children. It has been found that children who have been breast-fed are 10% less likely to develop Hypertension, 20% less likely to develop Heart Attacks and 30% less likely to develop cerebrovascular strokes. They are likely to live 10 years longer. They are also less likely to develop criminal tendencies and problems of social isolation. It has been documented that the best period of breast-feeding remains 2 years. This also means that if properly followed the average gap between two issues would increase towards an ideal 3 years, which is </w:t>
      </w:r>
      <w:r w:rsidRPr="00584AEA">
        <w:rPr>
          <w:rFonts w:ascii="Arrus" w:hAnsi="Arrus"/>
          <w:sz w:val="22"/>
          <w:szCs w:val="28"/>
          <w:lang w:val="en-GB"/>
        </w:rPr>
        <w:lastRenderedPageBreak/>
        <w:t>good for mothers as well as children</w:t>
      </w:r>
      <w:r w:rsidRPr="00584AEA">
        <w:rPr>
          <w:rFonts w:ascii="Arrus" w:hAnsi="Arrus" w:cs="Univers"/>
          <w:sz w:val="20"/>
          <w:lang w:val="en-GB"/>
        </w:rPr>
        <w:t xml:space="preserve">. </w:t>
      </w:r>
    </w:p>
    <w:p w14:paraId="268B38E5" w14:textId="77777777" w:rsidR="00270475" w:rsidRPr="00584AEA" w:rsidRDefault="00270475" w:rsidP="00270475">
      <w:pPr>
        <w:spacing w:before="100" w:after="100"/>
        <w:jc w:val="both"/>
        <w:rPr>
          <w:rFonts w:ascii="Arrus" w:hAnsi="Arrus"/>
          <w:b/>
          <w:bCs/>
          <w:szCs w:val="32"/>
          <w:lang w:val="en-GB"/>
        </w:rPr>
      </w:pPr>
    </w:p>
    <w:p w14:paraId="268B38E6" w14:textId="77777777" w:rsidR="00270475" w:rsidRPr="00584AEA" w:rsidRDefault="00270475" w:rsidP="00270475">
      <w:pPr>
        <w:spacing w:before="100" w:after="100"/>
        <w:jc w:val="both"/>
        <w:rPr>
          <w:rFonts w:ascii="Arrus" w:hAnsi="Arrus"/>
          <w:b/>
          <w:bCs/>
          <w:szCs w:val="32"/>
          <w:lang w:val="en-GB"/>
        </w:rPr>
      </w:pPr>
      <w:r w:rsidRPr="00584AEA">
        <w:rPr>
          <w:rFonts w:ascii="Arrus" w:hAnsi="Arrus"/>
          <w:b/>
          <w:bCs/>
          <w:szCs w:val="32"/>
          <w:lang w:val="en-GB"/>
        </w:rPr>
        <w:t>Population Control versus Population Management</w:t>
      </w:r>
    </w:p>
    <w:p w14:paraId="268B38E7" w14:textId="77777777" w:rsidR="00270475" w:rsidRPr="00584AEA" w:rsidRDefault="00270475" w:rsidP="00270475">
      <w:pPr>
        <w:spacing w:before="100" w:after="100"/>
        <w:ind w:firstLine="720"/>
        <w:jc w:val="both"/>
        <w:rPr>
          <w:rFonts w:ascii="Arrus" w:hAnsi="Arrus"/>
          <w:sz w:val="22"/>
          <w:szCs w:val="28"/>
          <w:lang w:val="en-GB"/>
        </w:rPr>
      </w:pPr>
      <w:r w:rsidRPr="00584AEA">
        <w:rPr>
          <w:rFonts w:ascii="Arrus" w:hAnsi="Arrus"/>
          <w:sz w:val="22"/>
          <w:szCs w:val="28"/>
          <w:lang w:val="en-GB"/>
        </w:rPr>
        <w:t xml:space="preserve">It is also to be argued that Population Management is even more important than population control. </w:t>
      </w:r>
      <w:r w:rsidRPr="00584AEA">
        <w:rPr>
          <w:rFonts w:ascii="Arrus" w:hAnsi="Arrus"/>
          <w:b/>
          <w:bCs/>
          <w:sz w:val="22"/>
          <w:szCs w:val="28"/>
          <w:lang w:val="en-GB"/>
        </w:rPr>
        <w:t>The so-called problems related to population growth are primarily due to the mismanagement of population</w:t>
      </w:r>
      <w:r w:rsidRPr="00584AEA">
        <w:rPr>
          <w:rFonts w:ascii="Arrus" w:hAnsi="Arrus"/>
          <w:sz w:val="22"/>
          <w:szCs w:val="28"/>
          <w:lang w:val="en-GB"/>
        </w:rPr>
        <w:t>. The distribution of population is highly uneven with an overwhelming majority living in a much smaller space of big and small cities. The urban/rural ratio is fast changing towards urban and big cities/small cities ratio is fast changing towards big cities. The result is that people are having much less space and air per person to consume. This coupled with the huge increase in vehicles is making the life hell in cities.</w:t>
      </w:r>
      <w:r w:rsidRPr="00584AEA">
        <w:rPr>
          <w:rFonts w:ascii="Arrus" w:hAnsi="Arrus"/>
          <w:b/>
          <w:bCs/>
          <w:sz w:val="22"/>
          <w:szCs w:val="28"/>
          <w:lang w:val="en-GB"/>
        </w:rPr>
        <w:t xml:space="preserve"> In terms of the value of the place of living, the urban people may be richer than the rural and residents of small cities but in terms of the space they are much poorer. </w:t>
      </w:r>
      <w:r w:rsidRPr="00584AEA">
        <w:rPr>
          <w:rFonts w:ascii="Arrus" w:hAnsi="Arrus"/>
          <w:sz w:val="22"/>
          <w:szCs w:val="28"/>
          <w:lang w:val="en-GB"/>
        </w:rPr>
        <w:t xml:space="preserve">The distribution of resources is not equitable; and above all the inequality in distribution of wealth has reached dangerous levels. The richest 1000 families in India own so much of wealth that even if one fifth of their wealth is distributed in the rest of the population, every single family will become a </w:t>
      </w:r>
      <w:proofErr w:type="spellStart"/>
      <w:r w:rsidRPr="00584AEA">
        <w:rPr>
          <w:rFonts w:ascii="Arrus" w:hAnsi="Arrus"/>
          <w:i/>
          <w:sz w:val="22"/>
          <w:szCs w:val="28"/>
          <w:lang w:val="en-GB"/>
        </w:rPr>
        <w:t>lakhpati</w:t>
      </w:r>
      <w:proofErr w:type="spellEnd"/>
      <w:r w:rsidRPr="00584AEA">
        <w:rPr>
          <w:rFonts w:ascii="Arrus" w:hAnsi="Arrus"/>
          <w:sz w:val="22"/>
          <w:szCs w:val="28"/>
          <w:lang w:val="en-GB"/>
        </w:rPr>
        <w:t xml:space="preserve">.  </w:t>
      </w:r>
    </w:p>
    <w:p w14:paraId="268B38E8" w14:textId="77777777" w:rsidR="00270475" w:rsidRPr="00584AEA" w:rsidRDefault="00270475" w:rsidP="00270475">
      <w:pPr>
        <w:pStyle w:val="Heading7"/>
        <w:spacing w:before="240" w:after="60"/>
        <w:jc w:val="both"/>
        <w:rPr>
          <w:rFonts w:ascii="Arrus" w:hAnsi="Arrus"/>
          <w:b/>
          <w:bCs/>
          <w:szCs w:val="32"/>
          <w:lang w:val="en-GB"/>
        </w:rPr>
      </w:pPr>
      <w:r w:rsidRPr="00584AEA">
        <w:rPr>
          <w:rFonts w:ascii="Arrus" w:hAnsi="Arrus"/>
          <w:b/>
          <w:bCs/>
          <w:szCs w:val="32"/>
          <w:lang w:val="en-GB"/>
        </w:rPr>
        <w:t xml:space="preserve">Comprehensive Programme for Control of AIDS </w:t>
      </w:r>
    </w:p>
    <w:p w14:paraId="268B38E9"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whole AIDS control programme has to be revised. The nonsense of safe sex being promoted as the mainstay of the strategy to control AIDS cannot be tolerated any more. As has been elaborated earlier, safe sex is only a ploy to perpetuate commercial sex and the free sex it promotes. Safe sex is not safe enough. The effectiveness of condoms in preventing sex transmitted diseases and AIDS is hardly 50-60%, if it is used properly and constantly. The failure rate of condoms as contraceptives is as high as 12%. The size of HIV is much smaller than sperms, and their probability of crossing the barrier is quite high. Furthermore, it is used by hardly ten percent even in those countries where the level of awareness is substantially high. Sex workers cannot insist on the use of condom, as they risk losing business. The promotion of safe sex is in fact counterproductive. It often tends to ensure a false sense of guarantee against HIV. Adolescents feel inclined to explore sexual liaisons thinking that by using condom they would protect themselves. Condom promotion can however be utilised in specific areas: (1) Where a person is already promiscuous, and before he gives it up, he may use condom; (2) where one of the spouses suspects the other to be involved in extramarital relations; and (3) where one of the partners has already tested positive and the other partner does not want </w:t>
      </w:r>
      <w:r w:rsidRPr="00584AEA">
        <w:rPr>
          <w:rFonts w:ascii="Arrus" w:hAnsi="Arrus"/>
          <w:sz w:val="22"/>
          <w:szCs w:val="28"/>
          <w:lang w:val="en-GB"/>
        </w:rPr>
        <w:lastRenderedPageBreak/>
        <w:t xml:space="preserve">to severe relations. </w:t>
      </w:r>
    </w:p>
    <w:p w14:paraId="268B38E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There is hardly any justification in justifying the on-going strategy on the basis of reports that the situation has stabilised in many countries. The stabilisation does not mean a drastic downfall in the seroprevalence rate. Even till now, about 20,000 people die of AIDS in the US annually. That is no small figure in a country where infections other than STDs have been on the decline for several decades. In India currently more than 20 lakhs are living with HIV. About 1.5 lakh persons died of AIDS related diseases in 2010. The declining trend in new infections should not breed complacence. The strategy to control AIDS has to be multi-pronged, multidisciplinary and multi-sector. Only a comprehensive approach can help. </w:t>
      </w:r>
    </w:p>
    <w:p w14:paraId="268B38EB" w14:textId="77777777" w:rsidR="00270475" w:rsidRPr="00584AEA" w:rsidRDefault="00270475" w:rsidP="00270475">
      <w:pPr>
        <w:jc w:val="both"/>
        <w:rPr>
          <w:rFonts w:ascii="Arrus" w:hAnsi="Arrus"/>
          <w:b/>
          <w:bCs/>
          <w:sz w:val="22"/>
          <w:szCs w:val="28"/>
          <w:lang w:val="en-GB"/>
        </w:rPr>
      </w:pPr>
    </w:p>
    <w:p w14:paraId="268B38EC"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Total sexual hygiene</w:t>
      </w:r>
    </w:p>
    <w:p w14:paraId="268B38E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One of the most important steps in the fight against AIDS will be to popularise the concept of total sexual hygiene. Thanks to the globalisation, while other forms of hygiene like oral hygiene and body hygiene gained substantial popularity, a term like sexual hygiene has not even been proposed. How can it be when total sexual hygiene would signal serious consequences for the whole idea of free and commercial sex? Total sexual hygiene comprises physical, mental and social sexual hygiene. Physical hygiene includes proper washing of private parts and mouth after intercourse, avoidance of anal coitus and avoidance of intercourse during menses. Circumcision may also be included, as it has a preventive role in several diseases. Mental sexual hygiene includes conscious attempts to keep the mind free of polluting thoughts by avoiding provocative images, literature and talks. Social sexual hygiene means avoiding of casual liaisons of all kinds and restricting oneself to one’s spouse only. </w:t>
      </w:r>
    </w:p>
    <w:p w14:paraId="268B38EE"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The other major steps comprise a total and effective ban on the commercialisation of sex particularly prostitution and pornography and strengthening of family system through measures that promote healthy sexual relationship within the ambit of marriage. There are certain legal issues that have to be tackled. First, a person must have the right to divorce if one’s spouse tests positive. Second, a woman must have the right to refuse intercourse if her husband does not take adequate measures to safeguard her from the threat of AIDS. Third, sterilisation may be made compulsory for an HIV positive woman. Fourth, spouses must have the right to know each other’s HIV status before or at the time of marriage.</w:t>
      </w:r>
    </w:p>
    <w:p w14:paraId="268B38EF"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If AIDS has to be controlled, the strategy has to be planned keeping in consideration three essential objectives: (</w:t>
      </w:r>
      <w:r w:rsidRPr="00584AEA">
        <w:rPr>
          <w:rFonts w:ascii="Arrus" w:hAnsi="Arrus"/>
          <w:b/>
          <w:bCs/>
          <w:sz w:val="22"/>
          <w:szCs w:val="28"/>
          <w:lang w:val="en-GB"/>
        </w:rPr>
        <w:t xml:space="preserve">1) preventing </w:t>
      </w:r>
      <w:r w:rsidRPr="00584AEA">
        <w:rPr>
          <w:rFonts w:ascii="Arrus" w:hAnsi="Arrus"/>
          <w:b/>
          <w:bCs/>
          <w:sz w:val="22"/>
          <w:szCs w:val="28"/>
          <w:lang w:val="en-GB"/>
        </w:rPr>
        <w:lastRenderedPageBreak/>
        <w:t>people from getting infected; (2) stopping infected persons from spreading infection; and (3) creating an environment conducive for healthy sexual practices.</w:t>
      </w:r>
      <w:r w:rsidRPr="00584AEA">
        <w:rPr>
          <w:rFonts w:ascii="Arrus" w:hAnsi="Arrus"/>
          <w:sz w:val="22"/>
          <w:szCs w:val="28"/>
          <w:lang w:val="en-GB"/>
        </w:rPr>
        <w:t xml:space="preserve"> The current international programme addresses only the first objective and that too partially. The other two are ignored altogether. An alternative comprehensive programme is being proposed here that alone can be effective in the prevention of AIDS. </w:t>
      </w:r>
    </w:p>
    <w:p w14:paraId="268B38F0" w14:textId="77777777" w:rsidR="00270475" w:rsidRPr="00584AEA" w:rsidRDefault="00270475" w:rsidP="00270475">
      <w:pPr>
        <w:pStyle w:val="Heading9"/>
        <w:spacing w:before="240" w:after="60"/>
        <w:jc w:val="both"/>
        <w:rPr>
          <w:rFonts w:ascii="Arrus" w:hAnsi="Arrus"/>
          <w:b/>
          <w:bCs/>
          <w:sz w:val="22"/>
          <w:szCs w:val="28"/>
          <w:lang w:val="en-GB"/>
        </w:rPr>
      </w:pPr>
      <w:r w:rsidRPr="00584AEA">
        <w:rPr>
          <w:rFonts w:ascii="Arrus" w:hAnsi="Arrus"/>
          <w:b/>
          <w:bCs/>
          <w:sz w:val="22"/>
          <w:szCs w:val="28"/>
          <w:lang w:val="en-GB"/>
        </w:rPr>
        <w:t>I.</w:t>
      </w:r>
      <w:r w:rsidRPr="00584AEA">
        <w:rPr>
          <w:rFonts w:ascii="Arrus" w:hAnsi="Arrus"/>
          <w:b/>
          <w:bCs/>
          <w:sz w:val="22"/>
          <w:szCs w:val="28"/>
          <w:lang w:val="en-GB"/>
        </w:rPr>
        <w:tab/>
        <w:t>Sexual Hygiene</w:t>
      </w:r>
    </w:p>
    <w:p w14:paraId="268B38F1"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Washing of private parts after intercourse</w:t>
      </w:r>
    </w:p>
    <w:p w14:paraId="268B38F2"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No anal sex; oral coitus (ejaculation inside mouth) to be avoided</w:t>
      </w:r>
    </w:p>
    <w:p w14:paraId="268B38F3"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No sex during menstruation periods and postnatal period</w:t>
      </w:r>
    </w:p>
    <w:p w14:paraId="268B38F4"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Male circumcision</w:t>
      </w:r>
    </w:p>
    <w:p w14:paraId="268B38F5"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 xml:space="preserve">Avoidance of corrupting influences </w:t>
      </w:r>
    </w:p>
    <w:p w14:paraId="268B38F6"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Use of condoms whenever suspicion of catching infection</w:t>
      </w:r>
    </w:p>
    <w:p w14:paraId="268B38F7" w14:textId="77777777" w:rsidR="00270475" w:rsidRPr="00584AEA" w:rsidRDefault="00270475" w:rsidP="00270475">
      <w:pPr>
        <w:jc w:val="both"/>
        <w:rPr>
          <w:rFonts w:ascii="Arrus" w:hAnsi="Arrus"/>
          <w:sz w:val="22"/>
          <w:szCs w:val="28"/>
          <w:lang w:val="en-GB"/>
        </w:rPr>
      </w:pPr>
    </w:p>
    <w:p w14:paraId="268B38F8" w14:textId="77777777" w:rsidR="00270475" w:rsidRPr="00584AEA" w:rsidRDefault="00270475" w:rsidP="00270475">
      <w:pPr>
        <w:pStyle w:val="Heading9"/>
        <w:spacing w:before="240" w:after="60"/>
        <w:jc w:val="both"/>
        <w:rPr>
          <w:rFonts w:ascii="Arrus" w:hAnsi="Arrus"/>
          <w:b/>
          <w:bCs/>
          <w:sz w:val="22"/>
          <w:szCs w:val="28"/>
          <w:lang w:val="en-GB"/>
        </w:rPr>
      </w:pPr>
      <w:r w:rsidRPr="00584AEA">
        <w:rPr>
          <w:rFonts w:ascii="Arrus" w:hAnsi="Arrus"/>
          <w:b/>
          <w:bCs/>
          <w:sz w:val="22"/>
          <w:szCs w:val="28"/>
          <w:lang w:val="en-GB"/>
        </w:rPr>
        <w:t>II.</w:t>
      </w:r>
      <w:r w:rsidRPr="00584AEA">
        <w:rPr>
          <w:rFonts w:ascii="Arrus" w:hAnsi="Arrus"/>
          <w:b/>
          <w:bCs/>
          <w:sz w:val="22"/>
          <w:szCs w:val="28"/>
          <w:lang w:val="en-GB"/>
        </w:rPr>
        <w:tab/>
        <w:t>Strengthening of Family System</w:t>
      </w:r>
    </w:p>
    <w:p w14:paraId="268B38F9"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Marriages to be promoted; laws to be suitably amended</w:t>
      </w:r>
    </w:p>
    <w:p w14:paraId="268B38FA"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Premarital and extramarital sex to be actively discouraged and punished</w:t>
      </w:r>
    </w:p>
    <w:p w14:paraId="268B38FB"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Promiscuity and homosexuality to be suppressed through legal and social measures</w:t>
      </w:r>
    </w:p>
    <w:p w14:paraId="268B38FC"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Moral and family values to be strengthened</w:t>
      </w:r>
    </w:p>
    <w:p w14:paraId="268B38FD" w14:textId="77777777" w:rsidR="00270475" w:rsidRPr="00584AEA" w:rsidRDefault="00270475" w:rsidP="00270475">
      <w:pPr>
        <w:jc w:val="both"/>
        <w:rPr>
          <w:rFonts w:ascii="Arrus" w:hAnsi="Arrus"/>
          <w:sz w:val="22"/>
          <w:szCs w:val="28"/>
          <w:lang w:val="en-GB"/>
        </w:rPr>
      </w:pPr>
    </w:p>
    <w:p w14:paraId="268B38FE" w14:textId="77777777" w:rsidR="00270475" w:rsidRPr="00584AEA" w:rsidRDefault="00270475" w:rsidP="00270475">
      <w:pPr>
        <w:tabs>
          <w:tab w:val="left" w:pos="720"/>
        </w:tabs>
        <w:ind w:left="720" w:hanging="720"/>
        <w:jc w:val="both"/>
        <w:rPr>
          <w:rFonts w:ascii="Arrus" w:hAnsi="Arrus"/>
          <w:b/>
          <w:bCs/>
          <w:sz w:val="22"/>
          <w:szCs w:val="28"/>
          <w:lang w:val="en-GB"/>
        </w:rPr>
      </w:pPr>
      <w:r w:rsidRPr="00584AEA">
        <w:rPr>
          <w:rFonts w:ascii="Arrus" w:hAnsi="Arrus"/>
          <w:b/>
          <w:bCs/>
          <w:sz w:val="22"/>
          <w:szCs w:val="28"/>
          <w:lang w:val="en-GB"/>
        </w:rPr>
        <w:t>III.</w:t>
      </w:r>
      <w:r w:rsidRPr="00584AEA">
        <w:rPr>
          <w:rFonts w:ascii="Arrus" w:hAnsi="Arrus"/>
          <w:b/>
          <w:bCs/>
          <w:sz w:val="22"/>
          <w:szCs w:val="28"/>
          <w:lang w:val="en-GB"/>
        </w:rPr>
        <w:tab/>
        <w:t>Concerted and effective campaign against commercialisation of sex</w:t>
      </w:r>
    </w:p>
    <w:p w14:paraId="268B38FF"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Total ban on prostitution and rehabilitation of prostitutes</w:t>
      </w:r>
    </w:p>
    <w:p w14:paraId="268B3900"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Total ban on all forms of pornography</w:t>
      </w:r>
    </w:p>
    <w:p w14:paraId="268B3901"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Campaign against nudity and obscenity in public</w:t>
      </w:r>
    </w:p>
    <w:p w14:paraId="268B3902"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Cleansing of tourism</w:t>
      </w:r>
    </w:p>
    <w:p w14:paraId="268B3903"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 xml:space="preserve">Effective and concerted campaign against drugs </w:t>
      </w:r>
    </w:p>
    <w:p w14:paraId="268B3904" w14:textId="77777777" w:rsidR="00270475" w:rsidRPr="00584AEA" w:rsidRDefault="00270475" w:rsidP="00270475">
      <w:pPr>
        <w:pStyle w:val="Heading9"/>
        <w:spacing w:before="240" w:after="60"/>
        <w:jc w:val="both"/>
        <w:rPr>
          <w:rFonts w:ascii="Arrus" w:hAnsi="Arrus"/>
          <w:b/>
          <w:bCs/>
          <w:sz w:val="22"/>
          <w:szCs w:val="28"/>
          <w:lang w:val="en-GB"/>
        </w:rPr>
      </w:pPr>
      <w:r w:rsidRPr="00584AEA">
        <w:rPr>
          <w:rFonts w:ascii="Arrus" w:hAnsi="Arrus"/>
          <w:b/>
          <w:bCs/>
          <w:sz w:val="22"/>
          <w:szCs w:val="28"/>
          <w:lang w:val="en-GB"/>
        </w:rPr>
        <w:t>IV.</w:t>
      </w:r>
      <w:r w:rsidRPr="00584AEA">
        <w:rPr>
          <w:rFonts w:ascii="Arrus" w:hAnsi="Arrus"/>
          <w:b/>
          <w:bCs/>
          <w:sz w:val="22"/>
          <w:szCs w:val="28"/>
          <w:lang w:val="en-GB"/>
        </w:rPr>
        <w:tab/>
        <w:t>Medical measures: Sexual quarantine</w:t>
      </w:r>
    </w:p>
    <w:p w14:paraId="268B3905"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Proper screening of blood</w:t>
      </w:r>
    </w:p>
    <w:p w14:paraId="268B3906"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Sterilisation of syringes</w:t>
      </w:r>
    </w:p>
    <w:p w14:paraId="268B3907" w14:textId="77777777" w:rsidR="00270475" w:rsidRPr="00584AEA" w:rsidRDefault="00270475" w:rsidP="00270475">
      <w:pPr>
        <w:tabs>
          <w:tab w:val="left" w:pos="360"/>
        </w:tabs>
        <w:ind w:left="360" w:hanging="36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Effective sexual (not social) isolation of HIV positive persons: HIV status of a person to be informed to marriage-partners (present and future), boy/girlfriends, clients</w:t>
      </w:r>
    </w:p>
    <w:p w14:paraId="268B3908" w14:textId="77777777" w:rsidR="00270475" w:rsidRPr="00584AEA" w:rsidRDefault="00270475" w:rsidP="00270475">
      <w:pPr>
        <w:tabs>
          <w:tab w:val="left" w:pos="360"/>
        </w:tabs>
        <w:ind w:left="360" w:hanging="360"/>
        <w:jc w:val="both"/>
        <w:rPr>
          <w:rFonts w:ascii="Arrus" w:hAnsi="Arrus"/>
          <w:sz w:val="22"/>
          <w:szCs w:val="28"/>
          <w:lang w:val="en-GB"/>
        </w:rPr>
      </w:pPr>
    </w:p>
    <w:p w14:paraId="268B3909" w14:textId="77777777" w:rsidR="00270475" w:rsidRPr="00584AEA" w:rsidRDefault="00270475" w:rsidP="006F4670">
      <w:pPr>
        <w:numPr>
          <w:ilvl w:val="0"/>
          <w:numId w:val="70"/>
        </w:numPr>
        <w:tabs>
          <w:tab w:val="left" w:pos="360"/>
          <w:tab w:val="left" w:pos="791"/>
        </w:tabs>
        <w:ind w:left="791" w:hanging="791"/>
        <w:jc w:val="both"/>
        <w:rPr>
          <w:rFonts w:ascii="Arrus" w:hAnsi="Arrus"/>
          <w:b/>
          <w:bCs/>
          <w:sz w:val="22"/>
          <w:szCs w:val="28"/>
          <w:lang w:val="en-GB"/>
        </w:rPr>
      </w:pPr>
      <w:r w:rsidRPr="00584AEA">
        <w:rPr>
          <w:rFonts w:ascii="Arrus" w:hAnsi="Arrus"/>
          <w:b/>
          <w:bCs/>
          <w:sz w:val="22"/>
          <w:szCs w:val="28"/>
          <w:lang w:val="en-GB"/>
        </w:rPr>
        <w:t xml:space="preserve">Legal Measures </w:t>
      </w:r>
    </w:p>
    <w:p w14:paraId="268B390A" w14:textId="77777777" w:rsidR="00270475" w:rsidRPr="00584AEA" w:rsidRDefault="00270475" w:rsidP="00270475">
      <w:pPr>
        <w:tabs>
          <w:tab w:val="left" w:pos="360"/>
        </w:tabs>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ab/>
        <w:t>Right to divorce if one’s spouse tests positive</w:t>
      </w:r>
    </w:p>
    <w:p w14:paraId="268B390B"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lastRenderedPageBreak/>
        <w:t></w:t>
      </w:r>
      <w:r w:rsidRPr="00584AEA">
        <w:rPr>
          <w:rFonts w:ascii="Arrus" w:hAnsi="Arrus"/>
          <w:sz w:val="22"/>
          <w:szCs w:val="28"/>
          <w:lang w:val="en-GB"/>
        </w:rPr>
        <w:t xml:space="preserve">   Right to refuse intercourse if her husband does not take adequate measures to safeguard her from the threat of AIDS</w:t>
      </w:r>
    </w:p>
    <w:p w14:paraId="268B390C"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Sterilisation compulsory for an HIV positive woman</w:t>
      </w:r>
    </w:p>
    <w:p w14:paraId="268B390D" w14:textId="77777777" w:rsidR="00270475" w:rsidRPr="00584AEA" w:rsidRDefault="00270475" w:rsidP="00270475">
      <w:pPr>
        <w:tabs>
          <w:tab w:val="left" w:pos="360"/>
        </w:tabs>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Right to know each other’s HIV status before or at the time of marriage</w:t>
      </w:r>
    </w:p>
    <w:p w14:paraId="268B390E"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For the purpose of the rehabilitation of prostitutes, they have to be kept in an asylum for a period of three months. At the expiry of this period, they will be thoroughly examined for any evidence of sex-transmitted diseases and HIV. If they have no disease, they must be helped to join the mainstream preferably marrying as early as possible. If they have any disease other than HIV they must first be treated before allowing them to join the mainstream. (My article on “The Importance of Iddah” has shown that the incubation period of almost all sex transmitted diseases and the window period of HIV is less than 3 months in most cases.)  If they are HIV positive, they must be sexually isolated. Apart from these medical measures like proper attention to screening of blood to prevent spread of HIV through blood, availability of anti-AIDS drugs to all and legal measures discussed above have to be incorporated. Promotion of condoms has to be done as a supplementary not the chief weapon of defence.</w:t>
      </w:r>
    </w:p>
    <w:p w14:paraId="268B390F" w14:textId="77777777" w:rsidR="00270475" w:rsidRPr="00584AEA" w:rsidRDefault="00270475" w:rsidP="00270475">
      <w:pPr>
        <w:jc w:val="both"/>
        <w:rPr>
          <w:rFonts w:ascii="Arrus" w:hAnsi="Arrus"/>
          <w:b/>
          <w:bCs/>
          <w:szCs w:val="32"/>
          <w:lang w:val="en-GB"/>
        </w:rPr>
      </w:pPr>
    </w:p>
    <w:p w14:paraId="268B3910"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Special Efforts on Health Front needed by Muslim Community</w:t>
      </w:r>
    </w:p>
    <w:p w14:paraId="268B391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XII Plan set seven measurable targets, reflecting the health status to be achieved by the end of the Plan period. These targets are related to </w:t>
      </w:r>
    </w:p>
    <w:p w14:paraId="268B3912" w14:textId="77777777" w:rsidR="00270475" w:rsidRPr="00584AEA" w:rsidRDefault="00270475" w:rsidP="00270475">
      <w:pPr>
        <w:tabs>
          <w:tab w:val="left" w:pos="0"/>
          <w:tab w:val="left" w:pos="629"/>
          <w:tab w:val="left" w:pos="679"/>
        </w:tabs>
        <w:jc w:val="both"/>
        <w:rPr>
          <w:rFonts w:ascii="Arrus" w:hAnsi="Arrus"/>
          <w:b/>
          <w:bCs/>
          <w:sz w:val="22"/>
          <w:szCs w:val="28"/>
          <w:lang w:val="en-GB"/>
        </w:rPr>
      </w:pPr>
      <w:r w:rsidRPr="00584AEA">
        <w:rPr>
          <w:rFonts w:ascii="Arrus" w:hAnsi="Arrus"/>
          <w:b/>
          <w:bCs/>
          <w:sz w:val="22"/>
          <w:szCs w:val="28"/>
          <w:lang w:val="en-GB"/>
        </w:rPr>
        <w:t>(</w:t>
      </w:r>
      <w:proofErr w:type="spellStart"/>
      <w:r w:rsidRPr="00584AEA">
        <w:rPr>
          <w:rFonts w:ascii="Arrus" w:hAnsi="Arrus"/>
          <w:b/>
          <w:bCs/>
          <w:sz w:val="22"/>
          <w:szCs w:val="28"/>
          <w:lang w:val="en-GB"/>
        </w:rPr>
        <w:t>i</w:t>
      </w:r>
      <w:proofErr w:type="spellEnd"/>
      <w:r w:rsidRPr="00584AEA">
        <w:rPr>
          <w:rFonts w:ascii="Arrus" w:hAnsi="Arrus"/>
          <w:b/>
          <w:bCs/>
          <w:sz w:val="22"/>
          <w:szCs w:val="28"/>
          <w:lang w:val="en-GB"/>
        </w:rPr>
        <w:tab/>
        <w:t xml:space="preserve">Infant Mortality Rate (IMR), </w:t>
      </w:r>
    </w:p>
    <w:p w14:paraId="268B3913"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(ii)</w:t>
      </w:r>
      <w:r w:rsidRPr="00584AEA">
        <w:rPr>
          <w:rFonts w:ascii="Arrus" w:hAnsi="Arrus"/>
          <w:b/>
          <w:bCs/>
          <w:sz w:val="22"/>
          <w:szCs w:val="28"/>
          <w:lang w:val="en-GB"/>
        </w:rPr>
        <w:tab/>
        <w:t xml:space="preserve">Maternal Mortality Ratio (MMR), </w:t>
      </w:r>
    </w:p>
    <w:p w14:paraId="268B3914"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(iii)</w:t>
      </w:r>
      <w:r w:rsidRPr="00584AEA">
        <w:rPr>
          <w:rFonts w:ascii="Arrus" w:hAnsi="Arrus"/>
          <w:b/>
          <w:bCs/>
          <w:sz w:val="22"/>
          <w:szCs w:val="28"/>
          <w:lang w:val="en-GB"/>
        </w:rPr>
        <w:tab/>
        <w:t xml:space="preserve">Total Fertility Rate (TFR), </w:t>
      </w:r>
    </w:p>
    <w:p w14:paraId="268B3915" w14:textId="77777777" w:rsidR="00270475" w:rsidRPr="00584AEA" w:rsidRDefault="00270475" w:rsidP="00270475">
      <w:pPr>
        <w:tabs>
          <w:tab w:val="left" w:pos="0"/>
          <w:tab w:val="left" w:pos="6105"/>
        </w:tabs>
        <w:jc w:val="both"/>
        <w:rPr>
          <w:rFonts w:ascii="Arrus" w:hAnsi="Arrus"/>
          <w:b/>
          <w:bCs/>
          <w:sz w:val="22"/>
          <w:szCs w:val="28"/>
          <w:lang w:val="en-GB"/>
        </w:rPr>
      </w:pPr>
      <w:r w:rsidRPr="00584AEA">
        <w:rPr>
          <w:rFonts w:ascii="Arrus" w:hAnsi="Arrus"/>
          <w:b/>
          <w:bCs/>
          <w:sz w:val="22"/>
          <w:szCs w:val="28"/>
          <w:lang w:val="en-GB"/>
        </w:rPr>
        <w:t xml:space="preserve">(iv)         Under nutrition among children, </w:t>
      </w:r>
      <w:r w:rsidRPr="00584AEA">
        <w:rPr>
          <w:rFonts w:ascii="Arrus" w:hAnsi="Arrus"/>
          <w:b/>
          <w:bCs/>
          <w:sz w:val="22"/>
          <w:szCs w:val="28"/>
          <w:lang w:val="en-GB"/>
        </w:rPr>
        <w:tab/>
      </w:r>
    </w:p>
    <w:p w14:paraId="268B3916"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(v)</w:t>
      </w:r>
      <w:r w:rsidRPr="00584AEA">
        <w:rPr>
          <w:rFonts w:ascii="Arrus" w:hAnsi="Arrus"/>
          <w:b/>
          <w:bCs/>
          <w:sz w:val="22"/>
          <w:szCs w:val="28"/>
          <w:lang w:val="en-GB"/>
        </w:rPr>
        <w:tab/>
        <w:t>Anaemia among women and girls,</w:t>
      </w:r>
    </w:p>
    <w:p w14:paraId="268B3917"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(vi)</w:t>
      </w:r>
      <w:r w:rsidRPr="00584AEA">
        <w:rPr>
          <w:rFonts w:ascii="Arrus" w:hAnsi="Arrus"/>
          <w:b/>
          <w:bCs/>
          <w:sz w:val="22"/>
          <w:szCs w:val="28"/>
          <w:lang w:val="en-GB"/>
        </w:rPr>
        <w:tab/>
        <w:t xml:space="preserve">Provision of clean drinking water for all </w:t>
      </w:r>
    </w:p>
    <w:p w14:paraId="268B3918" w14:textId="77777777" w:rsidR="00270475" w:rsidRPr="00584AEA" w:rsidRDefault="00270475" w:rsidP="00270475">
      <w:pPr>
        <w:tabs>
          <w:tab w:val="left" w:pos="0"/>
        </w:tabs>
        <w:jc w:val="both"/>
        <w:rPr>
          <w:rFonts w:ascii="Arrus" w:hAnsi="Arrus"/>
          <w:b/>
          <w:bCs/>
          <w:sz w:val="22"/>
          <w:szCs w:val="28"/>
          <w:lang w:val="en-GB"/>
        </w:rPr>
      </w:pPr>
      <w:r w:rsidRPr="00584AEA">
        <w:rPr>
          <w:rFonts w:ascii="Arrus" w:hAnsi="Arrus"/>
          <w:b/>
          <w:bCs/>
          <w:sz w:val="22"/>
          <w:szCs w:val="28"/>
          <w:lang w:val="en-GB"/>
        </w:rPr>
        <w:t>(vii)</w:t>
      </w:r>
      <w:r w:rsidRPr="00584AEA">
        <w:rPr>
          <w:rFonts w:ascii="Arrus" w:hAnsi="Arrus"/>
          <w:b/>
          <w:bCs/>
          <w:sz w:val="22"/>
          <w:szCs w:val="28"/>
          <w:lang w:val="en-GB"/>
        </w:rPr>
        <w:tab/>
        <w:t>Raising child sex ratio for age group 0-6 years</w:t>
      </w:r>
    </w:p>
    <w:p w14:paraId="268B3919"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Twelfth Plan will prioritise convergence among all the existing National Health Programs under the NRHM umbrella, namely those for Mental Health, AIDS control, Deafness control, Care of the Elderly, Information, Education and Communication, Cancer Control, Tobacco Control, Cardio Vascular Diseases, Oral health, Fluorosis, Human Rabies control, Leptospirosis. Both the Government and Muslims must ensure that Muslim get full benefit of all these measures. Muslim organisations must have each one of them on its monitoring list.  </w:t>
      </w:r>
    </w:p>
    <w:p w14:paraId="268B391A" w14:textId="77777777" w:rsidR="00270475" w:rsidRPr="00584AEA" w:rsidRDefault="00270475" w:rsidP="00270475">
      <w:pPr>
        <w:jc w:val="both"/>
        <w:rPr>
          <w:rFonts w:ascii="Arrus" w:hAnsi="Arrus"/>
          <w:sz w:val="22"/>
          <w:szCs w:val="28"/>
          <w:lang w:val="en-GB"/>
        </w:rPr>
      </w:pPr>
    </w:p>
    <w:p w14:paraId="268B391B" w14:textId="77777777" w:rsidR="00270475" w:rsidRPr="00584AEA" w:rsidRDefault="00270475" w:rsidP="00270475">
      <w:pPr>
        <w:jc w:val="both"/>
        <w:rPr>
          <w:rFonts w:ascii="Arrus" w:hAnsi="Arrus"/>
          <w:b/>
          <w:bCs/>
          <w:sz w:val="26"/>
          <w:szCs w:val="36"/>
          <w:lang w:val="en-GB"/>
        </w:rPr>
      </w:pPr>
      <w:r w:rsidRPr="00584AEA">
        <w:rPr>
          <w:rFonts w:ascii="Arrus" w:hAnsi="Arrus"/>
          <w:b/>
          <w:bCs/>
          <w:sz w:val="26"/>
          <w:szCs w:val="36"/>
          <w:lang w:val="en-GB"/>
        </w:rPr>
        <w:lastRenderedPageBreak/>
        <w:t>Muslim Doctors</w:t>
      </w:r>
    </w:p>
    <w:p w14:paraId="268B391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percentage of Muslim doctors is surely less than those belonging to other communities. The community requires a greater percentage of doctors because its health status is low. The lack of Muslim doctors in the community is doubly hurting them. Their health status is suffering because Muslims have to go to non-Muslim doctors who are often located in distant localities and are relatively costlier. The percentage of Muslims among patients visiting non-Muslim doctors is generally much higher than their percentage in the local population.   Out of total number of Muslim doctors – Allopathic, Unani, Ayurveda, Homeopathic and others, the ratio of MBBS doctors is not good enough to cater to the urgent needs of the community. Though non-MBBS doctors are playing their roles in their own way, MBBS doctors remain the primary source of treatment in most of the infectious diseases, respiratory and cardiovascular problems and diseases requiring surgery. Even Muslim allopathic doctors are not often as successful as their non-Muslim counterparts because they are not able to establish clinics which can match their non-Muslim counterparts in terms of the building, equipment and fanfare. They are often not able to use </w:t>
      </w:r>
      <w:proofErr w:type="spellStart"/>
      <w:r w:rsidRPr="00584AEA">
        <w:rPr>
          <w:rFonts w:ascii="Arrus" w:hAnsi="Arrus"/>
          <w:sz w:val="22"/>
          <w:szCs w:val="28"/>
          <w:lang w:val="en-GB"/>
        </w:rPr>
        <w:t>th</w:t>
      </w:r>
      <w:proofErr w:type="spellEnd"/>
      <w:r w:rsidRPr="00584AEA">
        <w:rPr>
          <w:rFonts w:ascii="Arrus" w:hAnsi="Arrus"/>
          <w:sz w:val="22"/>
          <w:szCs w:val="28"/>
          <w:lang w:val="en-GB"/>
        </w:rPr>
        <w:t xml:space="preserve"> same kinds of techniques to woo the patients as others do. Often they are not able to establish clinics in prime localities and markets that can attract both Muslim and non-Muslim patients. Their position in terms of popularity is often lower than their abilities. </w:t>
      </w:r>
    </w:p>
    <w:p w14:paraId="268B391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Medical business has today become a highly grown industry. A lot of money needs to be flown into it. Muslim community does not only need increased number of doctors and paramedical staff but also needs to understand the dynamics of the industry. Industry requires not only money and expertise but also a networking of doctors at various levels – higher centres, towns, </w:t>
      </w:r>
      <w:proofErr w:type="spellStart"/>
      <w:r w:rsidRPr="00584AEA">
        <w:rPr>
          <w:rFonts w:ascii="Arrus" w:hAnsi="Arrus"/>
          <w:sz w:val="22"/>
          <w:szCs w:val="28"/>
          <w:lang w:val="en-GB"/>
        </w:rPr>
        <w:t>muhallas</w:t>
      </w:r>
      <w:proofErr w:type="spellEnd"/>
      <w:r w:rsidRPr="00584AEA">
        <w:rPr>
          <w:rFonts w:ascii="Arrus" w:hAnsi="Arrus"/>
          <w:sz w:val="22"/>
          <w:szCs w:val="28"/>
          <w:lang w:val="en-GB"/>
        </w:rPr>
        <w:t xml:space="preserve"> and villages. What is urgently required is the need to </w:t>
      </w:r>
      <w:r w:rsidRPr="00584AEA">
        <w:rPr>
          <w:rFonts w:ascii="Arrus" w:hAnsi="Arrus"/>
          <w:b/>
          <w:bCs/>
          <w:sz w:val="22"/>
          <w:szCs w:val="28"/>
          <w:lang w:val="en-GB"/>
        </w:rPr>
        <w:t>establish an All India Muslim Doctors Body</w:t>
      </w:r>
      <w:r w:rsidRPr="00584AEA">
        <w:rPr>
          <w:rFonts w:ascii="Arrus" w:hAnsi="Arrus"/>
          <w:sz w:val="22"/>
          <w:szCs w:val="28"/>
          <w:lang w:val="en-GB"/>
        </w:rPr>
        <w:t xml:space="preserve"> to look after all the aspects of the health concerning Muslim community and the needs of the Medical industry. This Body must make efforts that:</w:t>
      </w:r>
    </w:p>
    <w:p w14:paraId="268B391E" w14:textId="77777777" w:rsidR="00270475" w:rsidRPr="00584AEA" w:rsidRDefault="00270475" w:rsidP="006F4670">
      <w:pPr>
        <w:numPr>
          <w:ilvl w:val="0"/>
          <w:numId w:val="71"/>
        </w:numPr>
        <w:tabs>
          <w:tab w:val="left" w:pos="0"/>
        </w:tabs>
        <w:jc w:val="both"/>
        <w:rPr>
          <w:rFonts w:ascii="Arrus" w:hAnsi="Arrus"/>
          <w:sz w:val="22"/>
          <w:szCs w:val="28"/>
          <w:lang w:val="en-GB"/>
        </w:rPr>
      </w:pPr>
      <w:r w:rsidRPr="00584AEA">
        <w:rPr>
          <w:rFonts w:ascii="Arrus" w:hAnsi="Arrus"/>
          <w:b/>
          <w:bCs/>
          <w:sz w:val="22"/>
          <w:szCs w:val="28"/>
          <w:lang w:val="en-GB"/>
        </w:rPr>
        <w:t>More and more Muslims must join the medical profession</w:t>
      </w:r>
      <w:r w:rsidRPr="00584AEA">
        <w:rPr>
          <w:rFonts w:ascii="Arrus" w:hAnsi="Arrus"/>
          <w:sz w:val="22"/>
          <w:szCs w:val="28"/>
          <w:lang w:val="en-GB"/>
        </w:rPr>
        <w:t xml:space="preserve">, This of course will have a lot to do with the rise of general level of education particularly at the higher secondary level; </w:t>
      </w:r>
    </w:p>
    <w:p w14:paraId="268B391F" w14:textId="77777777" w:rsidR="00270475" w:rsidRPr="00584AEA" w:rsidRDefault="00270475" w:rsidP="006F4670">
      <w:pPr>
        <w:numPr>
          <w:ilvl w:val="0"/>
          <w:numId w:val="72"/>
        </w:numPr>
        <w:tabs>
          <w:tab w:val="left" w:pos="0"/>
        </w:tabs>
        <w:jc w:val="both"/>
        <w:rPr>
          <w:rFonts w:ascii="Arrus" w:hAnsi="Arrus"/>
          <w:sz w:val="22"/>
          <w:szCs w:val="28"/>
          <w:lang w:val="en-GB"/>
        </w:rPr>
      </w:pPr>
      <w:r w:rsidRPr="00584AEA">
        <w:rPr>
          <w:rFonts w:ascii="Arrus" w:hAnsi="Arrus"/>
          <w:sz w:val="22"/>
          <w:szCs w:val="28"/>
          <w:lang w:val="en-GB"/>
        </w:rPr>
        <w:t xml:space="preserve">Several Muslim agencies like Islamic Development Bank offer </w:t>
      </w:r>
      <w:r w:rsidRPr="00584AEA">
        <w:rPr>
          <w:rFonts w:ascii="Arrus" w:hAnsi="Arrus"/>
          <w:b/>
          <w:bCs/>
          <w:sz w:val="22"/>
          <w:szCs w:val="28"/>
          <w:lang w:val="en-GB"/>
        </w:rPr>
        <w:t>scholarships</w:t>
      </w:r>
      <w:r w:rsidRPr="00584AEA">
        <w:rPr>
          <w:rFonts w:ascii="Arrus" w:hAnsi="Arrus"/>
          <w:sz w:val="22"/>
          <w:szCs w:val="28"/>
          <w:lang w:val="en-GB"/>
        </w:rPr>
        <w:t xml:space="preserve"> for MBBS students. Considering the new realties, this must be extended to students of private medical colleges as well and easy education loans must be made available. This of course will combine well if Finance and Industrial sector among Muslims grow fast. </w:t>
      </w:r>
    </w:p>
    <w:p w14:paraId="268B3920" w14:textId="77777777" w:rsidR="00270475" w:rsidRPr="00584AEA" w:rsidRDefault="00270475" w:rsidP="006F4670">
      <w:pPr>
        <w:numPr>
          <w:ilvl w:val="0"/>
          <w:numId w:val="72"/>
        </w:numPr>
        <w:tabs>
          <w:tab w:val="left" w:pos="0"/>
        </w:tabs>
        <w:jc w:val="both"/>
        <w:rPr>
          <w:rFonts w:ascii="Arrus" w:hAnsi="Arrus"/>
          <w:sz w:val="22"/>
          <w:szCs w:val="28"/>
          <w:lang w:val="en-GB"/>
        </w:rPr>
      </w:pPr>
      <w:r w:rsidRPr="00584AEA">
        <w:rPr>
          <w:rFonts w:ascii="Arrus" w:hAnsi="Arrus"/>
          <w:b/>
          <w:bCs/>
          <w:sz w:val="22"/>
          <w:szCs w:val="28"/>
          <w:lang w:val="en-GB"/>
        </w:rPr>
        <w:t>More specialists and super specialists</w:t>
      </w:r>
      <w:r w:rsidRPr="00584AEA">
        <w:rPr>
          <w:rFonts w:ascii="Arrus" w:hAnsi="Arrus"/>
          <w:sz w:val="22"/>
          <w:szCs w:val="28"/>
          <w:lang w:val="en-GB"/>
        </w:rPr>
        <w:t xml:space="preserve"> are now needed. For this </w:t>
      </w:r>
      <w:r w:rsidRPr="00584AEA">
        <w:rPr>
          <w:rFonts w:ascii="Arrus" w:hAnsi="Arrus"/>
          <w:sz w:val="22"/>
          <w:szCs w:val="28"/>
          <w:lang w:val="en-GB"/>
        </w:rPr>
        <w:lastRenderedPageBreak/>
        <w:t>a regular contact has to be kept with the medical students to exhort them to go for higher studies</w:t>
      </w:r>
    </w:p>
    <w:p w14:paraId="268B3921" w14:textId="77777777" w:rsidR="00270475" w:rsidRPr="00584AEA" w:rsidRDefault="00270475" w:rsidP="006F4670">
      <w:pPr>
        <w:numPr>
          <w:ilvl w:val="0"/>
          <w:numId w:val="72"/>
        </w:numPr>
        <w:tabs>
          <w:tab w:val="left" w:pos="0"/>
        </w:tabs>
        <w:jc w:val="both"/>
        <w:rPr>
          <w:rFonts w:ascii="Arrus" w:hAnsi="Arrus"/>
          <w:sz w:val="22"/>
          <w:szCs w:val="28"/>
          <w:lang w:val="en-GB"/>
        </w:rPr>
      </w:pPr>
      <w:r w:rsidRPr="00584AEA">
        <w:rPr>
          <w:rFonts w:ascii="Arrus" w:hAnsi="Arrus"/>
          <w:sz w:val="22"/>
          <w:szCs w:val="28"/>
          <w:lang w:val="en-GB"/>
        </w:rPr>
        <w:t xml:space="preserve">The </w:t>
      </w:r>
      <w:r w:rsidRPr="00584AEA">
        <w:rPr>
          <w:rFonts w:ascii="Arrus" w:hAnsi="Arrus"/>
          <w:b/>
          <w:bCs/>
          <w:sz w:val="22"/>
          <w:szCs w:val="28"/>
          <w:lang w:val="en-GB"/>
        </w:rPr>
        <w:t>Unani degree holders should have much higher knowledge of modern medicine</w:t>
      </w:r>
      <w:r w:rsidRPr="00584AEA">
        <w:rPr>
          <w:rFonts w:ascii="Arrus" w:hAnsi="Arrus"/>
          <w:sz w:val="22"/>
          <w:szCs w:val="28"/>
          <w:lang w:val="en-GB"/>
        </w:rPr>
        <w:t xml:space="preserve"> than they usually have. Their ability to diagnose in modern terms must increase. Family Medicine should be added to the curriculum of Unani courses. While they must have knowledge of what Unani medicine can offer in various diseases, they must have an adequate knowledge of diagnostic procedures.  Exclusive Unani education will not do in the future and the earlier we take decisions to prepare integrated medical syllabi the better it would be for the health of the community. </w:t>
      </w:r>
    </w:p>
    <w:p w14:paraId="268B3922" w14:textId="77777777" w:rsidR="00270475" w:rsidRPr="00584AEA" w:rsidRDefault="00270475" w:rsidP="006F4670">
      <w:pPr>
        <w:numPr>
          <w:ilvl w:val="0"/>
          <w:numId w:val="72"/>
        </w:numPr>
        <w:tabs>
          <w:tab w:val="left" w:pos="0"/>
        </w:tabs>
        <w:jc w:val="both"/>
        <w:rPr>
          <w:rFonts w:ascii="Arrus" w:hAnsi="Arrus"/>
          <w:sz w:val="22"/>
          <w:szCs w:val="28"/>
          <w:lang w:val="en-GB"/>
        </w:rPr>
      </w:pPr>
      <w:r w:rsidRPr="00584AEA">
        <w:rPr>
          <w:rFonts w:ascii="Arrus" w:hAnsi="Arrus"/>
          <w:sz w:val="22"/>
          <w:szCs w:val="28"/>
          <w:lang w:val="en-GB"/>
        </w:rPr>
        <w:t xml:space="preserve">There is a need to develop a </w:t>
      </w:r>
      <w:r w:rsidRPr="00584AEA">
        <w:rPr>
          <w:rFonts w:ascii="Arrus" w:hAnsi="Arrus"/>
          <w:b/>
          <w:bCs/>
          <w:sz w:val="22"/>
          <w:szCs w:val="28"/>
          <w:lang w:val="en-GB"/>
        </w:rPr>
        <w:t>network of doctors</w:t>
      </w:r>
      <w:r w:rsidRPr="00584AEA">
        <w:rPr>
          <w:rFonts w:ascii="Arrus" w:hAnsi="Arrus"/>
          <w:sz w:val="22"/>
          <w:szCs w:val="28"/>
          <w:lang w:val="en-GB"/>
        </w:rPr>
        <w:t xml:space="preserve"> in every district. Non-MBBS doctors practicing in </w:t>
      </w:r>
      <w:proofErr w:type="spellStart"/>
      <w:r w:rsidRPr="00584AEA">
        <w:rPr>
          <w:rFonts w:ascii="Arrus" w:hAnsi="Arrus"/>
          <w:sz w:val="22"/>
          <w:szCs w:val="28"/>
          <w:lang w:val="en-GB"/>
        </w:rPr>
        <w:t>muhallas</w:t>
      </w:r>
      <w:proofErr w:type="spellEnd"/>
      <w:r w:rsidRPr="00584AEA">
        <w:rPr>
          <w:rFonts w:ascii="Arrus" w:hAnsi="Arrus"/>
          <w:sz w:val="22"/>
          <w:szCs w:val="28"/>
          <w:lang w:val="en-GB"/>
        </w:rPr>
        <w:t xml:space="preserve"> and villages must be given regular training by the MBBS doctors so that they are better able to manage patients at their local levels and refer them at the right time to more qualified doctors. Such a training schedule will also help them increase their businesses through mutual help. </w:t>
      </w:r>
    </w:p>
    <w:p w14:paraId="268B3923" w14:textId="77777777" w:rsidR="00270475" w:rsidRPr="00584AEA" w:rsidRDefault="00270475" w:rsidP="006F4670">
      <w:pPr>
        <w:numPr>
          <w:ilvl w:val="0"/>
          <w:numId w:val="72"/>
        </w:numPr>
        <w:tabs>
          <w:tab w:val="left" w:pos="0"/>
        </w:tabs>
        <w:jc w:val="both"/>
        <w:rPr>
          <w:rFonts w:ascii="Arrus" w:hAnsi="Arrus"/>
          <w:sz w:val="22"/>
          <w:szCs w:val="28"/>
          <w:lang w:val="en-GB"/>
        </w:rPr>
      </w:pPr>
      <w:r w:rsidRPr="00584AEA">
        <w:rPr>
          <w:rFonts w:ascii="Arrus" w:hAnsi="Arrus"/>
          <w:sz w:val="22"/>
          <w:szCs w:val="28"/>
          <w:lang w:val="en-GB"/>
        </w:rPr>
        <w:t xml:space="preserve">The </w:t>
      </w:r>
      <w:r w:rsidRPr="00584AEA">
        <w:rPr>
          <w:rFonts w:ascii="Arrus" w:hAnsi="Arrus"/>
          <w:b/>
          <w:bCs/>
          <w:sz w:val="22"/>
          <w:szCs w:val="28"/>
          <w:lang w:val="en-GB"/>
        </w:rPr>
        <w:t>doctors at all levels</w:t>
      </w:r>
      <w:r w:rsidRPr="00584AEA">
        <w:rPr>
          <w:rFonts w:ascii="Arrus" w:hAnsi="Arrus"/>
          <w:sz w:val="22"/>
          <w:szCs w:val="28"/>
          <w:lang w:val="en-GB"/>
        </w:rPr>
        <w:t xml:space="preserve"> must get more and more involved in health awareness activities. There must be awareness programmes related to hygiene, family welfare within Islamic parameters, importance of Islamic practices regarding health, health impacts of alcohol, smoking, drugs and substance abuse, unislamic Sexual behaviour. Gambling, etc. All these problems are becoming increasingly common among Muslims</w:t>
      </w:r>
      <w:r w:rsidRPr="00584AEA">
        <w:rPr>
          <w:rFonts w:ascii="Arrus" w:hAnsi="Arrus"/>
          <w:b/>
          <w:bCs/>
          <w:sz w:val="22"/>
          <w:szCs w:val="28"/>
          <w:lang w:val="en-GB"/>
        </w:rPr>
        <w:t>. Smoking and tobacco chewing somehow have not yet been openly declared Haram by Muftis</w:t>
      </w:r>
      <w:r w:rsidRPr="00584AEA">
        <w:rPr>
          <w:rFonts w:ascii="Arrus" w:hAnsi="Arrus"/>
          <w:sz w:val="22"/>
          <w:szCs w:val="28"/>
          <w:lang w:val="en-GB"/>
        </w:rPr>
        <w:t xml:space="preserve"> despite the </w:t>
      </w:r>
      <w:proofErr w:type="spellStart"/>
      <w:r w:rsidRPr="00584AEA">
        <w:rPr>
          <w:rFonts w:ascii="Arrus" w:hAnsi="Arrus"/>
          <w:sz w:val="22"/>
          <w:szCs w:val="28"/>
          <w:lang w:val="en-GB"/>
        </w:rPr>
        <w:t>well known</w:t>
      </w:r>
      <w:proofErr w:type="spellEnd"/>
      <w:r w:rsidRPr="00584AEA">
        <w:rPr>
          <w:rFonts w:ascii="Arrus" w:hAnsi="Arrus"/>
          <w:sz w:val="22"/>
          <w:szCs w:val="28"/>
          <w:lang w:val="en-GB"/>
        </w:rPr>
        <w:t xml:space="preserve"> principle that Islam cannot approve practices that cause mortality and morbidity at such a high scale. If smoking, tobacco and drugs are declared Haram, it would have an immense impact on the incidence of the diseases related to these practices. </w:t>
      </w:r>
    </w:p>
    <w:p w14:paraId="268B3924" w14:textId="77777777" w:rsidR="00270475" w:rsidRPr="00584AEA" w:rsidRDefault="00270475" w:rsidP="006F4670">
      <w:pPr>
        <w:numPr>
          <w:ilvl w:val="0"/>
          <w:numId w:val="72"/>
        </w:numPr>
        <w:tabs>
          <w:tab w:val="left" w:pos="0"/>
        </w:tabs>
        <w:jc w:val="both"/>
        <w:rPr>
          <w:rFonts w:ascii="Arrus" w:hAnsi="Arrus"/>
          <w:sz w:val="22"/>
          <w:szCs w:val="28"/>
          <w:lang w:val="en-GB"/>
        </w:rPr>
      </w:pPr>
      <w:r w:rsidRPr="00584AEA">
        <w:rPr>
          <w:rFonts w:ascii="Arrus" w:hAnsi="Arrus"/>
          <w:sz w:val="22"/>
          <w:szCs w:val="28"/>
          <w:lang w:val="en-GB"/>
        </w:rPr>
        <w:t>As has been discussed elsewhere in this paper, there is a need to campaign for introduction of “</w:t>
      </w:r>
      <w:r w:rsidRPr="00584AEA">
        <w:rPr>
          <w:rFonts w:ascii="Arrus" w:hAnsi="Arrus"/>
          <w:b/>
          <w:bCs/>
          <w:sz w:val="22"/>
          <w:szCs w:val="28"/>
          <w:lang w:val="en-GB"/>
        </w:rPr>
        <w:t>Right to Health</w:t>
      </w:r>
      <w:r w:rsidRPr="00584AEA">
        <w:rPr>
          <w:rFonts w:ascii="Arrus" w:hAnsi="Arrus"/>
          <w:sz w:val="22"/>
          <w:szCs w:val="28"/>
          <w:lang w:val="en-GB"/>
        </w:rPr>
        <w:t>” and “</w:t>
      </w:r>
      <w:r w:rsidRPr="00584AEA">
        <w:rPr>
          <w:rFonts w:ascii="Arrus" w:hAnsi="Arrus"/>
          <w:b/>
          <w:bCs/>
          <w:sz w:val="22"/>
          <w:szCs w:val="28"/>
          <w:lang w:val="en-GB"/>
        </w:rPr>
        <w:t>Fundamental Prohibitions”</w:t>
      </w:r>
      <w:r w:rsidRPr="00584AEA">
        <w:rPr>
          <w:rFonts w:ascii="Arrus" w:hAnsi="Arrus"/>
          <w:sz w:val="22"/>
          <w:szCs w:val="28"/>
          <w:lang w:val="en-GB"/>
        </w:rPr>
        <w:t xml:space="preserve"> in the constitution. Doctors Body must take the lead in mobilising campaign to that effect. They must use their individual and collective clouts to broad base these campaigns and mobilise the general medical fraternity to work in that direction. Indian Medical Association meetings more often than not serve alcohol to their members in their get-togethers; so it is not easy to convince them but the pressures should be increased on them with the help of non-Muslim non-drinker non-Muslim doctors. </w:t>
      </w:r>
    </w:p>
    <w:p w14:paraId="268B3925" w14:textId="77777777" w:rsidR="00270475" w:rsidRPr="00584AEA" w:rsidRDefault="00270475" w:rsidP="006F4670">
      <w:pPr>
        <w:numPr>
          <w:ilvl w:val="0"/>
          <w:numId w:val="72"/>
        </w:numPr>
        <w:tabs>
          <w:tab w:val="left" w:pos="0"/>
        </w:tabs>
        <w:jc w:val="both"/>
        <w:rPr>
          <w:rFonts w:ascii="Arrus" w:hAnsi="Arrus"/>
          <w:sz w:val="22"/>
          <w:szCs w:val="28"/>
          <w:lang w:val="en-GB"/>
        </w:rPr>
      </w:pPr>
      <w:r w:rsidRPr="00584AEA">
        <w:rPr>
          <w:rFonts w:ascii="Arrus" w:hAnsi="Arrus"/>
          <w:b/>
          <w:bCs/>
          <w:sz w:val="22"/>
          <w:szCs w:val="28"/>
          <w:lang w:val="en-GB"/>
        </w:rPr>
        <w:t>Corporate cum charity Hospitals</w:t>
      </w:r>
      <w:r w:rsidRPr="00584AEA">
        <w:rPr>
          <w:rFonts w:ascii="Arrus" w:hAnsi="Arrus"/>
          <w:sz w:val="22"/>
          <w:szCs w:val="28"/>
          <w:lang w:val="en-GB"/>
        </w:rPr>
        <w:t xml:space="preserve">: In this world of fast corporatisation, Muslims must not remain behind with the only condition that Muslim corporate must not adopt the usual exploitative attitudes of </w:t>
      </w:r>
      <w:r w:rsidRPr="00584AEA">
        <w:rPr>
          <w:rFonts w:ascii="Arrus" w:hAnsi="Arrus"/>
          <w:sz w:val="22"/>
          <w:szCs w:val="28"/>
          <w:lang w:val="en-GB"/>
        </w:rPr>
        <w:lastRenderedPageBreak/>
        <w:t xml:space="preserve">the corporate world. Muslims must establish corporate cum charity hospitals in all the major cities of the world beginning with New Delhi, Mumbai, Chennai, Hyderabad, Bangalore and Lucknow. These corporate cum charity hospitals should have the best facilities available. They must charge relatively lesser fees than the ordinary hospitals (around 70 pc) so that they can successfully attract large number of patients without losing business. These hospitals must have a poverty fund, to which contributions can come through donations, funds from funding agencies and Zakah. 10 percent of the income of the hospital itself must be submitted to this Fund. The Fund should pay the bills, partially or fully, to the poor patients depending upon the conditions of the patients. The hospitals should be manned by the best possible staff though preferences must be given to Muslims without compromise on their abilities. These corporate hospitals must have a network of referring doctors all over their catchments areas. Muslim doctors should be made shareholders in these hospitals. These hospitals should also run a marketing campaign to attract overseas patients particularly from the Middle East. They may also invite investments from the Arab World; and may run joint ventures in the major cities of the Middle Eastern countries. </w:t>
      </w:r>
    </w:p>
    <w:p w14:paraId="268B3926" w14:textId="77777777" w:rsidR="00270475" w:rsidRPr="00584AEA" w:rsidRDefault="00270475" w:rsidP="006F4670">
      <w:pPr>
        <w:numPr>
          <w:ilvl w:val="0"/>
          <w:numId w:val="72"/>
        </w:numPr>
        <w:tabs>
          <w:tab w:val="left" w:pos="0"/>
        </w:tabs>
        <w:jc w:val="both"/>
        <w:rPr>
          <w:rFonts w:ascii="Arrus" w:hAnsi="Arrus"/>
          <w:sz w:val="22"/>
          <w:szCs w:val="28"/>
          <w:lang w:val="en-GB"/>
        </w:rPr>
      </w:pPr>
      <w:r w:rsidRPr="00584AEA">
        <w:rPr>
          <w:rFonts w:ascii="Arrus" w:hAnsi="Arrus"/>
          <w:b/>
          <w:bCs/>
          <w:sz w:val="22"/>
          <w:szCs w:val="28"/>
          <w:lang w:val="en-GB"/>
        </w:rPr>
        <w:t>Paramedical Staff training</w:t>
      </w:r>
      <w:r w:rsidRPr="00584AEA">
        <w:rPr>
          <w:rFonts w:ascii="Arrus" w:hAnsi="Arrus"/>
          <w:sz w:val="22"/>
          <w:szCs w:val="28"/>
          <w:lang w:val="en-GB"/>
        </w:rPr>
        <w:t xml:space="preserve">: Special efforts also need to be made for the paramedical staff training. </w:t>
      </w:r>
    </w:p>
    <w:p w14:paraId="268B3927" w14:textId="77777777" w:rsidR="00270475" w:rsidRPr="00584AEA" w:rsidRDefault="00270475" w:rsidP="00270475">
      <w:pPr>
        <w:jc w:val="both"/>
        <w:rPr>
          <w:rFonts w:ascii="Arrus" w:hAnsi="Arrus"/>
          <w:sz w:val="22"/>
          <w:szCs w:val="28"/>
          <w:lang w:val="en-GB"/>
        </w:rPr>
      </w:pPr>
    </w:p>
    <w:p w14:paraId="268B3928" w14:textId="77777777" w:rsidR="00270475" w:rsidRPr="00584AEA" w:rsidRDefault="00270475" w:rsidP="00270475">
      <w:pPr>
        <w:jc w:val="both"/>
        <w:rPr>
          <w:rFonts w:ascii="Arrus" w:hAnsi="Arrus"/>
          <w:sz w:val="22"/>
          <w:szCs w:val="28"/>
          <w:lang w:val="en-GB"/>
        </w:rPr>
      </w:pPr>
    </w:p>
    <w:p w14:paraId="268B3929" w14:textId="77777777" w:rsidR="00270475" w:rsidRPr="00584AEA" w:rsidRDefault="00270475" w:rsidP="006F4670">
      <w:pPr>
        <w:numPr>
          <w:ilvl w:val="0"/>
          <w:numId w:val="73"/>
        </w:numPr>
        <w:tabs>
          <w:tab w:val="left" w:pos="0"/>
        </w:tabs>
        <w:jc w:val="both"/>
        <w:rPr>
          <w:rFonts w:ascii="Arrus" w:hAnsi="Arrus"/>
          <w:b/>
          <w:bCs/>
          <w:szCs w:val="32"/>
          <w:lang w:val="en-GB"/>
        </w:rPr>
      </w:pPr>
      <w:r w:rsidRPr="00584AEA">
        <w:rPr>
          <w:rFonts w:ascii="Arrus" w:hAnsi="Arrus"/>
          <w:b/>
          <w:bCs/>
          <w:szCs w:val="32"/>
          <w:lang w:val="en-GB"/>
        </w:rPr>
        <w:t xml:space="preserve"> De-addiction Centres and Islamic Counselling</w:t>
      </w:r>
    </w:p>
    <w:p w14:paraId="268B392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“Islamic Counselling</w:t>
      </w:r>
      <w:r w:rsidRPr="00584AEA">
        <w:rPr>
          <w:rFonts w:ascii="Arrus" w:hAnsi="Arrus" w:hint="eastAsia"/>
          <w:sz w:val="22"/>
          <w:szCs w:val="28"/>
          <w:lang w:val="en-GB"/>
        </w:rPr>
        <w:t>”</w:t>
      </w:r>
      <w:r w:rsidRPr="00584AEA">
        <w:rPr>
          <w:rFonts w:ascii="Arrus" w:hAnsi="Arrus"/>
          <w:sz w:val="22"/>
          <w:szCs w:val="28"/>
          <w:lang w:val="en-GB"/>
        </w:rPr>
        <w:t xml:space="preserve"> is a field that has perhaps never been properly explored particularly in relation to psychological and psychiatric problems of the people. Religion in general has a very deep impact on the psyche and attitudes of the people. Spirituality is being used to treat various problems in life, especially in reducing tensions, anxiety and depression. Faith in God, His Books and Messengers and the company of spiritually enlightened persons have a positive impact on almost all men, women and children irrespectively of the religions and sects they belong to, except perhaps very few who are absolute atheists. </w:t>
      </w:r>
      <w:r w:rsidRPr="00584AEA">
        <w:rPr>
          <w:rFonts w:ascii="Arrus" w:hAnsi="Arrus"/>
          <w:b/>
          <w:bCs/>
          <w:sz w:val="22"/>
          <w:szCs w:val="28"/>
          <w:lang w:val="en-GB"/>
        </w:rPr>
        <w:t xml:space="preserve">Islam has an added advantage because not only Islam is known to have more commanding influence on its followers; it has also a highly developed social, family, moral and spiritual system. It has very clear guidelines about Fundamental Rights, Fundamental Duties and Fundamental Prohibitions. Most Muslims tend to believe that not indulging in prohibitions and following the prescribed duties pleases God. The strong concepts of accountability with Unimaginable incentives in the form of an Everlasting Life of </w:t>
      </w:r>
      <w:r w:rsidRPr="00584AEA">
        <w:rPr>
          <w:rFonts w:ascii="Arrus" w:hAnsi="Arrus"/>
          <w:b/>
          <w:bCs/>
          <w:sz w:val="22"/>
          <w:szCs w:val="28"/>
          <w:lang w:val="en-GB"/>
        </w:rPr>
        <w:lastRenderedPageBreak/>
        <w:t>Paradise and an equally unimaginable Disincentive in the form of Wrath in Hell, leave an unmistakable tendency to gravitate towards piety.</w:t>
      </w:r>
      <w:r w:rsidRPr="00584AEA">
        <w:rPr>
          <w:rFonts w:ascii="Arrus" w:hAnsi="Arrus"/>
          <w:sz w:val="22"/>
          <w:szCs w:val="28"/>
          <w:lang w:val="en-GB"/>
        </w:rPr>
        <w:t xml:space="preserve"> Muslims tend to show greater tolerance, patience and resolve due to their faith. It is often seen that young people under the external influences of their surroundings deviate from the rightful path. But more often than not, they tend to mend their ways as their age advances. Regular schedules of prayers, fasting and a life time Hajj – all have remarkable effects on attitudes and behaviour.</w:t>
      </w:r>
    </w:p>
    <w:p w14:paraId="268B392B" w14:textId="77777777" w:rsidR="00270475" w:rsidRPr="00584AEA" w:rsidRDefault="00270475" w:rsidP="00270475">
      <w:pPr>
        <w:ind w:firstLine="720"/>
        <w:jc w:val="both"/>
        <w:rPr>
          <w:rFonts w:ascii="Arrus" w:hAnsi="Arrus"/>
          <w:sz w:val="22"/>
          <w:szCs w:val="28"/>
          <w:lang w:val="en-GB"/>
        </w:rPr>
      </w:pPr>
      <w:r w:rsidRPr="00584AEA">
        <w:rPr>
          <w:rFonts w:ascii="Arrus" w:hAnsi="Arrus"/>
          <w:b/>
          <w:bCs/>
          <w:sz w:val="22"/>
          <w:szCs w:val="28"/>
          <w:lang w:val="en-GB"/>
        </w:rPr>
        <w:t>The belief in God and Hereafter</w:t>
      </w:r>
      <w:r w:rsidRPr="00584AEA">
        <w:rPr>
          <w:rFonts w:ascii="Arrus" w:hAnsi="Arrus"/>
          <w:sz w:val="22"/>
          <w:szCs w:val="28"/>
          <w:lang w:val="en-GB"/>
        </w:rPr>
        <w:t xml:space="preserve"> also helps a man to overcome depression, which often sets in seeing huge injustices being perpetrated in the world, massive sufferings of the weak and the apparent successes of oppressors and exploiters. One often feels inclined to think if God is there why He allows these enormous sufferings and why oppressors go scot-free. Many atheists utilise this as an argument in favour of the non-existence of Supreme Being. The truth however is that the apparent sufferings of the weak, poor and innocent and the apparent successes of the strong, debauched and aggressors necessitate the presence of Supreme Being and Hereafter. If this alone is the whole life and there is no Hereafter and none to take cognisance of what is happening there is no way all these sufferings can be undone, honour of the sufferers can be restored and the perpetrators of crime can be brought to justice. If a person is murdered, there is no way he can be restored to life; no amount of compensation to the family of the deceased and no amount of punishment to the murderer can undo his death. If a father or mother loses their son, how can they get him back? Even if the killer is hanged this will not fill the vacuum created in their life; their son cannot get back his life and they cannot get their son back. Millions of people died at the hands of Hitler, Stalin and many other dictators. Hundreds of thousands lost lives in American bombings in Hiroshima and Nagasaki. All those killed were innocent. How can they get justice in </w:t>
      </w:r>
      <w:r w:rsidRPr="00584AEA">
        <w:rPr>
          <w:rFonts w:ascii="Arrus" w:hAnsi="Arrus"/>
          <w:i/>
          <w:iCs/>
          <w:sz w:val="22"/>
          <w:szCs w:val="28"/>
          <w:lang w:val="en-GB"/>
        </w:rPr>
        <w:t>this</w:t>
      </w:r>
      <w:r w:rsidRPr="00584AEA">
        <w:rPr>
          <w:rFonts w:ascii="Arrus" w:hAnsi="Arrus"/>
          <w:sz w:val="22"/>
          <w:szCs w:val="28"/>
          <w:lang w:val="en-GB"/>
        </w:rPr>
        <w:t xml:space="preserve"> world? This is a world where one can be punished for one’s actions, but more often one escapes the punishment. Here people suffer for others’ faults</w:t>
      </w:r>
      <w:r w:rsidRPr="00584AEA">
        <w:rPr>
          <w:rFonts w:ascii="Arrus" w:hAnsi="Arrus"/>
          <w:b/>
          <w:bCs/>
          <w:sz w:val="22"/>
          <w:szCs w:val="28"/>
          <w:lang w:val="en-GB"/>
        </w:rPr>
        <w:t xml:space="preserve">. Qur’an clarifies that this world is a place of </w:t>
      </w:r>
      <w:r w:rsidRPr="00584AEA">
        <w:rPr>
          <w:rFonts w:ascii="Arrus" w:hAnsi="Arrus"/>
          <w:b/>
          <w:bCs/>
          <w:i/>
          <w:iCs/>
          <w:sz w:val="22"/>
          <w:szCs w:val="28"/>
          <w:lang w:val="en-GB"/>
        </w:rPr>
        <w:t>trial</w:t>
      </w:r>
      <w:r w:rsidRPr="00584AEA">
        <w:rPr>
          <w:rFonts w:ascii="Arrus" w:hAnsi="Arrus"/>
          <w:b/>
          <w:bCs/>
          <w:sz w:val="22"/>
          <w:szCs w:val="28"/>
          <w:lang w:val="en-GB"/>
        </w:rPr>
        <w:t xml:space="preserve"> not of judgement</w:t>
      </w:r>
      <w:r w:rsidRPr="00584AEA">
        <w:rPr>
          <w:rFonts w:ascii="Arrus" w:hAnsi="Arrus"/>
          <w:sz w:val="22"/>
          <w:szCs w:val="28"/>
          <w:lang w:val="en-GB"/>
        </w:rPr>
        <w:t xml:space="preserve">. It makes clear that humans suffer here due to their </w:t>
      </w:r>
      <w:r w:rsidRPr="00584AEA">
        <w:rPr>
          <w:rFonts w:ascii="Arrus" w:hAnsi="Arrus"/>
          <w:i/>
          <w:iCs/>
          <w:sz w:val="22"/>
          <w:szCs w:val="28"/>
          <w:lang w:val="en-GB"/>
        </w:rPr>
        <w:t>own</w:t>
      </w:r>
      <w:r w:rsidRPr="00584AEA">
        <w:rPr>
          <w:rFonts w:ascii="Arrus" w:hAnsi="Arrus"/>
          <w:sz w:val="22"/>
          <w:szCs w:val="28"/>
          <w:lang w:val="en-GB"/>
        </w:rPr>
        <w:t xml:space="preserve"> faults. This does not mean, as is erroneously interpreted sometimes, one suffers due to one’s faults in the past. On the contrary, it </w:t>
      </w:r>
      <w:r w:rsidRPr="00584AEA">
        <w:rPr>
          <w:rFonts w:ascii="Arrus" w:hAnsi="Arrus"/>
          <w:b/>
          <w:bCs/>
          <w:sz w:val="22"/>
          <w:szCs w:val="28"/>
          <w:lang w:val="en-GB"/>
        </w:rPr>
        <w:t xml:space="preserve">applies to mankind </w:t>
      </w:r>
      <w:r w:rsidRPr="00584AEA">
        <w:rPr>
          <w:rFonts w:ascii="Arrus" w:hAnsi="Arrus"/>
          <w:b/>
          <w:bCs/>
          <w:i/>
          <w:iCs/>
          <w:sz w:val="22"/>
          <w:szCs w:val="28"/>
          <w:lang w:val="en-GB"/>
        </w:rPr>
        <w:t>as a whole</w:t>
      </w:r>
      <w:r w:rsidRPr="00584AEA">
        <w:rPr>
          <w:rFonts w:ascii="Arrus" w:hAnsi="Arrus"/>
          <w:b/>
          <w:bCs/>
          <w:sz w:val="22"/>
          <w:szCs w:val="28"/>
          <w:lang w:val="en-GB"/>
        </w:rPr>
        <w:t>. Man suffers due to man’s faults, not necessarily one’s own but often somebody else’s.</w:t>
      </w:r>
      <w:r w:rsidRPr="00584AEA">
        <w:rPr>
          <w:rFonts w:ascii="Arrus" w:hAnsi="Arrus"/>
          <w:sz w:val="22"/>
          <w:szCs w:val="28"/>
          <w:lang w:val="en-GB"/>
        </w:rPr>
        <w:t xml:space="preserve"> This necessitates Judgement Day where every single deed of an individual will be taken into account for arriving at the judgement. No act, good or bad, of no individual will remain unaccounted for. The judgement will be without blemish; everybody will </w:t>
      </w:r>
      <w:r w:rsidRPr="00584AEA">
        <w:rPr>
          <w:rFonts w:ascii="Arrus" w:hAnsi="Arrus"/>
          <w:sz w:val="22"/>
          <w:szCs w:val="28"/>
          <w:lang w:val="en-GB"/>
        </w:rPr>
        <w:lastRenderedPageBreak/>
        <w:t xml:space="preserve">feel satisfied for what he gets. </w:t>
      </w:r>
    </w:p>
    <w:p w14:paraId="268B392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Faith in Hereafter strengthens the confidence of the good and the sufferers. Their sadness at not being able to get what they deserve is compensated by the hope of getting their due in Hereafter. Those who behave well here without any benefit and sacrifice their desires will get a wholesome reward in Hereafter, which will have an entirely different set of natural laws and social rules. Those who have avoided drinks in order to obey the commands of God will receive drinks in Hereafter that will exhilarate their spirits without causing any damage to them or others. They have been asked to avoid certain kinds of sex, and in return, they will enjoy a better companionship in Hereafter, which will be without any undesirable consequences. If on the other hand, they indulge in forbidden acts here, not only they but also their contemporaries and their posterity can develop serious problems on account of their actions; they will face severe punishment in Hereafter themselves. Believers know that they </w:t>
      </w:r>
      <w:r w:rsidRPr="00584AEA">
        <w:rPr>
          <w:rFonts w:ascii="Arrus" w:hAnsi="Arrus"/>
          <w:i/>
          <w:iCs/>
          <w:sz w:val="22"/>
          <w:szCs w:val="28"/>
          <w:lang w:val="en-GB"/>
        </w:rPr>
        <w:t>can</w:t>
      </w:r>
      <w:r w:rsidRPr="00584AEA">
        <w:rPr>
          <w:rFonts w:ascii="Arrus" w:hAnsi="Arrus"/>
          <w:sz w:val="22"/>
          <w:szCs w:val="28"/>
          <w:lang w:val="en-GB"/>
        </w:rPr>
        <w:t xml:space="preserve"> escape punishment in this world but </w:t>
      </w:r>
      <w:r w:rsidRPr="00584AEA">
        <w:rPr>
          <w:rFonts w:ascii="Arrus" w:hAnsi="Arrus"/>
          <w:i/>
          <w:iCs/>
          <w:sz w:val="22"/>
          <w:szCs w:val="28"/>
          <w:lang w:val="en-GB"/>
        </w:rPr>
        <w:t>cannot</w:t>
      </w:r>
      <w:r w:rsidRPr="00584AEA">
        <w:rPr>
          <w:rFonts w:ascii="Arrus" w:hAnsi="Arrus"/>
          <w:sz w:val="22"/>
          <w:szCs w:val="28"/>
          <w:lang w:val="en-GB"/>
        </w:rPr>
        <w:t xml:space="preserve"> in the next world. Law may not have the eyes to see their deeds, but God can see even what they are doing away from all the eyes of the world. The expectation of incentives and the fear of disincentives combine to prevent them from undesirable actions and encourage them to conduct righteously. It is this right conduct that prevents individuals from a number of problems, and when people in society </w:t>
      </w:r>
      <w:r w:rsidRPr="00584AEA">
        <w:rPr>
          <w:rFonts w:ascii="Arrus" w:hAnsi="Arrus"/>
          <w:i/>
          <w:iCs/>
          <w:sz w:val="22"/>
          <w:szCs w:val="28"/>
          <w:lang w:val="en-GB"/>
        </w:rPr>
        <w:t>generally</w:t>
      </w:r>
      <w:r w:rsidRPr="00584AEA">
        <w:rPr>
          <w:rFonts w:ascii="Arrus" w:hAnsi="Arrus"/>
          <w:sz w:val="22"/>
          <w:szCs w:val="28"/>
          <w:lang w:val="en-GB"/>
        </w:rPr>
        <w:t xml:space="preserve"> conduct well peace </w:t>
      </w:r>
      <w:r w:rsidRPr="00584AEA">
        <w:rPr>
          <w:rFonts w:ascii="Arrus" w:hAnsi="Arrus"/>
          <w:i/>
          <w:iCs/>
          <w:sz w:val="22"/>
          <w:szCs w:val="28"/>
          <w:lang w:val="en-GB"/>
        </w:rPr>
        <w:t>prevails</w:t>
      </w:r>
      <w:r w:rsidRPr="00584AEA">
        <w:rPr>
          <w:rFonts w:ascii="Arrus" w:hAnsi="Arrus"/>
          <w:sz w:val="22"/>
          <w:szCs w:val="28"/>
          <w:lang w:val="en-GB"/>
        </w:rPr>
        <w:t>.</w:t>
      </w:r>
    </w:p>
    <w:p w14:paraId="268B392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While faith in God and Hereafter go a long way to ensure psychological and spiritual peace, when this combines with the faith in Muhammad (Peace be upon him!) as the Last Messenger of God and Qur’an as the last scripture, this paves way for physical, family and social peace. Qur’an and Muhammad (Peace be upon him!) explain what bad or good conduct is. It is they that discriminate between the right and the wrong. It is they that provide the constitution, the guidelines and the example. Normally, opinions on the desirability or undesirability of certain actions vary to a degree. Man wants to accept the desirability or undesirability of an action only by ascertaining its consequences himself. His methods are ridden with probabilities and it often takes enormous effort and time for arriving at the conclusive evidence. There are always elements in society having vested interests in the continuance of certain practices; they do everything in their grasp not to let the people form any definitive opinion. For a true follower of Islam it becomes an easy task to decide what to do or what not to do. </w:t>
      </w:r>
      <w:r w:rsidRPr="00584AEA">
        <w:rPr>
          <w:rFonts w:ascii="Arrus" w:hAnsi="Arrus"/>
          <w:b/>
          <w:bCs/>
          <w:sz w:val="22"/>
          <w:szCs w:val="28"/>
          <w:lang w:val="en-GB"/>
        </w:rPr>
        <w:t xml:space="preserve">Though his curiosity leads him to try to find out the consequences of different actions, he is always convinced that the injunctions and principles enunciated in Qur’an and put into practice by </w:t>
      </w:r>
      <w:r w:rsidRPr="00584AEA">
        <w:rPr>
          <w:rFonts w:ascii="Arrus" w:hAnsi="Arrus"/>
          <w:b/>
          <w:bCs/>
          <w:sz w:val="22"/>
          <w:szCs w:val="28"/>
          <w:lang w:val="en-GB"/>
        </w:rPr>
        <w:lastRenderedPageBreak/>
        <w:t>Prophet Muhammad (Peace be upon him!) are enough for him to have a wholesome life.</w:t>
      </w:r>
      <w:r w:rsidRPr="00584AEA">
        <w:rPr>
          <w:rFonts w:ascii="Arrus" w:hAnsi="Arrus"/>
          <w:sz w:val="22"/>
          <w:szCs w:val="28"/>
          <w:lang w:val="en-GB"/>
        </w:rPr>
        <w:t xml:space="preserve"> He is satisfied in his heart that no man can know better than Muhammad (Peace be upon him!) and Qur’an because God Himself dispatched them. God is not dependent on the unfolding of events for knowing the effects of anything or action; He is omnipotent. When His omnipotence merges with His kindness, He will provide human beings with the best system: a system that will ensure a comprehensive and eternal peace and will take </w:t>
      </w:r>
      <w:r w:rsidRPr="00584AEA">
        <w:rPr>
          <w:rFonts w:ascii="Arrus" w:hAnsi="Arrus"/>
          <w:i/>
          <w:iCs/>
          <w:sz w:val="22"/>
          <w:szCs w:val="28"/>
          <w:lang w:val="en-GB"/>
        </w:rPr>
        <w:t>pre-emptive actions against chaos</w:t>
      </w:r>
      <w:r w:rsidRPr="00584AEA">
        <w:rPr>
          <w:rFonts w:ascii="Arrus" w:hAnsi="Arrus"/>
          <w:sz w:val="22"/>
          <w:szCs w:val="28"/>
          <w:lang w:val="en-GB"/>
        </w:rPr>
        <w:t xml:space="preserve">. </w:t>
      </w:r>
    </w:p>
    <w:p w14:paraId="268B392E"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Prayer is an essential part of all religions. Worship of One who is in charge of everything in the universe is sure to attract His special attention. Prayer indirectly helps in many other ways. It diverts attention from the ennui of routine activities and provides an escape route for worries, at least for the time being. It revitalises brain, so one can start afresh. Imploring God imbues a feeling of immense satisfaction in the mind; one feels as if one has shared one’s worries with One who is Omnipotent. One feels confident that God will surely find a way for Him. Burdens do seem to have lightened; diffidence does appear to have evaporated. This helps mental peace in a big way. Depression and anxiety get a thrashing and are less likely to devastate an individual who pays regular attention to his prayers. </w:t>
      </w:r>
    </w:p>
    <w:p w14:paraId="268B392F"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In Islam, prayers assume distinctive character in many ways. </w:t>
      </w:r>
    </w:p>
    <w:p w14:paraId="268B3930" w14:textId="77777777" w:rsidR="00270475" w:rsidRPr="00584AEA" w:rsidRDefault="00270475" w:rsidP="006F4670">
      <w:pPr>
        <w:numPr>
          <w:ilvl w:val="0"/>
          <w:numId w:val="74"/>
        </w:numPr>
        <w:tabs>
          <w:tab w:val="left" w:pos="360"/>
        </w:tabs>
        <w:jc w:val="both"/>
        <w:rPr>
          <w:rFonts w:ascii="Arrus" w:hAnsi="Arrus"/>
          <w:sz w:val="22"/>
          <w:szCs w:val="28"/>
          <w:lang w:val="en-GB"/>
        </w:rPr>
      </w:pPr>
      <w:r w:rsidRPr="00584AEA">
        <w:rPr>
          <w:rFonts w:ascii="Arrus" w:hAnsi="Arrus"/>
          <w:sz w:val="22"/>
          <w:szCs w:val="28"/>
          <w:lang w:val="en-GB"/>
        </w:rPr>
        <w:t xml:space="preserve">Prayers in Islam are directed to none but the Highest Authority in the Universe; </w:t>
      </w:r>
      <w:r w:rsidRPr="00584AEA">
        <w:rPr>
          <w:rFonts w:ascii="Arrus" w:hAnsi="Arrus"/>
          <w:i/>
          <w:iCs/>
          <w:sz w:val="22"/>
          <w:szCs w:val="28"/>
          <w:lang w:val="en-GB"/>
        </w:rPr>
        <w:t xml:space="preserve">no deputy </w:t>
      </w:r>
      <w:r w:rsidRPr="00584AEA">
        <w:rPr>
          <w:rFonts w:ascii="Arrus" w:hAnsi="Arrus"/>
          <w:sz w:val="22"/>
          <w:szCs w:val="28"/>
          <w:lang w:val="en-GB"/>
        </w:rPr>
        <w:t xml:space="preserve">stands between God and man. One therefore feels guaranteed that God has listened to his invocation. This </w:t>
      </w:r>
      <w:r w:rsidRPr="00584AEA">
        <w:rPr>
          <w:rFonts w:ascii="Arrus" w:hAnsi="Arrus"/>
          <w:b/>
          <w:bCs/>
          <w:i/>
          <w:iCs/>
          <w:sz w:val="22"/>
          <w:szCs w:val="28"/>
          <w:lang w:val="en-GB"/>
        </w:rPr>
        <w:t>direct</w:t>
      </w:r>
      <w:r w:rsidRPr="00584AEA">
        <w:rPr>
          <w:rFonts w:ascii="Arrus" w:hAnsi="Arrus"/>
          <w:b/>
          <w:bCs/>
          <w:sz w:val="22"/>
          <w:szCs w:val="28"/>
          <w:lang w:val="en-GB"/>
        </w:rPr>
        <w:t xml:space="preserve"> relationship</w:t>
      </w:r>
      <w:r w:rsidRPr="00584AEA">
        <w:rPr>
          <w:rFonts w:ascii="Arrus" w:hAnsi="Arrus"/>
          <w:sz w:val="22"/>
          <w:szCs w:val="28"/>
          <w:lang w:val="en-GB"/>
        </w:rPr>
        <w:t xml:space="preserve"> with Almighty generates a much greater degree of confidence than an indirect relationship through a</w:t>
      </w:r>
      <w:r w:rsidRPr="00584AEA">
        <w:rPr>
          <w:rFonts w:ascii="Arrus" w:hAnsi="Arrus"/>
          <w:i/>
          <w:iCs/>
          <w:sz w:val="22"/>
          <w:szCs w:val="28"/>
          <w:lang w:val="en-GB"/>
        </w:rPr>
        <w:t>n intermediary</w:t>
      </w:r>
      <w:r w:rsidRPr="00584AEA">
        <w:rPr>
          <w:rFonts w:ascii="Arrus" w:hAnsi="Arrus"/>
          <w:sz w:val="22"/>
          <w:szCs w:val="28"/>
          <w:lang w:val="en-GB"/>
        </w:rPr>
        <w:t xml:space="preserve">. </w:t>
      </w:r>
    </w:p>
    <w:p w14:paraId="268B3931" w14:textId="77777777" w:rsidR="00270475" w:rsidRPr="00584AEA" w:rsidRDefault="00270475" w:rsidP="006F4670">
      <w:pPr>
        <w:numPr>
          <w:ilvl w:val="0"/>
          <w:numId w:val="75"/>
        </w:numPr>
        <w:tabs>
          <w:tab w:val="left" w:pos="360"/>
        </w:tabs>
        <w:jc w:val="both"/>
        <w:rPr>
          <w:rFonts w:ascii="Arrus" w:hAnsi="Arrus"/>
          <w:sz w:val="22"/>
          <w:szCs w:val="28"/>
          <w:lang w:val="en-GB"/>
        </w:rPr>
      </w:pPr>
      <w:r w:rsidRPr="00584AEA">
        <w:rPr>
          <w:rFonts w:ascii="Arrus" w:hAnsi="Arrus"/>
          <w:sz w:val="22"/>
          <w:szCs w:val="28"/>
          <w:lang w:val="en-GB"/>
        </w:rPr>
        <w:t xml:space="preserve">Prayers in Islam are </w:t>
      </w:r>
      <w:r w:rsidRPr="00584AEA">
        <w:rPr>
          <w:rFonts w:ascii="Arrus" w:hAnsi="Arrus"/>
          <w:b/>
          <w:bCs/>
          <w:sz w:val="22"/>
          <w:szCs w:val="28"/>
          <w:lang w:val="en-GB"/>
        </w:rPr>
        <w:t>more frequent and disciplined.</w:t>
      </w:r>
      <w:r w:rsidRPr="00584AEA">
        <w:rPr>
          <w:rFonts w:ascii="Arrus" w:hAnsi="Arrus"/>
          <w:sz w:val="22"/>
          <w:szCs w:val="28"/>
          <w:lang w:val="en-GB"/>
        </w:rPr>
        <w:t xml:space="preserve"> At least five times a day a Muslim bows to God, glorifying Him, seeking His forgiveness and imploring his help in all the spheres of life. This means that he has a break from the routine at least five times a day. This not only disciplines his life but also has a much greater relaxing effect on brain than once a day prayer would have. Obviously, anxiety and depression will be far less likely to distract the person. Timings of prayers have been perfectly chosen: before sunrise, immediately after noon, in the afternoon, after the sunset and in the night. Regular reminders of God’s presence and His injunctions have definite influence on his actions; he is less likely to engage in forbidden practices; the more sincere, attentive and regular he is the more the chances are of his leading a </w:t>
      </w:r>
      <w:r w:rsidRPr="00584AEA">
        <w:rPr>
          <w:rFonts w:ascii="Arrus" w:hAnsi="Arrus"/>
          <w:i/>
          <w:iCs/>
          <w:sz w:val="22"/>
          <w:szCs w:val="28"/>
          <w:lang w:val="en-GB"/>
        </w:rPr>
        <w:t>purer</w:t>
      </w:r>
      <w:r w:rsidRPr="00584AEA">
        <w:rPr>
          <w:rFonts w:ascii="Arrus" w:hAnsi="Arrus"/>
          <w:sz w:val="22"/>
          <w:szCs w:val="28"/>
          <w:lang w:val="en-GB"/>
        </w:rPr>
        <w:t xml:space="preserve"> life. </w:t>
      </w:r>
    </w:p>
    <w:p w14:paraId="268B3932" w14:textId="77777777" w:rsidR="00270475" w:rsidRPr="00584AEA" w:rsidRDefault="00270475" w:rsidP="006F4670">
      <w:pPr>
        <w:numPr>
          <w:ilvl w:val="0"/>
          <w:numId w:val="75"/>
        </w:numPr>
        <w:tabs>
          <w:tab w:val="left" w:pos="360"/>
        </w:tabs>
        <w:jc w:val="both"/>
        <w:rPr>
          <w:rFonts w:ascii="Arrus" w:hAnsi="Arrus"/>
          <w:sz w:val="22"/>
          <w:szCs w:val="28"/>
          <w:lang w:val="en-GB"/>
        </w:rPr>
      </w:pPr>
      <w:r w:rsidRPr="00584AEA">
        <w:rPr>
          <w:rFonts w:ascii="Arrus" w:hAnsi="Arrus"/>
          <w:sz w:val="22"/>
          <w:szCs w:val="28"/>
          <w:lang w:val="en-GB"/>
        </w:rPr>
        <w:t xml:space="preserve">In Islam, prayer is not merely a ritual; it is a </w:t>
      </w:r>
      <w:r w:rsidRPr="00584AEA">
        <w:rPr>
          <w:rFonts w:ascii="Arrus" w:hAnsi="Arrus"/>
          <w:b/>
          <w:bCs/>
          <w:sz w:val="22"/>
          <w:szCs w:val="28"/>
          <w:lang w:val="en-GB"/>
        </w:rPr>
        <w:t>physical, mental, spiritual and social exercise</w:t>
      </w:r>
      <w:r w:rsidRPr="00584AEA">
        <w:rPr>
          <w:rFonts w:ascii="Arrus" w:hAnsi="Arrus"/>
          <w:sz w:val="22"/>
          <w:szCs w:val="28"/>
          <w:lang w:val="en-GB"/>
        </w:rPr>
        <w:t xml:space="preserve">. Every prayer is to be preceded by </w:t>
      </w:r>
      <w:r w:rsidRPr="00584AEA">
        <w:rPr>
          <w:rFonts w:ascii="Arrus" w:hAnsi="Arrus"/>
          <w:sz w:val="22"/>
          <w:szCs w:val="28"/>
          <w:lang w:val="en-GB"/>
        </w:rPr>
        <w:lastRenderedPageBreak/>
        <w:t>ablution (</w:t>
      </w:r>
      <w:r w:rsidRPr="00584AEA">
        <w:rPr>
          <w:rFonts w:ascii="Arrus" w:hAnsi="Arrus"/>
          <w:i/>
          <w:iCs/>
          <w:sz w:val="22"/>
          <w:szCs w:val="28"/>
          <w:lang w:val="en-GB"/>
        </w:rPr>
        <w:t>Wudhu</w:t>
      </w:r>
      <w:r w:rsidRPr="00584AEA">
        <w:rPr>
          <w:rFonts w:ascii="Arrus" w:hAnsi="Arrus"/>
          <w:sz w:val="22"/>
          <w:szCs w:val="28"/>
          <w:lang w:val="en-GB"/>
        </w:rPr>
        <w:t xml:space="preserve">) requiring washing of exposed organs in a specified manner. This involves rinsing of mouth, brushing of teeth, washing of face, hands and forearms, soaking of head and soaking or washing of feet. I had shown in a paper written about 25 years back that </w:t>
      </w:r>
      <w:r w:rsidRPr="00584AEA">
        <w:rPr>
          <w:rFonts w:ascii="Arrus" w:hAnsi="Arrus"/>
          <w:i/>
          <w:iCs/>
          <w:sz w:val="22"/>
          <w:szCs w:val="28"/>
          <w:lang w:val="en-GB"/>
        </w:rPr>
        <w:t>Wudhu</w:t>
      </w:r>
      <w:r w:rsidRPr="00584AEA">
        <w:rPr>
          <w:rFonts w:ascii="Arrus" w:hAnsi="Arrus"/>
          <w:sz w:val="22"/>
          <w:szCs w:val="28"/>
          <w:lang w:val="en-GB"/>
        </w:rPr>
        <w:t xml:space="preserve"> involves an area of the body that represents about 80 percent area on the sensory map, present in brain. I had also shown that the sequence of the washing of the organs is in accordance with the sequence of the organs on that map. Five times Wudhu is sure to result in a marked reduction in the incidence of a number of diseases of teeth, gums and skin.</w:t>
      </w:r>
    </w:p>
    <w:p w14:paraId="268B3933" w14:textId="77777777" w:rsidR="00270475" w:rsidRPr="00584AEA" w:rsidRDefault="00270475" w:rsidP="006F4670">
      <w:pPr>
        <w:numPr>
          <w:ilvl w:val="0"/>
          <w:numId w:val="75"/>
        </w:numPr>
        <w:tabs>
          <w:tab w:val="left" w:pos="360"/>
        </w:tabs>
        <w:jc w:val="both"/>
        <w:rPr>
          <w:rFonts w:ascii="Arrus" w:hAnsi="Arrus"/>
          <w:sz w:val="22"/>
          <w:szCs w:val="28"/>
          <w:lang w:val="en-GB"/>
        </w:rPr>
      </w:pPr>
      <w:r w:rsidRPr="00584AEA">
        <w:rPr>
          <w:rFonts w:ascii="Arrus" w:hAnsi="Arrus"/>
          <w:sz w:val="22"/>
          <w:szCs w:val="28"/>
          <w:lang w:val="en-GB"/>
        </w:rPr>
        <w:t xml:space="preserve">The sequence of different movements in the Muslim prayer is also in accordance with their innervation. </w:t>
      </w:r>
      <w:r w:rsidRPr="00584AEA">
        <w:rPr>
          <w:rFonts w:ascii="Arrus" w:hAnsi="Arrus"/>
          <w:i/>
          <w:iCs/>
          <w:sz w:val="22"/>
          <w:szCs w:val="28"/>
          <w:lang w:val="en-GB"/>
        </w:rPr>
        <w:t>Salat,</w:t>
      </w:r>
      <w:r w:rsidRPr="00584AEA">
        <w:rPr>
          <w:rFonts w:ascii="Arrus" w:hAnsi="Arrus"/>
          <w:sz w:val="22"/>
          <w:szCs w:val="28"/>
          <w:lang w:val="en-GB"/>
        </w:rPr>
        <w:t xml:space="preserve"> in addition, is a physical exercise of great value. Islamic prayer does not involve a mere sitting or standing, as is often the case in other religions; it is well-organised regime of a number of movements that involve almost all the muscles of the body. A person first stands, then bends on the hip, then stands again, then prostrates putting his hand on the earth, then sits, then prostrates again and then stands erect again, repeating this several times. </w:t>
      </w:r>
      <w:r w:rsidRPr="00584AEA">
        <w:rPr>
          <w:rFonts w:ascii="Arrus" w:hAnsi="Arrus"/>
          <w:i/>
          <w:iCs/>
          <w:sz w:val="22"/>
          <w:szCs w:val="28"/>
          <w:lang w:val="en-GB"/>
        </w:rPr>
        <w:t>Sajda</w:t>
      </w:r>
      <w:r w:rsidRPr="00584AEA">
        <w:rPr>
          <w:rFonts w:ascii="Arrus" w:hAnsi="Arrus"/>
          <w:sz w:val="22"/>
          <w:szCs w:val="28"/>
          <w:lang w:val="en-GB"/>
        </w:rPr>
        <w:t xml:space="preserve"> is often referred to in medical sciences as </w:t>
      </w:r>
      <w:proofErr w:type="spellStart"/>
      <w:r w:rsidRPr="00584AEA">
        <w:rPr>
          <w:rFonts w:ascii="Arrus" w:hAnsi="Arrus"/>
          <w:sz w:val="22"/>
          <w:szCs w:val="28"/>
          <w:lang w:val="en-GB"/>
        </w:rPr>
        <w:t>Mohemmaden</w:t>
      </w:r>
      <w:proofErr w:type="spellEnd"/>
      <w:r w:rsidRPr="00584AEA">
        <w:rPr>
          <w:rFonts w:ascii="Arrus" w:hAnsi="Arrus"/>
          <w:sz w:val="22"/>
          <w:szCs w:val="28"/>
          <w:lang w:val="en-GB"/>
        </w:rPr>
        <w:t xml:space="preserve"> prayer position. In this posture, out of all other postures of the body, cardiac output is known to be maximum, the supply of blood to brain is optimum, breathing is in the best state and blood contains maximum amount of oxygen. Every </w:t>
      </w:r>
      <w:r w:rsidRPr="00584AEA">
        <w:rPr>
          <w:rFonts w:ascii="Arrus" w:hAnsi="Arrus"/>
          <w:i/>
          <w:iCs/>
          <w:sz w:val="22"/>
          <w:szCs w:val="28"/>
          <w:lang w:val="en-GB"/>
        </w:rPr>
        <w:t>Salat</w:t>
      </w:r>
      <w:r w:rsidRPr="00584AEA">
        <w:rPr>
          <w:rFonts w:ascii="Arrus" w:hAnsi="Arrus"/>
          <w:sz w:val="22"/>
          <w:szCs w:val="28"/>
          <w:lang w:val="en-GB"/>
        </w:rPr>
        <w:t xml:space="preserve"> refurbishes all the important organs ridding them of fatigue. One finds a renewed enthusiasm to work; common problems like body-ache, headache, nervousness, fatigue, lassitude etc are less likely to set in.</w:t>
      </w:r>
    </w:p>
    <w:p w14:paraId="268B3934" w14:textId="77777777" w:rsidR="00270475" w:rsidRPr="00584AEA" w:rsidRDefault="00270475" w:rsidP="006F4670">
      <w:pPr>
        <w:numPr>
          <w:ilvl w:val="0"/>
          <w:numId w:val="75"/>
        </w:numPr>
        <w:tabs>
          <w:tab w:val="left" w:pos="360"/>
        </w:tabs>
        <w:jc w:val="both"/>
        <w:rPr>
          <w:rFonts w:ascii="Arrus" w:hAnsi="Arrus"/>
          <w:sz w:val="22"/>
          <w:szCs w:val="28"/>
          <w:lang w:val="en-GB"/>
        </w:rPr>
      </w:pPr>
      <w:r w:rsidRPr="00584AEA">
        <w:rPr>
          <w:rFonts w:ascii="Arrus" w:hAnsi="Arrus"/>
          <w:sz w:val="22"/>
          <w:szCs w:val="28"/>
          <w:lang w:val="en-GB"/>
        </w:rPr>
        <w:t xml:space="preserve">Apart from being a terrific spiritual, physical and mental exercise, </w:t>
      </w:r>
      <w:r w:rsidRPr="00584AEA">
        <w:rPr>
          <w:rFonts w:ascii="Arrus" w:hAnsi="Arrus"/>
          <w:i/>
          <w:iCs/>
          <w:sz w:val="22"/>
          <w:szCs w:val="28"/>
          <w:lang w:val="en-GB"/>
        </w:rPr>
        <w:t>Salat</w:t>
      </w:r>
      <w:r w:rsidRPr="00584AEA">
        <w:rPr>
          <w:rFonts w:ascii="Arrus" w:hAnsi="Arrus"/>
          <w:sz w:val="22"/>
          <w:szCs w:val="28"/>
          <w:lang w:val="en-GB"/>
        </w:rPr>
        <w:t xml:space="preserve"> is an extraordinary </w:t>
      </w:r>
      <w:r w:rsidRPr="00584AEA">
        <w:rPr>
          <w:rFonts w:ascii="Arrus" w:hAnsi="Arrus"/>
          <w:i/>
          <w:iCs/>
          <w:sz w:val="22"/>
          <w:szCs w:val="28"/>
          <w:lang w:val="en-GB"/>
        </w:rPr>
        <w:t xml:space="preserve">socially beneficial </w:t>
      </w:r>
      <w:r w:rsidRPr="00584AEA">
        <w:rPr>
          <w:rFonts w:ascii="Arrus" w:hAnsi="Arrus"/>
          <w:sz w:val="22"/>
          <w:szCs w:val="28"/>
          <w:lang w:val="en-GB"/>
        </w:rPr>
        <w:t xml:space="preserve">exercise too. In Islam, </w:t>
      </w:r>
      <w:r w:rsidRPr="00584AEA">
        <w:rPr>
          <w:rFonts w:ascii="Arrus" w:hAnsi="Arrus"/>
          <w:i/>
          <w:iCs/>
          <w:sz w:val="22"/>
          <w:szCs w:val="28"/>
          <w:lang w:val="en-GB"/>
        </w:rPr>
        <w:t>congregational</w:t>
      </w:r>
      <w:r w:rsidRPr="00584AEA">
        <w:rPr>
          <w:rFonts w:ascii="Arrus" w:hAnsi="Arrus"/>
          <w:sz w:val="22"/>
          <w:szCs w:val="28"/>
          <w:lang w:val="en-GB"/>
        </w:rPr>
        <w:t xml:space="preserve"> prayers are preferred to individual prayers. Almost all the mosques conduct congregational prayers regularly five times a day. People gather there to bow before God in the leadership of an </w:t>
      </w:r>
      <w:r w:rsidRPr="00584AEA">
        <w:rPr>
          <w:rFonts w:ascii="Arrus" w:hAnsi="Arrus"/>
          <w:i/>
          <w:iCs/>
          <w:sz w:val="22"/>
          <w:szCs w:val="28"/>
          <w:lang w:val="en-GB"/>
        </w:rPr>
        <w:t>Imam</w:t>
      </w:r>
      <w:r w:rsidRPr="00584AEA">
        <w:rPr>
          <w:rFonts w:ascii="Arrus" w:hAnsi="Arrus"/>
          <w:sz w:val="22"/>
          <w:szCs w:val="28"/>
          <w:lang w:val="en-GB"/>
        </w:rPr>
        <w:t xml:space="preserve">. This inculcates discipline, order and brotherhood. People know one another; they wish one another and inquire about their </w:t>
      </w:r>
      <w:proofErr w:type="spellStart"/>
      <w:r w:rsidRPr="00584AEA">
        <w:rPr>
          <w:rFonts w:ascii="Arrus" w:hAnsi="Arrus"/>
          <w:sz w:val="22"/>
          <w:szCs w:val="28"/>
          <w:lang w:val="en-GB"/>
        </w:rPr>
        <w:t>well being</w:t>
      </w:r>
      <w:proofErr w:type="spellEnd"/>
      <w:r w:rsidRPr="00584AEA">
        <w:rPr>
          <w:rFonts w:ascii="Arrus" w:hAnsi="Arrus"/>
          <w:sz w:val="22"/>
          <w:szCs w:val="28"/>
          <w:lang w:val="en-GB"/>
        </w:rPr>
        <w:t xml:space="preserve">; they feel concerned when a regular fellow fails to turn up. Those who are in need of support or assistance often use a mosque as the forum for appeal; more often than not they get a positive response from the worshippers. Furthermore, </w:t>
      </w:r>
      <w:r w:rsidRPr="00584AEA">
        <w:rPr>
          <w:rFonts w:ascii="Arrus" w:hAnsi="Arrus"/>
          <w:i/>
          <w:iCs/>
          <w:sz w:val="22"/>
          <w:szCs w:val="28"/>
          <w:lang w:val="en-GB"/>
        </w:rPr>
        <w:t>Salat</w:t>
      </w:r>
      <w:r w:rsidRPr="00584AEA">
        <w:rPr>
          <w:rFonts w:ascii="Arrus" w:hAnsi="Arrus"/>
          <w:sz w:val="22"/>
          <w:szCs w:val="28"/>
          <w:lang w:val="en-GB"/>
        </w:rPr>
        <w:t xml:space="preserve"> helps a person to avoid social evils; one gets regular reminder of what is liked or disliked by God. One is least likely to falling victim of alcoholism and gambling; the probability of indulging in unhealthy sexual practices markedly decreases. </w:t>
      </w:r>
      <w:r w:rsidRPr="00584AEA">
        <w:rPr>
          <w:rFonts w:ascii="Arrus" w:hAnsi="Arrus"/>
          <w:i/>
          <w:iCs/>
          <w:sz w:val="22"/>
          <w:szCs w:val="28"/>
          <w:lang w:val="en-GB"/>
        </w:rPr>
        <w:t>Salat</w:t>
      </w:r>
      <w:r w:rsidRPr="00584AEA">
        <w:rPr>
          <w:rFonts w:ascii="Arrus" w:hAnsi="Arrus"/>
          <w:sz w:val="22"/>
          <w:szCs w:val="28"/>
          <w:lang w:val="en-GB"/>
        </w:rPr>
        <w:t xml:space="preserve"> is expected to have a sobering effect on all individuals; if there are some weaknesses of behaviour and character these show, in almost all </w:t>
      </w:r>
      <w:r w:rsidRPr="00584AEA">
        <w:rPr>
          <w:rFonts w:ascii="Arrus" w:hAnsi="Arrus"/>
          <w:sz w:val="22"/>
          <w:szCs w:val="28"/>
          <w:lang w:val="en-GB"/>
        </w:rPr>
        <w:lastRenderedPageBreak/>
        <w:t>cases, a steady improvement; they are certainly better individuals praying than if they had not been praying at all. Persons are likely to become more honest, righteous and humble once they start to offer prayers; the more regular they get the more improvement they are expected to show in their behaviour. If one does not show distinct improvement in one’s behaviour, it indicates lack of sincerity in the prayer; there are persons who join prayers in order to deceive people; their prayers will be of no avail either in this world or in Hereafter.</w:t>
      </w:r>
    </w:p>
    <w:p w14:paraId="268B3935"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Just as </w:t>
      </w:r>
      <w:r w:rsidRPr="00584AEA">
        <w:rPr>
          <w:rFonts w:ascii="Arrus" w:hAnsi="Arrus"/>
          <w:i/>
          <w:iCs/>
          <w:sz w:val="22"/>
          <w:szCs w:val="28"/>
          <w:lang w:val="en-GB"/>
        </w:rPr>
        <w:t>Salat</w:t>
      </w:r>
      <w:r w:rsidRPr="00584AEA">
        <w:rPr>
          <w:rFonts w:ascii="Arrus" w:hAnsi="Arrus"/>
          <w:sz w:val="22"/>
          <w:szCs w:val="28"/>
          <w:lang w:val="en-GB"/>
        </w:rPr>
        <w:t xml:space="preserve">, </w:t>
      </w:r>
      <w:r w:rsidRPr="00584AEA">
        <w:rPr>
          <w:rFonts w:ascii="Arrus" w:hAnsi="Arrus"/>
          <w:b/>
          <w:bCs/>
          <w:sz w:val="22"/>
          <w:szCs w:val="28"/>
          <w:lang w:val="en-GB"/>
        </w:rPr>
        <w:t xml:space="preserve">fasting </w:t>
      </w:r>
      <w:r w:rsidRPr="00584AEA">
        <w:rPr>
          <w:rFonts w:ascii="Arrus" w:hAnsi="Arrus"/>
          <w:sz w:val="22"/>
          <w:szCs w:val="28"/>
          <w:lang w:val="en-GB"/>
        </w:rPr>
        <w:t>(</w:t>
      </w:r>
      <w:r w:rsidRPr="00584AEA">
        <w:rPr>
          <w:rFonts w:ascii="Arrus" w:hAnsi="Arrus"/>
          <w:i/>
          <w:iCs/>
          <w:sz w:val="22"/>
          <w:szCs w:val="28"/>
          <w:lang w:val="en-GB"/>
        </w:rPr>
        <w:t>Saum</w:t>
      </w:r>
      <w:r w:rsidRPr="00584AEA">
        <w:rPr>
          <w:rFonts w:ascii="Arrus" w:hAnsi="Arrus"/>
          <w:sz w:val="22"/>
          <w:szCs w:val="28"/>
          <w:lang w:val="en-GB"/>
        </w:rPr>
        <w:t xml:space="preserve">) has immense physical, mental, spiritual and social benefits. Fasting of one kind or the other is prescribed in almost all the religions of the world. It symbolises self-sacrifice, devotion, discipline, patience, control, generosity and purification. Fasting of all kinds has a soothing and purifying effect on the body, mind and soul. In Islam however, it becomes a much more comprehensive exercise. </w:t>
      </w:r>
    </w:p>
    <w:p w14:paraId="268B3936"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Islamic fasting is directly related to the beginning of the revolution of Islam. Its observance in the month of Ramadhan marks the beginning of the revelation of the messages of God to Muhammad (Peace be upon him!), Qur’an being the collection of these messages. This also means it also marks the beginning of the Prophet’s mission. This is why, there are strenuous efforts to recite the whole of Qur’an at least once in the month of Ramadhan; people do it individually as well as collectively. This refreshes the whole mission in the minds of followers; they get an annual reminder of what is expected from them, how they must conduct and what is their ultimate mission: mission of Peace. They are told in categorical terms that the best form of </w:t>
      </w:r>
      <w:r w:rsidRPr="00584AEA">
        <w:rPr>
          <w:rFonts w:ascii="Arrus" w:hAnsi="Arrus"/>
          <w:i/>
          <w:iCs/>
          <w:sz w:val="22"/>
          <w:szCs w:val="28"/>
          <w:lang w:val="en-GB"/>
        </w:rPr>
        <w:t>Jihad</w:t>
      </w:r>
      <w:r w:rsidRPr="00584AEA">
        <w:rPr>
          <w:rFonts w:ascii="Arrus" w:hAnsi="Arrus"/>
          <w:sz w:val="22"/>
          <w:szCs w:val="28"/>
          <w:lang w:val="en-GB"/>
        </w:rPr>
        <w:t xml:space="preserve"> is </w:t>
      </w:r>
      <w:r w:rsidRPr="00584AEA">
        <w:rPr>
          <w:rFonts w:ascii="Arrus" w:hAnsi="Arrus"/>
          <w:i/>
          <w:iCs/>
          <w:sz w:val="22"/>
          <w:szCs w:val="28"/>
          <w:lang w:val="en-GB"/>
        </w:rPr>
        <w:t>Jihad</w:t>
      </w:r>
      <w:r w:rsidRPr="00584AEA">
        <w:rPr>
          <w:rFonts w:ascii="Arrus" w:hAnsi="Arrus"/>
          <w:sz w:val="22"/>
          <w:szCs w:val="28"/>
          <w:lang w:val="en-GB"/>
        </w:rPr>
        <w:t xml:space="preserve"> against </w:t>
      </w:r>
      <w:r w:rsidRPr="00584AEA">
        <w:rPr>
          <w:rFonts w:ascii="Arrus" w:hAnsi="Arrus"/>
          <w:i/>
          <w:iCs/>
          <w:sz w:val="22"/>
          <w:szCs w:val="28"/>
          <w:lang w:val="en-GB"/>
        </w:rPr>
        <w:t>Nafs</w:t>
      </w:r>
      <w:r w:rsidRPr="00584AEA">
        <w:rPr>
          <w:rFonts w:ascii="Arrus" w:hAnsi="Arrus"/>
          <w:sz w:val="22"/>
          <w:szCs w:val="28"/>
          <w:lang w:val="en-GB"/>
        </w:rPr>
        <w:t xml:space="preserve"> (soul) and the best way to do this is to engage in an intellectual and ideological </w:t>
      </w:r>
      <w:r w:rsidRPr="00584AEA">
        <w:rPr>
          <w:rFonts w:ascii="Arrus" w:hAnsi="Arrus"/>
          <w:i/>
          <w:iCs/>
          <w:sz w:val="22"/>
          <w:szCs w:val="28"/>
          <w:lang w:val="en-GB"/>
        </w:rPr>
        <w:t>Jihad</w:t>
      </w:r>
      <w:r w:rsidRPr="00584AEA">
        <w:rPr>
          <w:rFonts w:ascii="Arrus" w:hAnsi="Arrus"/>
          <w:sz w:val="22"/>
          <w:szCs w:val="28"/>
          <w:lang w:val="en-GB"/>
        </w:rPr>
        <w:t xml:space="preserve"> with the help of Qur’an.</w:t>
      </w:r>
    </w:p>
    <w:p w14:paraId="268B3937" w14:textId="77777777" w:rsidR="00270475" w:rsidRPr="00584AEA" w:rsidRDefault="00270475" w:rsidP="006F4670">
      <w:pPr>
        <w:numPr>
          <w:ilvl w:val="0"/>
          <w:numId w:val="76"/>
        </w:numPr>
        <w:tabs>
          <w:tab w:val="left" w:pos="360"/>
        </w:tabs>
        <w:ind w:left="360" w:hanging="360"/>
        <w:jc w:val="both"/>
        <w:rPr>
          <w:rFonts w:ascii="Arrus" w:hAnsi="Arrus"/>
          <w:sz w:val="22"/>
          <w:szCs w:val="28"/>
          <w:lang w:val="en-GB"/>
        </w:rPr>
      </w:pPr>
      <w:r w:rsidRPr="00584AEA">
        <w:rPr>
          <w:rFonts w:ascii="Arrus" w:hAnsi="Arrus"/>
          <w:sz w:val="22"/>
          <w:szCs w:val="28"/>
          <w:lang w:val="en-GB"/>
        </w:rPr>
        <w:t xml:space="preserve">Islamic fasting is a much better organised and disciplined activity. It is obligatory on all Muslim adults to fast for the whole month of Ramadhan every year. Rules are much more precise. Nothing can be taken, not even water, during the fast that lasts the whole day. Having sex is not permitted during the fast, but is allowed in the night after the fast has ended. Thirty fasts in continuation, along with stress on the spiritual enlightenment through recitation of Qur’an, have a rectifying and purifying effect on the whole personality. This is a sort of strict training period, which reconditions the body for virtues and against vices. It also helps a person to curtail his weight, increase his resistance and immunity, give up his addictions and forsake his moral weaknesses. After each Ramadhan, many people give up smoking and drinking and become better Muslims. During Ramadhan at least gambling and drinking show a steep decline in </w:t>
      </w:r>
      <w:r w:rsidRPr="00584AEA">
        <w:rPr>
          <w:rFonts w:ascii="Arrus" w:hAnsi="Arrus"/>
          <w:sz w:val="22"/>
          <w:szCs w:val="28"/>
          <w:lang w:val="en-GB"/>
        </w:rPr>
        <w:lastRenderedPageBreak/>
        <w:t>Muslim community. In pure Islamic states, of course, the problems are minimal even in the ordinary days.</w:t>
      </w:r>
    </w:p>
    <w:p w14:paraId="268B3938" w14:textId="77777777" w:rsidR="00270475" w:rsidRPr="00584AEA" w:rsidRDefault="00270475" w:rsidP="006F4670">
      <w:pPr>
        <w:numPr>
          <w:ilvl w:val="0"/>
          <w:numId w:val="77"/>
        </w:numPr>
        <w:tabs>
          <w:tab w:val="left" w:pos="360"/>
        </w:tabs>
        <w:ind w:left="360" w:hanging="360"/>
        <w:jc w:val="both"/>
        <w:rPr>
          <w:rFonts w:ascii="Arrus" w:hAnsi="Arrus"/>
          <w:sz w:val="22"/>
          <w:szCs w:val="28"/>
          <w:lang w:val="en-GB"/>
        </w:rPr>
      </w:pPr>
      <w:r w:rsidRPr="00584AEA">
        <w:rPr>
          <w:rFonts w:ascii="Arrus" w:hAnsi="Arrus"/>
          <w:sz w:val="22"/>
          <w:szCs w:val="28"/>
          <w:lang w:val="en-GB"/>
        </w:rPr>
        <w:t>Fasting also brings with it the month of charity; its socio-economic impact is well known. Zakah is an obligatory charity and if properly interpreted and organised can go a long way in helping the needy, alleviating poverty and keeping economic disparity in check.</w:t>
      </w:r>
    </w:p>
    <w:p w14:paraId="268B3939" w14:textId="77777777" w:rsidR="00270475" w:rsidRPr="00584AEA" w:rsidRDefault="00270475" w:rsidP="006F4670">
      <w:pPr>
        <w:numPr>
          <w:ilvl w:val="0"/>
          <w:numId w:val="77"/>
        </w:numPr>
        <w:tabs>
          <w:tab w:val="left" w:pos="360"/>
        </w:tabs>
        <w:ind w:left="360" w:hanging="360"/>
        <w:jc w:val="both"/>
        <w:rPr>
          <w:rFonts w:ascii="Arrus" w:hAnsi="Arrus"/>
          <w:sz w:val="22"/>
          <w:szCs w:val="28"/>
          <w:lang w:val="en-GB"/>
        </w:rPr>
      </w:pPr>
      <w:r w:rsidRPr="00584AEA">
        <w:rPr>
          <w:rFonts w:ascii="Arrus" w:hAnsi="Arrus"/>
          <w:sz w:val="22"/>
          <w:szCs w:val="28"/>
          <w:lang w:val="en-GB"/>
        </w:rPr>
        <w:t xml:space="preserve">The month of fasting each year also reminds Muslims that though </w:t>
      </w:r>
      <w:r w:rsidRPr="00584AEA">
        <w:rPr>
          <w:rFonts w:ascii="Arrus" w:hAnsi="Arrus"/>
          <w:i/>
          <w:iCs/>
          <w:sz w:val="22"/>
          <w:szCs w:val="28"/>
          <w:lang w:val="en-GB"/>
        </w:rPr>
        <w:t>Jihad</w:t>
      </w:r>
      <w:r w:rsidRPr="00584AEA">
        <w:rPr>
          <w:rFonts w:ascii="Arrus" w:hAnsi="Arrus"/>
          <w:sz w:val="22"/>
          <w:szCs w:val="28"/>
          <w:lang w:val="en-GB"/>
        </w:rPr>
        <w:t xml:space="preserve"> </w:t>
      </w:r>
      <w:r w:rsidRPr="00584AEA">
        <w:rPr>
          <w:rFonts w:ascii="Arrus" w:hAnsi="Arrus"/>
          <w:i/>
          <w:iCs/>
          <w:sz w:val="22"/>
          <w:szCs w:val="28"/>
          <w:lang w:val="en-GB"/>
        </w:rPr>
        <w:t>against</w:t>
      </w:r>
      <w:r w:rsidRPr="00584AEA">
        <w:rPr>
          <w:rFonts w:ascii="Arrus" w:hAnsi="Arrus"/>
          <w:sz w:val="22"/>
          <w:szCs w:val="28"/>
          <w:lang w:val="en-GB"/>
        </w:rPr>
        <w:t xml:space="preserve"> self and through Qur’an are the best in normal circumstances, in certain situations, armed </w:t>
      </w:r>
      <w:r w:rsidRPr="00584AEA">
        <w:rPr>
          <w:rFonts w:ascii="Arrus" w:hAnsi="Arrus"/>
          <w:i/>
          <w:iCs/>
          <w:sz w:val="22"/>
          <w:szCs w:val="28"/>
          <w:lang w:val="en-GB"/>
        </w:rPr>
        <w:t>Jihad</w:t>
      </w:r>
      <w:r w:rsidRPr="00584AEA">
        <w:rPr>
          <w:rFonts w:ascii="Arrus" w:hAnsi="Arrus"/>
          <w:sz w:val="22"/>
          <w:szCs w:val="28"/>
          <w:lang w:val="en-GB"/>
        </w:rPr>
        <w:t xml:space="preserve"> becomes mandatory. It was on the 17</w:t>
      </w:r>
      <w:r w:rsidRPr="00584AEA">
        <w:rPr>
          <w:rFonts w:ascii="Arrus" w:hAnsi="Arrus"/>
          <w:sz w:val="22"/>
          <w:szCs w:val="28"/>
          <w:vertAlign w:val="superscript"/>
          <w:lang w:val="en-GB"/>
        </w:rPr>
        <w:t>th</w:t>
      </w:r>
      <w:r w:rsidRPr="00584AEA">
        <w:rPr>
          <w:rFonts w:ascii="Arrus" w:hAnsi="Arrus"/>
          <w:sz w:val="22"/>
          <w:szCs w:val="28"/>
          <w:lang w:val="en-GB"/>
        </w:rPr>
        <w:t xml:space="preserve"> of this month that Muslims had been permitted to take up arms against the aggressors after a fourteen year long period of patience against severe persecution. This will also be discussed in detail in a later section. </w:t>
      </w:r>
    </w:p>
    <w:p w14:paraId="268B393A" w14:textId="77777777" w:rsidR="00270475" w:rsidRPr="00584AEA" w:rsidRDefault="00270475" w:rsidP="006F4670">
      <w:pPr>
        <w:numPr>
          <w:ilvl w:val="0"/>
          <w:numId w:val="77"/>
        </w:numPr>
        <w:tabs>
          <w:tab w:val="left" w:pos="360"/>
        </w:tabs>
        <w:ind w:left="360" w:hanging="360"/>
        <w:jc w:val="both"/>
        <w:rPr>
          <w:rFonts w:ascii="Arrus" w:hAnsi="Arrus"/>
          <w:sz w:val="22"/>
          <w:szCs w:val="28"/>
          <w:lang w:val="en-GB"/>
        </w:rPr>
      </w:pPr>
      <w:r w:rsidRPr="00584AEA">
        <w:rPr>
          <w:rFonts w:ascii="Arrus" w:hAnsi="Arrus"/>
          <w:sz w:val="22"/>
          <w:szCs w:val="28"/>
          <w:lang w:val="en-GB"/>
        </w:rPr>
        <w:t xml:space="preserve">Fasting month in Islam ends at Eid, the festival of thankfulness to God, peace, brotherhood and equality. The populace of the area or city gathers at one place to pay obeisance to God and listen to the sermon of </w:t>
      </w:r>
      <w:r w:rsidRPr="00584AEA">
        <w:rPr>
          <w:rFonts w:ascii="Arrus" w:hAnsi="Arrus"/>
          <w:i/>
          <w:iCs/>
          <w:sz w:val="22"/>
          <w:szCs w:val="28"/>
          <w:lang w:val="en-GB"/>
        </w:rPr>
        <w:t>Imam</w:t>
      </w:r>
      <w:r w:rsidRPr="00584AEA">
        <w:rPr>
          <w:rFonts w:ascii="Arrus" w:hAnsi="Arrus"/>
          <w:sz w:val="22"/>
          <w:szCs w:val="28"/>
          <w:lang w:val="en-GB"/>
        </w:rPr>
        <w:t xml:space="preserve">. They hug one another, exchange visits and gifts and help their poor brothers and sisters; each one pays a certain minimal amount, </w:t>
      </w:r>
      <w:proofErr w:type="spellStart"/>
      <w:r w:rsidRPr="00584AEA">
        <w:rPr>
          <w:rFonts w:ascii="Arrus" w:hAnsi="Arrus"/>
          <w:i/>
          <w:iCs/>
          <w:sz w:val="22"/>
          <w:szCs w:val="28"/>
          <w:lang w:val="en-GB"/>
        </w:rPr>
        <w:t>Fitra</w:t>
      </w:r>
      <w:proofErr w:type="spellEnd"/>
      <w:r w:rsidRPr="00584AEA">
        <w:rPr>
          <w:rFonts w:ascii="Arrus" w:hAnsi="Arrus"/>
          <w:sz w:val="22"/>
          <w:szCs w:val="28"/>
          <w:lang w:val="en-GB"/>
        </w:rPr>
        <w:t xml:space="preserve"> to the needy. At a larger scale functions are organised to promote communal harmony, especially in areas where diverse religious communities cohabit.</w:t>
      </w:r>
    </w:p>
    <w:p w14:paraId="268B393B"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Thus the month of fasting does everything that wholesome peace necessitates. It strengthens physical, mental and spiritual health of individuals; increases their awareness and knowledge about injunctions of God; involves practical steps to reduce economic disparities in society; promotes equality, brotherhood and communal harmony; and reminds followers of Islam of their duty to combat acts of aggression against them and those by the forces of evils against mankind.</w:t>
      </w:r>
    </w:p>
    <w:p w14:paraId="268B393C"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The same is true for Hajj. Pilgrims understand that this is a lifetime opportunity to seek God’s forgiveness for their sins, enhance their proximity to their Guardian and mend their ways. They sacrifice their time, their money, their emotional attachment to their nears and dears and their physical comforts for the pleasure of God. Their total involvement in spiritually elevating rituals for several weeks goes a long way to make them better human beings; a person who has performed Hajj has an increased credibility in the eyes of the people.</w:t>
      </w:r>
    </w:p>
    <w:p w14:paraId="268B393D" w14:textId="77777777" w:rsidR="00270475" w:rsidRPr="00584AEA" w:rsidRDefault="00270475" w:rsidP="00270475">
      <w:pPr>
        <w:jc w:val="both"/>
        <w:rPr>
          <w:rFonts w:ascii="Arrus" w:hAnsi="Arrus"/>
          <w:i/>
          <w:iCs/>
          <w:sz w:val="22"/>
          <w:szCs w:val="28"/>
          <w:lang w:val="en-GB"/>
        </w:rPr>
      </w:pPr>
    </w:p>
    <w:p w14:paraId="268B393E" w14:textId="77777777" w:rsidR="00270475" w:rsidRPr="00584AEA" w:rsidRDefault="00270475" w:rsidP="006F4670">
      <w:pPr>
        <w:numPr>
          <w:ilvl w:val="0"/>
          <w:numId w:val="78"/>
        </w:numPr>
        <w:tabs>
          <w:tab w:val="left" w:pos="0"/>
        </w:tabs>
        <w:jc w:val="both"/>
        <w:rPr>
          <w:rFonts w:ascii="Arrus" w:hAnsi="Arrus"/>
          <w:i/>
          <w:iCs/>
          <w:sz w:val="22"/>
          <w:szCs w:val="28"/>
          <w:lang w:val="en-GB"/>
        </w:rPr>
      </w:pPr>
      <w:r w:rsidRPr="00584AEA">
        <w:rPr>
          <w:rFonts w:ascii="Arrus" w:hAnsi="Arrus"/>
          <w:sz w:val="22"/>
          <w:szCs w:val="28"/>
          <w:lang w:val="en-GB"/>
        </w:rPr>
        <w:t xml:space="preserve">People from all over the world gather at Mecca not only to pay obeisance to the Lord but also to listen to the sermon of Imam, who has an unparalleled opportunity to bring home Islam’s message of universal brotherhood, equality, justice, peace, to call for unity against the forces of evils, destabilisation, oppression and exploitation and to emphasise </w:t>
      </w:r>
      <w:r w:rsidRPr="00584AEA">
        <w:rPr>
          <w:rFonts w:ascii="Arrus" w:hAnsi="Arrus"/>
          <w:sz w:val="22"/>
          <w:szCs w:val="28"/>
          <w:lang w:val="en-GB"/>
        </w:rPr>
        <w:lastRenderedPageBreak/>
        <w:t xml:space="preserve">the role of God’s system in the world affairs. All pilgrims adorn the same cloth, join prayers together without any discrimination and invoke God collectively. This provides a </w:t>
      </w:r>
      <w:r w:rsidRPr="00584AEA">
        <w:rPr>
          <w:rFonts w:ascii="Arrus" w:hAnsi="Arrus"/>
          <w:i/>
          <w:iCs/>
          <w:sz w:val="22"/>
          <w:szCs w:val="28"/>
          <w:lang w:val="en-GB"/>
        </w:rPr>
        <w:t>unique spectacle of equality and brotherhood</w:t>
      </w:r>
      <w:r w:rsidRPr="00584AEA">
        <w:rPr>
          <w:rFonts w:ascii="Arrus" w:hAnsi="Arrus"/>
          <w:sz w:val="22"/>
          <w:szCs w:val="28"/>
          <w:lang w:val="en-GB"/>
        </w:rPr>
        <w:t xml:space="preserve"> and determination to fight against evils.</w:t>
      </w:r>
    </w:p>
    <w:p w14:paraId="268B393F" w14:textId="77777777" w:rsidR="00270475" w:rsidRPr="00584AEA" w:rsidRDefault="00270475" w:rsidP="006F4670">
      <w:pPr>
        <w:numPr>
          <w:ilvl w:val="0"/>
          <w:numId w:val="79"/>
        </w:numPr>
        <w:tabs>
          <w:tab w:val="left" w:pos="270"/>
        </w:tabs>
        <w:ind w:left="-90" w:firstLine="90"/>
        <w:jc w:val="both"/>
        <w:rPr>
          <w:rFonts w:ascii="Arrus" w:hAnsi="Arrus"/>
          <w:i/>
          <w:iCs/>
          <w:sz w:val="22"/>
          <w:szCs w:val="28"/>
          <w:lang w:val="en-GB"/>
        </w:rPr>
      </w:pPr>
      <w:r w:rsidRPr="00584AEA">
        <w:rPr>
          <w:rFonts w:ascii="Arrus" w:hAnsi="Arrus"/>
          <w:sz w:val="22"/>
          <w:szCs w:val="28"/>
          <w:lang w:val="en-GB"/>
        </w:rPr>
        <w:t>Visits to various places of historical importance at Mecca and Medina rekindle revolutionary fervour in hearts, minds and souls of pilgrims. They recollect the huge sufferings of Prophet Muhammad (Peace be upon him!) and his followers in the face of the severest kind of persecution and hostility, their unflinching faith in God, their unshakeable determination and their ultimate triumph. When they return home, normally they are much transformed persons; most of them if not all demonstrate visible changes in their attitude towards themselves and the people around themselves. They are less likely to reach the same level of vices they had touched before they had embarked upon the pilgrimage. Many of them lead a truly pious life throughout the rest of their life.</w:t>
      </w:r>
    </w:p>
    <w:p w14:paraId="268B3940" w14:textId="77777777" w:rsidR="00270475" w:rsidRPr="00584AEA" w:rsidRDefault="00270475" w:rsidP="00270475">
      <w:pPr>
        <w:ind w:firstLine="720"/>
        <w:jc w:val="both"/>
        <w:rPr>
          <w:rFonts w:ascii="Arrus" w:hAnsi="Arrus"/>
          <w:b/>
          <w:bCs/>
          <w:sz w:val="22"/>
          <w:szCs w:val="28"/>
          <w:lang w:val="en-GB"/>
        </w:rPr>
      </w:pPr>
      <w:r w:rsidRPr="00584AEA">
        <w:rPr>
          <w:rFonts w:ascii="Arrus" w:hAnsi="Arrus"/>
          <w:b/>
          <w:bCs/>
          <w:sz w:val="22"/>
          <w:szCs w:val="28"/>
          <w:lang w:val="en-GB"/>
        </w:rPr>
        <w:t xml:space="preserve">These facts can form a formidable combination for a highly effective Islamic Counselling regime. Islamic Counselling must be introduced as a regular subject in all the big madrasas, and special Islamic Counselling courses can be devised for introduction in Muslim institutions like Aligarh Muslim University, Jamia Millia, Jamia Hamdard, Al-Ameen institutions. This can also become a subject in all medical courses where Muslims are in majority. </w:t>
      </w:r>
    </w:p>
    <w:p w14:paraId="268B3941" w14:textId="77777777" w:rsidR="00270475" w:rsidRPr="00584AEA" w:rsidRDefault="00270475" w:rsidP="00270475">
      <w:pPr>
        <w:ind w:firstLine="720"/>
        <w:jc w:val="both"/>
        <w:rPr>
          <w:rFonts w:ascii="Arrus" w:hAnsi="Arrus"/>
          <w:b/>
          <w:bCs/>
          <w:sz w:val="22"/>
          <w:szCs w:val="28"/>
          <w:lang w:val="en-GB"/>
        </w:rPr>
      </w:pPr>
      <w:r w:rsidRPr="00584AEA">
        <w:rPr>
          <w:rFonts w:ascii="Arrus" w:hAnsi="Arrus"/>
          <w:b/>
          <w:bCs/>
          <w:sz w:val="22"/>
          <w:szCs w:val="28"/>
          <w:lang w:val="en-GB"/>
        </w:rPr>
        <w:t xml:space="preserve">A team of doctors, particularly psychiatrists, psychologists and Ulama, particularly those practising spiritual sciences must come together to develop a Counselling Regime. </w:t>
      </w:r>
      <w:r w:rsidRPr="00584AEA">
        <w:rPr>
          <w:rFonts w:ascii="Arrus" w:hAnsi="Arrus"/>
          <w:sz w:val="22"/>
          <w:szCs w:val="28"/>
          <w:lang w:val="en-GB"/>
        </w:rPr>
        <w:t xml:space="preserve">The regime must include special training to inculcate Faith, Taqwa, to understand the implications of Fundamental Prohibitions and Fundamental Rights, in terms of their effects in this world and Hereafter, importance of healthy relationships within the family, with neighbours, other people, kindness, patience, tolerance, humility, etc. </w:t>
      </w:r>
      <w:r w:rsidRPr="00584AEA">
        <w:rPr>
          <w:rFonts w:ascii="Arrus" w:hAnsi="Arrus"/>
          <w:b/>
          <w:bCs/>
          <w:sz w:val="22"/>
          <w:szCs w:val="28"/>
          <w:lang w:val="en-GB"/>
        </w:rPr>
        <w:t>These counselling regimes must be able to deal with cases of depression, anxiety and other psychiatric problems of exogenous origin, failures in career and love, failures at family front, addiction problems of all kinds and guidance for future successes on career, family and personal fronts. T</w:t>
      </w:r>
      <w:r w:rsidRPr="00584AEA">
        <w:rPr>
          <w:rFonts w:ascii="Arrus" w:hAnsi="Arrus"/>
          <w:sz w:val="22"/>
          <w:szCs w:val="28"/>
          <w:lang w:val="en-GB"/>
        </w:rPr>
        <w:t xml:space="preserve">he Ulama must know the various kinds of issues with the help of specialists and specialists must know from Ulama the religious lessons that can be of great help in dealing with these cases. </w:t>
      </w:r>
      <w:r w:rsidRPr="00584AEA">
        <w:rPr>
          <w:rFonts w:ascii="Arrus" w:hAnsi="Arrus"/>
          <w:b/>
          <w:bCs/>
          <w:sz w:val="22"/>
          <w:szCs w:val="28"/>
          <w:lang w:val="en-GB"/>
        </w:rPr>
        <w:t xml:space="preserve">Once the concept gains ground, the Islamic Counselling Centres will mushroom rapidly. Muslim Hospitals, Big Madrasas, Degree Colleges, Community Centres and Khanqahs and Dargahs can be the ideal places for these centres, which should ideally have at </w:t>
      </w:r>
      <w:r w:rsidRPr="00584AEA">
        <w:rPr>
          <w:rFonts w:ascii="Arrus" w:hAnsi="Arrus"/>
          <w:b/>
          <w:bCs/>
          <w:sz w:val="22"/>
          <w:szCs w:val="28"/>
          <w:lang w:val="en-GB"/>
        </w:rPr>
        <w:lastRenderedPageBreak/>
        <w:t xml:space="preserve">least one doctor and one religious scholar trained in Islamic Counselling.  Special De-addiction Centres can be established to de-addict the addicts of alcoholism, drugs and substances and pathological gambling. </w:t>
      </w:r>
    </w:p>
    <w:p w14:paraId="268B3942" w14:textId="77777777" w:rsidR="00270475" w:rsidRPr="00584AEA" w:rsidRDefault="00270475" w:rsidP="00270475">
      <w:pPr>
        <w:jc w:val="both"/>
        <w:rPr>
          <w:rFonts w:ascii="Arrus" w:hAnsi="Arrus"/>
          <w:sz w:val="22"/>
          <w:szCs w:val="28"/>
          <w:lang w:val="en-GB"/>
        </w:rPr>
      </w:pPr>
    </w:p>
    <w:p w14:paraId="268B3943" w14:textId="77777777" w:rsidR="00270475" w:rsidRPr="00584AEA" w:rsidRDefault="00270475" w:rsidP="00270475">
      <w:pPr>
        <w:rPr>
          <w:sz w:val="28"/>
          <w:szCs w:val="28"/>
        </w:rPr>
      </w:pPr>
    </w:p>
    <w:p w14:paraId="268B3944" w14:textId="77777777" w:rsidR="00270475" w:rsidRPr="00584AEA" w:rsidRDefault="00270475" w:rsidP="00270475">
      <w:pPr>
        <w:rPr>
          <w:sz w:val="28"/>
          <w:szCs w:val="28"/>
        </w:rPr>
      </w:pPr>
    </w:p>
    <w:p w14:paraId="268B3945" w14:textId="77777777" w:rsidR="00270475" w:rsidRPr="00584AEA" w:rsidRDefault="00270475" w:rsidP="00270475">
      <w:pPr>
        <w:rPr>
          <w:sz w:val="28"/>
          <w:szCs w:val="28"/>
        </w:rPr>
      </w:pPr>
    </w:p>
    <w:p w14:paraId="268B3946" w14:textId="77777777" w:rsidR="00270475" w:rsidRPr="00584AEA" w:rsidRDefault="00270475" w:rsidP="00270475">
      <w:pPr>
        <w:jc w:val="both"/>
        <w:rPr>
          <w:rFonts w:ascii="Arrus" w:hAnsi="Arrus"/>
          <w:sz w:val="22"/>
          <w:szCs w:val="28"/>
          <w:lang w:val="en-GB"/>
        </w:rPr>
      </w:pPr>
    </w:p>
    <w:p w14:paraId="268B3947" w14:textId="77777777" w:rsidR="00270475" w:rsidRPr="00584AEA" w:rsidRDefault="00270475" w:rsidP="00270475">
      <w:pPr>
        <w:jc w:val="both"/>
        <w:rPr>
          <w:rFonts w:ascii="Arrus" w:hAnsi="Arrus"/>
          <w:sz w:val="22"/>
          <w:szCs w:val="28"/>
          <w:lang w:val="en-GB"/>
        </w:rPr>
      </w:pPr>
    </w:p>
    <w:p w14:paraId="268B3948" w14:textId="77777777" w:rsidR="00270475" w:rsidRPr="00584AEA" w:rsidRDefault="00270475" w:rsidP="00270475">
      <w:pPr>
        <w:spacing w:before="150"/>
        <w:jc w:val="both"/>
        <w:rPr>
          <w:rFonts w:ascii="Arrus" w:hAnsi="Arrus" w:cs="Arial Narrow"/>
          <w:b/>
          <w:bCs/>
          <w:sz w:val="42"/>
          <w:szCs w:val="52"/>
          <w:lang w:val="en-GB"/>
        </w:rPr>
      </w:pPr>
    </w:p>
    <w:p w14:paraId="268B3949" w14:textId="77777777" w:rsidR="00270475" w:rsidRPr="00584AEA" w:rsidRDefault="00270475" w:rsidP="00270475">
      <w:pPr>
        <w:spacing w:before="150"/>
        <w:jc w:val="both"/>
        <w:rPr>
          <w:rFonts w:ascii="Arrus" w:hAnsi="Arrus" w:cs="Arial Narrow"/>
          <w:b/>
          <w:bCs/>
          <w:sz w:val="42"/>
          <w:szCs w:val="52"/>
          <w:lang w:val="en-GB"/>
        </w:rPr>
      </w:pPr>
      <w:r w:rsidRPr="00584AEA">
        <w:rPr>
          <w:rFonts w:ascii="Arrus" w:hAnsi="Arrus" w:cs="Arial Narrow"/>
          <w:b/>
          <w:bCs/>
          <w:sz w:val="42"/>
          <w:szCs w:val="52"/>
          <w:lang w:val="en-GB"/>
        </w:rPr>
        <w:t>9- Urban Development</w:t>
      </w:r>
    </w:p>
    <w:p w14:paraId="268B394A" w14:textId="77777777" w:rsidR="00270475" w:rsidRPr="00584AEA" w:rsidRDefault="00270475" w:rsidP="00270475">
      <w:pPr>
        <w:jc w:val="both"/>
        <w:rPr>
          <w:rFonts w:ascii="Arrus" w:hAnsi="Arrus"/>
          <w:b/>
          <w:bCs/>
          <w:sz w:val="22"/>
          <w:szCs w:val="28"/>
          <w:lang w:val="en-GB"/>
        </w:rPr>
      </w:pPr>
    </w:p>
    <w:p w14:paraId="268B394B"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As explained before, the emphasis on nothing but education has hit the Muslim community in a big way. Education in itself contributes heavily to socioeconomic development but education itself depends on the socioeconomic conditions particularly health, economy and living conditions of the people. Children living in the midst of a crowded family in a rural area or an urban slum with poor health, scarce power supply, unclean water, untidy food stuff, no money to go to school or have tuition, no environment conducive for studies and unwilling parents, relatives and neighbours, can, with few exceptions, hardly be expected to perform well. Almost everywhere even in the urban areas, conditions are neither good for healthy living, nor for good education nor for good moral development. </w:t>
      </w:r>
    </w:p>
    <w:p w14:paraId="268B394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Even otherwise, speaking in general terms, conditions in Indian urban areas can hardly be described as good. According to the 12</w:t>
      </w:r>
      <w:r w:rsidRPr="00584AEA">
        <w:rPr>
          <w:rFonts w:ascii="Arrus" w:hAnsi="Arrus"/>
          <w:sz w:val="22"/>
          <w:szCs w:val="28"/>
          <w:vertAlign w:val="superscript"/>
          <w:lang w:val="en-GB"/>
        </w:rPr>
        <w:t>th</w:t>
      </w:r>
      <w:r w:rsidRPr="00584AEA">
        <w:rPr>
          <w:rFonts w:ascii="Arrus" w:hAnsi="Arrus"/>
          <w:sz w:val="22"/>
          <w:szCs w:val="28"/>
          <w:lang w:val="en-GB"/>
        </w:rPr>
        <w:t xml:space="preserve"> Plan, “Whatever be the basis of definition, food intake, levels of consumption, access to physical and social facilities or environment, about one-third to one-half of the population in most Indian cities are now regarded as marginalised.” </w:t>
      </w:r>
    </w:p>
    <w:p w14:paraId="268B394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Let us quote some more passages from reports on the conditions of cities in India:</w:t>
      </w:r>
    </w:p>
    <w:p w14:paraId="268B394E" w14:textId="77777777" w:rsidR="00270475" w:rsidRPr="00584AEA" w:rsidRDefault="00270475" w:rsidP="00270475">
      <w:pPr>
        <w:jc w:val="both"/>
        <w:rPr>
          <w:rFonts w:ascii="Arrus" w:hAnsi="Arrus"/>
          <w:i/>
          <w:position w:val="-2"/>
          <w:sz w:val="22"/>
          <w:szCs w:val="28"/>
          <w:lang w:val="en-GB"/>
        </w:rPr>
      </w:pPr>
      <w:r w:rsidRPr="00584AEA">
        <w:rPr>
          <w:rFonts w:ascii="Arrus" w:hAnsi="Arrus"/>
          <w:i/>
          <w:position w:val="-2"/>
          <w:sz w:val="22"/>
          <w:szCs w:val="28"/>
          <w:lang w:val="en-GB"/>
        </w:rPr>
        <w:t xml:space="preserve">“We are witnessing once again that large cities and their peripheries are able to corner much of the national and international capital. The major investment projects are going to metropolitan regions. For instance, the investments have favoured the developed national capital region around Delhi and the western and southern parts of the country with </w:t>
      </w:r>
      <w:r w:rsidRPr="00584AEA">
        <w:rPr>
          <w:rFonts w:ascii="Arrus" w:hAnsi="Arrus"/>
          <w:i/>
          <w:position w:val="-2"/>
          <w:sz w:val="22"/>
          <w:szCs w:val="28"/>
          <w:lang w:val="en-GB"/>
        </w:rPr>
        <w:lastRenderedPageBreak/>
        <w:t xml:space="preserve">13%, 42% and 45% of the investment projects respectively up to 1998 in these areas. Economic opportunities would thus get concentrated in these few “global cities”. The rest of the country is likely to get very little of the public or private sector investment. This in turn would worsen the existing regional disparities, resulting in increased unemployment and poverty.            </w:t>
      </w:r>
    </w:p>
    <w:p w14:paraId="268B394F" w14:textId="77777777" w:rsidR="00270475" w:rsidRPr="00584AEA" w:rsidRDefault="00270475" w:rsidP="00270475">
      <w:pPr>
        <w:keepNext/>
        <w:jc w:val="both"/>
        <w:rPr>
          <w:rFonts w:ascii="Arrus" w:hAnsi="Arrus"/>
          <w:i/>
          <w:sz w:val="22"/>
          <w:szCs w:val="28"/>
          <w:lang w:val="en-GB"/>
        </w:rPr>
      </w:pPr>
      <w:r w:rsidRPr="00584AEA">
        <w:rPr>
          <w:rFonts w:ascii="Arrus" w:hAnsi="Arrus" w:hint="eastAsia"/>
          <w:i/>
          <w:position w:val="-2"/>
          <w:sz w:val="22"/>
          <w:szCs w:val="28"/>
          <w:lang w:val="en-GB"/>
        </w:rPr>
        <w:t>“</w:t>
      </w:r>
      <w:r w:rsidRPr="00584AEA">
        <w:rPr>
          <w:rFonts w:ascii="Arrus" w:hAnsi="Arrus"/>
          <w:i/>
          <w:position w:val="-2"/>
          <w:sz w:val="22"/>
          <w:szCs w:val="28"/>
          <w:lang w:val="en-GB"/>
        </w:rPr>
        <w:t>The provision of infrastructural facilities required to support such large concentration of population is lagging far behind the pace of urbanisation. As a consequence, the urban environment, particularly in large cities, is rapidly deteriorating.   All cities have severe shortage of water supply, sewerage, developed land, housing, transportation and other facilities. The level, quality and distribution of services have been extremely poor. Several studies have indicated large segments of urban population do not have access to drinking water, sanitation, basic health services and education. These deficiencies have serious health impacts particularly affecting the urban poor. Deteriorating infrastructure, weak municipal institutions and poor delivery systems have constrained the urban economy and its ability to generate employment, incomes and services for the poor. The impact of urbanisation may be considered in the context of urban infrastructure services comprising water supply, sanitation and solid waste management, land and urban environment</w:t>
      </w:r>
      <w:r w:rsidRPr="00584AEA">
        <w:rPr>
          <w:rFonts w:ascii="Arrus" w:hAnsi="Arrus"/>
          <w:i/>
          <w:sz w:val="22"/>
          <w:szCs w:val="28"/>
          <w:lang w:val="en-GB"/>
        </w:rPr>
        <w:t>.”</w:t>
      </w:r>
    </w:p>
    <w:p w14:paraId="268B3950" w14:textId="77777777" w:rsidR="00270475" w:rsidRPr="00584AEA" w:rsidRDefault="00270475" w:rsidP="00270475">
      <w:pPr>
        <w:jc w:val="both"/>
        <w:rPr>
          <w:rFonts w:ascii="Arrus" w:hAnsi="Arrus" w:cs="Times New Roman"/>
          <w:sz w:val="22"/>
          <w:szCs w:val="28"/>
          <w:lang w:val="en-GB"/>
        </w:rPr>
      </w:pPr>
      <w:r w:rsidRPr="00584AEA">
        <w:rPr>
          <w:rFonts w:ascii="Arrus" w:hAnsi="Arrus" w:cs="Times New Roman"/>
          <w:sz w:val="22"/>
          <w:szCs w:val="28"/>
          <w:lang w:val="en-GB"/>
        </w:rPr>
        <w:tab/>
        <w:t>Another report says:</w:t>
      </w:r>
    </w:p>
    <w:p w14:paraId="268B3951" w14:textId="77777777" w:rsidR="00270475" w:rsidRPr="00584AEA" w:rsidRDefault="00270475" w:rsidP="00270475">
      <w:pPr>
        <w:jc w:val="both"/>
        <w:rPr>
          <w:rFonts w:ascii="Arrus" w:hAnsi="Arrus"/>
          <w:i/>
          <w:sz w:val="22"/>
          <w:szCs w:val="28"/>
          <w:lang w:val="en-GB"/>
        </w:rPr>
      </w:pPr>
      <w:r w:rsidRPr="00584AEA">
        <w:rPr>
          <w:rFonts w:ascii="Arrus" w:hAnsi="Arrus"/>
          <w:sz w:val="22"/>
          <w:szCs w:val="28"/>
          <w:lang w:val="en-GB"/>
        </w:rPr>
        <w:t>“</w:t>
      </w:r>
      <w:r w:rsidRPr="00584AEA">
        <w:rPr>
          <w:rFonts w:ascii="Arrus" w:hAnsi="Arrus"/>
          <w:i/>
          <w:sz w:val="22"/>
          <w:szCs w:val="28"/>
          <w:lang w:val="en-GB"/>
        </w:rPr>
        <w:t xml:space="preserve">According to the 1991 census, 81.4 per cent of urban household had access to safe drinking water but 40 million persons (18.6%) were reported to be without access to safe water supply. It is claimed that in metropolitan cities like Delhi, Calcutta, Mumbai and Hyderabad, the water supply is more than 200 </w:t>
      </w:r>
      <w:proofErr w:type="spellStart"/>
      <w:r w:rsidRPr="00584AEA">
        <w:rPr>
          <w:rFonts w:ascii="Arrus" w:hAnsi="Arrus"/>
          <w:i/>
          <w:sz w:val="22"/>
          <w:szCs w:val="28"/>
          <w:lang w:val="en-GB"/>
        </w:rPr>
        <w:t>lpcd</w:t>
      </w:r>
      <w:proofErr w:type="spellEnd"/>
      <w:r w:rsidRPr="00584AEA">
        <w:rPr>
          <w:rFonts w:ascii="Arrus" w:hAnsi="Arrus"/>
          <w:i/>
          <w:sz w:val="22"/>
          <w:szCs w:val="28"/>
          <w:lang w:val="en-GB"/>
        </w:rPr>
        <w:t>. However this figure hides the very serious inequities in access, quality and quantity of water supply available to different parts of the city. In many cities, water availability ranges from 3-8 hours per day. India’s three largest cities (Mumbai, Delhi and Chennai) are worst in terms of hours of availability of water per day varying between 4 to 5 hours</w:t>
      </w:r>
      <w:r w:rsidRPr="00584AEA">
        <w:rPr>
          <w:rFonts w:ascii="Arrus" w:hAnsi="Arrus" w:hint="eastAsia"/>
          <w:i/>
          <w:sz w:val="22"/>
          <w:szCs w:val="28"/>
          <w:lang w:val="en-GB"/>
        </w:rPr>
        <w:t>……</w:t>
      </w:r>
      <w:r w:rsidRPr="00584AEA">
        <w:rPr>
          <w:rFonts w:ascii="Arrus" w:hAnsi="Arrus"/>
          <w:i/>
          <w:sz w:val="22"/>
          <w:szCs w:val="28"/>
          <w:lang w:val="en-GB"/>
        </w:rPr>
        <w:t xml:space="preserve"> </w:t>
      </w:r>
    </w:p>
    <w:p w14:paraId="268B3952" w14:textId="77777777" w:rsidR="00270475" w:rsidRPr="00584AEA" w:rsidRDefault="00270475" w:rsidP="00270475">
      <w:pPr>
        <w:keepNext/>
        <w:jc w:val="both"/>
        <w:rPr>
          <w:rFonts w:ascii="Arrus" w:hAnsi="Arrus"/>
          <w:i/>
          <w:sz w:val="22"/>
          <w:szCs w:val="28"/>
          <w:lang w:val="en-GB"/>
        </w:rPr>
      </w:pPr>
      <w:r w:rsidRPr="00584AEA">
        <w:rPr>
          <w:rFonts w:ascii="Arrus" w:hAnsi="Arrus"/>
          <w:i/>
          <w:sz w:val="22"/>
          <w:szCs w:val="28"/>
          <w:lang w:val="en-GB"/>
        </w:rPr>
        <w:t xml:space="preserve">“Nearly three-fourths of the population living in cities have no access to any human waste collection and disposal system. The sewerage system exist in 60 Class I cities out of 300 but where systems exist they cover the area only partially. Less than half of the total sewage is collected and only 30-40 per cent of which is treated properly. In the circumstances only 15 per cent of the urban population have access to private toilets. More than half of urban population particularly in small and medium towns resort to open defecation. Provision of sewerage system continues to be expensive particularly in regard to collection and conveyance. A national programme of low cost sanitation aimed at </w:t>
      </w:r>
      <w:r w:rsidRPr="00584AEA">
        <w:rPr>
          <w:rFonts w:ascii="Arrus" w:hAnsi="Arrus"/>
          <w:i/>
          <w:sz w:val="22"/>
          <w:szCs w:val="28"/>
          <w:lang w:val="en-GB"/>
        </w:rPr>
        <w:lastRenderedPageBreak/>
        <w:t>elimination of manual scavenging has been taken up. This programme seeks to replace about 6 million dry latrines by sanitary latrines in 3600 towns. So far works have been taken up in 1155 towns and 6.95 lakh units have been completed by 1997. Low cost sanitation is not considered a total substitute. Due to inadequate sewerage and lack of water treatment facilities, pollutants enter ground water, rivers and other water sources causing water borne diseases.” (</w:t>
      </w:r>
      <w:r w:rsidRPr="00584AEA">
        <w:rPr>
          <w:rFonts w:ascii="Arrus" w:hAnsi="Arrus"/>
          <w:b/>
          <w:bCs/>
          <w:i/>
          <w:iCs/>
          <w:sz w:val="22"/>
          <w:szCs w:val="28"/>
          <w:u w:val="single"/>
          <w:lang w:val="en-GB"/>
        </w:rPr>
        <w:t>Paper on Urbanisation by C. Sivaramakrishnan and B. N. Singh)</w:t>
      </w:r>
    </w:p>
    <w:p w14:paraId="268B3953" w14:textId="77777777" w:rsidR="00270475" w:rsidRPr="00584AEA" w:rsidRDefault="00270475" w:rsidP="00270475">
      <w:pPr>
        <w:jc w:val="both"/>
        <w:rPr>
          <w:rFonts w:ascii="Arrus" w:hAnsi="Arrus" w:cs="Times New Roman"/>
          <w:b/>
          <w:bCs/>
          <w:sz w:val="22"/>
          <w:szCs w:val="28"/>
          <w:lang w:val="en-GB"/>
        </w:rPr>
      </w:pPr>
    </w:p>
    <w:p w14:paraId="268B3954"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conditions even after a decade have not improved much. </w:t>
      </w:r>
    </w:p>
    <w:p w14:paraId="268B3955" w14:textId="77777777" w:rsidR="00270475" w:rsidRPr="00584AEA" w:rsidRDefault="00270475" w:rsidP="00270475">
      <w:pPr>
        <w:jc w:val="both"/>
        <w:rPr>
          <w:rFonts w:ascii="Arrus" w:hAnsi="Arrus" w:cs="Times New Roman"/>
          <w:b/>
          <w:bCs/>
          <w:sz w:val="26"/>
          <w:szCs w:val="36"/>
          <w:lang w:val="en-GB"/>
        </w:rPr>
      </w:pPr>
    </w:p>
    <w:p w14:paraId="268B3956" w14:textId="77777777" w:rsidR="00270475" w:rsidRPr="00584AEA" w:rsidRDefault="00270475" w:rsidP="00270475">
      <w:pPr>
        <w:jc w:val="both"/>
        <w:rPr>
          <w:rFonts w:ascii="Arrus" w:hAnsi="Arrus" w:cs="Times New Roman"/>
          <w:b/>
          <w:bCs/>
          <w:sz w:val="26"/>
          <w:szCs w:val="36"/>
          <w:lang w:val="en-GB"/>
        </w:rPr>
      </w:pPr>
      <w:r w:rsidRPr="00584AEA">
        <w:rPr>
          <w:rFonts w:ascii="Arrus" w:hAnsi="Arrus" w:cs="Times New Roman"/>
          <w:b/>
          <w:bCs/>
          <w:sz w:val="26"/>
          <w:szCs w:val="36"/>
          <w:lang w:val="en-GB"/>
        </w:rPr>
        <w:t>Poor conditions of Muslim Localities</w:t>
      </w:r>
    </w:p>
    <w:p w14:paraId="268B3957"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conditions are far worse in Muslim localities. Even in New Delhi, there is marked difference in Muslim and non-Muslim localities in terms of power supply, water supply, road and street cleanliness, availability of good schools, good markets and good doctors and good general environment. For example, Okhla area in Delhi and the nearby localities have become the most populated Muslim area of New Delhi. A large number of Muslim intellectuals and businessmen live in this area, which has attracted people owing to the proximity with Jamia Millia. Offices of the majority of </w:t>
      </w:r>
      <w:proofErr w:type="spellStart"/>
      <w:r w:rsidRPr="00584AEA">
        <w:rPr>
          <w:rFonts w:ascii="Arrus" w:hAnsi="Arrus"/>
          <w:sz w:val="22"/>
          <w:szCs w:val="28"/>
          <w:lang w:val="en-GB"/>
        </w:rPr>
        <w:t>well known</w:t>
      </w:r>
      <w:proofErr w:type="spellEnd"/>
      <w:r w:rsidRPr="00584AEA">
        <w:rPr>
          <w:rFonts w:ascii="Arrus" w:hAnsi="Arrus"/>
          <w:sz w:val="22"/>
          <w:szCs w:val="28"/>
          <w:lang w:val="en-GB"/>
        </w:rPr>
        <w:t xml:space="preserve"> Muslim organisations including Jamaat-e Islami. Majlis-e </w:t>
      </w:r>
      <w:proofErr w:type="spellStart"/>
      <w:r w:rsidRPr="00584AEA">
        <w:rPr>
          <w:rFonts w:ascii="Arrus" w:hAnsi="Arrus"/>
          <w:sz w:val="22"/>
          <w:szCs w:val="28"/>
          <w:lang w:val="en-GB"/>
        </w:rPr>
        <w:t>Mashawirat</w:t>
      </w:r>
      <w:proofErr w:type="spellEnd"/>
      <w:r w:rsidRPr="00584AEA">
        <w:rPr>
          <w:rFonts w:ascii="Arrus" w:hAnsi="Arrus"/>
          <w:sz w:val="22"/>
          <w:szCs w:val="28"/>
          <w:lang w:val="en-GB"/>
        </w:rPr>
        <w:t xml:space="preserve"> and Ahl-e Hadith are located here. A large number of Muslim owned business houses and shops are in this area. Many renowned politicians, academicians, industrialists, social activists, Ulama and religious activists reside in or around Okhla. But you start moving from Sarita Vihar, a Hindu dominant colony to Shaheen Bagh, and the difference starts pricking your eyes. Sarita Vihar is a semi-posh colony with clean streets, plenty of open spaces, amusement parks, almost 24 hour power supply and good schools in the locality. As soon as you cross the road and enter Shaheen Bagh, a newly emerging Muslim locality, you will find a totally unorganised and untidy development taking place. There is no plan, the roads are narrow and broken and muddy, with lot of filth all around. The power supply is not the same as in Sarita Vihar or </w:t>
      </w:r>
      <w:proofErr w:type="spellStart"/>
      <w:r w:rsidRPr="00584AEA">
        <w:rPr>
          <w:rFonts w:ascii="Arrus" w:hAnsi="Arrus"/>
          <w:sz w:val="22"/>
          <w:szCs w:val="28"/>
          <w:lang w:val="en-GB"/>
        </w:rPr>
        <w:t>Jasola</w:t>
      </w:r>
      <w:proofErr w:type="spellEnd"/>
      <w:r w:rsidRPr="00584AEA">
        <w:rPr>
          <w:rFonts w:ascii="Arrus" w:hAnsi="Arrus"/>
          <w:sz w:val="22"/>
          <w:szCs w:val="28"/>
          <w:lang w:val="en-GB"/>
        </w:rPr>
        <w:t xml:space="preserve">, there are hardly good schools and good markets with branches of banks. You move ahead into Abul Fazl Enclave, a place with offices and residences of many leading organisations and personalities of national stature, the conditions worsen. And it is hell in Jamia Nagar, Zakir Nagar and adjacent localities. If you discuss the situation with the Muslim representatives or the municipal authorities, the oft-repeated answer is: illegal constructions, so government cannot do anything. The questions are multiple. All these illegal occupations did not occur in one day. Why did </w:t>
      </w:r>
      <w:r w:rsidRPr="00584AEA">
        <w:rPr>
          <w:rFonts w:ascii="Arrus" w:hAnsi="Arrus"/>
          <w:sz w:val="22"/>
          <w:szCs w:val="28"/>
          <w:lang w:val="en-GB"/>
        </w:rPr>
        <w:lastRenderedPageBreak/>
        <w:t xml:space="preserve">the Government not take preventive steps from the beginning? Why were no corrective measures taken? If now the Government or municipal authorities feel that no large-scale corrective measurements are possible to plan the whole development afresh, why does it not legalise what is beyond them? But keeping basic municipal amenities away from the population on one or the other pretext is just intolerable. How does the illegal construction hamper the activities related to cleaning of roads and lanes? How does it affect the power supply? Ad why is illegal construction being still allowed? The government cannot escape its responsibility to ensure hygienic conditions in all these localities, clean water supply and uninterrupted power supply. It has to find ways to develop amusement parks in the area and to take all possible measures to improve environmental conditions. Muslim community leaders and organisations in the area must come forward to help the municipality and other authorities to develop a plan for these areas which is practicable and can achieve desired results within smallest possible period. </w:t>
      </w:r>
    </w:p>
    <w:p w14:paraId="268B3958"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failure of the authorities to prevent illegal colonies and subsequent failure to legalise them has shut the availability of bank housing and other loans for Muslims. This is absolutely nonsensical that loans are not available to those who need them most. Something concrete and immediate has to be done to reprieve the situation. </w:t>
      </w:r>
    </w:p>
    <w:p w14:paraId="268B3959" w14:textId="77777777" w:rsidR="00270475" w:rsidRPr="00584AEA" w:rsidRDefault="00270475" w:rsidP="00270475">
      <w:pPr>
        <w:ind w:firstLine="720"/>
        <w:jc w:val="both"/>
        <w:rPr>
          <w:rFonts w:ascii="Arrus" w:hAnsi="Arrus"/>
          <w:sz w:val="22"/>
          <w:szCs w:val="28"/>
          <w:lang w:val="en-GB"/>
        </w:rPr>
      </w:pPr>
      <w:r w:rsidRPr="00584AEA">
        <w:rPr>
          <w:rFonts w:ascii="Arrus" w:hAnsi="Arrus"/>
          <w:b/>
          <w:bCs/>
          <w:sz w:val="22"/>
          <w:szCs w:val="28"/>
          <w:lang w:val="en-GB"/>
        </w:rPr>
        <w:t>Every Muslim locality should have a society to monitor its affairs.</w:t>
      </w:r>
      <w:r w:rsidRPr="00584AEA">
        <w:rPr>
          <w:rFonts w:ascii="Arrus" w:hAnsi="Arrus"/>
          <w:sz w:val="22"/>
          <w:szCs w:val="28"/>
          <w:lang w:val="en-GB"/>
        </w:rPr>
        <w:t xml:space="preserve"> It can have a monthly collection from the houses in the locality and can work to ensure that the locality gets proper power supply, water supply, streets and lanes are well-maintained, hygiene is proper and there are no undesirable activities. There should be proper wastage management and regular sprays of vector repellents. Special efforts should be made to ensure smooth functioning on the occasions of festivals and during the month of Ramadhan. The Society should be able to exercise influence on local authorities to make sure that the locality receives due attention. It should have the current and former municipality members, imams of masjids and principles of schools in the locality as its members among others. </w:t>
      </w:r>
    </w:p>
    <w:p w14:paraId="268B395A" w14:textId="77777777" w:rsidR="00270475" w:rsidRPr="00584AEA" w:rsidRDefault="00270475" w:rsidP="00270475">
      <w:pPr>
        <w:jc w:val="both"/>
        <w:rPr>
          <w:rFonts w:ascii="Arrus" w:hAnsi="Arrus"/>
          <w:sz w:val="20"/>
          <w:lang w:val="en-GB"/>
        </w:rPr>
      </w:pPr>
    </w:p>
    <w:p w14:paraId="268B395B"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Absence of planned Muslim Colonies: Let’s have Peace Cities</w:t>
      </w:r>
    </w:p>
    <w:p w14:paraId="268B395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Fear factor due to long history of riots and other security issues leading to ghettoisation, lack of education, lack of money and above all lack of any organised effort has led to a situation that hardly any well planned fully authorised, clean Muslim colonies exist in most of the cities of the country. Muslims like all other communities of the world </w:t>
      </w:r>
      <w:r w:rsidRPr="00584AEA">
        <w:rPr>
          <w:rFonts w:ascii="Arrus" w:hAnsi="Arrus"/>
          <w:sz w:val="22"/>
          <w:szCs w:val="28"/>
          <w:lang w:val="en-GB"/>
        </w:rPr>
        <w:lastRenderedPageBreak/>
        <w:t xml:space="preserve">prefer to live in areas with Muslim population in plenty around them. This is natural considering their distinct religious values and practices, eating and drinking habits, festivals, hobbies and habits and their security and other needs. The psychological blocks have been so strong that even the affluent prefer to live in old </w:t>
      </w:r>
      <w:proofErr w:type="spellStart"/>
      <w:r w:rsidRPr="00584AEA">
        <w:rPr>
          <w:rFonts w:ascii="Arrus" w:hAnsi="Arrus"/>
          <w:sz w:val="22"/>
          <w:szCs w:val="28"/>
          <w:lang w:val="en-GB"/>
        </w:rPr>
        <w:t>muhallas</w:t>
      </w:r>
      <w:proofErr w:type="spellEnd"/>
      <w:r w:rsidRPr="00584AEA">
        <w:rPr>
          <w:rFonts w:ascii="Arrus" w:hAnsi="Arrus"/>
          <w:sz w:val="22"/>
          <w:szCs w:val="28"/>
          <w:lang w:val="en-GB"/>
        </w:rPr>
        <w:t xml:space="preserve"> rather than in planned colonies. This has accentuated Muslim backwardness in many ways. Lack of basic civic amenities and good educational institutions deprives children of an environment conducive for their proper growth. The economy suffers. No new markets, good institutions, mosques and parks emerge. The density of the population in old </w:t>
      </w:r>
      <w:proofErr w:type="spellStart"/>
      <w:r w:rsidRPr="00584AEA">
        <w:rPr>
          <w:rFonts w:ascii="Arrus" w:hAnsi="Arrus"/>
          <w:sz w:val="22"/>
          <w:szCs w:val="28"/>
          <w:lang w:val="en-GB"/>
        </w:rPr>
        <w:t>muhallas</w:t>
      </w:r>
      <w:proofErr w:type="spellEnd"/>
      <w:r w:rsidRPr="00584AEA">
        <w:rPr>
          <w:rFonts w:ascii="Arrus" w:hAnsi="Arrus"/>
          <w:sz w:val="22"/>
          <w:szCs w:val="28"/>
          <w:lang w:val="en-GB"/>
        </w:rPr>
        <w:t xml:space="preserve"> continues to alarmingly increase causing further problems. </w:t>
      </w:r>
    </w:p>
    <w:p w14:paraId="268B395D" w14:textId="77777777" w:rsidR="00270475" w:rsidRPr="00584AEA" w:rsidRDefault="00270475" w:rsidP="00270475">
      <w:pPr>
        <w:ind w:firstLine="720"/>
        <w:jc w:val="both"/>
        <w:rPr>
          <w:rFonts w:ascii="Arrus" w:hAnsi="Arrus"/>
          <w:b/>
          <w:bCs/>
          <w:sz w:val="22"/>
          <w:szCs w:val="28"/>
          <w:lang w:val="en-GB"/>
        </w:rPr>
      </w:pPr>
      <w:r w:rsidRPr="00584AEA">
        <w:rPr>
          <w:rFonts w:ascii="Arrus" w:hAnsi="Arrus"/>
          <w:sz w:val="22"/>
          <w:szCs w:val="28"/>
          <w:lang w:val="en-GB"/>
        </w:rPr>
        <w:t>This needs to be reversed without any delay. A national level plan should be prepared with the involvement of Muslim businessmen interested in Construction Sector, architects and other planners to develop what can be called “PEACE CITY” in every single city with considerable Muslim population. T</w:t>
      </w:r>
      <w:r w:rsidRPr="00584AEA">
        <w:rPr>
          <w:rFonts w:ascii="Arrus" w:hAnsi="Arrus"/>
          <w:b/>
          <w:bCs/>
          <w:sz w:val="22"/>
          <w:szCs w:val="28"/>
          <w:lang w:val="en-GB"/>
        </w:rPr>
        <w:t>hese Peace Cities must be fully authorised, well-planned and well administered colonies with</w:t>
      </w:r>
    </w:p>
    <w:p w14:paraId="268B395E" w14:textId="77777777" w:rsidR="00270475" w:rsidRPr="00584AEA" w:rsidRDefault="00270475" w:rsidP="006F4670">
      <w:pPr>
        <w:pStyle w:val="ListParagraph"/>
        <w:numPr>
          <w:ilvl w:val="0"/>
          <w:numId w:val="161"/>
        </w:numPr>
        <w:jc w:val="both"/>
        <w:rPr>
          <w:rFonts w:ascii="Arrus" w:hAnsi="Arrus"/>
          <w:b/>
          <w:bCs/>
          <w:sz w:val="22"/>
          <w:szCs w:val="28"/>
          <w:lang w:val="en-GB"/>
        </w:rPr>
      </w:pPr>
      <w:r w:rsidRPr="00584AEA">
        <w:rPr>
          <w:rFonts w:ascii="Arrus" w:hAnsi="Arrus"/>
          <w:b/>
          <w:bCs/>
          <w:sz w:val="22"/>
          <w:szCs w:val="28"/>
          <w:lang w:val="en-GB"/>
        </w:rPr>
        <w:t xml:space="preserve">At least one Community Centre having a mosque, a library and a small hall that can serve the purpose of teaching Qur’an and Islamic practices to children and also as a meeting place;  </w:t>
      </w:r>
    </w:p>
    <w:p w14:paraId="268B395F" w14:textId="77777777" w:rsidR="00270475" w:rsidRPr="00584AEA" w:rsidRDefault="00270475" w:rsidP="006F4670">
      <w:pPr>
        <w:pStyle w:val="ListParagraph"/>
        <w:numPr>
          <w:ilvl w:val="0"/>
          <w:numId w:val="161"/>
        </w:numPr>
        <w:jc w:val="both"/>
        <w:rPr>
          <w:rFonts w:ascii="Arrus" w:hAnsi="Arrus"/>
          <w:b/>
          <w:bCs/>
          <w:sz w:val="22"/>
          <w:szCs w:val="28"/>
          <w:lang w:val="en-GB"/>
        </w:rPr>
      </w:pPr>
      <w:r w:rsidRPr="00584AEA">
        <w:rPr>
          <w:rFonts w:ascii="Arrus" w:hAnsi="Arrus"/>
          <w:b/>
          <w:bCs/>
          <w:sz w:val="22"/>
          <w:szCs w:val="28"/>
          <w:lang w:val="en-GB"/>
        </w:rPr>
        <w:t>Amusement parks per every 20-30 houses;</w:t>
      </w:r>
    </w:p>
    <w:p w14:paraId="268B3960" w14:textId="77777777" w:rsidR="00270475" w:rsidRPr="00584AEA" w:rsidRDefault="00270475" w:rsidP="006F4670">
      <w:pPr>
        <w:pStyle w:val="ListParagraph"/>
        <w:numPr>
          <w:ilvl w:val="0"/>
          <w:numId w:val="161"/>
        </w:numPr>
        <w:jc w:val="both"/>
        <w:rPr>
          <w:rFonts w:ascii="Arrus" w:hAnsi="Arrus"/>
          <w:b/>
          <w:bCs/>
          <w:sz w:val="22"/>
          <w:szCs w:val="28"/>
          <w:lang w:val="en-GB"/>
        </w:rPr>
      </w:pPr>
      <w:r w:rsidRPr="00584AEA">
        <w:rPr>
          <w:rFonts w:ascii="Arrus" w:hAnsi="Arrus"/>
          <w:b/>
          <w:bCs/>
          <w:sz w:val="22"/>
          <w:szCs w:val="28"/>
          <w:lang w:val="en-GB"/>
        </w:rPr>
        <w:t>A bigger park that can also serve a place for organising various functions;</w:t>
      </w:r>
    </w:p>
    <w:p w14:paraId="268B3961" w14:textId="77777777" w:rsidR="00270475" w:rsidRPr="00584AEA" w:rsidRDefault="00270475" w:rsidP="006F4670">
      <w:pPr>
        <w:pStyle w:val="ListParagraph"/>
        <w:numPr>
          <w:ilvl w:val="0"/>
          <w:numId w:val="161"/>
        </w:numPr>
        <w:jc w:val="both"/>
        <w:rPr>
          <w:rFonts w:ascii="Arrus" w:hAnsi="Arrus"/>
          <w:b/>
          <w:bCs/>
          <w:sz w:val="22"/>
          <w:szCs w:val="28"/>
          <w:lang w:val="en-GB"/>
        </w:rPr>
      </w:pPr>
      <w:r w:rsidRPr="00584AEA">
        <w:rPr>
          <w:rFonts w:ascii="Arrus" w:hAnsi="Arrus"/>
          <w:b/>
          <w:bCs/>
          <w:sz w:val="22"/>
          <w:szCs w:val="28"/>
          <w:lang w:val="en-GB"/>
        </w:rPr>
        <w:t>Proper roads good enough for meeting the parking requirements of the residents and expected visitors;</w:t>
      </w:r>
    </w:p>
    <w:p w14:paraId="268B3962" w14:textId="77777777" w:rsidR="00270475" w:rsidRPr="00584AEA" w:rsidRDefault="00270475" w:rsidP="006F4670">
      <w:pPr>
        <w:pStyle w:val="ListParagraph"/>
        <w:numPr>
          <w:ilvl w:val="0"/>
          <w:numId w:val="161"/>
        </w:numPr>
        <w:jc w:val="both"/>
        <w:rPr>
          <w:rFonts w:ascii="Arrus" w:hAnsi="Arrus"/>
          <w:b/>
          <w:bCs/>
          <w:sz w:val="22"/>
          <w:szCs w:val="28"/>
          <w:lang w:val="en-GB"/>
        </w:rPr>
      </w:pPr>
      <w:r w:rsidRPr="00584AEA">
        <w:rPr>
          <w:rFonts w:ascii="Arrus" w:hAnsi="Arrus"/>
          <w:b/>
          <w:bCs/>
          <w:sz w:val="22"/>
          <w:szCs w:val="28"/>
          <w:lang w:val="en-GB"/>
        </w:rPr>
        <w:t>Proper arrangements for water supply;</w:t>
      </w:r>
    </w:p>
    <w:p w14:paraId="268B3963" w14:textId="77777777" w:rsidR="00270475" w:rsidRPr="00584AEA" w:rsidRDefault="00270475" w:rsidP="006F4670">
      <w:pPr>
        <w:pStyle w:val="ListParagraph"/>
        <w:numPr>
          <w:ilvl w:val="0"/>
          <w:numId w:val="161"/>
        </w:numPr>
        <w:jc w:val="both"/>
        <w:rPr>
          <w:rFonts w:ascii="Arrus" w:hAnsi="Arrus"/>
          <w:b/>
          <w:bCs/>
          <w:sz w:val="22"/>
          <w:szCs w:val="28"/>
          <w:lang w:val="en-GB"/>
        </w:rPr>
      </w:pPr>
      <w:r w:rsidRPr="00584AEA">
        <w:rPr>
          <w:rFonts w:ascii="Arrus" w:hAnsi="Arrus"/>
          <w:b/>
          <w:bCs/>
          <w:sz w:val="22"/>
          <w:szCs w:val="28"/>
          <w:lang w:val="en-GB"/>
        </w:rPr>
        <w:t>Proper gates for security check-ups;</w:t>
      </w:r>
    </w:p>
    <w:p w14:paraId="268B3964" w14:textId="77777777" w:rsidR="00270475" w:rsidRPr="00584AEA" w:rsidRDefault="00270475" w:rsidP="006F4670">
      <w:pPr>
        <w:pStyle w:val="ListParagraph"/>
        <w:numPr>
          <w:ilvl w:val="0"/>
          <w:numId w:val="161"/>
        </w:numPr>
        <w:jc w:val="both"/>
        <w:rPr>
          <w:rFonts w:ascii="Arrus" w:hAnsi="Arrus"/>
          <w:b/>
          <w:bCs/>
          <w:sz w:val="22"/>
          <w:szCs w:val="28"/>
          <w:lang w:val="en-GB"/>
        </w:rPr>
      </w:pPr>
      <w:r w:rsidRPr="00584AEA">
        <w:rPr>
          <w:rFonts w:ascii="Arrus" w:hAnsi="Arrus"/>
          <w:b/>
          <w:bCs/>
          <w:sz w:val="22"/>
          <w:szCs w:val="28"/>
          <w:lang w:val="en-GB"/>
        </w:rPr>
        <w:t>At least one top quality public school for primary education;</w:t>
      </w:r>
    </w:p>
    <w:p w14:paraId="268B3965" w14:textId="77777777" w:rsidR="00270475" w:rsidRPr="00584AEA" w:rsidRDefault="00270475" w:rsidP="006F4670">
      <w:pPr>
        <w:pStyle w:val="ListParagraph"/>
        <w:numPr>
          <w:ilvl w:val="0"/>
          <w:numId w:val="161"/>
        </w:numPr>
        <w:jc w:val="both"/>
        <w:rPr>
          <w:rFonts w:ascii="Arrus" w:hAnsi="Arrus"/>
          <w:b/>
          <w:bCs/>
          <w:sz w:val="22"/>
          <w:szCs w:val="28"/>
          <w:lang w:val="en-GB"/>
        </w:rPr>
      </w:pPr>
      <w:r w:rsidRPr="00584AEA">
        <w:rPr>
          <w:rFonts w:ascii="Arrus" w:hAnsi="Arrus"/>
          <w:b/>
          <w:bCs/>
          <w:sz w:val="22"/>
          <w:szCs w:val="28"/>
          <w:lang w:val="en-GB"/>
        </w:rPr>
        <w:t>A suitable space for local market;</w:t>
      </w:r>
    </w:p>
    <w:p w14:paraId="268B3966" w14:textId="77777777" w:rsidR="00270475" w:rsidRPr="00584AEA" w:rsidRDefault="00270475" w:rsidP="006F4670">
      <w:pPr>
        <w:pStyle w:val="ListParagraph"/>
        <w:numPr>
          <w:ilvl w:val="0"/>
          <w:numId w:val="161"/>
        </w:numPr>
        <w:jc w:val="both"/>
        <w:rPr>
          <w:rFonts w:ascii="Arrus" w:hAnsi="Arrus"/>
          <w:b/>
          <w:bCs/>
          <w:sz w:val="22"/>
          <w:szCs w:val="28"/>
          <w:lang w:val="en-GB"/>
        </w:rPr>
      </w:pPr>
      <w:r w:rsidRPr="00584AEA">
        <w:rPr>
          <w:rFonts w:ascii="Arrus" w:hAnsi="Arrus"/>
          <w:b/>
          <w:bCs/>
          <w:sz w:val="22"/>
          <w:szCs w:val="28"/>
          <w:lang w:val="en-GB"/>
        </w:rPr>
        <w:t>Some empty spaces for any future allotment of government run schools and hospitals</w:t>
      </w:r>
    </w:p>
    <w:p w14:paraId="268B3967" w14:textId="77777777" w:rsidR="00270475" w:rsidRPr="00584AEA" w:rsidRDefault="00270475" w:rsidP="00270475">
      <w:pPr>
        <w:ind w:firstLine="405"/>
        <w:jc w:val="both"/>
        <w:rPr>
          <w:rFonts w:ascii="Arrus" w:hAnsi="Arrus"/>
          <w:sz w:val="22"/>
          <w:szCs w:val="28"/>
          <w:lang w:val="en-GB"/>
        </w:rPr>
      </w:pPr>
      <w:r w:rsidRPr="00584AEA">
        <w:rPr>
          <w:rFonts w:ascii="Arrus" w:hAnsi="Arrus"/>
          <w:sz w:val="22"/>
          <w:szCs w:val="28"/>
          <w:lang w:val="en-GB"/>
        </w:rPr>
        <w:t xml:space="preserve">This will make huge effect on the socioeconomic conditions of the community. It will give a big boost to Muslim Corporate and can be greatly successful if the rates are within reach of the local population. A survey will have to be conducted in advance to determine the size of the colony, sizes of different types of houses to be built (2-4 bed room flats, bungalows, etc) and the other locality-specific requirements. In bigger cities, more advanced forms of colonies can be developed with facilities for sports and swimming, bigger places for parking and other facilities.  </w:t>
      </w:r>
    </w:p>
    <w:p w14:paraId="268B3968" w14:textId="77777777" w:rsidR="00270475" w:rsidRPr="00584AEA" w:rsidRDefault="00270475" w:rsidP="00270475">
      <w:pPr>
        <w:shd w:val="clear" w:color="auto" w:fill="FFFFFF"/>
        <w:ind w:firstLine="405"/>
        <w:jc w:val="both"/>
        <w:rPr>
          <w:rFonts w:ascii="Arrus" w:hAnsi="Arrus"/>
          <w:sz w:val="22"/>
          <w:szCs w:val="28"/>
          <w:lang w:val="en-GB"/>
        </w:rPr>
      </w:pPr>
      <w:r w:rsidRPr="00584AEA">
        <w:rPr>
          <w:rFonts w:ascii="Arrus" w:hAnsi="Arrus"/>
          <w:sz w:val="22"/>
          <w:szCs w:val="28"/>
          <w:lang w:val="en-GB"/>
        </w:rPr>
        <w:t xml:space="preserve">Syed Haseebuddin pointed requirements for “Green buildings”, which should also be kept in mind in planning Peace Cities, “If we dig deeper the concepts presented by the US green building council or the </w:t>
      </w:r>
      <w:r w:rsidRPr="00584AEA">
        <w:rPr>
          <w:rFonts w:ascii="Arrus" w:hAnsi="Arrus"/>
          <w:sz w:val="22"/>
          <w:szCs w:val="28"/>
          <w:lang w:val="en-GB"/>
        </w:rPr>
        <w:lastRenderedPageBreak/>
        <w:t>Indian Green building council is that of sustainable development and regional and local development.</w:t>
      </w:r>
      <w:r w:rsidRPr="00584AEA">
        <w:rPr>
          <w:rFonts w:ascii="Arrus" w:hAnsi="Arrus" w:hint="eastAsia"/>
          <w:sz w:val="22"/>
          <w:szCs w:val="28"/>
          <w:lang w:val="en-GB"/>
        </w:rPr>
        <w:t>”</w:t>
      </w:r>
    </w:p>
    <w:p w14:paraId="268B3969" w14:textId="77777777" w:rsidR="00270475" w:rsidRPr="00584AEA" w:rsidRDefault="00270475" w:rsidP="00270475">
      <w:pPr>
        <w:widowControl/>
        <w:shd w:val="clear" w:color="auto" w:fill="FFFFFF"/>
        <w:autoSpaceDE/>
        <w:autoSpaceDN/>
        <w:adjustRightInd/>
        <w:rPr>
          <w:rFonts w:ascii="Arrus" w:hAnsi="Arrus"/>
          <w:sz w:val="22"/>
          <w:szCs w:val="28"/>
          <w:lang w:val="en-GB"/>
        </w:rPr>
      </w:pPr>
      <w:r w:rsidRPr="00584AEA">
        <w:rPr>
          <w:rFonts w:ascii="Arrus" w:hAnsi="Arrus"/>
          <w:sz w:val="22"/>
          <w:szCs w:val="28"/>
          <w:lang w:val="en-GB"/>
        </w:rPr>
        <w:t> </w:t>
      </w:r>
      <w:r w:rsidRPr="00584AEA">
        <w:rPr>
          <w:rFonts w:ascii="Arrus" w:hAnsi="Arrus"/>
          <w:sz w:val="22"/>
          <w:szCs w:val="28"/>
          <w:lang w:val="en-GB"/>
        </w:rPr>
        <w:tab/>
        <w:t>When one applies for a green building certification for a building he has to fulfil certain criteria which include that</w:t>
      </w:r>
    </w:p>
    <w:p w14:paraId="268B396A" w14:textId="77777777" w:rsidR="00270475" w:rsidRPr="00584AEA" w:rsidRDefault="00270475" w:rsidP="006F4670">
      <w:pPr>
        <w:widowControl/>
        <w:numPr>
          <w:ilvl w:val="0"/>
          <w:numId w:val="68"/>
        </w:numPr>
        <w:shd w:val="clear" w:color="auto" w:fill="FFFFFF"/>
        <w:autoSpaceDE/>
        <w:autoSpaceDN/>
        <w:adjustRightInd/>
        <w:rPr>
          <w:rFonts w:ascii="Arrus" w:hAnsi="Arrus"/>
          <w:sz w:val="22"/>
          <w:szCs w:val="28"/>
          <w:lang w:val="en-GB"/>
        </w:rPr>
      </w:pPr>
      <w:r w:rsidRPr="00584AEA">
        <w:rPr>
          <w:rFonts w:ascii="Arrus" w:hAnsi="Arrus"/>
          <w:sz w:val="22"/>
          <w:szCs w:val="28"/>
          <w:lang w:val="en-GB"/>
        </w:rPr>
        <w:t xml:space="preserve">the building is not constructed on a prime farm land, </w:t>
      </w:r>
    </w:p>
    <w:p w14:paraId="268B396B" w14:textId="77777777" w:rsidR="00270475" w:rsidRPr="00584AEA" w:rsidRDefault="00270475" w:rsidP="006F4670">
      <w:pPr>
        <w:widowControl/>
        <w:numPr>
          <w:ilvl w:val="0"/>
          <w:numId w:val="68"/>
        </w:numPr>
        <w:shd w:val="clear" w:color="auto" w:fill="FFFFFF"/>
        <w:autoSpaceDE/>
        <w:autoSpaceDN/>
        <w:adjustRightInd/>
        <w:rPr>
          <w:rFonts w:ascii="Arrus" w:hAnsi="Arrus"/>
          <w:sz w:val="22"/>
          <w:szCs w:val="28"/>
          <w:lang w:val="en-GB"/>
        </w:rPr>
      </w:pPr>
      <w:r w:rsidRPr="00584AEA">
        <w:rPr>
          <w:rFonts w:ascii="Arrus" w:hAnsi="Arrus"/>
          <w:sz w:val="22"/>
          <w:szCs w:val="28"/>
          <w:lang w:val="en-GB"/>
        </w:rPr>
        <w:t xml:space="preserve">the building is giving sufficient open space for the occupants for walking and exercising, </w:t>
      </w:r>
    </w:p>
    <w:p w14:paraId="268B396C" w14:textId="77777777" w:rsidR="00270475" w:rsidRPr="00584AEA" w:rsidRDefault="00270475" w:rsidP="006F4670">
      <w:pPr>
        <w:widowControl/>
        <w:numPr>
          <w:ilvl w:val="0"/>
          <w:numId w:val="68"/>
        </w:numPr>
        <w:shd w:val="clear" w:color="auto" w:fill="FFFFFF"/>
        <w:autoSpaceDE/>
        <w:autoSpaceDN/>
        <w:adjustRightInd/>
        <w:rPr>
          <w:rFonts w:ascii="Arrus" w:hAnsi="Arrus"/>
          <w:sz w:val="22"/>
          <w:szCs w:val="28"/>
          <w:lang w:val="en-GB"/>
        </w:rPr>
      </w:pPr>
      <w:r w:rsidRPr="00584AEA">
        <w:rPr>
          <w:rFonts w:ascii="Arrus" w:hAnsi="Arrus"/>
          <w:sz w:val="22"/>
          <w:szCs w:val="28"/>
          <w:lang w:val="en-GB"/>
        </w:rPr>
        <w:t xml:space="preserve">the natural habitat and ecosystem has not been damaged, </w:t>
      </w:r>
    </w:p>
    <w:p w14:paraId="268B396D" w14:textId="77777777" w:rsidR="00270475" w:rsidRPr="00584AEA" w:rsidRDefault="00270475" w:rsidP="006F4670">
      <w:pPr>
        <w:widowControl/>
        <w:numPr>
          <w:ilvl w:val="0"/>
          <w:numId w:val="68"/>
        </w:numPr>
        <w:shd w:val="clear" w:color="auto" w:fill="FFFFFF"/>
        <w:autoSpaceDE/>
        <w:autoSpaceDN/>
        <w:adjustRightInd/>
        <w:rPr>
          <w:rFonts w:ascii="Arrus" w:hAnsi="Arrus"/>
          <w:sz w:val="22"/>
          <w:szCs w:val="28"/>
          <w:lang w:val="en-GB"/>
        </w:rPr>
      </w:pPr>
      <w:r w:rsidRPr="00584AEA">
        <w:rPr>
          <w:rFonts w:ascii="Arrus" w:hAnsi="Arrus"/>
          <w:sz w:val="22"/>
          <w:szCs w:val="28"/>
          <w:lang w:val="en-GB"/>
        </w:rPr>
        <w:t xml:space="preserve">soil erosion and sedimentation has been taken care off, </w:t>
      </w:r>
    </w:p>
    <w:p w14:paraId="268B396E" w14:textId="77777777" w:rsidR="00270475" w:rsidRPr="00584AEA" w:rsidRDefault="00270475" w:rsidP="006F4670">
      <w:pPr>
        <w:widowControl/>
        <w:numPr>
          <w:ilvl w:val="0"/>
          <w:numId w:val="68"/>
        </w:numPr>
        <w:shd w:val="clear" w:color="auto" w:fill="FFFFFF"/>
        <w:autoSpaceDE/>
        <w:autoSpaceDN/>
        <w:adjustRightInd/>
        <w:rPr>
          <w:rFonts w:ascii="Arrus" w:hAnsi="Arrus"/>
          <w:sz w:val="22"/>
          <w:szCs w:val="28"/>
          <w:lang w:val="en-GB"/>
        </w:rPr>
      </w:pPr>
      <w:r w:rsidRPr="00584AEA">
        <w:rPr>
          <w:rFonts w:ascii="Arrus" w:hAnsi="Arrus"/>
          <w:sz w:val="22"/>
          <w:szCs w:val="28"/>
          <w:lang w:val="en-GB"/>
        </w:rPr>
        <w:t xml:space="preserve">potable water is not wasted in landscaping, </w:t>
      </w:r>
    </w:p>
    <w:p w14:paraId="268B396F" w14:textId="77777777" w:rsidR="00270475" w:rsidRPr="00584AEA" w:rsidRDefault="00270475" w:rsidP="006F4670">
      <w:pPr>
        <w:widowControl/>
        <w:numPr>
          <w:ilvl w:val="0"/>
          <w:numId w:val="68"/>
        </w:numPr>
        <w:shd w:val="clear" w:color="auto" w:fill="FFFFFF"/>
        <w:autoSpaceDE/>
        <w:autoSpaceDN/>
        <w:adjustRightInd/>
        <w:rPr>
          <w:rFonts w:ascii="Arrus" w:hAnsi="Arrus"/>
          <w:sz w:val="22"/>
          <w:szCs w:val="28"/>
          <w:lang w:val="en-GB"/>
        </w:rPr>
      </w:pPr>
      <w:r w:rsidRPr="00584AEA">
        <w:rPr>
          <w:rFonts w:ascii="Arrus" w:hAnsi="Arrus"/>
          <w:sz w:val="22"/>
          <w:szCs w:val="28"/>
          <w:lang w:val="en-GB"/>
        </w:rPr>
        <w:t>the building is properly insulated and weatherized to safe energy on cooling for heating load,</w:t>
      </w:r>
    </w:p>
    <w:p w14:paraId="268B3970" w14:textId="77777777" w:rsidR="00270475" w:rsidRPr="00584AEA" w:rsidRDefault="00270475" w:rsidP="006F4670">
      <w:pPr>
        <w:widowControl/>
        <w:numPr>
          <w:ilvl w:val="0"/>
          <w:numId w:val="68"/>
        </w:numPr>
        <w:shd w:val="clear" w:color="auto" w:fill="FFFFFF"/>
        <w:autoSpaceDE/>
        <w:autoSpaceDN/>
        <w:adjustRightInd/>
        <w:rPr>
          <w:rFonts w:ascii="Arrus" w:hAnsi="Arrus"/>
          <w:sz w:val="22"/>
          <w:szCs w:val="28"/>
          <w:lang w:val="en-GB"/>
        </w:rPr>
      </w:pPr>
      <w:r w:rsidRPr="00584AEA">
        <w:rPr>
          <w:rFonts w:ascii="Arrus" w:hAnsi="Arrus"/>
          <w:sz w:val="22"/>
          <w:szCs w:val="28"/>
          <w:lang w:val="en-GB"/>
        </w:rPr>
        <w:t xml:space="preserve">the indoor environmental quality is maintained, encourages agriculture and farming, </w:t>
      </w:r>
    </w:p>
    <w:p w14:paraId="268B3971" w14:textId="77777777" w:rsidR="00270475" w:rsidRPr="00584AEA" w:rsidRDefault="00270475" w:rsidP="006F4670">
      <w:pPr>
        <w:widowControl/>
        <w:numPr>
          <w:ilvl w:val="0"/>
          <w:numId w:val="68"/>
        </w:numPr>
        <w:shd w:val="clear" w:color="auto" w:fill="FFFFFF"/>
        <w:autoSpaceDE/>
        <w:autoSpaceDN/>
        <w:adjustRightInd/>
        <w:rPr>
          <w:rFonts w:ascii="Arrus" w:hAnsi="Arrus"/>
          <w:sz w:val="22"/>
          <w:szCs w:val="28"/>
          <w:lang w:val="en-GB"/>
        </w:rPr>
      </w:pPr>
      <w:r w:rsidRPr="00584AEA">
        <w:rPr>
          <w:rFonts w:ascii="Arrus" w:hAnsi="Arrus"/>
          <w:sz w:val="22"/>
          <w:szCs w:val="28"/>
          <w:lang w:val="en-GB"/>
        </w:rPr>
        <w:t xml:space="preserve">renewable energy is generated on site , </w:t>
      </w:r>
    </w:p>
    <w:p w14:paraId="268B3972" w14:textId="77777777" w:rsidR="00270475" w:rsidRPr="00584AEA" w:rsidRDefault="00270475" w:rsidP="006F4670">
      <w:pPr>
        <w:widowControl/>
        <w:numPr>
          <w:ilvl w:val="0"/>
          <w:numId w:val="68"/>
        </w:numPr>
        <w:shd w:val="clear" w:color="auto" w:fill="FFFFFF"/>
        <w:autoSpaceDE/>
        <w:autoSpaceDN/>
        <w:adjustRightInd/>
        <w:rPr>
          <w:rFonts w:ascii="Arrus" w:hAnsi="Arrus"/>
          <w:sz w:val="22"/>
          <w:szCs w:val="28"/>
          <w:lang w:val="en-GB"/>
        </w:rPr>
      </w:pPr>
      <w:r w:rsidRPr="00584AEA">
        <w:rPr>
          <w:rFonts w:ascii="Arrus" w:hAnsi="Arrus"/>
          <w:sz w:val="22"/>
          <w:szCs w:val="28"/>
          <w:lang w:val="en-GB"/>
        </w:rPr>
        <w:t>the building has utilized regional products in the construction to support local businesses and so on.</w:t>
      </w:r>
    </w:p>
    <w:p w14:paraId="268B3973" w14:textId="77777777" w:rsidR="00270475" w:rsidRPr="00584AEA" w:rsidRDefault="00270475" w:rsidP="00270475">
      <w:pPr>
        <w:widowControl/>
        <w:shd w:val="clear" w:color="auto" w:fill="FFFFFF"/>
        <w:autoSpaceDE/>
        <w:autoSpaceDN/>
        <w:adjustRightInd/>
        <w:rPr>
          <w:rFonts w:ascii="Arrus" w:hAnsi="Arrus"/>
          <w:sz w:val="22"/>
          <w:szCs w:val="28"/>
          <w:lang w:val="en-GB"/>
        </w:rPr>
      </w:pPr>
      <w:r w:rsidRPr="00584AEA">
        <w:rPr>
          <w:rFonts w:ascii="Arrus" w:hAnsi="Arrus"/>
          <w:sz w:val="22"/>
          <w:szCs w:val="28"/>
          <w:lang w:val="en-GB"/>
        </w:rPr>
        <w:t> </w:t>
      </w:r>
    </w:p>
    <w:p w14:paraId="268B3974"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Benefiting from Government Housing programmes</w:t>
      </w:r>
    </w:p>
    <w:p w14:paraId="268B3975"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The 12</w:t>
      </w:r>
      <w:r w:rsidRPr="00584AEA">
        <w:rPr>
          <w:rFonts w:ascii="Arrus" w:hAnsi="Arrus"/>
          <w:sz w:val="22"/>
          <w:szCs w:val="28"/>
          <w:vertAlign w:val="superscript"/>
          <w:lang w:val="en-GB"/>
        </w:rPr>
        <w:t>th</w:t>
      </w:r>
      <w:r w:rsidRPr="00584AEA">
        <w:rPr>
          <w:rFonts w:ascii="Arrus" w:hAnsi="Arrus"/>
          <w:sz w:val="22"/>
          <w:szCs w:val="28"/>
          <w:lang w:val="en-GB"/>
        </w:rPr>
        <w:t xml:space="preserve"> Plan Approach Paper explains:</w:t>
      </w:r>
    </w:p>
    <w:p w14:paraId="268B3976"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“The housing sector needs to be viewed within the perspective of the emerging macroeconomic policies. In the political rhetoric, housing is regarded as one of the basic needs. Despite this recognition, in terms of public policies and investments, housing has generally received a very low priority. The benefits of public housing programmes have accrued disproportionately to the better-off sections of society.  Despite considerable investment and efforts over successive plan periods, the housing problem continues to be daunting. The housing crisis manifests itself in many ways</w:t>
      </w:r>
      <w:r w:rsidRPr="00584AEA">
        <w:rPr>
          <w:rFonts w:ascii="Arrus" w:hAnsi="Arrus"/>
          <w:b/>
          <w:bCs/>
          <w:i/>
          <w:sz w:val="22"/>
          <w:szCs w:val="28"/>
          <w:lang w:val="en-GB"/>
        </w:rPr>
        <w:t>:</w:t>
      </w:r>
      <w:r w:rsidRPr="00584AEA">
        <w:rPr>
          <w:rFonts w:ascii="Arrus" w:hAnsi="Arrus"/>
          <w:i/>
          <w:sz w:val="22"/>
          <w:szCs w:val="28"/>
          <w:lang w:val="en-GB"/>
        </w:rPr>
        <w:t xml:space="preserve"> growth of slums and haphazard development, overcrowding and deficient services, increasing homelessness, speculation and profiteering in land and houses.</w:t>
      </w:r>
    </w:p>
    <w:p w14:paraId="268B3977" w14:textId="77777777" w:rsidR="00270475" w:rsidRPr="00584AEA" w:rsidRDefault="00270475" w:rsidP="00270475">
      <w:pPr>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 xml:space="preserve">The policy thrust of National Housing Policy is in consonance with the macro-economic policy in advocating a supportive and facilitative role of government in housing. The envisaged roles of governments at various levels and other public agencies for implementation of this policy are to act as a facilitator, provider and catalyst and to reorient and promote the various housing activities. The policy, undoubtedly, envisages that the direct role of government in the construction of houses should be specifically reduced and focused on the poorer and other vulnerable sections of the society. The new National Housing and Habitat Policy, 1998 has clearly defined the roles of various stakeholders including the state and central governments. The need to protect the interests of </w:t>
      </w:r>
      <w:r w:rsidRPr="00584AEA">
        <w:rPr>
          <w:rFonts w:ascii="Arrus" w:hAnsi="Arrus"/>
          <w:i/>
          <w:sz w:val="22"/>
          <w:szCs w:val="28"/>
          <w:lang w:val="en-GB"/>
        </w:rPr>
        <w:lastRenderedPageBreak/>
        <w:t>women, particularly women headed households has been recognised. “</w:t>
      </w:r>
    </w:p>
    <w:p w14:paraId="268B3978" w14:textId="77777777" w:rsidR="00270475" w:rsidRPr="00584AEA" w:rsidRDefault="00270475" w:rsidP="00270475">
      <w:pPr>
        <w:spacing w:after="120"/>
        <w:ind w:firstLine="720"/>
        <w:jc w:val="both"/>
        <w:rPr>
          <w:rFonts w:ascii="Arrus" w:hAnsi="Arrus"/>
          <w:sz w:val="22"/>
          <w:szCs w:val="28"/>
          <w:lang w:val="en-GB"/>
        </w:rPr>
      </w:pPr>
      <w:r w:rsidRPr="00584AEA">
        <w:rPr>
          <w:rFonts w:ascii="Arrus" w:hAnsi="Arrus"/>
          <w:sz w:val="22"/>
          <w:szCs w:val="28"/>
          <w:lang w:val="en-GB"/>
        </w:rPr>
        <w:t>Muslim organisations must monitor these government programmes and must see how best Muslims can benefit from them.  There are other areas of attention as well such as</w:t>
      </w:r>
    </w:p>
    <w:p w14:paraId="268B3979" w14:textId="77777777" w:rsidR="00270475" w:rsidRPr="00584AEA" w:rsidRDefault="00270475" w:rsidP="006F4670">
      <w:pPr>
        <w:widowControl/>
        <w:numPr>
          <w:ilvl w:val="0"/>
          <w:numId w:val="68"/>
        </w:numPr>
        <w:shd w:val="clear" w:color="auto" w:fill="FFFFFF"/>
        <w:autoSpaceDE/>
        <w:autoSpaceDN/>
        <w:adjustRightInd/>
        <w:rPr>
          <w:rFonts w:ascii="Arrus" w:hAnsi="Arrus"/>
          <w:sz w:val="22"/>
          <w:szCs w:val="28"/>
          <w:lang w:val="en-GB"/>
        </w:rPr>
      </w:pPr>
      <w:r w:rsidRPr="00584AEA">
        <w:rPr>
          <w:rFonts w:ascii="Arrus" w:hAnsi="Arrus"/>
          <w:sz w:val="22"/>
          <w:szCs w:val="28"/>
          <w:lang w:val="en-GB"/>
        </w:rPr>
        <w:t>Housing Affordability and Housing Finance (problem of unauthorized colonies, not getting loans as already discussed.)</w:t>
      </w:r>
    </w:p>
    <w:p w14:paraId="268B397A" w14:textId="77777777" w:rsidR="00270475" w:rsidRPr="00584AEA" w:rsidRDefault="00270475" w:rsidP="006F4670">
      <w:pPr>
        <w:widowControl/>
        <w:numPr>
          <w:ilvl w:val="0"/>
          <w:numId w:val="68"/>
        </w:numPr>
        <w:shd w:val="clear" w:color="auto" w:fill="FFFFFF"/>
        <w:autoSpaceDE/>
        <w:autoSpaceDN/>
        <w:adjustRightInd/>
        <w:rPr>
          <w:rFonts w:ascii="Arrus" w:hAnsi="Arrus"/>
          <w:sz w:val="22"/>
          <w:szCs w:val="28"/>
          <w:lang w:val="en-GB"/>
        </w:rPr>
      </w:pPr>
      <w:r w:rsidRPr="00584AEA">
        <w:rPr>
          <w:rFonts w:ascii="Arrus" w:hAnsi="Arrus"/>
          <w:sz w:val="22"/>
          <w:szCs w:val="28"/>
          <w:lang w:val="en-GB"/>
        </w:rPr>
        <w:t xml:space="preserve"> housing finance institutions</w:t>
      </w:r>
    </w:p>
    <w:p w14:paraId="268B397B" w14:textId="77777777" w:rsidR="00270475" w:rsidRPr="00584AEA" w:rsidRDefault="00270475" w:rsidP="006F4670">
      <w:pPr>
        <w:widowControl/>
        <w:numPr>
          <w:ilvl w:val="0"/>
          <w:numId w:val="68"/>
        </w:numPr>
        <w:shd w:val="clear" w:color="auto" w:fill="FFFFFF"/>
        <w:autoSpaceDE/>
        <w:autoSpaceDN/>
        <w:adjustRightInd/>
        <w:rPr>
          <w:rFonts w:ascii="Arrus" w:hAnsi="Arrus"/>
          <w:sz w:val="22"/>
          <w:szCs w:val="28"/>
          <w:lang w:val="en-GB"/>
        </w:rPr>
      </w:pPr>
      <w:r w:rsidRPr="00584AEA">
        <w:rPr>
          <w:rFonts w:ascii="Arrus" w:hAnsi="Arrus"/>
          <w:i/>
          <w:iCs/>
          <w:sz w:val="22"/>
          <w:szCs w:val="28"/>
          <w:lang w:val="en-GB"/>
        </w:rPr>
        <w:t>Availability of Developed Land</w:t>
      </w:r>
    </w:p>
    <w:p w14:paraId="268B397C" w14:textId="77777777" w:rsidR="00270475" w:rsidRPr="00584AEA" w:rsidRDefault="00270475" w:rsidP="006F4670">
      <w:pPr>
        <w:widowControl/>
        <w:numPr>
          <w:ilvl w:val="0"/>
          <w:numId w:val="68"/>
        </w:numPr>
        <w:shd w:val="clear" w:color="auto" w:fill="FFFFFF"/>
        <w:autoSpaceDE/>
        <w:autoSpaceDN/>
        <w:adjustRightInd/>
        <w:rPr>
          <w:rFonts w:ascii="Arrus" w:hAnsi="Arrus"/>
          <w:sz w:val="22"/>
          <w:szCs w:val="28"/>
          <w:lang w:val="en-GB"/>
        </w:rPr>
      </w:pPr>
      <w:r w:rsidRPr="00584AEA">
        <w:rPr>
          <w:rFonts w:ascii="Arrus" w:hAnsi="Arrus"/>
          <w:sz w:val="22"/>
          <w:szCs w:val="28"/>
          <w:lang w:val="en-GB"/>
        </w:rPr>
        <w:t>Facilitative regulatory and support system by providing license for development of land</w:t>
      </w:r>
    </w:p>
    <w:p w14:paraId="268B397D" w14:textId="77777777" w:rsidR="00270475" w:rsidRPr="00584AEA" w:rsidRDefault="00270475" w:rsidP="006F4670">
      <w:pPr>
        <w:widowControl/>
        <w:numPr>
          <w:ilvl w:val="0"/>
          <w:numId w:val="68"/>
        </w:numPr>
        <w:shd w:val="clear" w:color="auto" w:fill="FFFFFF"/>
        <w:autoSpaceDE/>
        <w:autoSpaceDN/>
        <w:adjustRightInd/>
        <w:rPr>
          <w:rFonts w:ascii="Arrus" w:hAnsi="Arrus"/>
          <w:sz w:val="22"/>
          <w:szCs w:val="28"/>
          <w:lang w:val="en-GB"/>
        </w:rPr>
      </w:pPr>
      <w:r w:rsidRPr="00584AEA">
        <w:rPr>
          <w:rFonts w:ascii="Arrus" w:hAnsi="Arrus"/>
          <w:i/>
          <w:iCs/>
          <w:sz w:val="22"/>
          <w:szCs w:val="28"/>
          <w:lang w:val="en-GB"/>
        </w:rPr>
        <w:t>Increased Involvement of NGO/CBO/Co-operative Efforts</w:t>
      </w:r>
    </w:p>
    <w:p w14:paraId="268B397E" w14:textId="77777777" w:rsidR="00270475" w:rsidRPr="00584AEA" w:rsidRDefault="00270475" w:rsidP="006F4670">
      <w:pPr>
        <w:widowControl/>
        <w:numPr>
          <w:ilvl w:val="0"/>
          <w:numId w:val="68"/>
        </w:numPr>
        <w:shd w:val="clear" w:color="auto" w:fill="FFFFFF"/>
        <w:autoSpaceDE/>
        <w:autoSpaceDN/>
        <w:adjustRightInd/>
        <w:rPr>
          <w:rFonts w:ascii="Arrus" w:hAnsi="Arrus"/>
          <w:sz w:val="22"/>
          <w:szCs w:val="28"/>
          <w:lang w:val="en-GB"/>
        </w:rPr>
      </w:pPr>
      <w:r w:rsidRPr="00584AEA">
        <w:rPr>
          <w:rFonts w:ascii="Arrus" w:hAnsi="Arrus"/>
          <w:sz w:val="22"/>
          <w:szCs w:val="28"/>
          <w:lang w:val="en-GB"/>
        </w:rPr>
        <w:t xml:space="preserve">Sealing or closing </w:t>
      </w:r>
      <w:proofErr w:type="spellStart"/>
      <w:r w:rsidRPr="00584AEA">
        <w:rPr>
          <w:rFonts w:ascii="Arrus" w:hAnsi="Arrus"/>
          <w:sz w:val="22"/>
          <w:szCs w:val="28"/>
          <w:lang w:val="en-GB"/>
        </w:rPr>
        <w:t>non conforming</w:t>
      </w:r>
      <w:proofErr w:type="spellEnd"/>
      <w:r w:rsidRPr="00584AEA">
        <w:rPr>
          <w:rFonts w:ascii="Arrus" w:hAnsi="Arrus"/>
          <w:sz w:val="22"/>
          <w:szCs w:val="28"/>
          <w:lang w:val="en-GB"/>
        </w:rPr>
        <w:t xml:space="preserve"> industries had to begin</w:t>
      </w:r>
    </w:p>
    <w:p w14:paraId="268B397F" w14:textId="77777777" w:rsidR="00270475" w:rsidRPr="00584AEA" w:rsidRDefault="00270475" w:rsidP="00270475">
      <w:pPr>
        <w:jc w:val="both"/>
        <w:rPr>
          <w:rFonts w:ascii="Arrus" w:hAnsi="Arrus"/>
          <w:sz w:val="22"/>
          <w:szCs w:val="28"/>
          <w:lang w:val="en-GB"/>
        </w:rPr>
      </w:pPr>
    </w:p>
    <w:p w14:paraId="268B3980"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Muslims have to take some corrective measures themselves with the support of local authorities:</w:t>
      </w:r>
    </w:p>
    <w:p w14:paraId="268B3981" w14:textId="77777777" w:rsidR="00270475" w:rsidRPr="00584AEA" w:rsidRDefault="00270475" w:rsidP="006F4670">
      <w:pPr>
        <w:widowControl/>
        <w:numPr>
          <w:ilvl w:val="0"/>
          <w:numId w:val="68"/>
        </w:numPr>
        <w:shd w:val="clear" w:color="auto" w:fill="FFFFFF"/>
        <w:autoSpaceDE/>
        <w:autoSpaceDN/>
        <w:adjustRightInd/>
        <w:jc w:val="both"/>
        <w:rPr>
          <w:rFonts w:ascii="Arrus" w:hAnsi="Arrus"/>
          <w:sz w:val="22"/>
          <w:szCs w:val="28"/>
          <w:lang w:val="en-GB"/>
        </w:rPr>
      </w:pPr>
      <w:r w:rsidRPr="00584AEA">
        <w:rPr>
          <w:rFonts w:ascii="Arrus" w:hAnsi="Arrus"/>
          <w:b/>
          <w:bCs/>
          <w:sz w:val="22"/>
          <w:szCs w:val="28"/>
          <w:lang w:val="en-GB"/>
        </w:rPr>
        <w:t>Crimes in Muslim areas are to be taken care of.</w:t>
      </w:r>
      <w:r w:rsidRPr="00584AEA">
        <w:rPr>
          <w:rFonts w:ascii="Arrus" w:hAnsi="Arrus"/>
          <w:sz w:val="20"/>
          <w:lang w:val="en-GB"/>
        </w:rPr>
        <w:t xml:space="preserve"> </w:t>
      </w:r>
      <w:r w:rsidRPr="00584AEA">
        <w:rPr>
          <w:rFonts w:ascii="Arrus" w:hAnsi="Arrus"/>
          <w:sz w:val="22"/>
          <w:szCs w:val="28"/>
          <w:lang w:val="en-GB"/>
        </w:rPr>
        <w:t>These criminal activities are juxtaposed with other issues of urban growth such as poor municipal governance, lack of services, and lack of common citizen’s awareness and responsibility for the city. Muslim immigrants from other areas often indulge in criminal activities. The police does not play its part effectively. First it allows these activities to continue and then harasses the culprits in an illegal way. Crimes have to be reduced through (1) sustained monitoring of criminal activities (2) actions taken against the culprits within legal parameters; and (3) moral rehabilitation of criminals.</w:t>
      </w:r>
    </w:p>
    <w:p w14:paraId="268B3982" w14:textId="77777777" w:rsidR="00270475" w:rsidRPr="00584AEA" w:rsidRDefault="00270475" w:rsidP="006F4670">
      <w:pPr>
        <w:widowControl/>
        <w:numPr>
          <w:ilvl w:val="0"/>
          <w:numId w:val="68"/>
        </w:numPr>
        <w:shd w:val="clear" w:color="auto" w:fill="FFFFFF"/>
        <w:autoSpaceDE/>
        <w:autoSpaceDN/>
        <w:adjustRightInd/>
        <w:jc w:val="both"/>
        <w:rPr>
          <w:rFonts w:ascii="Arrus" w:hAnsi="Arrus"/>
          <w:sz w:val="22"/>
          <w:szCs w:val="28"/>
          <w:lang w:val="en-GB"/>
        </w:rPr>
      </w:pPr>
      <w:r w:rsidRPr="00584AEA">
        <w:rPr>
          <w:rFonts w:ascii="Arrus" w:hAnsi="Arrus"/>
          <w:b/>
          <w:bCs/>
          <w:sz w:val="22"/>
          <w:szCs w:val="28"/>
          <w:lang w:val="en-GB"/>
        </w:rPr>
        <w:t>Public Transport connectivity with Muslim regions</w:t>
      </w:r>
      <w:r w:rsidRPr="00584AEA">
        <w:rPr>
          <w:rFonts w:ascii="Arrus" w:hAnsi="Arrus"/>
          <w:sz w:val="22"/>
          <w:szCs w:val="28"/>
          <w:lang w:val="en-GB"/>
        </w:rPr>
        <w:t xml:space="preserve"> </w:t>
      </w:r>
      <w:r w:rsidRPr="00584AEA">
        <w:rPr>
          <w:rFonts w:ascii="Arrus" w:hAnsi="Arrus"/>
          <w:b/>
          <w:sz w:val="22"/>
          <w:szCs w:val="28"/>
          <w:lang w:val="en-GB"/>
        </w:rPr>
        <w:t>is to be ensured</w:t>
      </w:r>
      <w:r w:rsidRPr="00584AEA">
        <w:rPr>
          <w:rFonts w:ascii="Arrus" w:hAnsi="Arrus"/>
          <w:sz w:val="22"/>
          <w:szCs w:val="28"/>
          <w:lang w:val="en-GB"/>
        </w:rPr>
        <w:t xml:space="preserve">. If public transport is not in proper shape, people will find it harder to travel to places of work. The road transport stands are often not close to Muslim areas and the roads leading to Muslim localities are too narrow to allow transport. </w:t>
      </w:r>
    </w:p>
    <w:p w14:paraId="268B3983" w14:textId="77777777" w:rsidR="00270475" w:rsidRPr="00584AEA" w:rsidRDefault="00270475" w:rsidP="006F4670">
      <w:pPr>
        <w:widowControl/>
        <w:numPr>
          <w:ilvl w:val="0"/>
          <w:numId w:val="68"/>
        </w:numPr>
        <w:shd w:val="clear" w:color="auto" w:fill="FFFFFF"/>
        <w:autoSpaceDE/>
        <w:autoSpaceDN/>
        <w:adjustRightInd/>
        <w:jc w:val="both"/>
        <w:rPr>
          <w:rFonts w:ascii="Arrus" w:hAnsi="Arrus"/>
          <w:sz w:val="22"/>
          <w:szCs w:val="28"/>
          <w:lang w:val="en-GB"/>
        </w:rPr>
      </w:pPr>
      <w:r w:rsidRPr="00584AEA">
        <w:rPr>
          <w:rFonts w:ascii="Arrus" w:hAnsi="Arrus"/>
          <w:b/>
          <w:bCs/>
          <w:sz w:val="22"/>
          <w:szCs w:val="28"/>
          <w:lang w:val="en-GB"/>
        </w:rPr>
        <w:t>The</w:t>
      </w:r>
      <w:r w:rsidRPr="00584AEA">
        <w:rPr>
          <w:rFonts w:ascii="Arrus" w:hAnsi="Arrus"/>
          <w:b/>
          <w:bCs/>
          <w:i/>
          <w:iCs/>
          <w:sz w:val="22"/>
          <w:szCs w:val="28"/>
          <w:lang w:val="en-GB"/>
        </w:rPr>
        <w:t xml:space="preserve"> </w:t>
      </w:r>
      <w:r w:rsidRPr="00584AEA">
        <w:rPr>
          <w:rFonts w:ascii="Arrus" w:hAnsi="Arrus"/>
          <w:b/>
          <w:bCs/>
          <w:sz w:val="22"/>
          <w:szCs w:val="28"/>
          <w:lang w:val="en-GB"/>
        </w:rPr>
        <w:t>urbanization of poverty</w:t>
      </w:r>
      <w:r w:rsidRPr="00584AEA">
        <w:rPr>
          <w:rFonts w:ascii="Arrus" w:hAnsi="Arrus"/>
          <w:b/>
          <w:sz w:val="22"/>
          <w:szCs w:val="28"/>
          <w:lang w:val="en-GB"/>
        </w:rPr>
        <w:t>, which is one of the more visible impacts of the kind of growth that the country is witnessing, is going to affect Muslims more</w:t>
      </w:r>
      <w:r w:rsidRPr="00584AEA">
        <w:rPr>
          <w:rFonts w:ascii="Arrus" w:hAnsi="Arrus"/>
          <w:sz w:val="22"/>
          <w:szCs w:val="28"/>
          <w:lang w:val="en-GB"/>
        </w:rPr>
        <w:t>. The new migrants to urban areas taking up informal sector employment with low wages, occupying illegal settlements without basic services and security of tenure in its peripheries, with longer journeys to work will be the dominant feature of this process. This will lead to increasing overcrowding, worsening of access to shelter and environmental health problems, a visible manifestation of the process of future urbanization.</w:t>
      </w:r>
    </w:p>
    <w:p w14:paraId="268B3984" w14:textId="77777777" w:rsidR="00270475" w:rsidRPr="00584AEA" w:rsidRDefault="00270475" w:rsidP="006F4670">
      <w:pPr>
        <w:widowControl/>
        <w:numPr>
          <w:ilvl w:val="0"/>
          <w:numId w:val="68"/>
        </w:numPr>
        <w:shd w:val="clear" w:color="auto" w:fill="FFFFFF"/>
        <w:autoSpaceDE/>
        <w:autoSpaceDN/>
        <w:adjustRightInd/>
        <w:jc w:val="both"/>
        <w:rPr>
          <w:rFonts w:ascii="Arrus" w:hAnsi="Arrus"/>
          <w:sz w:val="22"/>
          <w:szCs w:val="28"/>
          <w:lang w:val="en-GB"/>
        </w:rPr>
      </w:pPr>
      <w:r w:rsidRPr="00584AEA">
        <w:rPr>
          <w:rFonts w:ascii="Arrus" w:hAnsi="Arrus"/>
          <w:b/>
          <w:bCs/>
          <w:sz w:val="22"/>
          <w:szCs w:val="28"/>
          <w:lang w:val="en-GB"/>
        </w:rPr>
        <w:lastRenderedPageBreak/>
        <w:t xml:space="preserve">Muslim share in urban infrastructure development has to be monitored. </w:t>
      </w:r>
      <w:r w:rsidRPr="00584AEA">
        <w:rPr>
          <w:rFonts w:ascii="Arrus" w:hAnsi="Arrus"/>
          <w:bCs/>
          <w:sz w:val="22"/>
          <w:szCs w:val="28"/>
          <w:lang w:val="en-GB"/>
        </w:rPr>
        <w:t>It is surely not what it should be. We have to find out the mechanism how this can be done at regular intervals.</w:t>
      </w:r>
      <w:r w:rsidRPr="00584AEA">
        <w:rPr>
          <w:rFonts w:ascii="Arrus" w:hAnsi="Arrus"/>
          <w:b/>
          <w:bCs/>
          <w:sz w:val="22"/>
          <w:szCs w:val="28"/>
          <w:lang w:val="en-GB"/>
        </w:rPr>
        <w:t xml:space="preserve"> </w:t>
      </w:r>
    </w:p>
    <w:p w14:paraId="268B3985" w14:textId="77777777" w:rsidR="00270475" w:rsidRPr="00584AEA" w:rsidRDefault="00270475" w:rsidP="00270475">
      <w:pPr>
        <w:jc w:val="both"/>
        <w:rPr>
          <w:rFonts w:ascii="Arrus" w:hAnsi="Arrus"/>
          <w:b/>
          <w:bCs/>
          <w:sz w:val="22"/>
          <w:szCs w:val="28"/>
          <w:lang w:val="en-GB"/>
        </w:rPr>
      </w:pPr>
    </w:p>
    <w:p w14:paraId="268B3986" w14:textId="77777777" w:rsidR="00270475" w:rsidRPr="00584AEA" w:rsidRDefault="00270475" w:rsidP="00270475">
      <w:pPr>
        <w:jc w:val="both"/>
        <w:rPr>
          <w:rFonts w:ascii="Arrus" w:hAnsi="Arrus"/>
          <w:b/>
          <w:bCs/>
          <w:i/>
          <w:iCs/>
          <w:sz w:val="26"/>
          <w:szCs w:val="36"/>
          <w:lang w:val="en-GB"/>
        </w:rPr>
      </w:pPr>
      <w:r w:rsidRPr="00584AEA">
        <w:rPr>
          <w:rFonts w:ascii="Arrus" w:hAnsi="Arrus"/>
          <w:b/>
          <w:bCs/>
          <w:sz w:val="26"/>
          <w:szCs w:val="36"/>
          <w:lang w:val="en-GB"/>
        </w:rPr>
        <w:t>Environmental concerns</w:t>
      </w:r>
    </w:p>
    <w:p w14:paraId="268B3987"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According to the renowned environmentalist, R.K. Pacharuri, </w:t>
      </w:r>
    </w:p>
    <w:p w14:paraId="268B398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“The economics of environmental pollution, depletion and degradation of resources has in fact been neglected as compared to the issues of growth and expansion….Urban development in India is presently going through a very dynamic stage, the percentage of population in urban centres itself having increased from 14% in the 1940s to about 33% in 2000 (HSMI 2000)….. </w:t>
      </w:r>
    </w:p>
    <w:p w14:paraId="268B3989"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“The rapid expansion of cities has brought to the fore acute problems of transport congestion, atmospheric pollution and unwise water and solid waste management resulting in the degradation of the quality of life. The deterioration of environmental quality in Indian cities is but one aspect of the threat to the quality of life, the other perhaps more pertinent issue being that of the sustainability of growth itself.,,,,,</w:t>
      </w:r>
    </w:p>
    <w:p w14:paraId="268B398A"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“For instance, the iron and steel industry contributes 55% of the particulate matter load while adding 16% to the total industrial output. The industrial BOD load from chemicals and food processing industries is as much as 86% against the industry's contribution of 25% to the total industrial output…..</w:t>
      </w:r>
    </w:p>
    <w:p w14:paraId="268B398B"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“The major sources of air pollution in the country are industries (toxic gases), thermal power plants (fly ash and sulphur dioxide), and motor vehicles (carbon monoxide, particulate matter, hydrocarbons and oxides of nitrogen). Major polluting industries and automobiles emit tonnes of pollutants every day, putting citizens, at great health risk. The national capital — Delhi,  is already among the most polluted cities in the world……</w:t>
      </w:r>
    </w:p>
    <w:p w14:paraId="268B398C"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“The incidence of respiratory diseases in most of the major cities in India has also increased considerably over the years. In a study of 2031 children and adults in five major cities of India, of the 1852 children tested, 51.4% had levels of lead in their blood above 10 µg/dl. The percentage of children having 10 µg/dl or higher lead levels ranged from 39.9% in Bangalore to 61.8% in Mumbai. Among the adults, 40.2% had lead levels of about 10 µg/dl (George Foundation 1999, cited in CPCB 2000 a). …</w:t>
      </w:r>
    </w:p>
    <w:p w14:paraId="268B398D"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“Vehicular emission is the major contributor to the rising levels of all major pollutants. It is an issue of prime concern since these emissions are from ground level sources and thus have the greatest impact on the health of the population exposed to it.  The increase in the number of </w:t>
      </w:r>
      <w:r w:rsidRPr="00584AEA">
        <w:rPr>
          <w:rFonts w:ascii="Arrus" w:hAnsi="Arrus"/>
          <w:i/>
          <w:sz w:val="22"/>
          <w:szCs w:val="28"/>
          <w:lang w:val="en-GB"/>
        </w:rPr>
        <w:lastRenderedPageBreak/>
        <w:t>vehicles contributes significantly to the total air pollution load in many urban areas. The number of motor vehicles in India has increased from 0.3 million in 1951 to 40.94 million in 1998 (</w:t>
      </w:r>
      <w:proofErr w:type="spellStart"/>
      <w:r w:rsidRPr="00584AEA">
        <w:rPr>
          <w:rFonts w:ascii="Arrus" w:hAnsi="Arrus"/>
          <w:i/>
          <w:sz w:val="22"/>
          <w:szCs w:val="28"/>
          <w:lang w:val="en-GB"/>
        </w:rPr>
        <w:t>MoST</w:t>
      </w:r>
      <w:proofErr w:type="spellEnd"/>
      <w:r w:rsidRPr="00584AEA">
        <w:rPr>
          <w:rFonts w:ascii="Arrus" w:hAnsi="Arrus"/>
          <w:i/>
          <w:sz w:val="22"/>
          <w:szCs w:val="28"/>
          <w:lang w:val="en-GB"/>
        </w:rPr>
        <w:t xml:space="preserve"> 2000). CO (Carbon monoxide) and HC (hydrocarbons) respectively account for 64% and 23% of the total emission load due to vehicles in all cities considered together (CPCB 1995.”</w:t>
      </w:r>
    </w:p>
    <w:p w14:paraId="268B398E"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 The situation is going to affect Muslims more, and so Muslims have to be more conscious about the impacts of overcrowding, poor hygienic conditions, lack of greenery, lack of waste disposal and noise pollution.  They have to take conscious decision to establish new colonies and to improve conditions in the existing localities. As already suggested, </w:t>
      </w:r>
      <w:r w:rsidRPr="00584AEA">
        <w:rPr>
          <w:rFonts w:ascii="Arrus" w:hAnsi="Arrus"/>
          <w:b/>
          <w:bCs/>
          <w:sz w:val="22"/>
          <w:szCs w:val="28"/>
          <w:lang w:val="en-GB"/>
        </w:rPr>
        <w:t>Muhalla/Colony Societies</w:t>
      </w:r>
      <w:r w:rsidRPr="00584AEA">
        <w:rPr>
          <w:rFonts w:ascii="Arrus" w:hAnsi="Arrus"/>
          <w:sz w:val="22"/>
          <w:szCs w:val="28"/>
          <w:lang w:val="en-GB"/>
        </w:rPr>
        <w:t xml:space="preserve"> should be formed in every single locality, which should take requisite steps. The retired persons living in the locality including women who are relatively free of household work must take special interest in these activities. </w:t>
      </w:r>
    </w:p>
    <w:p w14:paraId="268B398F" w14:textId="77777777" w:rsidR="00270475" w:rsidRPr="00584AEA" w:rsidRDefault="00270475" w:rsidP="00270475">
      <w:pPr>
        <w:jc w:val="both"/>
        <w:rPr>
          <w:rFonts w:ascii="Arrus" w:hAnsi="Arrus"/>
          <w:sz w:val="22"/>
          <w:szCs w:val="28"/>
          <w:lang w:val="en-GB"/>
        </w:rPr>
      </w:pPr>
    </w:p>
    <w:p w14:paraId="268B3990" w14:textId="77777777" w:rsidR="00270475" w:rsidRPr="00584AEA" w:rsidRDefault="00270475" w:rsidP="00270475">
      <w:pPr>
        <w:jc w:val="both"/>
        <w:rPr>
          <w:rFonts w:ascii="Arrus" w:hAnsi="Arrus"/>
          <w:sz w:val="22"/>
          <w:szCs w:val="28"/>
          <w:lang w:val="en-GB"/>
        </w:rPr>
      </w:pPr>
      <w:r w:rsidRPr="00584AEA">
        <w:rPr>
          <w:rFonts w:ascii="Arrus" w:hAnsi="Arrus"/>
          <w:b/>
          <w:bCs/>
          <w:sz w:val="22"/>
          <w:szCs w:val="28"/>
          <w:lang w:val="en-GB"/>
        </w:rPr>
        <w:t>Civil Rights Organisation</w:t>
      </w:r>
    </w:p>
    <w:p w14:paraId="268B3991" w14:textId="77777777" w:rsidR="00270475" w:rsidRPr="00584AEA" w:rsidRDefault="00270475" w:rsidP="00270475">
      <w:pPr>
        <w:tabs>
          <w:tab w:val="left" w:pos="720"/>
        </w:tabs>
        <w:jc w:val="both"/>
        <w:rPr>
          <w:rFonts w:ascii="Arrus" w:hAnsi="Arrus"/>
          <w:sz w:val="22"/>
          <w:szCs w:val="28"/>
          <w:lang w:val="en-GB"/>
        </w:rPr>
      </w:pPr>
      <w:r w:rsidRPr="00584AEA">
        <w:rPr>
          <w:rFonts w:ascii="Arrus" w:hAnsi="Arrus"/>
          <w:bCs/>
          <w:sz w:val="22"/>
          <w:szCs w:val="28"/>
          <w:lang w:val="en-GB"/>
        </w:rPr>
        <w:tab/>
        <w:t>There is an urgent need for the development of an effective Civil Rights Organisation</w:t>
      </w:r>
      <w:r w:rsidRPr="00584AEA">
        <w:rPr>
          <w:rFonts w:ascii="Arrus" w:hAnsi="Arrus"/>
          <w:sz w:val="22"/>
          <w:szCs w:val="28"/>
          <w:lang w:val="en-GB"/>
        </w:rPr>
        <w:t xml:space="preserve"> to ensure that Muslim residential areas and colonies receive the same attention of civil and municipal authorities as do the other areas and the genuine demands of Muslims are met with. Every city must have its branch to ensure that Muslim areas remain clean, water and electric supplies are proper and roads are well maintained.  </w:t>
      </w:r>
    </w:p>
    <w:p w14:paraId="268B3992" w14:textId="77777777" w:rsidR="00270475" w:rsidRPr="00584AEA" w:rsidRDefault="00270475" w:rsidP="00270475">
      <w:pPr>
        <w:jc w:val="both"/>
        <w:rPr>
          <w:rFonts w:ascii="Arrus" w:hAnsi="Arrus"/>
          <w:sz w:val="22"/>
          <w:szCs w:val="28"/>
          <w:lang w:val="en-GB"/>
        </w:rPr>
      </w:pPr>
    </w:p>
    <w:p w14:paraId="268B3993" w14:textId="77777777" w:rsidR="00270475" w:rsidRPr="00584AEA" w:rsidRDefault="00270475" w:rsidP="00270475">
      <w:pPr>
        <w:jc w:val="both"/>
        <w:rPr>
          <w:rFonts w:ascii="Arrus" w:hAnsi="Arrus"/>
          <w:sz w:val="22"/>
          <w:szCs w:val="28"/>
          <w:lang w:val="en-GB"/>
        </w:rPr>
      </w:pPr>
    </w:p>
    <w:p w14:paraId="268B3994" w14:textId="77777777" w:rsidR="00270475" w:rsidRPr="00584AEA" w:rsidRDefault="00270475" w:rsidP="00270475">
      <w:pPr>
        <w:jc w:val="both"/>
        <w:rPr>
          <w:rFonts w:ascii="Arrus" w:hAnsi="Arrus"/>
          <w:sz w:val="22"/>
          <w:szCs w:val="28"/>
          <w:lang w:val="en-GB"/>
        </w:rPr>
      </w:pPr>
    </w:p>
    <w:p w14:paraId="268B3995" w14:textId="77777777" w:rsidR="00270475" w:rsidRPr="00584AEA" w:rsidRDefault="00270475" w:rsidP="00270475">
      <w:pPr>
        <w:rPr>
          <w:sz w:val="28"/>
          <w:szCs w:val="28"/>
        </w:rPr>
      </w:pPr>
    </w:p>
    <w:p w14:paraId="268B3996" w14:textId="77777777" w:rsidR="00270475" w:rsidRPr="00584AEA" w:rsidRDefault="00270475" w:rsidP="00270475">
      <w:pPr>
        <w:jc w:val="both"/>
        <w:rPr>
          <w:rFonts w:ascii="Arrus" w:hAnsi="Arrus"/>
          <w:sz w:val="22"/>
          <w:szCs w:val="28"/>
          <w:lang w:val="en-GB"/>
        </w:rPr>
      </w:pPr>
    </w:p>
    <w:p w14:paraId="268B3997" w14:textId="77777777" w:rsidR="00270475" w:rsidRPr="00584AEA" w:rsidRDefault="00270475" w:rsidP="00270475">
      <w:pPr>
        <w:jc w:val="both"/>
        <w:rPr>
          <w:rFonts w:ascii="Arrus" w:hAnsi="Arrus"/>
          <w:sz w:val="22"/>
          <w:szCs w:val="28"/>
          <w:lang w:val="en-GB"/>
        </w:rPr>
      </w:pPr>
    </w:p>
    <w:p w14:paraId="268B3998" w14:textId="77777777" w:rsidR="00270475" w:rsidRPr="00584AEA" w:rsidRDefault="00270475" w:rsidP="00270475">
      <w:pPr>
        <w:jc w:val="both"/>
        <w:rPr>
          <w:rFonts w:ascii="Arrus" w:hAnsi="Arrus"/>
          <w:sz w:val="22"/>
          <w:szCs w:val="28"/>
          <w:lang w:val="en-GB"/>
        </w:rPr>
      </w:pPr>
    </w:p>
    <w:p w14:paraId="268B3999" w14:textId="77777777" w:rsidR="00270475" w:rsidRPr="00584AEA" w:rsidRDefault="00270475" w:rsidP="00270475">
      <w:pPr>
        <w:jc w:val="both"/>
        <w:rPr>
          <w:rFonts w:ascii="Arrus" w:hAnsi="Arrus"/>
          <w:sz w:val="22"/>
          <w:szCs w:val="28"/>
          <w:lang w:val="en-GB"/>
        </w:rPr>
      </w:pPr>
    </w:p>
    <w:p w14:paraId="268B399A" w14:textId="77777777" w:rsidR="00270475" w:rsidRPr="00584AEA" w:rsidRDefault="00270475" w:rsidP="00270475">
      <w:pPr>
        <w:jc w:val="both"/>
        <w:rPr>
          <w:rFonts w:ascii="Arrus" w:hAnsi="Arrus"/>
          <w:sz w:val="22"/>
          <w:szCs w:val="28"/>
          <w:lang w:val="en-GB"/>
        </w:rPr>
      </w:pPr>
    </w:p>
    <w:p w14:paraId="268B399B" w14:textId="77777777" w:rsidR="00270475" w:rsidRPr="00584AEA" w:rsidRDefault="00270475" w:rsidP="00270475">
      <w:pPr>
        <w:jc w:val="both"/>
        <w:rPr>
          <w:rFonts w:ascii="Arrus" w:hAnsi="Arrus"/>
          <w:sz w:val="22"/>
          <w:szCs w:val="28"/>
          <w:lang w:val="en-GB"/>
        </w:rPr>
      </w:pPr>
    </w:p>
    <w:p w14:paraId="268B399C" w14:textId="77777777" w:rsidR="00270475" w:rsidRPr="00584AEA" w:rsidRDefault="00270475" w:rsidP="00270475">
      <w:pPr>
        <w:jc w:val="both"/>
        <w:rPr>
          <w:rFonts w:ascii="Arrus" w:hAnsi="Arrus"/>
          <w:sz w:val="22"/>
          <w:szCs w:val="28"/>
          <w:lang w:val="en-GB"/>
        </w:rPr>
      </w:pPr>
    </w:p>
    <w:p w14:paraId="268B399D" w14:textId="77777777" w:rsidR="00270475" w:rsidRPr="00584AEA" w:rsidRDefault="00270475" w:rsidP="00270475">
      <w:pPr>
        <w:jc w:val="both"/>
        <w:rPr>
          <w:rFonts w:ascii="Arrus" w:hAnsi="Arrus"/>
          <w:sz w:val="22"/>
          <w:szCs w:val="28"/>
          <w:lang w:val="en-GB"/>
        </w:rPr>
      </w:pPr>
    </w:p>
    <w:p w14:paraId="268B399E" w14:textId="77777777" w:rsidR="00270475" w:rsidRPr="00584AEA" w:rsidRDefault="00270475" w:rsidP="00270475">
      <w:pPr>
        <w:jc w:val="both"/>
        <w:rPr>
          <w:rFonts w:ascii="Arrus" w:hAnsi="Arrus"/>
          <w:sz w:val="22"/>
          <w:szCs w:val="28"/>
          <w:lang w:val="en-GB"/>
        </w:rPr>
      </w:pPr>
    </w:p>
    <w:p w14:paraId="268B399F" w14:textId="77777777" w:rsidR="00270475" w:rsidRPr="00584AEA" w:rsidRDefault="00270475" w:rsidP="00270475">
      <w:pPr>
        <w:jc w:val="both"/>
        <w:rPr>
          <w:rFonts w:ascii="Arrus" w:hAnsi="Arrus"/>
          <w:sz w:val="22"/>
          <w:szCs w:val="28"/>
          <w:lang w:val="en-GB"/>
        </w:rPr>
      </w:pPr>
    </w:p>
    <w:p w14:paraId="268B39A0" w14:textId="77777777" w:rsidR="00270475" w:rsidRPr="00584AEA" w:rsidRDefault="00270475" w:rsidP="00270475">
      <w:pPr>
        <w:jc w:val="both"/>
        <w:rPr>
          <w:rFonts w:ascii="Arrus" w:hAnsi="Arrus"/>
          <w:sz w:val="22"/>
          <w:szCs w:val="28"/>
          <w:lang w:val="en-GB"/>
        </w:rPr>
      </w:pPr>
    </w:p>
    <w:p w14:paraId="268B39A1" w14:textId="77777777" w:rsidR="00270475" w:rsidRPr="00584AEA" w:rsidRDefault="00270475" w:rsidP="00270475">
      <w:pPr>
        <w:spacing w:before="150"/>
        <w:jc w:val="both"/>
        <w:rPr>
          <w:rFonts w:ascii="Arrus" w:hAnsi="Arrus" w:cs="Arial Narrow"/>
          <w:b/>
          <w:bCs/>
          <w:sz w:val="42"/>
          <w:szCs w:val="52"/>
          <w:lang w:val="en-GB"/>
        </w:rPr>
      </w:pPr>
      <w:r w:rsidRPr="00584AEA">
        <w:rPr>
          <w:rFonts w:ascii="Arrus" w:hAnsi="Arrus" w:cs="Arial Narrow"/>
          <w:b/>
          <w:bCs/>
          <w:sz w:val="42"/>
          <w:szCs w:val="52"/>
          <w:lang w:val="en-GB"/>
        </w:rPr>
        <w:t>Rural Development</w:t>
      </w:r>
    </w:p>
    <w:p w14:paraId="268B39A2" w14:textId="77777777" w:rsidR="00270475" w:rsidRPr="00584AEA" w:rsidRDefault="00270475" w:rsidP="00270475">
      <w:pPr>
        <w:tabs>
          <w:tab w:val="left" w:pos="0"/>
        </w:tabs>
        <w:spacing w:before="240" w:after="120"/>
        <w:ind w:firstLine="720"/>
        <w:jc w:val="both"/>
        <w:rPr>
          <w:rFonts w:ascii="Arrus" w:hAnsi="Arrus"/>
          <w:sz w:val="22"/>
          <w:szCs w:val="28"/>
          <w:lang w:val="en-GB"/>
        </w:rPr>
      </w:pPr>
      <w:r w:rsidRPr="00584AEA">
        <w:rPr>
          <w:rFonts w:ascii="Arrus" w:hAnsi="Arrus"/>
          <w:sz w:val="22"/>
          <w:szCs w:val="28"/>
          <w:lang w:val="en-GB"/>
        </w:rPr>
        <w:lastRenderedPageBreak/>
        <w:t xml:space="preserve">Rural Development has largely been ignored for the sake of the Corporate World. If we study various national programmes, the conclusion can be easily reached that the current model of rural development in itself is a part of the need of the corporate world, which is interested only in more and more villagers consuming their products and services.  This can be gauged from the following observation: </w:t>
      </w:r>
    </w:p>
    <w:p w14:paraId="268B39A3" w14:textId="77777777" w:rsidR="00270475" w:rsidRPr="00584AEA" w:rsidRDefault="00270475" w:rsidP="00270475">
      <w:pPr>
        <w:tabs>
          <w:tab w:val="left" w:pos="0"/>
        </w:tabs>
        <w:spacing w:before="240" w:after="120"/>
        <w:jc w:val="both"/>
        <w:rPr>
          <w:rFonts w:ascii="Arrus" w:hAnsi="Arrus"/>
          <w:sz w:val="22"/>
          <w:szCs w:val="28"/>
          <w:lang w:val="en-GB"/>
        </w:rPr>
      </w:pPr>
      <w:r w:rsidRPr="00584AEA">
        <w:rPr>
          <w:rFonts w:ascii="Arrus" w:hAnsi="Arrus"/>
          <w:i/>
          <w:sz w:val="22"/>
          <w:szCs w:val="28"/>
          <w:lang w:val="en-GB"/>
        </w:rPr>
        <w:t>“Unless the rural incomes grow, especially in the backward regions this potential market will not be realized.  Corporate India must realize that its future lies with the masses.  Raising rural incomes should no longer be looked upon only as a philanthropic objective. It has to be increased.”</w:t>
      </w:r>
      <w:r w:rsidRPr="00584AEA">
        <w:rPr>
          <w:rFonts w:ascii="Arrus" w:hAnsi="Arrus"/>
          <w:sz w:val="22"/>
          <w:szCs w:val="28"/>
          <w:lang w:val="en-GB"/>
        </w:rPr>
        <w:t xml:space="preserve"> (Regional Disparities in India by N J Kurian)It is really painful. </w:t>
      </w:r>
    </w:p>
    <w:p w14:paraId="268B39A4" w14:textId="77777777" w:rsidR="00270475" w:rsidRPr="00584AEA" w:rsidRDefault="00270475" w:rsidP="00270475">
      <w:pPr>
        <w:tabs>
          <w:tab w:val="left" w:pos="0"/>
        </w:tabs>
        <w:spacing w:before="240" w:after="120"/>
        <w:ind w:firstLine="720"/>
        <w:jc w:val="both"/>
        <w:rPr>
          <w:rFonts w:ascii="Arrus" w:hAnsi="Arrus"/>
          <w:sz w:val="22"/>
          <w:szCs w:val="28"/>
          <w:lang w:val="en-GB"/>
        </w:rPr>
      </w:pPr>
      <w:r w:rsidRPr="00584AEA">
        <w:rPr>
          <w:rFonts w:ascii="Arrus" w:hAnsi="Arrus"/>
          <w:b/>
          <w:bCs/>
          <w:sz w:val="22"/>
          <w:szCs w:val="28"/>
          <w:lang w:val="en-GB"/>
        </w:rPr>
        <w:t>The whole exercise of rural development should not be performed merely to see how best villages and villagers can be used for the growth of the corporate sector.</w:t>
      </w:r>
      <w:r w:rsidRPr="00584AEA">
        <w:rPr>
          <w:rFonts w:ascii="Arrus" w:hAnsi="Arrus"/>
          <w:sz w:val="22"/>
          <w:szCs w:val="28"/>
          <w:lang w:val="en-GB"/>
        </w:rPr>
        <w:t xml:space="preserve"> It has to be realised that economy is much more than the business, and business is much more than the corporate level business. The rural development must primarily be aimed at securing a comfortable, peaceful and prosperous life for villagers. This involves comfortable houses, safe water supply, uninterrupted water supply, good transportation facilities, hygienic conditions, access to good health infrastructure, quality education including moral and religious education, availability of wholesome food and scope of earning through agricultural as well as non-agricultural means </w:t>
      </w:r>
    </w:p>
    <w:p w14:paraId="268B39A5"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major reason for the continued poverty of villagers too is the role of the corporate world, which has hit the villages in two ways. First, they have tried every trick in the book to stop money from going into farm sector because the more the money goes to the farm sector the less it remains for the corporates. And when the government is acting merely as a pawn in the hands of the Big Business and institutions are geared up for “economic Growth” which effectively means nothing but “Industrial Growth”, what hope can there be for the villagers? The population control, the specific way in which inflation is measured, the loan policies and the population “management” – all are resulting in lesser flow of money to villages and more to industries. If the products of rural sector become a little costlier, the whole administrative machinery swings into action. If the people are spending more on food, they would have less to spend on the products of the industry. Even if they have to drink fruit juices or have some preparation of potatoes, groundnuts etc, they should buy the branded packets and bottles </w:t>
      </w:r>
      <w:r w:rsidRPr="00584AEA">
        <w:rPr>
          <w:rFonts w:ascii="Arrus" w:hAnsi="Arrus"/>
          <w:sz w:val="22"/>
          <w:szCs w:val="28"/>
          <w:lang w:val="en-GB"/>
        </w:rPr>
        <w:lastRenderedPageBreak/>
        <w:t xml:space="preserve">supplied by the companies rather than directly from the villagers. Concepts such as fresh juices, fresh fruits, are conveniently forgotten. There is no way the rural sector can popularise its products and get direct benefit of its labour. There is nobody asking a company the question why it is selling Potato Chops for Rs 10, which should ideally cost no more than Rs 2. But if the vegetables become costlier, the whole machinery gears up to bring the prices down. </w:t>
      </w:r>
    </w:p>
    <w:p w14:paraId="268B39A6"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Secondly, thanks again to the interests of the corporate world, the distribution system is all faulty. There is </w:t>
      </w:r>
      <w:r w:rsidRPr="00584AEA">
        <w:rPr>
          <w:rFonts w:ascii="Arrus" w:hAnsi="Arrus"/>
          <w:b/>
          <w:bCs/>
          <w:sz w:val="22"/>
          <w:szCs w:val="28"/>
          <w:lang w:val="en-GB"/>
        </w:rPr>
        <w:t>unequal distribution of population with 10 percent of the country housing 90 pc of the people</w:t>
      </w:r>
      <w:r w:rsidRPr="00584AEA">
        <w:rPr>
          <w:rFonts w:ascii="Arrus" w:hAnsi="Arrus"/>
          <w:sz w:val="22"/>
          <w:szCs w:val="28"/>
          <w:lang w:val="en-GB"/>
        </w:rPr>
        <w:t xml:space="preserve">. As soon as you move out of a city, you will see calmness prevailing everywhere. There is unequal distribution of wealth, with 10 pc holding more than half of the wealth. (These are official figures. The reality may be far bleaker.)There is </w:t>
      </w:r>
      <w:r w:rsidRPr="00584AEA">
        <w:rPr>
          <w:rFonts w:ascii="Arrus" w:hAnsi="Arrus"/>
          <w:b/>
          <w:bCs/>
          <w:sz w:val="22"/>
          <w:szCs w:val="28"/>
          <w:lang w:val="en-GB"/>
        </w:rPr>
        <w:t>unequal distribution of industries with all the major industries situated in small areas of or near some big cities</w:t>
      </w:r>
      <w:r w:rsidRPr="00584AEA">
        <w:rPr>
          <w:rFonts w:ascii="Arrus" w:hAnsi="Arrus"/>
          <w:sz w:val="22"/>
          <w:szCs w:val="28"/>
          <w:lang w:val="en-GB"/>
        </w:rPr>
        <w:t xml:space="preserve">. There is </w:t>
      </w:r>
      <w:r w:rsidRPr="00584AEA">
        <w:rPr>
          <w:rFonts w:ascii="Arrus" w:hAnsi="Arrus"/>
          <w:b/>
          <w:bCs/>
          <w:sz w:val="22"/>
          <w:szCs w:val="28"/>
          <w:lang w:val="en-GB"/>
        </w:rPr>
        <w:t>unequal distribution of distribution with all the major distributors in the big cities</w:t>
      </w:r>
      <w:r w:rsidRPr="00584AEA">
        <w:rPr>
          <w:rFonts w:ascii="Arrus" w:hAnsi="Arrus"/>
          <w:sz w:val="22"/>
          <w:szCs w:val="28"/>
          <w:lang w:val="en-GB"/>
        </w:rPr>
        <w:t xml:space="preserve">. Consequent upon these, there is </w:t>
      </w:r>
      <w:r w:rsidRPr="00584AEA">
        <w:rPr>
          <w:rFonts w:ascii="Arrus" w:hAnsi="Arrus"/>
          <w:b/>
          <w:bCs/>
          <w:sz w:val="22"/>
          <w:szCs w:val="28"/>
          <w:lang w:val="en-GB"/>
        </w:rPr>
        <w:t>unequal distribution of opportunities</w:t>
      </w:r>
      <w:r w:rsidRPr="00584AEA">
        <w:rPr>
          <w:rFonts w:ascii="Arrus" w:hAnsi="Arrus"/>
          <w:sz w:val="22"/>
          <w:szCs w:val="28"/>
          <w:lang w:val="en-GB"/>
        </w:rPr>
        <w:t xml:space="preserve"> with most of the opportunities available only in major cities. All the big educational institutions too are situated in the metropolitan and other big cities.  This all is done to maximise profits of the companies in the name of “Growth”. If rural India is to grow, there has to be a war like effort to reverse the distribution of population, industries, opportunities and educational institutions.  Recently the Commerce Ministry has increased the number of items that form the Inflation Basket of Goods, which is a welcome sign. But still much more has to be done. The cost of housing and accommodation and communication (mobiles), films, and transport has also to be added. And not only these have to be added but </w:t>
      </w:r>
      <w:r w:rsidRPr="00584AEA">
        <w:rPr>
          <w:rFonts w:ascii="Arrus" w:hAnsi="Arrus"/>
          <w:b/>
          <w:bCs/>
          <w:sz w:val="22"/>
          <w:szCs w:val="28"/>
          <w:lang w:val="en-GB"/>
        </w:rPr>
        <w:t xml:space="preserve">the emphasis on the reduction of the prices of market products has to be more in order to contain inflation than merely on the price of vegetables and fruits. </w:t>
      </w:r>
    </w:p>
    <w:p w14:paraId="268B39A7"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Let us first study some of the observations made in the Approach paper for 12</w:t>
      </w:r>
      <w:r w:rsidRPr="00584AEA">
        <w:rPr>
          <w:rFonts w:ascii="Arrus" w:hAnsi="Arrus"/>
          <w:sz w:val="22"/>
          <w:szCs w:val="28"/>
          <w:vertAlign w:val="superscript"/>
          <w:lang w:val="en-GB"/>
        </w:rPr>
        <w:t>th</w:t>
      </w:r>
      <w:r w:rsidRPr="00584AEA">
        <w:rPr>
          <w:rFonts w:ascii="Arrus" w:hAnsi="Arrus"/>
          <w:sz w:val="22"/>
          <w:szCs w:val="28"/>
          <w:lang w:val="en-GB"/>
        </w:rPr>
        <w:t xml:space="preserve"> Plan:</w:t>
      </w:r>
    </w:p>
    <w:p w14:paraId="268B39A8"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“The Census of 2011 estimates that </w:t>
      </w:r>
      <w:r w:rsidRPr="00584AEA">
        <w:rPr>
          <w:rFonts w:ascii="Arrus" w:hAnsi="Arrus"/>
          <w:b/>
          <w:bCs/>
          <w:i/>
          <w:sz w:val="22"/>
          <w:szCs w:val="28"/>
          <w:lang w:val="en-GB"/>
        </w:rPr>
        <w:t>833 million people continue to live in rural India</w:t>
      </w:r>
      <w:r w:rsidRPr="00584AEA">
        <w:rPr>
          <w:rFonts w:ascii="Arrus" w:hAnsi="Arrus"/>
          <w:i/>
          <w:sz w:val="22"/>
          <w:szCs w:val="28"/>
          <w:lang w:val="en-GB"/>
        </w:rPr>
        <w:t xml:space="preserve">. A very large proportion of them are either wholly or significantly dependant on their livelihoods on farm activity – be it crop agriculture, horticulture, animal husbandry or fisheries. </w:t>
      </w:r>
      <w:r w:rsidRPr="00584AEA">
        <w:rPr>
          <w:rFonts w:ascii="Arrus" w:hAnsi="Arrus"/>
          <w:b/>
          <w:bCs/>
          <w:i/>
          <w:sz w:val="22"/>
          <w:szCs w:val="28"/>
          <w:lang w:val="en-GB"/>
        </w:rPr>
        <w:t>The expansion of income opportunities in the farm sector and a progressive absorption into non-agricultural activity is the most potent weapon for reducing poverty</w:t>
      </w:r>
      <w:r w:rsidRPr="00584AEA">
        <w:rPr>
          <w:rFonts w:ascii="Arrus" w:hAnsi="Arrus"/>
          <w:i/>
          <w:sz w:val="22"/>
          <w:szCs w:val="28"/>
          <w:lang w:val="en-GB"/>
        </w:rPr>
        <w:t>. Expansion of non-farm income opportunity in rural areas also has enormous potential and a great deal of this is related to farm activity – such as post</w:t>
      </w:r>
      <w:r w:rsidRPr="00584AEA">
        <w:rPr>
          <w:rFonts w:ascii="Cambria Math" w:hAnsi="Cambria Math" w:cs="Cambria Math"/>
          <w:i/>
          <w:sz w:val="22"/>
          <w:szCs w:val="28"/>
          <w:lang w:val="en-GB"/>
        </w:rPr>
        <w:t>‐</w:t>
      </w:r>
      <w:r w:rsidRPr="00584AEA">
        <w:rPr>
          <w:rFonts w:ascii="Arrus" w:hAnsi="Arrus"/>
          <w:i/>
          <w:sz w:val="22"/>
          <w:szCs w:val="28"/>
          <w:lang w:val="en-GB"/>
        </w:rPr>
        <w:t xml:space="preserve">harvest operations, maintenance </w:t>
      </w:r>
      <w:r w:rsidRPr="00584AEA">
        <w:rPr>
          <w:rFonts w:ascii="Arrus" w:hAnsi="Arrus"/>
          <w:i/>
          <w:sz w:val="22"/>
          <w:szCs w:val="28"/>
          <w:lang w:val="en-GB"/>
        </w:rPr>
        <w:lastRenderedPageBreak/>
        <w:t>of farm equipment etc. There is therefore a virtuous cycle inter-connecting the expansion of farm economic activity and that of rural non-farm income opportunities……</w:t>
      </w:r>
    </w:p>
    <w:p w14:paraId="268B39A9"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“Act has provided a major foundational support. Over the past five years it has provided nearly 9,000 million person days of work at a total expenditure of more than Rs 110,000 crore. MGNREGA has been highly inclusive, as is evident from the fact that the share of SC/ST families amongst beneficiaries has ranged between 51–56 per cent and 41–50 per cent of workers have been women. It has also promoted financial inclusion since over 100 million bank/post office accounts have been opened for the poorest segments of our population who comprise of the MNREGA workforce….</w:t>
      </w:r>
    </w:p>
    <w:p w14:paraId="268B39AA"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“The coverage of rural settlements under the National Rural Drinking Water Programme has shown an impressive rise, with almost universal coverage being reported. Dramatic improvement has also been evident in sanitation. The coverage of rural households provided with individual latrines has improved sharply from 27 per cent in 2004 to 62 per cent presently…..</w:t>
      </w:r>
    </w:p>
    <w:p w14:paraId="268B39AB"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“The </w:t>
      </w:r>
      <w:r w:rsidRPr="00584AEA">
        <w:rPr>
          <w:rFonts w:ascii="Arrus" w:hAnsi="Arrus"/>
          <w:i/>
          <w:iCs/>
          <w:sz w:val="22"/>
          <w:szCs w:val="28"/>
          <w:lang w:val="en-GB"/>
        </w:rPr>
        <w:t xml:space="preserve">Indira Awas Yojana </w:t>
      </w:r>
      <w:r w:rsidRPr="00584AEA">
        <w:rPr>
          <w:rFonts w:ascii="Arrus" w:hAnsi="Arrus"/>
          <w:i/>
          <w:sz w:val="22"/>
          <w:szCs w:val="28"/>
          <w:lang w:val="en-GB"/>
        </w:rPr>
        <w:t>(IAY) programme has provided houses to 22.5 million BPL households, while more than 3.5 million SHGs have been formed under the SGSY. The coverage under the National Social Assistance Programme which provided a pension for the BPL population over 65 had increased to 21.6 million beneficiaries by 2009/10. The age of eligibility having been lowered to 60, the number of beneficiaries will expand significantly in the Twelfth Plan.-----“</w:t>
      </w:r>
    </w:p>
    <w:p w14:paraId="268B39AC" w14:textId="77777777" w:rsidR="00270475" w:rsidRPr="00584AEA" w:rsidRDefault="00270475" w:rsidP="00270475">
      <w:pPr>
        <w:ind w:firstLine="720"/>
        <w:jc w:val="both"/>
        <w:rPr>
          <w:rFonts w:ascii="Arrus" w:hAnsi="Arrus"/>
          <w:b/>
          <w:bCs/>
          <w:sz w:val="22"/>
          <w:szCs w:val="28"/>
          <w:lang w:val="en-GB"/>
        </w:rPr>
      </w:pPr>
      <w:r w:rsidRPr="00584AEA">
        <w:rPr>
          <w:rFonts w:ascii="Arrus" w:hAnsi="Arrus"/>
          <w:sz w:val="22"/>
          <w:szCs w:val="28"/>
          <w:lang w:val="en-GB"/>
        </w:rPr>
        <w:t xml:space="preserve">The major question remains: </w:t>
      </w:r>
      <w:r w:rsidRPr="00584AEA">
        <w:rPr>
          <w:rFonts w:ascii="Arrus" w:hAnsi="Arrus"/>
          <w:b/>
          <w:bCs/>
          <w:sz w:val="22"/>
          <w:szCs w:val="28"/>
          <w:lang w:val="en-GB"/>
        </w:rPr>
        <w:t xml:space="preserve">How much are Muslim beneficiaries of all these developments? There is no independent way to find out. A monitoring organisation must take upon itself the responsibility of finding out what is the impact of all these developments on Muslim socioeconomic conditions. There are widespread complaints that Muslim villages are often ignored and preferences are given to those villages which have higher political clouts. The role of </w:t>
      </w:r>
      <w:proofErr w:type="spellStart"/>
      <w:r w:rsidRPr="00584AEA">
        <w:rPr>
          <w:rFonts w:ascii="Arrus" w:hAnsi="Arrus"/>
          <w:b/>
          <w:bCs/>
          <w:sz w:val="22"/>
          <w:szCs w:val="28"/>
          <w:lang w:val="en-GB"/>
        </w:rPr>
        <w:t>Pradhans</w:t>
      </w:r>
      <w:proofErr w:type="spellEnd"/>
      <w:r w:rsidRPr="00584AEA">
        <w:rPr>
          <w:rFonts w:ascii="Arrus" w:hAnsi="Arrus"/>
          <w:b/>
          <w:bCs/>
          <w:sz w:val="22"/>
          <w:szCs w:val="28"/>
          <w:lang w:val="en-GB"/>
        </w:rPr>
        <w:t xml:space="preserve"> – Muslim </w:t>
      </w:r>
      <w:proofErr w:type="spellStart"/>
      <w:r w:rsidRPr="00584AEA">
        <w:rPr>
          <w:rFonts w:ascii="Arrus" w:hAnsi="Arrus"/>
          <w:b/>
          <w:bCs/>
          <w:sz w:val="22"/>
          <w:szCs w:val="28"/>
          <w:lang w:val="en-GB"/>
        </w:rPr>
        <w:t>Pradhans</w:t>
      </w:r>
      <w:proofErr w:type="spellEnd"/>
      <w:r w:rsidRPr="00584AEA">
        <w:rPr>
          <w:rFonts w:ascii="Arrus" w:hAnsi="Arrus"/>
          <w:b/>
          <w:bCs/>
          <w:sz w:val="22"/>
          <w:szCs w:val="28"/>
          <w:lang w:val="en-GB"/>
        </w:rPr>
        <w:t xml:space="preserve"> as well as non-Muslim </w:t>
      </w:r>
      <w:proofErr w:type="spellStart"/>
      <w:r w:rsidRPr="00584AEA">
        <w:rPr>
          <w:rFonts w:ascii="Arrus" w:hAnsi="Arrus"/>
          <w:b/>
          <w:bCs/>
          <w:sz w:val="22"/>
          <w:szCs w:val="28"/>
          <w:lang w:val="en-GB"/>
        </w:rPr>
        <w:t>Pradhans</w:t>
      </w:r>
      <w:proofErr w:type="spellEnd"/>
      <w:r w:rsidRPr="00584AEA">
        <w:rPr>
          <w:rFonts w:ascii="Arrus" w:hAnsi="Arrus"/>
          <w:b/>
          <w:bCs/>
          <w:sz w:val="22"/>
          <w:szCs w:val="28"/>
          <w:lang w:val="en-GB"/>
        </w:rPr>
        <w:t xml:space="preserve"> of villages with sizeable Muslim population remains paramount. They need to be aware of every single governmental scheme that the governmental and non-governmental agencies are implementing. They have to ensure that Muslims get their due shares without having to pay bribes and they get their due without unnecessary hassles. </w:t>
      </w:r>
    </w:p>
    <w:p w14:paraId="268B39A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Some of the programmes running in rural areas are as follows:</w:t>
      </w:r>
    </w:p>
    <w:p w14:paraId="268B39A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(1) Mahatma Gandhi National Rural Employment Guarantee Act (MGNREGA)</w:t>
      </w:r>
    </w:p>
    <w:p w14:paraId="268B39A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lastRenderedPageBreak/>
        <w:t xml:space="preserve">(2) National Rural Livelihood Mission (NFRLM) </w:t>
      </w:r>
    </w:p>
    <w:p w14:paraId="268B39B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(3) </w:t>
      </w:r>
      <w:r w:rsidRPr="00584AEA">
        <w:rPr>
          <w:rFonts w:ascii="Arrus" w:hAnsi="Arrus"/>
          <w:i/>
          <w:iCs/>
          <w:sz w:val="22"/>
          <w:szCs w:val="28"/>
          <w:lang w:val="en-GB"/>
        </w:rPr>
        <w:t xml:space="preserve">Indira Awas Yojana </w:t>
      </w:r>
      <w:r w:rsidRPr="00584AEA">
        <w:rPr>
          <w:rFonts w:ascii="Arrus" w:hAnsi="Arrus"/>
          <w:sz w:val="22"/>
          <w:szCs w:val="28"/>
          <w:lang w:val="en-GB"/>
        </w:rPr>
        <w:t xml:space="preserve">(IAY) </w:t>
      </w:r>
    </w:p>
    <w:p w14:paraId="268B39B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(4) National Rural Drinking Water Programme (NRDWP) and Total Sanitation Campaign (TSP) </w:t>
      </w:r>
    </w:p>
    <w:p w14:paraId="268B39B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(5) Integrated Watershed Development Programme (IWDP) </w:t>
      </w:r>
    </w:p>
    <w:p w14:paraId="268B39B3"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(6) </w:t>
      </w:r>
      <w:r w:rsidRPr="00584AEA">
        <w:rPr>
          <w:rFonts w:ascii="Arrus" w:hAnsi="Arrus"/>
          <w:i/>
          <w:iCs/>
          <w:sz w:val="22"/>
          <w:szCs w:val="28"/>
          <w:lang w:val="en-GB"/>
        </w:rPr>
        <w:t xml:space="preserve">Pradhan Mantri Grameen Sadak Yojana </w:t>
      </w:r>
      <w:r w:rsidRPr="00584AEA">
        <w:rPr>
          <w:rFonts w:ascii="Arrus" w:hAnsi="Arrus"/>
          <w:sz w:val="22"/>
          <w:szCs w:val="28"/>
          <w:lang w:val="en-GB"/>
        </w:rPr>
        <w:t xml:space="preserve">(PMGSY) </w:t>
      </w:r>
    </w:p>
    <w:p w14:paraId="268B39B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(7) Rural electrification, including separation of agricultural feeders and </w:t>
      </w:r>
      <w:r w:rsidRPr="00584AEA">
        <w:rPr>
          <w:rFonts w:ascii="Arrus" w:hAnsi="Arrus"/>
          <w:i/>
          <w:iCs/>
          <w:sz w:val="22"/>
          <w:szCs w:val="28"/>
          <w:lang w:val="en-GB"/>
        </w:rPr>
        <w:t xml:space="preserve">Rajiv Gandhi Grameen Vidyutikaran Yojana </w:t>
      </w:r>
      <w:r w:rsidRPr="00584AEA">
        <w:rPr>
          <w:rFonts w:ascii="Arrus" w:hAnsi="Arrus"/>
          <w:sz w:val="22"/>
          <w:szCs w:val="28"/>
          <w:lang w:val="en-GB"/>
        </w:rPr>
        <w:t xml:space="preserve">(RGGVY). </w:t>
      </w:r>
    </w:p>
    <w:p w14:paraId="268B39B5"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Some other relevant observations from the 12</w:t>
      </w:r>
      <w:r w:rsidRPr="00584AEA">
        <w:rPr>
          <w:rFonts w:ascii="Arrus" w:hAnsi="Arrus"/>
          <w:sz w:val="22"/>
          <w:szCs w:val="28"/>
          <w:vertAlign w:val="superscript"/>
          <w:lang w:val="en-GB"/>
        </w:rPr>
        <w:t>th</w:t>
      </w:r>
      <w:r w:rsidRPr="00584AEA">
        <w:rPr>
          <w:rFonts w:ascii="Arrus" w:hAnsi="Arrus"/>
          <w:sz w:val="22"/>
          <w:szCs w:val="28"/>
          <w:lang w:val="en-GB"/>
        </w:rPr>
        <w:t xml:space="preserve"> Plan are being copied here, so that Muslim organisations must be aware of the national policies and can develop their own strategies to derive maximum benefits:</w:t>
      </w:r>
    </w:p>
    <w:p w14:paraId="268B39B6"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“There is a clear case for establishing a pool of </w:t>
      </w:r>
      <w:r w:rsidRPr="00584AEA">
        <w:rPr>
          <w:rFonts w:ascii="Arrus" w:hAnsi="Arrus"/>
          <w:b/>
          <w:bCs/>
          <w:i/>
          <w:sz w:val="22"/>
          <w:szCs w:val="28"/>
          <w:lang w:val="en-GB"/>
        </w:rPr>
        <w:t>local “barefoot” engineers/technical assistants</w:t>
      </w:r>
      <w:r w:rsidRPr="00584AEA">
        <w:rPr>
          <w:rFonts w:ascii="Arrus" w:hAnsi="Arrus"/>
          <w:i/>
          <w:sz w:val="22"/>
          <w:szCs w:val="28"/>
          <w:lang w:val="en-GB"/>
        </w:rPr>
        <w:t xml:space="preserve"> who could be trained up through an appropriate mechanism, enabling them to fulfil the need for technical and managerial capacity in MGNREGA, as well as in other rural infrastructure projects…..</w:t>
      </w:r>
    </w:p>
    <w:p w14:paraId="268B39B7" w14:textId="77777777" w:rsidR="00270475" w:rsidRPr="00584AEA" w:rsidRDefault="00270475" w:rsidP="00270475">
      <w:pPr>
        <w:jc w:val="both"/>
        <w:rPr>
          <w:rFonts w:ascii="Arrus" w:hAnsi="Arrus"/>
          <w:b/>
          <w:bCs/>
          <w:i/>
          <w:sz w:val="22"/>
          <w:szCs w:val="28"/>
          <w:lang w:val="en-GB"/>
        </w:rPr>
      </w:pPr>
      <w:r w:rsidRPr="00584AEA">
        <w:rPr>
          <w:rFonts w:ascii="Arrus" w:hAnsi="Arrus"/>
          <w:i/>
          <w:sz w:val="22"/>
          <w:szCs w:val="28"/>
          <w:lang w:val="en-GB"/>
        </w:rPr>
        <w:t>Second, it is important that the selection of works reflects the needs, aspirations and priorities of the local people, without which the community will not necessarily have a sense of ownership of the project. The latter is a vital component of the concept of rural infrastructure creation…..</w:t>
      </w:r>
    </w:p>
    <w:p w14:paraId="268B39B8"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w:t>
      </w:r>
      <w:r w:rsidRPr="00584AEA">
        <w:rPr>
          <w:rFonts w:ascii="Arrus" w:hAnsi="Arrus"/>
          <w:b/>
          <w:bCs/>
          <w:i/>
          <w:sz w:val="22"/>
          <w:szCs w:val="28"/>
          <w:lang w:val="en-GB"/>
        </w:rPr>
        <w:t>Rural India has a large population of artisan families, many of whom are from the minority and tribal communities</w:t>
      </w:r>
      <w:r w:rsidRPr="00584AEA">
        <w:rPr>
          <w:rFonts w:ascii="Arrus" w:hAnsi="Arrus"/>
          <w:i/>
          <w:sz w:val="22"/>
          <w:szCs w:val="28"/>
          <w:lang w:val="en-GB"/>
        </w:rPr>
        <w:t xml:space="preserve">. Most of these artisan farmers do not own any land and many find themselves in a difficult condition with poor access to market linkages and to remunerative </w:t>
      </w:r>
      <w:r w:rsidRPr="00584AEA">
        <w:rPr>
          <w:rFonts w:ascii="Arrus" w:hAnsi="Arrus"/>
          <w:i/>
          <w:sz w:val="18"/>
          <w:szCs w:val="22"/>
          <w:lang w:val="en-GB"/>
        </w:rPr>
        <w:t xml:space="preserve">80 </w:t>
      </w:r>
      <w:r w:rsidRPr="00584AEA">
        <w:rPr>
          <w:rFonts w:ascii="Arrus" w:hAnsi="Arrus"/>
          <w:i/>
          <w:sz w:val="22"/>
          <w:szCs w:val="28"/>
          <w:lang w:val="en-GB"/>
        </w:rPr>
        <w:t>livelihoods. Thought must be given as to how the MGNREGA in conjunction with the N RLM programme can help these artisan communities to obtain a decent living while at the same time conserving the base of craftsmanship, which is India’s cultural heritage…..</w:t>
      </w:r>
    </w:p>
    <w:p w14:paraId="268B39B9"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“Taking a cue from the lessons of the SGSY experience, the Government of India has launched the </w:t>
      </w:r>
      <w:r w:rsidRPr="00584AEA">
        <w:rPr>
          <w:rFonts w:ascii="Arrus" w:hAnsi="Arrus"/>
          <w:b/>
          <w:bCs/>
          <w:i/>
          <w:sz w:val="22"/>
          <w:szCs w:val="28"/>
          <w:lang w:val="en-GB"/>
        </w:rPr>
        <w:t>National Rural Livelihoods Mission in 2011</w:t>
      </w:r>
      <w:r w:rsidRPr="00584AEA">
        <w:rPr>
          <w:rFonts w:ascii="Arrus" w:hAnsi="Arrus"/>
          <w:i/>
          <w:sz w:val="22"/>
          <w:szCs w:val="28"/>
          <w:lang w:val="en-GB"/>
        </w:rPr>
        <w:t xml:space="preserve">. There is a clear understanding that the SBL programme can only be successful if it is tied up with livelihood programmes such as improved agriculture, dairying, marketing etc. Thus, the SBL and livelihood programmes are complementary to each other and their simultaneous implementation is the key to poverty alleviation. Incomes raised through livelihood initiatives need to be saved. Of these savings, women are the best custodians. These savings must, in turn, be reinvested in livelihood options that raise incomes, setting up a virtuous cycle. The distinctive focus of the NRLM </w:t>
      </w:r>
      <w:r w:rsidRPr="00584AEA">
        <w:rPr>
          <w:rFonts w:ascii="Arrus" w:hAnsi="Arrus"/>
          <w:i/>
          <w:sz w:val="22"/>
          <w:szCs w:val="28"/>
          <w:lang w:val="en-GB"/>
        </w:rPr>
        <w:lastRenderedPageBreak/>
        <w:t>is on Federations of SHGs that become powerful units of economic empowerment, enabling the poor to radically alter the balance of power in the markets they participate in as both producers and consumers….</w:t>
      </w:r>
    </w:p>
    <w:p w14:paraId="268B39BA" w14:textId="77777777" w:rsidR="00270475" w:rsidRPr="00584AEA" w:rsidRDefault="00270475" w:rsidP="00270475">
      <w:pPr>
        <w:jc w:val="both"/>
        <w:rPr>
          <w:rFonts w:ascii="Arrus" w:hAnsi="Arrus"/>
          <w:b/>
          <w:bCs/>
          <w:i/>
          <w:sz w:val="22"/>
          <w:szCs w:val="28"/>
          <w:lang w:val="en-GB"/>
        </w:rPr>
      </w:pPr>
      <w:r w:rsidRPr="00584AEA">
        <w:rPr>
          <w:rFonts w:ascii="Arrus" w:hAnsi="Arrus"/>
          <w:b/>
          <w:bCs/>
          <w:i/>
          <w:sz w:val="22"/>
          <w:szCs w:val="28"/>
          <w:lang w:val="en-GB"/>
        </w:rPr>
        <w:t>“Indira Awaas Yojana (IAY):</w:t>
      </w:r>
      <w:r w:rsidRPr="00584AEA">
        <w:rPr>
          <w:rFonts w:ascii="Arrus" w:hAnsi="Arrus"/>
          <w:b/>
          <w:bCs/>
          <w:i/>
          <w:sz w:val="26"/>
          <w:szCs w:val="32"/>
          <w:lang w:val="en-GB"/>
        </w:rPr>
        <w:t xml:space="preserve"> </w:t>
      </w:r>
      <w:r w:rsidRPr="00584AEA">
        <w:rPr>
          <w:rFonts w:ascii="Arrus" w:hAnsi="Arrus"/>
          <w:i/>
          <w:sz w:val="22"/>
          <w:szCs w:val="28"/>
          <w:lang w:val="en-GB"/>
        </w:rPr>
        <w:t>The separation of feeders supplying power to tube</w:t>
      </w:r>
      <w:r w:rsidRPr="00584AEA">
        <w:rPr>
          <w:rFonts w:ascii="Cambria Math" w:hAnsi="Cambria Math" w:cs="Cambria Math"/>
          <w:i/>
          <w:sz w:val="22"/>
          <w:szCs w:val="28"/>
          <w:lang w:val="en-GB"/>
        </w:rPr>
        <w:t>‐</w:t>
      </w:r>
      <w:r w:rsidRPr="00584AEA">
        <w:rPr>
          <w:rFonts w:ascii="Arrus" w:hAnsi="Arrus"/>
          <w:i/>
          <w:sz w:val="22"/>
          <w:szCs w:val="28"/>
          <w:lang w:val="en-GB"/>
        </w:rPr>
        <w:t>wells from other rural feeders ensures that villages can get full day three-phase power for domestic uses, schools, hospitals and village industries while farmers get around 8 hours of full-voltage three-phase power according to a pre-announced schedule……….</w:t>
      </w:r>
    </w:p>
    <w:p w14:paraId="268B39BB" w14:textId="77777777" w:rsidR="00270475" w:rsidRPr="00584AEA" w:rsidRDefault="00270475" w:rsidP="00270475">
      <w:pPr>
        <w:jc w:val="both"/>
        <w:rPr>
          <w:rFonts w:ascii="Arrus" w:hAnsi="Arrus"/>
          <w:i/>
          <w:sz w:val="22"/>
          <w:szCs w:val="28"/>
          <w:lang w:val="en-GB"/>
        </w:rPr>
      </w:pPr>
      <w:r w:rsidRPr="00584AEA">
        <w:rPr>
          <w:rFonts w:ascii="Arrus" w:hAnsi="Arrus"/>
          <w:b/>
          <w:bCs/>
          <w:i/>
          <w:sz w:val="22"/>
          <w:szCs w:val="28"/>
          <w:lang w:val="en-GB"/>
        </w:rPr>
        <w:t>“Integrated Watershed Management Programme (IWMP):</w:t>
      </w:r>
      <w:r w:rsidRPr="00584AEA">
        <w:rPr>
          <w:rFonts w:ascii="Arrus" w:hAnsi="Arrus"/>
          <w:b/>
          <w:bCs/>
          <w:i/>
          <w:sz w:val="26"/>
          <w:szCs w:val="32"/>
          <w:lang w:val="en-GB"/>
        </w:rPr>
        <w:t xml:space="preserve"> </w:t>
      </w:r>
      <w:r w:rsidRPr="00584AEA">
        <w:rPr>
          <w:rFonts w:ascii="Arrus" w:hAnsi="Arrus"/>
          <w:i/>
          <w:sz w:val="22"/>
          <w:szCs w:val="28"/>
          <w:lang w:val="en-GB"/>
        </w:rPr>
        <w:t>Four functional areas, namely (a) institutional development, (b) capacity building (c) monitoring and evaluation and (d) livelihood orientation need to be an integral part of the programme from the very beginning, …..”</w:t>
      </w:r>
    </w:p>
    <w:p w14:paraId="268B39BC" w14:textId="77777777" w:rsidR="00270475" w:rsidRPr="00584AEA" w:rsidRDefault="00270475" w:rsidP="00270475">
      <w:pPr>
        <w:jc w:val="both"/>
        <w:rPr>
          <w:rFonts w:ascii="Arrus" w:hAnsi="Arrus"/>
          <w:i/>
          <w:sz w:val="22"/>
          <w:szCs w:val="28"/>
          <w:lang w:val="en-GB"/>
        </w:rPr>
      </w:pPr>
      <w:r w:rsidRPr="00584AEA">
        <w:rPr>
          <w:rFonts w:ascii="Arrus" w:hAnsi="Arrus"/>
          <w:i/>
          <w:iCs/>
          <w:szCs w:val="28"/>
          <w:lang w:val="en-GB"/>
        </w:rPr>
        <w:t xml:space="preserve">“Health and Nutrition: </w:t>
      </w:r>
    </w:p>
    <w:p w14:paraId="268B39BD" w14:textId="77777777" w:rsidR="00270475" w:rsidRPr="00584AEA" w:rsidRDefault="00270475" w:rsidP="00270475">
      <w:pPr>
        <w:jc w:val="both"/>
        <w:rPr>
          <w:rFonts w:ascii="Arrus" w:hAnsi="Arrus"/>
          <w:i/>
          <w:sz w:val="22"/>
          <w:szCs w:val="28"/>
          <w:lang w:val="en-GB"/>
        </w:rPr>
      </w:pPr>
      <w:r w:rsidRPr="00584AEA">
        <w:rPr>
          <w:rFonts w:ascii="Arrus" w:hAnsi="Arrus"/>
          <w:i/>
          <w:sz w:val="18"/>
          <w:szCs w:val="22"/>
          <w:lang w:val="en-GB"/>
        </w:rPr>
        <w:t xml:space="preserve">o </w:t>
      </w:r>
      <w:r w:rsidRPr="00584AEA">
        <w:rPr>
          <w:rFonts w:ascii="Arrus" w:hAnsi="Arrus"/>
          <w:i/>
          <w:sz w:val="22"/>
          <w:szCs w:val="28"/>
          <w:lang w:val="en-GB"/>
        </w:rPr>
        <w:t>Vaccination of all children</w:t>
      </w:r>
    </w:p>
    <w:p w14:paraId="268B39BE" w14:textId="77777777" w:rsidR="00270475" w:rsidRPr="00584AEA" w:rsidRDefault="00270475" w:rsidP="00270475">
      <w:pPr>
        <w:jc w:val="both"/>
        <w:rPr>
          <w:rFonts w:ascii="Arrus" w:hAnsi="Arrus"/>
          <w:i/>
          <w:sz w:val="22"/>
          <w:szCs w:val="28"/>
          <w:lang w:val="en-GB"/>
        </w:rPr>
      </w:pPr>
      <w:r w:rsidRPr="00584AEA">
        <w:rPr>
          <w:rFonts w:ascii="Arrus" w:hAnsi="Arrus"/>
          <w:i/>
          <w:sz w:val="18"/>
          <w:szCs w:val="22"/>
          <w:lang w:val="en-GB"/>
        </w:rPr>
        <w:t xml:space="preserve">o </w:t>
      </w:r>
      <w:r w:rsidRPr="00584AEA">
        <w:rPr>
          <w:rFonts w:ascii="Arrus" w:hAnsi="Arrus"/>
          <w:i/>
          <w:sz w:val="22"/>
          <w:szCs w:val="28"/>
          <w:lang w:val="en-GB"/>
        </w:rPr>
        <w:t>Access to safe drinking water and acceptable sanitation standards</w:t>
      </w:r>
    </w:p>
    <w:p w14:paraId="268B39BF" w14:textId="77777777" w:rsidR="00270475" w:rsidRPr="00584AEA" w:rsidRDefault="00270475" w:rsidP="00270475">
      <w:pPr>
        <w:jc w:val="both"/>
        <w:rPr>
          <w:rFonts w:ascii="Arrus" w:hAnsi="Arrus"/>
          <w:i/>
          <w:sz w:val="22"/>
          <w:szCs w:val="28"/>
          <w:lang w:val="en-GB"/>
        </w:rPr>
      </w:pPr>
      <w:r w:rsidRPr="00584AEA">
        <w:rPr>
          <w:rFonts w:ascii="Arrus" w:hAnsi="Arrus"/>
          <w:i/>
          <w:sz w:val="18"/>
          <w:szCs w:val="22"/>
          <w:lang w:val="en-GB"/>
        </w:rPr>
        <w:t xml:space="preserve">o </w:t>
      </w:r>
      <w:r w:rsidRPr="00584AEA">
        <w:rPr>
          <w:rFonts w:ascii="Arrus" w:hAnsi="Arrus"/>
          <w:i/>
          <w:sz w:val="22"/>
          <w:szCs w:val="28"/>
          <w:lang w:val="en-GB"/>
        </w:rPr>
        <w:t>Widespread testing and provision of nutritional supplements for vulnerable sections, particularly adolescent girls, young mothers and children</w:t>
      </w:r>
    </w:p>
    <w:p w14:paraId="268B39C0" w14:textId="77777777" w:rsidR="00270475" w:rsidRPr="00584AEA" w:rsidRDefault="00270475" w:rsidP="00270475">
      <w:pPr>
        <w:jc w:val="both"/>
        <w:rPr>
          <w:rFonts w:ascii="Arrus" w:hAnsi="Arrus"/>
          <w:i/>
          <w:sz w:val="22"/>
          <w:szCs w:val="28"/>
          <w:lang w:val="en-GB"/>
        </w:rPr>
      </w:pPr>
      <w:r w:rsidRPr="00584AEA">
        <w:rPr>
          <w:rFonts w:ascii="Arrus" w:hAnsi="Arrus"/>
          <w:i/>
          <w:sz w:val="18"/>
          <w:szCs w:val="22"/>
          <w:lang w:val="en-GB"/>
        </w:rPr>
        <w:t xml:space="preserve">o </w:t>
      </w:r>
      <w:r w:rsidRPr="00584AEA">
        <w:rPr>
          <w:rFonts w:ascii="Arrus" w:hAnsi="Arrus"/>
          <w:i/>
          <w:sz w:val="22"/>
          <w:szCs w:val="28"/>
          <w:lang w:val="en-GB"/>
        </w:rPr>
        <w:t>Strengthening the rural health infrastructure, especially Sub-Centres, PHCs and CHS, which includes adequate staffing and ready availability (preferably 24x7) and better mobile linkages (emergency services) to the hospital network.”</w:t>
      </w:r>
    </w:p>
    <w:p w14:paraId="268B39C1"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Creating a cadre of “bare foot engineers”/ technicians as mentioned above is integral to build locally resident skills for design, execution and maintenance of rural infrastructure. </w:t>
      </w:r>
      <w:r w:rsidRPr="00584AEA">
        <w:rPr>
          <w:rFonts w:ascii="Arrus" w:hAnsi="Arrus"/>
          <w:i/>
          <w:sz w:val="18"/>
          <w:szCs w:val="22"/>
          <w:lang w:val="en-GB"/>
        </w:rPr>
        <w:t xml:space="preserve">o </w:t>
      </w:r>
      <w:r w:rsidRPr="00584AEA">
        <w:rPr>
          <w:rFonts w:ascii="Arrus" w:hAnsi="Arrus"/>
          <w:b/>
          <w:bCs/>
          <w:i/>
          <w:sz w:val="22"/>
          <w:szCs w:val="28"/>
          <w:lang w:val="en-GB"/>
        </w:rPr>
        <w:t>Imparting degree/diploma in farm technology and veterinary science (2–3 years programme</w:t>
      </w:r>
      <w:r w:rsidRPr="00584AEA">
        <w:rPr>
          <w:rFonts w:ascii="Arrus" w:hAnsi="Arrus"/>
          <w:i/>
          <w:sz w:val="22"/>
          <w:szCs w:val="28"/>
          <w:lang w:val="en-GB"/>
        </w:rPr>
        <w:t>) for rural youth with 10 + 2 school education.</w:t>
      </w:r>
    </w:p>
    <w:p w14:paraId="268B39C2" w14:textId="77777777" w:rsidR="00270475" w:rsidRPr="00584AEA" w:rsidRDefault="00270475" w:rsidP="00270475">
      <w:pPr>
        <w:jc w:val="both"/>
        <w:rPr>
          <w:rFonts w:ascii="Arrus" w:hAnsi="Arrus"/>
          <w:i/>
          <w:sz w:val="22"/>
          <w:szCs w:val="28"/>
          <w:lang w:val="en-GB"/>
        </w:rPr>
      </w:pPr>
      <w:r w:rsidRPr="00584AEA">
        <w:rPr>
          <w:rFonts w:ascii="Arrus" w:hAnsi="Arrus"/>
          <w:i/>
          <w:iCs/>
          <w:szCs w:val="28"/>
          <w:lang w:val="en-GB"/>
        </w:rPr>
        <w:t xml:space="preserve">“Women and Rural Economy: </w:t>
      </w:r>
      <w:r w:rsidRPr="00584AEA">
        <w:rPr>
          <w:rFonts w:ascii="Arrus" w:hAnsi="Arrus"/>
          <w:i/>
          <w:iCs/>
          <w:sz w:val="22"/>
          <w:szCs w:val="28"/>
          <w:lang w:val="en-GB"/>
        </w:rPr>
        <w:t xml:space="preserve">The Mahila Kisan </w:t>
      </w:r>
      <w:proofErr w:type="spellStart"/>
      <w:r w:rsidRPr="00584AEA">
        <w:rPr>
          <w:rFonts w:ascii="Arrus" w:hAnsi="Arrus"/>
          <w:i/>
          <w:iCs/>
          <w:sz w:val="22"/>
          <w:szCs w:val="28"/>
          <w:lang w:val="en-GB"/>
        </w:rPr>
        <w:t>Sashaktikaran</w:t>
      </w:r>
      <w:proofErr w:type="spellEnd"/>
      <w:r w:rsidRPr="00584AEA">
        <w:rPr>
          <w:rFonts w:ascii="Arrus" w:hAnsi="Arrus"/>
          <w:i/>
          <w:iCs/>
          <w:sz w:val="22"/>
          <w:szCs w:val="28"/>
          <w:lang w:val="en-GB"/>
        </w:rPr>
        <w:t xml:space="preserve"> </w:t>
      </w:r>
      <w:proofErr w:type="spellStart"/>
      <w:r w:rsidRPr="00584AEA">
        <w:rPr>
          <w:rFonts w:ascii="Arrus" w:hAnsi="Arrus"/>
          <w:i/>
          <w:iCs/>
          <w:sz w:val="22"/>
          <w:szCs w:val="28"/>
          <w:lang w:val="en-GB"/>
        </w:rPr>
        <w:t>pariyojana</w:t>
      </w:r>
      <w:proofErr w:type="spellEnd"/>
      <w:r w:rsidRPr="00584AEA">
        <w:rPr>
          <w:rFonts w:ascii="Arrus" w:hAnsi="Arrus"/>
          <w:i/>
          <w:iCs/>
          <w:sz w:val="22"/>
          <w:szCs w:val="28"/>
          <w:lang w:val="en-GB"/>
        </w:rPr>
        <w:t xml:space="preserve"> (MKSP) </w:t>
      </w:r>
      <w:r w:rsidRPr="00584AEA">
        <w:rPr>
          <w:rFonts w:ascii="Arrus" w:hAnsi="Arrus"/>
          <w:i/>
          <w:sz w:val="22"/>
          <w:szCs w:val="28"/>
          <w:lang w:val="en-GB"/>
        </w:rPr>
        <w:t>which is a subcomponent of NRLM was recently launched to meet the specific needs of women farmers, and help them achieve social, economic and technical empowerment. In the Twelfth Five Year Plan very specific attention needs to be given to leverage the enormous potential of empowering rural women in the farm sector, and also in the rural non-farm sector.</w:t>
      </w:r>
    </w:p>
    <w:p w14:paraId="268B39C3"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“About half of our population is either wholly or significantly dependant for their livelihoods on some form of farm activity – be it crop agriculture, horticulture, animal husbandry or fisheries. With low levels of infrastructure and human development, and in a context replete with inequalities and uncertainty, rural India views its future transformation with both hope and trepidation. Expansion of farm incomes is still the most potent weapon for reducing poverty. Non-farm income </w:t>
      </w:r>
      <w:r w:rsidRPr="00584AEA">
        <w:rPr>
          <w:rFonts w:ascii="Arrus" w:hAnsi="Arrus"/>
          <w:i/>
          <w:sz w:val="22"/>
          <w:szCs w:val="28"/>
          <w:lang w:val="en-GB"/>
        </w:rPr>
        <w:lastRenderedPageBreak/>
        <w:t>opportunities such as post-harvest operations, maintenance of farm equipment etc. – offer a virtuous cycle connecting expansion of farm activity to that of rural non-farm income opportunities.</w:t>
      </w:r>
    </w:p>
    <w:p w14:paraId="268B39C4"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“Agriculture did diversify towards horticulture, animal husbandry and non-food crops, but agricultural GDP growth averaged only 1.9 per cent during 1997/98 to 2004/05. Farm incomes increased even less since terms of trade turned against agriculture during this period, indicating inadequate demand and lack of rural purchasing power. With farm debt increasing more than farm incomes, there was a deficit of hope that was captured tragically by a spate of farm suicides.”</w:t>
      </w:r>
    </w:p>
    <w:p w14:paraId="268B39C5" w14:textId="77777777" w:rsidR="00270475" w:rsidRPr="00584AEA" w:rsidRDefault="00270475" w:rsidP="00270475">
      <w:pPr>
        <w:ind w:firstLine="720"/>
        <w:jc w:val="both"/>
        <w:rPr>
          <w:rFonts w:ascii="Arrus" w:hAnsi="Arrus"/>
          <w:b/>
          <w:bCs/>
          <w:sz w:val="22"/>
          <w:szCs w:val="28"/>
          <w:lang w:val="en-GB"/>
        </w:rPr>
      </w:pPr>
      <w:r w:rsidRPr="00584AEA">
        <w:rPr>
          <w:rFonts w:ascii="Arrus" w:hAnsi="Arrus"/>
          <w:b/>
          <w:bCs/>
          <w:sz w:val="22"/>
          <w:szCs w:val="28"/>
          <w:lang w:val="en-GB"/>
        </w:rPr>
        <w:t>There are other steps for rural development suggested in the 12</w:t>
      </w:r>
      <w:r w:rsidRPr="00584AEA">
        <w:rPr>
          <w:rFonts w:ascii="Arrus" w:hAnsi="Arrus"/>
          <w:b/>
          <w:bCs/>
          <w:sz w:val="22"/>
          <w:szCs w:val="28"/>
          <w:vertAlign w:val="superscript"/>
          <w:lang w:val="en-GB"/>
        </w:rPr>
        <w:t>th</w:t>
      </w:r>
      <w:r w:rsidRPr="00584AEA">
        <w:rPr>
          <w:rFonts w:ascii="Arrus" w:hAnsi="Arrus"/>
          <w:b/>
          <w:bCs/>
          <w:sz w:val="22"/>
          <w:szCs w:val="28"/>
          <w:lang w:val="en-GB"/>
        </w:rPr>
        <w:t xml:space="preserve"> Plan which include:</w:t>
      </w:r>
    </w:p>
    <w:p w14:paraId="268B39C6" w14:textId="77777777" w:rsidR="00270475" w:rsidRPr="00584AEA" w:rsidRDefault="00270475" w:rsidP="00270475">
      <w:pPr>
        <w:jc w:val="both"/>
        <w:rPr>
          <w:rFonts w:ascii="Arrus" w:hAnsi="Arrus"/>
          <w:sz w:val="22"/>
          <w:szCs w:val="28"/>
          <w:lang w:val="en-GB"/>
        </w:rPr>
      </w:pPr>
      <w:r w:rsidRPr="00584AEA">
        <w:rPr>
          <w:rFonts w:ascii="Arrus" w:hAnsi="Arrus"/>
          <w:i/>
          <w:iCs/>
          <w:szCs w:val="28"/>
          <w:lang w:val="en-GB"/>
        </w:rPr>
        <w:t xml:space="preserve">1. </w:t>
      </w:r>
      <w:r w:rsidRPr="00584AEA">
        <w:rPr>
          <w:rFonts w:ascii="Arrus" w:hAnsi="Arrus"/>
          <w:b/>
          <w:bCs/>
          <w:sz w:val="22"/>
          <w:szCs w:val="28"/>
          <w:lang w:val="en-GB"/>
        </w:rPr>
        <w:t>Vastly superior water management</w:t>
      </w:r>
      <w:r w:rsidRPr="00584AEA">
        <w:rPr>
          <w:rFonts w:ascii="Arrus" w:hAnsi="Arrus"/>
          <w:sz w:val="22"/>
          <w:szCs w:val="28"/>
          <w:lang w:val="en-GB"/>
        </w:rPr>
        <w:t>: The steps include:</w:t>
      </w:r>
    </w:p>
    <w:p w14:paraId="268B39C7" w14:textId="77777777" w:rsidR="00270475" w:rsidRPr="00584AEA" w:rsidRDefault="00270475" w:rsidP="00270475">
      <w:pPr>
        <w:jc w:val="both"/>
        <w:rPr>
          <w:rFonts w:ascii="Arrus" w:hAnsi="Arrus"/>
          <w:sz w:val="22"/>
          <w:szCs w:val="28"/>
          <w:lang w:val="en-GB"/>
        </w:rPr>
      </w:pPr>
      <w:r w:rsidRPr="00584AEA">
        <w:rPr>
          <w:rFonts w:ascii="Arrus" w:hAnsi="Arrus"/>
          <w:sz w:val="18"/>
          <w:szCs w:val="22"/>
          <w:lang w:val="en-GB"/>
        </w:rPr>
        <w:t xml:space="preserve">o </w:t>
      </w:r>
      <w:r w:rsidRPr="00584AEA">
        <w:rPr>
          <w:rFonts w:ascii="Arrus" w:hAnsi="Arrus"/>
          <w:sz w:val="22"/>
          <w:szCs w:val="28"/>
          <w:lang w:val="en-GB"/>
        </w:rPr>
        <w:t>Steps to greatly improve governance in water management through Water User</w:t>
      </w:r>
    </w:p>
    <w:p w14:paraId="268B39C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Associations such as </w:t>
      </w:r>
      <w:r w:rsidRPr="00584AEA">
        <w:rPr>
          <w:rFonts w:ascii="Arrus" w:hAnsi="Arrus"/>
          <w:i/>
          <w:iCs/>
          <w:sz w:val="22"/>
          <w:szCs w:val="28"/>
          <w:lang w:val="en-GB"/>
        </w:rPr>
        <w:t xml:space="preserve">Pani Panchayats </w:t>
      </w:r>
      <w:r w:rsidRPr="00584AEA">
        <w:rPr>
          <w:rFonts w:ascii="Arrus" w:hAnsi="Arrus"/>
          <w:sz w:val="22"/>
          <w:szCs w:val="28"/>
          <w:lang w:val="en-GB"/>
        </w:rPr>
        <w:t>and similar PRI-based institutions.</w:t>
      </w:r>
    </w:p>
    <w:p w14:paraId="268B39C9" w14:textId="77777777" w:rsidR="00270475" w:rsidRPr="00584AEA" w:rsidRDefault="00270475" w:rsidP="00270475">
      <w:pPr>
        <w:jc w:val="both"/>
        <w:rPr>
          <w:rFonts w:ascii="Arrus" w:hAnsi="Arrus"/>
          <w:sz w:val="22"/>
          <w:szCs w:val="28"/>
          <w:lang w:val="en-GB"/>
        </w:rPr>
      </w:pPr>
      <w:r w:rsidRPr="00584AEA">
        <w:rPr>
          <w:rFonts w:ascii="Arrus" w:hAnsi="Arrus"/>
          <w:sz w:val="18"/>
          <w:szCs w:val="22"/>
          <w:lang w:val="en-GB"/>
        </w:rPr>
        <w:t xml:space="preserve">o </w:t>
      </w:r>
      <w:r w:rsidRPr="00584AEA">
        <w:rPr>
          <w:rFonts w:ascii="Arrus" w:hAnsi="Arrus"/>
          <w:sz w:val="22"/>
          <w:szCs w:val="28"/>
          <w:lang w:val="en-GB"/>
        </w:rPr>
        <w:t>A focus on Command Area Development and the rehabilitation and physical modernisation of existing major irrigation systems.</w:t>
      </w:r>
    </w:p>
    <w:p w14:paraId="268B39CA" w14:textId="77777777" w:rsidR="00270475" w:rsidRPr="00584AEA" w:rsidRDefault="00270475" w:rsidP="00270475">
      <w:pPr>
        <w:jc w:val="both"/>
        <w:rPr>
          <w:rFonts w:ascii="Arrus" w:hAnsi="Arrus"/>
          <w:sz w:val="22"/>
          <w:szCs w:val="28"/>
          <w:lang w:val="en-GB"/>
        </w:rPr>
      </w:pPr>
      <w:r w:rsidRPr="00584AEA">
        <w:rPr>
          <w:rFonts w:ascii="Arrus" w:hAnsi="Arrus"/>
          <w:sz w:val="18"/>
          <w:szCs w:val="22"/>
          <w:lang w:val="en-GB"/>
        </w:rPr>
        <w:t xml:space="preserve">o </w:t>
      </w:r>
      <w:r w:rsidRPr="00584AEA">
        <w:rPr>
          <w:rFonts w:ascii="Arrus" w:hAnsi="Arrus"/>
          <w:sz w:val="22"/>
          <w:szCs w:val="28"/>
          <w:lang w:val="en-GB"/>
        </w:rPr>
        <w:t>Extensive rainwater harvesting assisted by space-based maps with active ground-truthing and convergence with other development schemes.</w:t>
      </w:r>
    </w:p>
    <w:p w14:paraId="268B39CB" w14:textId="77777777" w:rsidR="00270475" w:rsidRPr="00584AEA" w:rsidRDefault="00270475" w:rsidP="00270475">
      <w:pPr>
        <w:jc w:val="both"/>
        <w:rPr>
          <w:rFonts w:ascii="Arrus" w:hAnsi="Arrus"/>
          <w:sz w:val="22"/>
          <w:szCs w:val="28"/>
          <w:lang w:val="en-GB"/>
        </w:rPr>
      </w:pPr>
      <w:r w:rsidRPr="00584AEA">
        <w:rPr>
          <w:rFonts w:ascii="Arrus" w:hAnsi="Arrus"/>
          <w:sz w:val="18"/>
          <w:szCs w:val="22"/>
          <w:lang w:val="en-GB"/>
        </w:rPr>
        <w:t xml:space="preserve">o </w:t>
      </w:r>
      <w:r w:rsidRPr="00584AEA">
        <w:rPr>
          <w:rFonts w:ascii="Arrus" w:hAnsi="Arrus"/>
          <w:sz w:val="22"/>
          <w:szCs w:val="28"/>
          <w:lang w:val="en-GB"/>
        </w:rPr>
        <w:t>Comprehensive aquifer mapping and extensive ground water recharge.</w:t>
      </w:r>
    </w:p>
    <w:p w14:paraId="268B39CC" w14:textId="77777777" w:rsidR="00270475" w:rsidRPr="00584AEA" w:rsidRDefault="00270475" w:rsidP="00270475">
      <w:pPr>
        <w:jc w:val="both"/>
        <w:rPr>
          <w:rFonts w:ascii="Arrus" w:hAnsi="Arrus"/>
          <w:sz w:val="22"/>
          <w:szCs w:val="28"/>
          <w:lang w:val="en-GB"/>
        </w:rPr>
      </w:pPr>
      <w:r w:rsidRPr="00584AEA">
        <w:rPr>
          <w:rFonts w:ascii="Arrus" w:hAnsi="Arrus"/>
          <w:sz w:val="18"/>
          <w:szCs w:val="22"/>
          <w:lang w:val="en-GB"/>
        </w:rPr>
        <w:t xml:space="preserve">o </w:t>
      </w:r>
      <w:r w:rsidRPr="00584AEA">
        <w:rPr>
          <w:rFonts w:ascii="Arrus" w:hAnsi="Arrus"/>
          <w:sz w:val="22"/>
          <w:szCs w:val="28"/>
          <w:lang w:val="en-GB"/>
        </w:rPr>
        <w:t>Move towards sprinkler and drip irrigation and away from flood irrigation</w:t>
      </w:r>
    </w:p>
    <w:p w14:paraId="268B39CD" w14:textId="77777777" w:rsidR="00270475" w:rsidRPr="00584AEA" w:rsidRDefault="00270475" w:rsidP="00270475">
      <w:pPr>
        <w:jc w:val="both"/>
        <w:rPr>
          <w:rFonts w:ascii="Arrus" w:hAnsi="Arrus"/>
          <w:sz w:val="22"/>
          <w:szCs w:val="28"/>
          <w:lang w:val="en-GB"/>
        </w:rPr>
      </w:pPr>
      <w:r w:rsidRPr="00584AEA">
        <w:rPr>
          <w:rFonts w:ascii="Arrus" w:hAnsi="Arrus"/>
          <w:sz w:val="18"/>
          <w:szCs w:val="22"/>
          <w:lang w:val="en-GB"/>
        </w:rPr>
        <w:t xml:space="preserve">o </w:t>
      </w:r>
      <w:r w:rsidRPr="00584AEA">
        <w:rPr>
          <w:rFonts w:ascii="Arrus" w:hAnsi="Arrus"/>
          <w:sz w:val="22"/>
          <w:szCs w:val="28"/>
          <w:lang w:val="en-GB"/>
        </w:rPr>
        <w:t xml:space="preserve">Enable assured irrigation to much more land far beyond the present 42 per cent of arable land </w:t>
      </w:r>
      <w:r w:rsidRPr="00584AEA">
        <w:rPr>
          <w:rFonts w:ascii="Arrus" w:hAnsi="Arrus"/>
          <w:sz w:val="18"/>
          <w:szCs w:val="22"/>
          <w:lang w:val="en-GB"/>
        </w:rPr>
        <w:t xml:space="preserve">o </w:t>
      </w:r>
      <w:r w:rsidRPr="00584AEA">
        <w:rPr>
          <w:rFonts w:ascii="Arrus" w:hAnsi="Arrus"/>
          <w:sz w:val="22"/>
          <w:szCs w:val="28"/>
          <w:lang w:val="en-GB"/>
        </w:rPr>
        <w:t>Strengthen drinking water resources</w:t>
      </w:r>
    </w:p>
    <w:p w14:paraId="268B39CE" w14:textId="77777777" w:rsidR="00270475" w:rsidRPr="00584AEA" w:rsidRDefault="00270475" w:rsidP="00270475">
      <w:pPr>
        <w:jc w:val="both"/>
        <w:rPr>
          <w:rFonts w:ascii="Arrus" w:hAnsi="Arrus"/>
          <w:sz w:val="22"/>
          <w:szCs w:val="28"/>
          <w:lang w:val="en-GB"/>
        </w:rPr>
      </w:pPr>
      <w:r w:rsidRPr="00584AEA">
        <w:rPr>
          <w:rFonts w:ascii="Arrus" w:hAnsi="Arrus"/>
          <w:sz w:val="18"/>
          <w:szCs w:val="22"/>
          <w:lang w:val="en-GB"/>
        </w:rPr>
        <w:t xml:space="preserve">o </w:t>
      </w:r>
      <w:r w:rsidRPr="00584AEA">
        <w:rPr>
          <w:rFonts w:ascii="Arrus" w:hAnsi="Arrus"/>
          <w:sz w:val="22"/>
          <w:szCs w:val="28"/>
          <w:lang w:val="en-GB"/>
        </w:rPr>
        <w:t>Integrate these activities with existing surface reservoir based canal irrigation.</w:t>
      </w:r>
    </w:p>
    <w:p w14:paraId="268B39C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Micro-irrigation schemes to reach water access to more areas and encouragement to efficient methods of water</w:t>
      </w:r>
      <w:r w:rsidRPr="00584AEA">
        <w:rPr>
          <w:rFonts w:ascii="Cambria Math" w:hAnsi="Cambria Math" w:cs="Cambria Math"/>
          <w:sz w:val="22"/>
          <w:szCs w:val="28"/>
          <w:lang w:val="en-GB"/>
        </w:rPr>
        <w:t>‐</w:t>
      </w:r>
      <w:r w:rsidRPr="00584AEA">
        <w:rPr>
          <w:rFonts w:ascii="Arrus" w:hAnsi="Arrus"/>
          <w:sz w:val="22"/>
          <w:szCs w:val="28"/>
          <w:lang w:val="en-GB"/>
        </w:rPr>
        <w:t>use is a natural extension of the extensive efforts in rainwater harvesting and decentralized impounding of water, including that in farm ponds. Imaginative use of these initiatives can enable an assured protective irrigation for less water intensive crops in the rainfed regions</w:t>
      </w:r>
    </w:p>
    <w:p w14:paraId="268B39D0" w14:textId="77777777" w:rsidR="00270475" w:rsidRPr="00584AEA" w:rsidRDefault="00270475" w:rsidP="00270475">
      <w:pPr>
        <w:jc w:val="both"/>
        <w:rPr>
          <w:rFonts w:ascii="Arrus" w:hAnsi="Arrus"/>
          <w:sz w:val="22"/>
          <w:szCs w:val="28"/>
          <w:lang w:val="en-GB"/>
        </w:rPr>
      </w:pPr>
      <w:r w:rsidRPr="00584AEA">
        <w:rPr>
          <w:rFonts w:ascii="Arrus" w:hAnsi="Arrus"/>
          <w:b/>
          <w:bCs/>
          <w:sz w:val="22"/>
          <w:szCs w:val="28"/>
          <w:lang w:val="en-GB"/>
        </w:rPr>
        <w:t>2. National Agricultural Insurance Scheme (NAIS</w:t>
      </w:r>
      <w:r w:rsidRPr="00584AEA">
        <w:rPr>
          <w:rFonts w:ascii="Arrus" w:hAnsi="Arrus"/>
          <w:sz w:val="22"/>
          <w:szCs w:val="28"/>
          <w:lang w:val="en-GB"/>
        </w:rPr>
        <w:t xml:space="preserve">) which presently encompasses subsidy on 10 per cent of the premium to small and marginal farmers, with the expense on the subsidy being equally shared between Centre and State Governments. The scheme is demand driven and although a large number of farmers (11.4 million in </w:t>
      </w:r>
      <w:r w:rsidRPr="00584AEA">
        <w:rPr>
          <w:rFonts w:ascii="Arrus" w:hAnsi="Arrus"/>
          <w:i/>
          <w:iCs/>
          <w:sz w:val="22"/>
          <w:szCs w:val="28"/>
          <w:lang w:val="en-GB"/>
        </w:rPr>
        <w:t xml:space="preserve">kharif </w:t>
      </w:r>
      <w:r w:rsidRPr="00584AEA">
        <w:rPr>
          <w:rFonts w:ascii="Arrus" w:hAnsi="Arrus"/>
          <w:sz w:val="22"/>
          <w:szCs w:val="28"/>
          <w:lang w:val="en-GB"/>
        </w:rPr>
        <w:t xml:space="preserve">2010) availed of this programme (with the total sum insured being Rs. 25,500 </w:t>
      </w:r>
      <w:r w:rsidRPr="00584AEA">
        <w:rPr>
          <w:rFonts w:ascii="Arrus" w:hAnsi="Arrus"/>
          <w:sz w:val="22"/>
          <w:szCs w:val="28"/>
          <w:lang w:val="en-GB"/>
        </w:rPr>
        <w:lastRenderedPageBreak/>
        <w:t xml:space="preserve">crore), the fact is that not enough farmers are availing of this scheme. The reasons are believed to be a combination of lower subsidy, delayed claim settlement, lack of awareness and operational issues. In response to this a modified NAIS has been implemented on pilot basis in 50 districts covering most states, with a slightly different design, including higher subsidy and accelerated settlement. The MNAIS scheme is yet to be rolled out in the rest of the country. It is to be seen how Muslim majority village can maximise benefits from this plan.  Another step is the Insurance education for the small and marginal farmers. </w:t>
      </w:r>
    </w:p>
    <w:p w14:paraId="268B39D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3. </w:t>
      </w:r>
      <w:r w:rsidRPr="00584AEA">
        <w:rPr>
          <w:rFonts w:ascii="Arrus" w:hAnsi="Arrus"/>
          <w:b/>
          <w:bCs/>
          <w:sz w:val="22"/>
          <w:szCs w:val="28"/>
          <w:lang w:val="en-GB"/>
        </w:rPr>
        <w:t>Access to power</w:t>
      </w:r>
      <w:r w:rsidRPr="00584AEA">
        <w:rPr>
          <w:rFonts w:ascii="Arrus" w:hAnsi="Arrus"/>
          <w:sz w:val="22"/>
          <w:szCs w:val="28"/>
          <w:lang w:val="en-GB"/>
        </w:rPr>
        <w:t xml:space="preserve"> has been particularly poor in rural habitations and the Rajiv Gandhi Grameen Vidyutikaran Yojana RGGVY was devised to remedy this problem by providing connections to all villages and free connections to BPL families. There are other schemes which provide electrical connectivity to people below poverty line. Solar lanterns have been distributed at subsidized rates. This again has to be seen that Muslim villages get the power supply without bias.  </w:t>
      </w:r>
    </w:p>
    <w:p w14:paraId="268B39D2" w14:textId="77777777" w:rsidR="00270475" w:rsidRPr="00584AEA" w:rsidRDefault="00270475" w:rsidP="00270475">
      <w:pPr>
        <w:jc w:val="both"/>
        <w:rPr>
          <w:rFonts w:ascii="Arrus" w:hAnsi="Arrus"/>
          <w:b/>
          <w:bCs/>
          <w:sz w:val="22"/>
          <w:szCs w:val="28"/>
          <w:lang w:val="en-GB"/>
        </w:rPr>
      </w:pPr>
      <w:r w:rsidRPr="00584AEA">
        <w:rPr>
          <w:rFonts w:ascii="Arrus" w:hAnsi="Arrus"/>
          <w:sz w:val="22"/>
          <w:szCs w:val="28"/>
          <w:lang w:val="en-GB"/>
        </w:rPr>
        <w:t xml:space="preserve">4. </w:t>
      </w:r>
      <w:r w:rsidRPr="00584AEA">
        <w:rPr>
          <w:rFonts w:ascii="Arrus" w:hAnsi="Arrus"/>
          <w:b/>
          <w:bCs/>
          <w:sz w:val="22"/>
          <w:szCs w:val="28"/>
          <w:lang w:val="en-GB"/>
        </w:rPr>
        <w:t>Land acquisition</w:t>
      </w:r>
      <w:r w:rsidRPr="00584AEA">
        <w:rPr>
          <w:rFonts w:ascii="Arrus" w:hAnsi="Arrus"/>
          <w:sz w:val="22"/>
          <w:szCs w:val="28"/>
          <w:lang w:val="en-GB"/>
        </w:rPr>
        <w:t xml:space="preserve">: Poor including Muslims often lose because they are often not showing the real value on papers to avoid taxes and then they end up losers. </w:t>
      </w:r>
    </w:p>
    <w:p w14:paraId="268B39D3" w14:textId="77777777" w:rsidR="00270475" w:rsidRPr="00584AEA" w:rsidRDefault="00270475" w:rsidP="00270475">
      <w:pPr>
        <w:jc w:val="both"/>
        <w:rPr>
          <w:rFonts w:ascii="Arrus" w:hAnsi="Arrus"/>
          <w:sz w:val="22"/>
          <w:szCs w:val="28"/>
          <w:lang w:val="en-GB"/>
        </w:rPr>
      </w:pPr>
      <w:r w:rsidRPr="00584AEA">
        <w:rPr>
          <w:rFonts w:ascii="Arrus" w:hAnsi="Arrus"/>
          <w:b/>
          <w:bCs/>
          <w:sz w:val="22"/>
          <w:szCs w:val="28"/>
          <w:lang w:val="en-GB"/>
        </w:rPr>
        <w:t xml:space="preserve">5. MGNREGA </w:t>
      </w:r>
      <w:r w:rsidRPr="00584AEA">
        <w:rPr>
          <w:rFonts w:ascii="Arrus" w:hAnsi="Arrus"/>
          <w:sz w:val="22"/>
          <w:szCs w:val="28"/>
          <w:lang w:val="en-GB"/>
        </w:rPr>
        <w:t>has directly led to the creation of 987 crore person-days of work since inception. In financial year 2010/11, MGNREGA provided employment to 5.45 crore households generating 253.68 crore person</w:t>
      </w:r>
      <w:r w:rsidRPr="00584AEA">
        <w:rPr>
          <w:rFonts w:ascii="Cambria Math" w:hAnsi="Cambria Math" w:cs="Cambria Math"/>
          <w:sz w:val="22"/>
          <w:szCs w:val="28"/>
          <w:lang w:val="en-GB"/>
        </w:rPr>
        <w:t>‐</w:t>
      </w:r>
      <w:r w:rsidRPr="00584AEA">
        <w:rPr>
          <w:rFonts w:ascii="Arrus" w:hAnsi="Arrus"/>
          <w:sz w:val="22"/>
          <w:szCs w:val="28"/>
          <w:lang w:val="en-GB"/>
        </w:rPr>
        <w:t xml:space="preserve">days--- How many of these are Muslims, has to be studied, and efforts are to be made that they get their due share. </w:t>
      </w:r>
    </w:p>
    <w:p w14:paraId="268B39D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6. </w:t>
      </w:r>
      <w:r w:rsidRPr="00584AEA">
        <w:rPr>
          <w:rFonts w:ascii="Arrus" w:hAnsi="Arrus"/>
          <w:b/>
          <w:bCs/>
          <w:sz w:val="22"/>
          <w:szCs w:val="28"/>
          <w:lang w:val="en-GB"/>
        </w:rPr>
        <w:t>Water availability in rural areas (</w:t>
      </w:r>
      <w:r w:rsidRPr="00584AEA">
        <w:rPr>
          <w:rFonts w:ascii="Arrus" w:hAnsi="Arrus"/>
          <w:sz w:val="22"/>
          <w:szCs w:val="28"/>
          <w:lang w:val="en-GB"/>
        </w:rPr>
        <w:t>Even if we succeed in bringing about a major rationalisation of water prices, this by itself will not lead to optimal use. For this, a rational pricing must be accompanied by regulatory measures to ration water to different agricultural users, and stronger measures to discourage pollution. It is estimated that up to 13 per cent of drinking water in rural areas contains chemical contaminants, including fertilizer run</w:t>
      </w:r>
      <w:r w:rsidRPr="00584AEA">
        <w:rPr>
          <w:rFonts w:ascii="Cambria Math" w:hAnsi="Cambria Math" w:cs="Cambria Math"/>
          <w:sz w:val="22"/>
          <w:szCs w:val="28"/>
          <w:lang w:val="en-GB"/>
        </w:rPr>
        <w:t>‐</w:t>
      </w:r>
      <w:r w:rsidRPr="00584AEA">
        <w:rPr>
          <w:rFonts w:ascii="Arrus" w:hAnsi="Arrus"/>
          <w:sz w:val="22"/>
          <w:szCs w:val="28"/>
          <w:lang w:val="en-GB"/>
        </w:rPr>
        <w:t>offs (particularly urea and its decomposition products). Contamination of drinking water is the principal cause of health disorders, particularly amongst children.)</w:t>
      </w:r>
    </w:p>
    <w:p w14:paraId="268B39D5"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7. </w:t>
      </w:r>
      <w:r w:rsidRPr="00584AEA">
        <w:rPr>
          <w:rFonts w:ascii="Arrus" w:hAnsi="Arrus"/>
          <w:b/>
          <w:sz w:val="22"/>
          <w:szCs w:val="28"/>
          <w:lang w:val="en-GB"/>
        </w:rPr>
        <w:t xml:space="preserve">Faster expansion in </w:t>
      </w:r>
      <w:proofErr w:type="spellStart"/>
      <w:r w:rsidRPr="00584AEA">
        <w:rPr>
          <w:rFonts w:ascii="Arrus" w:hAnsi="Arrus"/>
          <w:b/>
          <w:sz w:val="22"/>
          <w:szCs w:val="28"/>
          <w:lang w:val="en-GB"/>
        </w:rPr>
        <w:t>agro</w:t>
      </w:r>
      <w:proofErr w:type="spellEnd"/>
      <w:r w:rsidRPr="00584AEA">
        <w:rPr>
          <w:rFonts w:ascii="Arrus" w:hAnsi="Arrus"/>
          <w:b/>
          <w:sz w:val="22"/>
          <w:szCs w:val="28"/>
          <w:lang w:val="en-GB"/>
        </w:rPr>
        <w:t>-processing,</w:t>
      </w:r>
      <w:r w:rsidRPr="00584AEA">
        <w:rPr>
          <w:rFonts w:ascii="Arrus" w:hAnsi="Arrus"/>
          <w:sz w:val="22"/>
          <w:szCs w:val="28"/>
          <w:lang w:val="en-GB"/>
        </w:rPr>
        <w:t xml:space="preserve"> supply chains and the increased demand for technical personnel for inputs into various aspects of </w:t>
      </w:r>
      <w:proofErr w:type="spellStart"/>
      <w:r w:rsidRPr="00584AEA">
        <w:rPr>
          <w:rFonts w:ascii="Arrus" w:hAnsi="Arrus"/>
          <w:sz w:val="22"/>
          <w:szCs w:val="28"/>
          <w:lang w:val="en-GB"/>
        </w:rPr>
        <w:t>agro</w:t>
      </w:r>
      <w:proofErr w:type="spellEnd"/>
      <w:r w:rsidRPr="00584AEA">
        <w:rPr>
          <w:rFonts w:ascii="Arrus" w:hAnsi="Arrus"/>
          <w:sz w:val="22"/>
          <w:szCs w:val="28"/>
          <w:lang w:val="en-GB"/>
        </w:rPr>
        <w:t>-processing.</w:t>
      </w:r>
    </w:p>
    <w:p w14:paraId="268B39D6" w14:textId="77777777" w:rsidR="00270475" w:rsidRPr="00584AEA" w:rsidRDefault="00270475" w:rsidP="00270475">
      <w:pPr>
        <w:jc w:val="both"/>
        <w:rPr>
          <w:rFonts w:ascii="Arrus" w:hAnsi="Arrus"/>
          <w:sz w:val="22"/>
          <w:szCs w:val="28"/>
          <w:lang w:val="en-GB"/>
        </w:rPr>
      </w:pPr>
    </w:p>
    <w:p w14:paraId="268B39D7"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Some Suggestions for Rural Development: urbanization of villages</w:t>
      </w:r>
    </w:p>
    <w:p w14:paraId="268B39D8"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Ways have to be found out to arrest and reverse the flow of money from the villages to the urban areas. This can be done by taking the following steps:</w:t>
      </w:r>
    </w:p>
    <w:p w14:paraId="268B39D9" w14:textId="77777777" w:rsidR="00270475" w:rsidRPr="00584AEA" w:rsidRDefault="00270475" w:rsidP="00270475">
      <w:pPr>
        <w:jc w:val="both"/>
        <w:rPr>
          <w:rFonts w:ascii="Arrus" w:hAnsi="Arrus"/>
          <w:sz w:val="22"/>
          <w:szCs w:val="28"/>
          <w:lang w:val="en-GB"/>
        </w:rPr>
      </w:pPr>
      <w:r w:rsidRPr="00584AEA">
        <w:rPr>
          <w:rFonts w:ascii="Arrus" w:hAnsi="Arrus"/>
          <w:b/>
          <w:bCs/>
          <w:sz w:val="22"/>
          <w:szCs w:val="28"/>
          <w:lang w:val="en-GB"/>
        </w:rPr>
        <w:t>(</w:t>
      </w:r>
      <w:proofErr w:type="spellStart"/>
      <w:r w:rsidRPr="00584AEA">
        <w:rPr>
          <w:rFonts w:ascii="Arrus" w:hAnsi="Arrus"/>
          <w:b/>
          <w:bCs/>
          <w:sz w:val="22"/>
          <w:szCs w:val="28"/>
          <w:lang w:val="en-GB"/>
        </w:rPr>
        <w:t>i</w:t>
      </w:r>
      <w:proofErr w:type="spellEnd"/>
      <w:r w:rsidRPr="00584AEA">
        <w:rPr>
          <w:rFonts w:ascii="Arrus" w:hAnsi="Arrus"/>
          <w:b/>
          <w:bCs/>
          <w:sz w:val="22"/>
          <w:szCs w:val="28"/>
          <w:lang w:val="en-GB"/>
        </w:rPr>
        <w:t>)  Creating demands for more agricultural items</w:t>
      </w:r>
      <w:r w:rsidRPr="00584AEA">
        <w:rPr>
          <w:rFonts w:ascii="Arrus" w:hAnsi="Arrus"/>
          <w:sz w:val="22"/>
          <w:szCs w:val="28"/>
          <w:lang w:val="en-GB"/>
        </w:rPr>
        <w:t xml:space="preserve">. </w:t>
      </w:r>
    </w:p>
    <w:p w14:paraId="268B39D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lastRenderedPageBreak/>
        <w:t xml:space="preserve">There is scope for huge expansion in the food market, especially the fruits. The fruits cultivators must combine to form an organisation. This organisation must embark upon a full-fledged campaign through mass awareness programmes and media advertising about the relative benefits of fresh fruit juices over the bottled drinks. People must be informed that the bottled drinks have very little nutritious value and are often injurious to health; spending on them is sheer wastage of money. </w:t>
      </w:r>
      <w:r w:rsidRPr="00584AEA">
        <w:rPr>
          <w:rFonts w:ascii="Arrus" w:hAnsi="Arrus"/>
          <w:b/>
          <w:bCs/>
          <w:sz w:val="22"/>
          <w:szCs w:val="28"/>
          <w:lang w:val="en-GB"/>
        </w:rPr>
        <w:t xml:space="preserve">Aggressive advertising for fresh juices </w:t>
      </w:r>
      <w:r w:rsidRPr="00584AEA">
        <w:rPr>
          <w:rFonts w:ascii="Arrus" w:hAnsi="Arrus"/>
          <w:sz w:val="22"/>
          <w:szCs w:val="28"/>
          <w:lang w:val="en-GB"/>
        </w:rPr>
        <w:t xml:space="preserve">of apple, orange, pineapple, sugar-cane, pomegranate, etc, and also for drinks like mango-shakes, milk shakes, almond-milk and milk </w:t>
      </w:r>
      <w:proofErr w:type="spellStart"/>
      <w:r w:rsidRPr="00584AEA">
        <w:rPr>
          <w:rFonts w:ascii="Arrus" w:hAnsi="Arrus"/>
          <w:i/>
          <w:iCs/>
          <w:sz w:val="22"/>
          <w:szCs w:val="28"/>
          <w:lang w:val="en-GB"/>
        </w:rPr>
        <w:t>pista</w:t>
      </w:r>
      <w:proofErr w:type="spellEnd"/>
      <w:r w:rsidRPr="00584AEA">
        <w:rPr>
          <w:rFonts w:ascii="Arrus" w:hAnsi="Arrus"/>
          <w:sz w:val="22"/>
          <w:szCs w:val="28"/>
          <w:lang w:val="en-GB"/>
        </w:rPr>
        <w:t xml:space="preserve"> can raise their sales to dizzy heights. Similarly, the sales of milk products, eggs, different types of vegetables and meat may be assiduously pushed. If this is done, the beneficiaries will be mainly villagers and the urban poor. Big farmers will also benefit, but this must be understood that even the biggest farmers are poor, compared with the industrialists.</w:t>
      </w:r>
    </w:p>
    <w:p w14:paraId="268B39DB"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(ii)  </w:t>
      </w:r>
      <w:r w:rsidRPr="00584AEA">
        <w:rPr>
          <w:rFonts w:ascii="Arrus" w:hAnsi="Arrus"/>
          <w:b/>
          <w:bCs/>
          <w:sz w:val="22"/>
          <w:szCs w:val="28"/>
          <w:lang w:val="en-GB"/>
        </w:rPr>
        <w:t xml:space="preserve">At the village level, the villagers may cooperate to establish small firms and shops. </w:t>
      </w:r>
      <w:r w:rsidRPr="00584AEA">
        <w:rPr>
          <w:rFonts w:ascii="Arrus" w:hAnsi="Arrus"/>
          <w:sz w:val="22"/>
          <w:szCs w:val="28"/>
          <w:lang w:val="en-GB"/>
        </w:rPr>
        <w:t>They may also set up roadside refreshment centres where fresh juices, milk, and other food items may be sold to travellers. The villagers that are close to the cities may establish some picnic spots, parks etc, and the fondness of the urban middle class and elite for clean and unpolluted atmosphere may be used to attract them.</w:t>
      </w:r>
    </w:p>
    <w:p w14:paraId="268B39D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(iii</w:t>
      </w:r>
      <w:r w:rsidRPr="00584AEA">
        <w:rPr>
          <w:rFonts w:ascii="Arrus" w:hAnsi="Arrus"/>
          <w:b/>
          <w:bCs/>
          <w:sz w:val="22"/>
          <w:szCs w:val="28"/>
          <w:lang w:val="en-GB"/>
        </w:rPr>
        <w:t>)  Research centres for rural development</w:t>
      </w:r>
      <w:r w:rsidRPr="00584AEA">
        <w:rPr>
          <w:rFonts w:ascii="Arrus" w:hAnsi="Arrus"/>
          <w:sz w:val="22"/>
          <w:szCs w:val="28"/>
          <w:lang w:val="en-GB"/>
        </w:rPr>
        <w:t xml:space="preserve"> must be established; these must concentrate not on the borrowed ideas from West but unveiling the sordid designs of the economic fundamentalists to thwart the agricultural growth. Their chief aim must be to ensure that the villages play a more significant role in the circulation of money and that the villagers get shares in the national income proportionate to their population, their hard labour and significance of their work.</w:t>
      </w:r>
    </w:p>
    <w:p w14:paraId="268B39D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Still, there is tremendous scope of employment in the rural areas in the developing counties. </w:t>
      </w:r>
      <w:r w:rsidRPr="00584AEA">
        <w:rPr>
          <w:rFonts w:ascii="Arrus" w:hAnsi="Arrus"/>
          <w:b/>
          <w:bCs/>
          <w:sz w:val="22"/>
          <w:szCs w:val="28"/>
          <w:lang w:val="en-GB"/>
        </w:rPr>
        <w:t>Every village must have a police station, a well-furnished hospital, a high school, and a branch of nationalised bank. In a country like India, with about half million villages</w:t>
      </w:r>
      <w:r w:rsidRPr="00584AEA">
        <w:rPr>
          <w:rFonts w:ascii="Arrus" w:hAnsi="Arrus"/>
          <w:sz w:val="22"/>
          <w:szCs w:val="28"/>
          <w:lang w:val="en-GB"/>
        </w:rPr>
        <w:t xml:space="preserve">, this can provide opportunities of employment to more </w:t>
      </w:r>
      <w:proofErr w:type="spellStart"/>
      <w:r w:rsidRPr="00584AEA">
        <w:rPr>
          <w:rFonts w:ascii="Arrus" w:hAnsi="Arrus"/>
          <w:sz w:val="22"/>
          <w:szCs w:val="28"/>
          <w:lang w:val="en-GB"/>
        </w:rPr>
        <w:t>that</w:t>
      </w:r>
      <w:proofErr w:type="spellEnd"/>
      <w:r w:rsidRPr="00584AEA">
        <w:rPr>
          <w:rFonts w:ascii="Arrus" w:hAnsi="Arrus"/>
          <w:sz w:val="22"/>
          <w:szCs w:val="28"/>
          <w:lang w:val="en-GB"/>
        </w:rPr>
        <w:t xml:space="preserve"> 50 million people. There must be a reservation of at least 20 per cent in these jobs for the candidates with rural background. There may also be an administrative staff to assist the rural councils (</w:t>
      </w:r>
      <w:r w:rsidRPr="00584AEA">
        <w:rPr>
          <w:rFonts w:ascii="Arrus" w:hAnsi="Arrus"/>
          <w:i/>
          <w:iCs/>
          <w:sz w:val="22"/>
          <w:szCs w:val="28"/>
          <w:lang w:val="en-GB"/>
        </w:rPr>
        <w:t>Panchayats</w:t>
      </w:r>
      <w:r w:rsidRPr="00584AEA">
        <w:rPr>
          <w:rFonts w:ascii="Arrus" w:hAnsi="Arrus"/>
          <w:sz w:val="22"/>
          <w:szCs w:val="28"/>
          <w:lang w:val="en-GB"/>
        </w:rPr>
        <w:t>.)</w:t>
      </w:r>
    </w:p>
    <w:p w14:paraId="268B39DE"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Efforts at war footing are urgently needed to redress the situation. Later we will discuss what steps needed to be taken without delay. </w:t>
      </w:r>
    </w:p>
    <w:p w14:paraId="268B39DF" w14:textId="77777777" w:rsidR="00270475" w:rsidRPr="00584AEA" w:rsidRDefault="00270475" w:rsidP="00270475">
      <w:pPr>
        <w:jc w:val="both"/>
        <w:rPr>
          <w:rFonts w:ascii="Arrus" w:hAnsi="Arrus"/>
          <w:b/>
          <w:bCs/>
          <w:sz w:val="22"/>
          <w:szCs w:val="28"/>
          <w:lang w:val="en-GB"/>
        </w:rPr>
      </w:pPr>
    </w:p>
    <w:p w14:paraId="268B39E0"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Road Development</w:t>
      </w:r>
    </w:p>
    <w:p w14:paraId="268B39E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conditions of roads in the country are extremely bad. This is </w:t>
      </w:r>
      <w:r w:rsidRPr="00584AEA">
        <w:rPr>
          <w:rFonts w:ascii="Arrus" w:hAnsi="Arrus"/>
          <w:sz w:val="22"/>
          <w:szCs w:val="28"/>
          <w:lang w:val="en-GB"/>
        </w:rPr>
        <w:lastRenderedPageBreak/>
        <w:t xml:space="preserve">true more of the states which are less advanced and underdeveloped cities. The policy of road development too like all other policies depends on the preferences of the Big Business and the political interests of different parties.  The lack of good roads results in poor development of small cities and villages. </w:t>
      </w:r>
    </w:p>
    <w:p w14:paraId="268B39E2" w14:textId="77777777" w:rsidR="00270475" w:rsidRPr="00584AEA" w:rsidRDefault="00270475" w:rsidP="00270475">
      <w:pPr>
        <w:ind w:firstLine="360"/>
        <w:jc w:val="both"/>
        <w:rPr>
          <w:rFonts w:ascii="Arrus" w:hAnsi="Arrus"/>
          <w:sz w:val="22"/>
          <w:szCs w:val="28"/>
          <w:lang w:val="en-GB"/>
        </w:rPr>
      </w:pPr>
      <w:r w:rsidRPr="00584AEA">
        <w:rPr>
          <w:rFonts w:ascii="Arrus" w:hAnsi="Arrus"/>
          <w:b/>
          <w:bCs/>
          <w:sz w:val="22"/>
          <w:szCs w:val="28"/>
          <w:lang w:val="en-GB"/>
        </w:rPr>
        <w:t>Disparity in the level of power supply</w:t>
      </w:r>
      <w:r w:rsidRPr="00584AEA">
        <w:rPr>
          <w:rFonts w:ascii="Arrus" w:hAnsi="Arrus"/>
          <w:sz w:val="22"/>
          <w:szCs w:val="28"/>
          <w:lang w:val="en-GB"/>
        </w:rPr>
        <w:t xml:space="preserve"> between urban and rural areas should end. </w:t>
      </w:r>
      <w:r w:rsidRPr="00584AEA">
        <w:rPr>
          <w:rFonts w:ascii="Arrus" w:hAnsi="Arrus"/>
          <w:b/>
          <w:bCs/>
          <w:sz w:val="22"/>
          <w:szCs w:val="28"/>
          <w:lang w:val="en-GB"/>
        </w:rPr>
        <w:t>Connectivity to roads</w:t>
      </w:r>
      <w:r w:rsidRPr="00584AEA">
        <w:rPr>
          <w:rFonts w:ascii="Arrus" w:hAnsi="Arrus"/>
          <w:sz w:val="22"/>
          <w:szCs w:val="28"/>
          <w:lang w:val="en-GB"/>
        </w:rPr>
        <w:t xml:space="preserve"> should be taken care of.  Other steps include”</w:t>
      </w:r>
    </w:p>
    <w:p w14:paraId="268B39E3" w14:textId="77777777" w:rsidR="00270475" w:rsidRPr="00584AEA" w:rsidRDefault="00270475" w:rsidP="006F4670">
      <w:pPr>
        <w:numPr>
          <w:ilvl w:val="0"/>
          <w:numId w:val="80"/>
        </w:numPr>
        <w:tabs>
          <w:tab w:val="left" w:pos="720"/>
        </w:tabs>
        <w:ind w:left="720" w:hanging="360"/>
        <w:jc w:val="both"/>
        <w:rPr>
          <w:rFonts w:ascii="Arrus" w:hAnsi="Arrus"/>
          <w:sz w:val="22"/>
          <w:szCs w:val="28"/>
          <w:lang w:val="en-GB"/>
        </w:rPr>
      </w:pPr>
      <w:r w:rsidRPr="00584AEA">
        <w:rPr>
          <w:rFonts w:ascii="Arrus" w:hAnsi="Arrus"/>
          <w:sz w:val="22"/>
          <w:szCs w:val="28"/>
          <w:lang w:val="en-GB"/>
        </w:rPr>
        <w:t xml:space="preserve">There should be </w:t>
      </w:r>
      <w:r w:rsidRPr="00584AEA">
        <w:rPr>
          <w:rFonts w:ascii="Arrus" w:hAnsi="Arrus"/>
          <w:b/>
          <w:bCs/>
          <w:sz w:val="22"/>
          <w:szCs w:val="28"/>
          <w:lang w:val="en-GB"/>
        </w:rPr>
        <w:t>better facilities for primary education</w:t>
      </w:r>
      <w:r w:rsidRPr="00584AEA">
        <w:rPr>
          <w:rFonts w:ascii="Arrus" w:hAnsi="Arrus"/>
          <w:sz w:val="22"/>
          <w:szCs w:val="28"/>
          <w:lang w:val="en-GB"/>
        </w:rPr>
        <w:t xml:space="preserve">. Private institutions may be encouraged to give low-priced franchise to the people interested in establishing primary institutions inside villages (preferably to persons belonging to the villages). </w:t>
      </w:r>
    </w:p>
    <w:p w14:paraId="268B39E4" w14:textId="77777777" w:rsidR="00270475" w:rsidRPr="00584AEA" w:rsidRDefault="00270475" w:rsidP="006F4670">
      <w:pPr>
        <w:numPr>
          <w:ilvl w:val="0"/>
          <w:numId w:val="81"/>
        </w:numPr>
        <w:tabs>
          <w:tab w:val="left" w:pos="720"/>
        </w:tabs>
        <w:ind w:left="720" w:hanging="360"/>
        <w:jc w:val="both"/>
        <w:rPr>
          <w:rFonts w:ascii="Arrus" w:hAnsi="Arrus"/>
          <w:sz w:val="22"/>
          <w:szCs w:val="28"/>
          <w:lang w:val="en-GB"/>
        </w:rPr>
      </w:pPr>
      <w:r w:rsidRPr="00584AEA">
        <w:rPr>
          <w:rFonts w:ascii="Arrus" w:hAnsi="Arrus"/>
          <w:b/>
          <w:bCs/>
          <w:sz w:val="22"/>
          <w:szCs w:val="28"/>
          <w:lang w:val="en-GB"/>
        </w:rPr>
        <w:t>Higher technical institutions</w:t>
      </w:r>
      <w:r w:rsidRPr="00584AEA">
        <w:rPr>
          <w:rFonts w:ascii="Arrus" w:hAnsi="Arrus"/>
          <w:sz w:val="22"/>
          <w:szCs w:val="28"/>
          <w:lang w:val="en-GB"/>
        </w:rPr>
        <w:t xml:space="preserve"> should ideally be opened in the rural areas.</w:t>
      </w:r>
    </w:p>
    <w:p w14:paraId="268B39E5" w14:textId="77777777" w:rsidR="00270475" w:rsidRPr="00584AEA" w:rsidRDefault="00270475" w:rsidP="006F4670">
      <w:pPr>
        <w:numPr>
          <w:ilvl w:val="0"/>
          <w:numId w:val="81"/>
        </w:numPr>
        <w:tabs>
          <w:tab w:val="left" w:pos="720"/>
        </w:tabs>
        <w:ind w:left="720" w:hanging="360"/>
        <w:jc w:val="both"/>
        <w:rPr>
          <w:rFonts w:ascii="Arrus" w:hAnsi="Arrus"/>
          <w:sz w:val="22"/>
          <w:szCs w:val="28"/>
          <w:lang w:val="en-GB"/>
        </w:rPr>
      </w:pPr>
      <w:r w:rsidRPr="00584AEA">
        <w:rPr>
          <w:rFonts w:ascii="Arrus" w:hAnsi="Arrus"/>
          <w:b/>
          <w:bCs/>
          <w:sz w:val="22"/>
          <w:szCs w:val="28"/>
          <w:lang w:val="en-GB"/>
        </w:rPr>
        <w:t>Special incentives and loans</w:t>
      </w:r>
      <w:r w:rsidRPr="00584AEA">
        <w:rPr>
          <w:rFonts w:ascii="Arrus" w:hAnsi="Arrus"/>
          <w:sz w:val="22"/>
          <w:szCs w:val="28"/>
          <w:lang w:val="en-GB"/>
        </w:rPr>
        <w:t xml:space="preserve"> should be given for constructing colonies and houses in rural areas;</w:t>
      </w:r>
    </w:p>
    <w:p w14:paraId="268B39E6" w14:textId="77777777" w:rsidR="00270475" w:rsidRPr="00584AEA" w:rsidRDefault="00270475" w:rsidP="006F4670">
      <w:pPr>
        <w:numPr>
          <w:ilvl w:val="0"/>
          <w:numId w:val="81"/>
        </w:numPr>
        <w:tabs>
          <w:tab w:val="left" w:pos="720"/>
        </w:tabs>
        <w:ind w:left="720" w:hanging="360"/>
        <w:jc w:val="both"/>
        <w:rPr>
          <w:rFonts w:ascii="Arrus" w:hAnsi="Arrus"/>
          <w:sz w:val="22"/>
          <w:szCs w:val="28"/>
          <w:lang w:val="en-GB"/>
        </w:rPr>
      </w:pPr>
      <w:r w:rsidRPr="00584AEA">
        <w:rPr>
          <w:rFonts w:ascii="Arrus" w:hAnsi="Arrus"/>
          <w:b/>
          <w:bCs/>
          <w:sz w:val="22"/>
          <w:szCs w:val="28"/>
          <w:lang w:val="en-GB"/>
        </w:rPr>
        <w:t>Police network</w:t>
      </w:r>
      <w:r w:rsidRPr="00584AEA">
        <w:rPr>
          <w:rFonts w:ascii="Arrus" w:hAnsi="Arrus"/>
          <w:sz w:val="22"/>
          <w:szCs w:val="28"/>
          <w:lang w:val="en-GB"/>
        </w:rPr>
        <w:t xml:space="preserve"> should be expanded to include chowkis in every village.</w:t>
      </w:r>
    </w:p>
    <w:p w14:paraId="268B39E7" w14:textId="77777777" w:rsidR="00270475" w:rsidRPr="00584AEA" w:rsidRDefault="00270475" w:rsidP="006F4670">
      <w:pPr>
        <w:numPr>
          <w:ilvl w:val="0"/>
          <w:numId w:val="81"/>
        </w:numPr>
        <w:tabs>
          <w:tab w:val="left" w:pos="720"/>
        </w:tabs>
        <w:ind w:left="720" w:hanging="360"/>
        <w:jc w:val="both"/>
        <w:rPr>
          <w:rFonts w:ascii="Arrus" w:hAnsi="Arrus"/>
          <w:sz w:val="22"/>
          <w:szCs w:val="28"/>
          <w:lang w:val="en-GB"/>
        </w:rPr>
      </w:pPr>
      <w:r w:rsidRPr="00584AEA">
        <w:rPr>
          <w:rFonts w:ascii="Arrus" w:hAnsi="Arrus"/>
          <w:b/>
          <w:bCs/>
          <w:sz w:val="22"/>
          <w:szCs w:val="28"/>
          <w:lang w:val="en-GB"/>
        </w:rPr>
        <w:t>Rural legal cells of advocates</w:t>
      </w:r>
      <w:r w:rsidRPr="00584AEA">
        <w:rPr>
          <w:rFonts w:ascii="Arrus" w:hAnsi="Arrus"/>
          <w:sz w:val="22"/>
          <w:szCs w:val="28"/>
          <w:lang w:val="en-GB"/>
        </w:rPr>
        <w:t xml:space="preserve"> for holding special courts once a fortnight to solve local disputes of petty nature.  This will save villagers from running to city police stations and courts; their money will be saved and socioeconomic activity will have a boost. The communication between educated and uneducated people will also help in improvement of educational levels. </w:t>
      </w:r>
    </w:p>
    <w:p w14:paraId="268B39E8" w14:textId="77777777" w:rsidR="00270475" w:rsidRPr="00584AEA" w:rsidRDefault="00270475" w:rsidP="006F4670">
      <w:pPr>
        <w:numPr>
          <w:ilvl w:val="0"/>
          <w:numId w:val="81"/>
        </w:numPr>
        <w:tabs>
          <w:tab w:val="left" w:pos="720"/>
        </w:tabs>
        <w:ind w:left="720" w:hanging="360"/>
        <w:jc w:val="both"/>
        <w:rPr>
          <w:rFonts w:ascii="Arrus" w:hAnsi="Arrus"/>
          <w:sz w:val="22"/>
          <w:szCs w:val="28"/>
          <w:lang w:val="en-GB"/>
        </w:rPr>
      </w:pPr>
      <w:r w:rsidRPr="00584AEA">
        <w:rPr>
          <w:rFonts w:ascii="Arrus" w:hAnsi="Arrus"/>
          <w:b/>
          <w:bCs/>
          <w:sz w:val="22"/>
          <w:szCs w:val="28"/>
          <w:lang w:val="en-GB"/>
        </w:rPr>
        <w:t>Establishment of one Community Centre in each village</w:t>
      </w:r>
      <w:r w:rsidRPr="00584AEA">
        <w:rPr>
          <w:rFonts w:ascii="Arrus" w:hAnsi="Arrus"/>
          <w:sz w:val="22"/>
          <w:szCs w:val="28"/>
          <w:lang w:val="en-GB"/>
        </w:rPr>
        <w:t xml:space="preserve"> with an arrangement for ceremonies, small library, branches of banks, postal agencies and a market place. (Local panchayats can be given responsibilities to monitor all the activities suggested above.)</w:t>
      </w:r>
    </w:p>
    <w:p w14:paraId="268B39E9" w14:textId="77777777" w:rsidR="00270475" w:rsidRPr="00584AEA" w:rsidRDefault="00270475" w:rsidP="006F4670">
      <w:pPr>
        <w:numPr>
          <w:ilvl w:val="0"/>
          <w:numId w:val="81"/>
        </w:numPr>
        <w:tabs>
          <w:tab w:val="left" w:pos="720"/>
        </w:tabs>
        <w:ind w:left="720" w:hanging="360"/>
        <w:jc w:val="both"/>
        <w:rPr>
          <w:rFonts w:ascii="Arrus" w:hAnsi="Arrus"/>
          <w:sz w:val="22"/>
          <w:szCs w:val="28"/>
          <w:lang w:val="en-GB"/>
        </w:rPr>
      </w:pPr>
      <w:r w:rsidRPr="00584AEA">
        <w:rPr>
          <w:rFonts w:ascii="Arrus" w:hAnsi="Arrus"/>
          <w:b/>
          <w:bCs/>
          <w:sz w:val="22"/>
          <w:szCs w:val="28"/>
          <w:lang w:val="en-GB"/>
        </w:rPr>
        <w:t xml:space="preserve"> Home water supplies</w:t>
      </w:r>
      <w:r w:rsidRPr="00584AEA">
        <w:rPr>
          <w:rFonts w:ascii="Arrus" w:hAnsi="Arrus"/>
          <w:sz w:val="22"/>
          <w:szCs w:val="28"/>
          <w:lang w:val="en-GB"/>
        </w:rPr>
        <w:t xml:space="preserve"> in  every village through tanks</w:t>
      </w:r>
    </w:p>
    <w:p w14:paraId="268B39EA" w14:textId="77777777" w:rsidR="00270475" w:rsidRPr="00584AEA" w:rsidRDefault="00270475" w:rsidP="006F4670">
      <w:pPr>
        <w:numPr>
          <w:ilvl w:val="0"/>
          <w:numId w:val="81"/>
        </w:numPr>
        <w:tabs>
          <w:tab w:val="left" w:pos="720"/>
        </w:tabs>
        <w:ind w:left="720" w:hanging="360"/>
        <w:jc w:val="both"/>
        <w:rPr>
          <w:rFonts w:ascii="Arrus" w:hAnsi="Arrus"/>
          <w:sz w:val="22"/>
          <w:szCs w:val="28"/>
          <w:lang w:val="en-GB"/>
        </w:rPr>
      </w:pPr>
      <w:r w:rsidRPr="00584AEA">
        <w:rPr>
          <w:rFonts w:ascii="Arrus" w:hAnsi="Arrus"/>
          <w:sz w:val="22"/>
          <w:szCs w:val="28"/>
          <w:lang w:val="en-GB"/>
        </w:rPr>
        <w:t xml:space="preserve">The </w:t>
      </w:r>
      <w:r w:rsidRPr="00584AEA">
        <w:rPr>
          <w:rFonts w:ascii="Arrus" w:hAnsi="Arrus"/>
          <w:b/>
          <w:bCs/>
          <w:sz w:val="22"/>
          <w:szCs w:val="28"/>
          <w:lang w:val="en-GB"/>
        </w:rPr>
        <w:t>supply of cooking gas</w:t>
      </w:r>
      <w:r w:rsidRPr="00584AEA">
        <w:rPr>
          <w:rFonts w:ascii="Arrus" w:hAnsi="Arrus"/>
          <w:sz w:val="22"/>
          <w:szCs w:val="28"/>
          <w:lang w:val="en-GB"/>
        </w:rPr>
        <w:t xml:space="preserve"> connections should cover all villages.</w:t>
      </w:r>
    </w:p>
    <w:p w14:paraId="268B39EB" w14:textId="77777777" w:rsidR="00270475" w:rsidRPr="00584AEA" w:rsidRDefault="00270475" w:rsidP="00270475">
      <w:pPr>
        <w:jc w:val="both"/>
        <w:rPr>
          <w:rFonts w:ascii="Arrus" w:hAnsi="Arrus"/>
          <w:sz w:val="22"/>
          <w:szCs w:val="28"/>
          <w:lang w:val="en-GB"/>
        </w:rPr>
      </w:pPr>
    </w:p>
    <w:p w14:paraId="268B39EC"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Rural Extension of Health Infrastructure</w:t>
      </w:r>
    </w:p>
    <w:p w14:paraId="268B39E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village based non-MBBS doctors should be given special training by MBBS doctors of the cities. Every MBBS doctor pf the city should be given charge of a selected number of village based doctors who will maintain regular contacts with each other to ensure better health services within the villages. This will help in the development of a more organized referral system and greater distribution of work among the doctors. </w:t>
      </w:r>
    </w:p>
    <w:p w14:paraId="268B39EE" w14:textId="77777777" w:rsidR="00270475" w:rsidRPr="00584AEA" w:rsidRDefault="00270475" w:rsidP="00270475">
      <w:pPr>
        <w:jc w:val="both"/>
        <w:rPr>
          <w:rFonts w:ascii="Arrus" w:hAnsi="Arrus"/>
          <w:sz w:val="22"/>
          <w:szCs w:val="28"/>
          <w:lang w:val="en-GB"/>
        </w:rPr>
      </w:pPr>
    </w:p>
    <w:p w14:paraId="268B39EF"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Part of the Government Programmes</w:t>
      </w:r>
    </w:p>
    <w:p w14:paraId="268B39F0"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According to the Rural Health Statistics (RHS), 2010, there was shortage of 19,590 sub-centres; 4,252 PHCs and 2,115 CHCs in the country. The exact situation in 2016 could not be ascertained by this writer.  The 12</w:t>
      </w:r>
      <w:r w:rsidRPr="00584AEA">
        <w:rPr>
          <w:rFonts w:ascii="Arrus" w:hAnsi="Arrus"/>
          <w:sz w:val="22"/>
          <w:szCs w:val="28"/>
          <w:vertAlign w:val="superscript"/>
          <w:lang w:val="en-GB"/>
        </w:rPr>
        <w:t>th</w:t>
      </w:r>
      <w:r w:rsidRPr="00584AEA">
        <w:rPr>
          <w:rFonts w:ascii="Arrus" w:hAnsi="Arrus"/>
          <w:sz w:val="22"/>
          <w:szCs w:val="28"/>
          <w:lang w:val="en-GB"/>
        </w:rPr>
        <w:t xml:space="preserve"> Plan says that it is essential to complete the basic infrastructure needed for health delivery in rural upgrading existing PHCs and CHCs to IPHS norms, building Labour rooms and Operation Theatres, which are critical to reducing Maternal mortality and also building new PHCs. Muslim organisations have to ensure that </w:t>
      </w:r>
      <w:r w:rsidRPr="00584AEA">
        <w:rPr>
          <w:rFonts w:ascii="Arrus" w:hAnsi="Arrus"/>
          <w:b/>
          <w:bCs/>
          <w:sz w:val="22"/>
          <w:szCs w:val="28"/>
          <w:lang w:val="en-GB"/>
        </w:rPr>
        <w:t>Muslim villages must get greater share of PHCs and sub centres</w:t>
      </w:r>
      <w:r w:rsidRPr="00584AEA">
        <w:rPr>
          <w:rFonts w:ascii="Arrus" w:hAnsi="Arrus"/>
          <w:sz w:val="22"/>
          <w:szCs w:val="28"/>
          <w:lang w:val="en-GB"/>
        </w:rPr>
        <w:t xml:space="preserve"> and Muslims should be persuaded to take advantage of the existing services. </w:t>
      </w:r>
    </w:p>
    <w:p w14:paraId="268B39F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One big obstacle in the delivery of health services to the poor people is the rampant corruption. Such is the scale of the corruption that people now pay bribes or “service/facilitation charges” on their own even before being asked, as they know that the services would not gather pace unless this is done. People find it hard to get admissions and requisite medicines without paying charges to doctors and the paramedical staff. The local political leaders, right from MLAs to </w:t>
      </w:r>
      <w:proofErr w:type="spellStart"/>
      <w:r w:rsidRPr="00584AEA">
        <w:rPr>
          <w:rFonts w:ascii="Arrus" w:hAnsi="Arrus"/>
          <w:sz w:val="22"/>
          <w:szCs w:val="28"/>
          <w:lang w:val="en-GB"/>
        </w:rPr>
        <w:t>Pradhans</w:t>
      </w:r>
      <w:proofErr w:type="spellEnd"/>
      <w:r w:rsidRPr="00584AEA">
        <w:rPr>
          <w:rFonts w:ascii="Arrus" w:hAnsi="Arrus"/>
          <w:sz w:val="22"/>
          <w:szCs w:val="28"/>
          <w:lang w:val="en-GB"/>
        </w:rPr>
        <w:t xml:space="preserve"> and party workers often play nuisance though sometimes they also help the people. </w:t>
      </w:r>
    </w:p>
    <w:p w14:paraId="268B39F2"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12</w:t>
      </w:r>
      <w:r w:rsidRPr="00584AEA">
        <w:rPr>
          <w:rFonts w:ascii="Arrus" w:hAnsi="Arrus"/>
          <w:sz w:val="22"/>
          <w:szCs w:val="28"/>
          <w:vertAlign w:val="superscript"/>
          <w:lang w:val="en-GB"/>
        </w:rPr>
        <w:t>th</w:t>
      </w:r>
      <w:r w:rsidRPr="00584AEA">
        <w:rPr>
          <w:rFonts w:ascii="Arrus" w:hAnsi="Arrus"/>
          <w:sz w:val="22"/>
          <w:szCs w:val="28"/>
          <w:lang w:val="en-GB"/>
        </w:rPr>
        <w:t xml:space="preserve"> plan admits that</w:t>
      </w:r>
      <w:r w:rsidRPr="00584AEA">
        <w:rPr>
          <w:rFonts w:ascii="Arrus" w:hAnsi="Arrus"/>
          <w:b/>
          <w:bCs/>
          <w:sz w:val="22"/>
          <w:szCs w:val="28"/>
          <w:lang w:val="en-GB"/>
        </w:rPr>
        <w:t xml:space="preserve"> District Hospitals need to be greatly strengthened</w:t>
      </w:r>
      <w:r w:rsidRPr="00584AEA">
        <w:rPr>
          <w:rFonts w:ascii="Arrus" w:hAnsi="Arrus"/>
          <w:sz w:val="22"/>
          <w:szCs w:val="28"/>
          <w:lang w:val="en-GB"/>
        </w:rPr>
        <w:t xml:space="preserve"> in terms of both equipment and staffing for a wide range of secondary care services and also some tertiary level services. “They should actually be viewed as District Knowledge Centres for training a broad array of health workers including nurses, mid</w:t>
      </w:r>
      <w:r w:rsidRPr="00584AEA">
        <w:rPr>
          <w:rFonts w:ascii="Cambria Math" w:hAnsi="Cambria Math" w:cs="Cambria Math"/>
          <w:sz w:val="22"/>
          <w:szCs w:val="28"/>
          <w:lang w:val="en-GB"/>
        </w:rPr>
        <w:t>‐</w:t>
      </w:r>
      <w:r w:rsidRPr="00584AEA">
        <w:rPr>
          <w:rFonts w:ascii="Arrus" w:hAnsi="Arrus"/>
          <w:sz w:val="22"/>
          <w:szCs w:val="28"/>
          <w:lang w:val="en-GB"/>
        </w:rPr>
        <w:t xml:space="preserve">level health workers (e.g. Bachelor of Rural Health Care or Bachelor of Primary Health Practice) Paramedics and other public health and health management professionals.” New programmes are being envisaged for developing mid-level health workers (such as Bachelor of Rural Health Care/Bachelor of Primary Health Practice) and nurse-practitioners. </w:t>
      </w:r>
    </w:p>
    <w:p w14:paraId="268B39F3"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idea of </w:t>
      </w:r>
      <w:r w:rsidRPr="00584AEA">
        <w:rPr>
          <w:rFonts w:ascii="Arrus" w:hAnsi="Arrus"/>
          <w:b/>
          <w:bCs/>
          <w:sz w:val="22"/>
          <w:szCs w:val="28"/>
          <w:lang w:val="en-GB"/>
        </w:rPr>
        <w:t>Mobile Medical Unit</w:t>
      </w:r>
      <w:r w:rsidRPr="00584AEA">
        <w:rPr>
          <w:rFonts w:ascii="Arrus" w:hAnsi="Arrus"/>
          <w:sz w:val="22"/>
          <w:szCs w:val="28"/>
          <w:lang w:val="en-GB"/>
        </w:rPr>
        <w:t xml:space="preserve"> is also good. It will have to be ensured that each Mobile Medical Unit has requisite emergency equipment, drugs, basic diagnostics and a trained paramedic assigned to aggressive control of vectors that cause diseases. Municipality members and </w:t>
      </w:r>
      <w:proofErr w:type="spellStart"/>
      <w:r w:rsidRPr="00584AEA">
        <w:rPr>
          <w:rFonts w:ascii="Arrus" w:hAnsi="Arrus"/>
          <w:sz w:val="22"/>
          <w:szCs w:val="28"/>
          <w:lang w:val="en-GB"/>
        </w:rPr>
        <w:t>Pradhans</w:t>
      </w:r>
      <w:proofErr w:type="spellEnd"/>
      <w:r w:rsidRPr="00584AEA">
        <w:rPr>
          <w:rFonts w:ascii="Arrus" w:hAnsi="Arrus"/>
          <w:sz w:val="22"/>
          <w:szCs w:val="28"/>
          <w:lang w:val="en-GB"/>
        </w:rPr>
        <w:t xml:space="preserve"> should take it upon themselves to ensure that Muslim population gets benefit from these services.</w:t>
      </w:r>
    </w:p>
    <w:p w14:paraId="268B39F4"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Special vaccination campaigns along with mother and child care camps should be organised in every village and Muslim Ulama and other opinion leaders should be mobilised to make sure that all children get all the recommended doses of vaccination. Often there have been </w:t>
      </w:r>
      <w:r w:rsidRPr="00584AEA">
        <w:rPr>
          <w:rFonts w:ascii="Arrus" w:hAnsi="Arrus"/>
          <w:sz w:val="22"/>
          <w:szCs w:val="28"/>
          <w:lang w:val="en-GB"/>
        </w:rPr>
        <w:lastRenderedPageBreak/>
        <w:t xml:space="preserve">some doubts about the intentions of the government. Fears should be allayed and misconceptions removed. </w:t>
      </w:r>
    </w:p>
    <w:p w14:paraId="268B39F5" w14:textId="77777777" w:rsidR="00270475" w:rsidRPr="00584AEA" w:rsidRDefault="00270475" w:rsidP="00270475">
      <w:pPr>
        <w:ind w:firstLine="720"/>
        <w:jc w:val="both"/>
        <w:rPr>
          <w:rFonts w:ascii="Arrus" w:hAnsi="Arrus"/>
          <w:color w:val="000000"/>
          <w:sz w:val="22"/>
          <w:szCs w:val="22"/>
        </w:rPr>
      </w:pPr>
      <w:r w:rsidRPr="00584AEA">
        <w:rPr>
          <w:rFonts w:ascii="Arrus" w:hAnsi="Arrus"/>
          <w:color w:val="000000"/>
          <w:sz w:val="22"/>
          <w:szCs w:val="22"/>
        </w:rPr>
        <w:t xml:space="preserve">Around 2000, I organised mother and child care and vaccination camps in around 200 Muslim villages of District Saharanpur. The performance of those camps was so overwhelmingly superior to the camps organisation by District Health Administration that CMO called for a special meeting to </w:t>
      </w:r>
      <w:proofErr w:type="spellStart"/>
      <w:r w:rsidRPr="00584AEA">
        <w:rPr>
          <w:rFonts w:ascii="Arrus" w:hAnsi="Arrus"/>
          <w:color w:val="000000"/>
          <w:sz w:val="22"/>
          <w:szCs w:val="22"/>
        </w:rPr>
        <w:t>analyse</w:t>
      </w:r>
      <w:proofErr w:type="spellEnd"/>
      <w:r w:rsidRPr="00584AEA">
        <w:rPr>
          <w:rFonts w:ascii="Arrus" w:hAnsi="Arrus"/>
          <w:color w:val="000000"/>
          <w:sz w:val="22"/>
          <w:szCs w:val="22"/>
        </w:rPr>
        <w:t xml:space="preserve"> this. While the number of vaccinations in the governmental camps would not exceed 8-10 a day, the numbers in our camps would cross 100-mark, and in one camp it crossed 400. This was mainly due to the lack of credibility for the government teams in Muslim villages. ORG even conducted a survey in these villages and found huge success rate.</w:t>
      </w:r>
    </w:p>
    <w:p w14:paraId="268B39F6" w14:textId="77777777" w:rsidR="00270475" w:rsidRPr="00584AEA" w:rsidRDefault="00270475" w:rsidP="00270475">
      <w:pPr>
        <w:jc w:val="both"/>
        <w:rPr>
          <w:rFonts w:ascii="Arrus" w:hAnsi="Arrus"/>
          <w:b/>
          <w:bCs/>
          <w:sz w:val="22"/>
          <w:szCs w:val="28"/>
          <w:lang w:val="en-GB"/>
        </w:rPr>
      </w:pPr>
    </w:p>
    <w:p w14:paraId="268B39F7"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 xml:space="preserve">Muslim specific </w:t>
      </w:r>
    </w:p>
    <w:p w14:paraId="268B39F8" w14:textId="77777777" w:rsidR="00270475" w:rsidRPr="00584AEA" w:rsidRDefault="00270475" w:rsidP="006F4670">
      <w:pPr>
        <w:pStyle w:val="ListParagraph"/>
        <w:numPr>
          <w:ilvl w:val="0"/>
          <w:numId w:val="162"/>
        </w:numPr>
        <w:tabs>
          <w:tab w:val="left" w:pos="720"/>
        </w:tabs>
        <w:jc w:val="both"/>
        <w:rPr>
          <w:rFonts w:ascii="Arrus" w:hAnsi="Arrus"/>
          <w:sz w:val="22"/>
          <w:szCs w:val="28"/>
          <w:lang w:val="en-GB"/>
        </w:rPr>
      </w:pPr>
      <w:r w:rsidRPr="00584AEA">
        <w:rPr>
          <w:rFonts w:ascii="Arrus" w:hAnsi="Arrus"/>
          <w:b/>
          <w:bCs/>
          <w:sz w:val="22"/>
          <w:szCs w:val="28"/>
          <w:lang w:val="en-GB"/>
        </w:rPr>
        <w:t>Tablighi missions</w:t>
      </w:r>
      <w:r w:rsidRPr="00584AEA">
        <w:rPr>
          <w:rFonts w:ascii="Arrus" w:hAnsi="Arrus"/>
          <w:sz w:val="22"/>
          <w:szCs w:val="28"/>
          <w:lang w:val="en-GB"/>
        </w:rPr>
        <w:t xml:space="preserve"> to villages that must include programmes related to educational, health and social awareness. (Every Sunday there should be such a programme). However if any such programme is run, it should be designed by the people involved in Tablighi mission themselves many of whom are also experts in various fields.</w:t>
      </w:r>
    </w:p>
    <w:p w14:paraId="268B39F9" w14:textId="77777777" w:rsidR="00270475" w:rsidRPr="00584AEA" w:rsidRDefault="00270475" w:rsidP="006F4670">
      <w:pPr>
        <w:pStyle w:val="ListParagraph"/>
        <w:numPr>
          <w:ilvl w:val="0"/>
          <w:numId w:val="162"/>
        </w:numPr>
        <w:tabs>
          <w:tab w:val="left" w:pos="720"/>
        </w:tabs>
        <w:jc w:val="both"/>
        <w:rPr>
          <w:rFonts w:ascii="Arrus" w:hAnsi="Arrus"/>
          <w:sz w:val="22"/>
          <w:szCs w:val="28"/>
          <w:lang w:val="en-GB"/>
        </w:rPr>
      </w:pPr>
      <w:r w:rsidRPr="00584AEA">
        <w:rPr>
          <w:rFonts w:ascii="Arrus" w:hAnsi="Arrus"/>
          <w:b/>
          <w:bCs/>
          <w:sz w:val="22"/>
          <w:szCs w:val="28"/>
          <w:lang w:val="en-GB"/>
        </w:rPr>
        <w:t>Every mosque should work as an Islamic Development Centre</w:t>
      </w:r>
      <w:r w:rsidRPr="00584AEA">
        <w:rPr>
          <w:rFonts w:ascii="Arrus" w:hAnsi="Arrus"/>
          <w:sz w:val="22"/>
          <w:szCs w:val="28"/>
          <w:lang w:val="en-GB"/>
        </w:rPr>
        <w:t>. Special CDs can be prepared for these programmes.</w:t>
      </w:r>
    </w:p>
    <w:p w14:paraId="268B39FA" w14:textId="77777777" w:rsidR="00270475" w:rsidRPr="00584AEA" w:rsidRDefault="00270475" w:rsidP="006F4670">
      <w:pPr>
        <w:pStyle w:val="ListParagraph"/>
        <w:numPr>
          <w:ilvl w:val="0"/>
          <w:numId w:val="162"/>
        </w:numPr>
        <w:tabs>
          <w:tab w:val="left" w:pos="720"/>
        </w:tabs>
        <w:jc w:val="both"/>
        <w:rPr>
          <w:rFonts w:ascii="Arrus" w:hAnsi="Arrus"/>
          <w:sz w:val="22"/>
          <w:szCs w:val="28"/>
          <w:lang w:val="en-GB"/>
        </w:rPr>
      </w:pPr>
      <w:r w:rsidRPr="00584AEA">
        <w:rPr>
          <w:rFonts w:ascii="Arrus" w:hAnsi="Arrus"/>
          <w:b/>
          <w:bCs/>
          <w:sz w:val="22"/>
          <w:szCs w:val="28"/>
          <w:lang w:val="en-GB"/>
        </w:rPr>
        <w:t>Muslim cultural gatherings</w:t>
      </w:r>
      <w:r w:rsidRPr="00584AEA">
        <w:rPr>
          <w:rFonts w:ascii="Arrus" w:hAnsi="Arrus"/>
          <w:sz w:val="22"/>
          <w:szCs w:val="28"/>
          <w:lang w:val="en-GB"/>
        </w:rPr>
        <w:t xml:space="preserve"> should be increased with </w:t>
      </w:r>
      <w:r w:rsidRPr="00584AEA">
        <w:rPr>
          <w:rFonts w:ascii="Arrus" w:hAnsi="Arrus"/>
          <w:i/>
          <w:sz w:val="22"/>
          <w:szCs w:val="28"/>
          <w:lang w:val="en-GB"/>
        </w:rPr>
        <w:t>mushairas</w:t>
      </w:r>
      <w:r w:rsidRPr="00584AEA">
        <w:rPr>
          <w:rFonts w:ascii="Arrus" w:hAnsi="Arrus"/>
          <w:sz w:val="22"/>
          <w:szCs w:val="28"/>
          <w:lang w:val="en-GB"/>
        </w:rPr>
        <w:t xml:space="preserve">, </w:t>
      </w:r>
      <w:proofErr w:type="spellStart"/>
      <w:r w:rsidRPr="00584AEA">
        <w:rPr>
          <w:rFonts w:ascii="Arrus" w:hAnsi="Arrus"/>
          <w:i/>
          <w:sz w:val="22"/>
          <w:szCs w:val="28"/>
          <w:lang w:val="en-GB"/>
        </w:rPr>
        <w:t>naat</w:t>
      </w:r>
      <w:proofErr w:type="spellEnd"/>
      <w:r w:rsidRPr="00584AEA">
        <w:rPr>
          <w:rFonts w:ascii="Arrus" w:hAnsi="Arrus"/>
          <w:sz w:val="22"/>
          <w:szCs w:val="28"/>
          <w:lang w:val="en-GB"/>
        </w:rPr>
        <w:t xml:space="preserve"> and </w:t>
      </w:r>
      <w:proofErr w:type="spellStart"/>
      <w:r w:rsidRPr="00584AEA">
        <w:rPr>
          <w:rFonts w:ascii="Arrus" w:hAnsi="Arrus"/>
          <w:i/>
          <w:sz w:val="22"/>
          <w:szCs w:val="28"/>
          <w:lang w:val="en-GB"/>
        </w:rPr>
        <w:t>qirat</w:t>
      </w:r>
      <w:proofErr w:type="spellEnd"/>
      <w:r w:rsidRPr="00584AEA">
        <w:rPr>
          <w:rFonts w:ascii="Arrus" w:hAnsi="Arrus"/>
          <w:sz w:val="22"/>
          <w:szCs w:val="28"/>
          <w:lang w:val="en-GB"/>
        </w:rPr>
        <w:t>, essay and speech competitions.</w:t>
      </w:r>
    </w:p>
    <w:p w14:paraId="268B39FB" w14:textId="77777777" w:rsidR="00270475" w:rsidRPr="00584AEA" w:rsidRDefault="00270475" w:rsidP="006F4670">
      <w:pPr>
        <w:pStyle w:val="ListParagraph"/>
        <w:numPr>
          <w:ilvl w:val="0"/>
          <w:numId w:val="162"/>
        </w:numPr>
        <w:tabs>
          <w:tab w:val="left" w:pos="720"/>
        </w:tabs>
        <w:jc w:val="both"/>
        <w:rPr>
          <w:rFonts w:ascii="Arrus" w:hAnsi="Arrus"/>
          <w:sz w:val="22"/>
          <w:szCs w:val="28"/>
          <w:lang w:val="en-GB"/>
        </w:rPr>
      </w:pPr>
      <w:r w:rsidRPr="00584AEA">
        <w:rPr>
          <w:rFonts w:ascii="Arrus" w:hAnsi="Arrus"/>
          <w:b/>
          <w:bCs/>
          <w:sz w:val="22"/>
          <w:szCs w:val="28"/>
          <w:lang w:val="en-GB"/>
        </w:rPr>
        <w:t>Open air restaurants</w:t>
      </w:r>
      <w:r w:rsidRPr="00584AEA">
        <w:rPr>
          <w:rFonts w:ascii="Arrus" w:hAnsi="Arrus"/>
          <w:sz w:val="22"/>
          <w:szCs w:val="28"/>
          <w:lang w:val="en-GB"/>
        </w:rPr>
        <w:t xml:space="preserve"> having variety of snacks, coffee, tea, soft drinks, Chinese, Halal non-vegetarian and vegetarian food should be opened in villages close to cities, ideally by village based entrepreneurs. There should be large scale advertising to attract the people of cities to these restaurants particularly on weekends and special occasions. Boating and swings can be added to attract families with children. If these restaurants are hygienically run and the craving for open air and good foot are exploited there is no reason why people will not throng to these restaurants. </w:t>
      </w:r>
    </w:p>
    <w:p w14:paraId="268B39FC" w14:textId="77777777" w:rsidR="00270475" w:rsidRPr="00584AEA" w:rsidRDefault="00270475" w:rsidP="006F4670">
      <w:pPr>
        <w:pStyle w:val="ListParagraph"/>
        <w:numPr>
          <w:ilvl w:val="0"/>
          <w:numId w:val="162"/>
        </w:numPr>
        <w:tabs>
          <w:tab w:val="left" w:pos="720"/>
        </w:tabs>
        <w:jc w:val="both"/>
        <w:rPr>
          <w:rFonts w:ascii="Arrus" w:hAnsi="Arrus"/>
          <w:sz w:val="22"/>
          <w:szCs w:val="28"/>
          <w:lang w:val="en-GB"/>
        </w:rPr>
      </w:pPr>
      <w:r w:rsidRPr="00584AEA">
        <w:rPr>
          <w:rFonts w:ascii="Arrus" w:hAnsi="Arrus"/>
          <w:b/>
          <w:bCs/>
          <w:sz w:val="22"/>
          <w:szCs w:val="28"/>
          <w:lang w:val="en-GB"/>
        </w:rPr>
        <w:t>Marketing of Produce by Muslims</w:t>
      </w:r>
      <w:r w:rsidRPr="00584AEA">
        <w:rPr>
          <w:rFonts w:ascii="Arrus" w:hAnsi="Arrus"/>
          <w:sz w:val="22"/>
          <w:szCs w:val="28"/>
          <w:lang w:val="en-GB"/>
        </w:rPr>
        <w:t xml:space="preserve">: The involvement of villagers in large scale supply of fruits like mangoes is minimal. Ways have to be found out how the distribution network can be organised by villagers themselves. Organisation of Multi-village cooperatives for the purpose of better marketing of the produce of small farmers: Warehouses with the help of bank loans. </w:t>
      </w:r>
    </w:p>
    <w:p w14:paraId="268B39FD" w14:textId="77777777" w:rsidR="00270475" w:rsidRPr="00584AEA" w:rsidRDefault="00270475" w:rsidP="006F4670">
      <w:pPr>
        <w:pStyle w:val="ListParagraph"/>
        <w:numPr>
          <w:ilvl w:val="0"/>
          <w:numId w:val="162"/>
        </w:numPr>
        <w:tabs>
          <w:tab w:val="left" w:pos="720"/>
        </w:tabs>
        <w:jc w:val="both"/>
        <w:rPr>
          <w:rFonts w:ascii="Arrus" w:hAnsi="Arrus"/>
          <w:sz w:val="22"/>
          <w:szCs w:val="28"/>
          <w:lang w:val="en-GB"/>
        </w:rPr>
      </w:pPr>
      <w:r w:rsidRPr="00584AEA">
        <w:rPr>
          <w:rFonts w:ascii="Arrus" w:hAnsi="Arrus"/>
          <w:b/>
          <w:bCs/>
          <w:sz w:val="22"/>
          <w:szCs w:val="28"/>
          <w:lang w:val="en-GB"/>
        </w:rPr>
        <w:t>A network of supply</w:t>
      </w:r>
      <w:r w:rsidRPr="00584AEA">
        <w:rPr>
          <w:rFonts w:ascii="Arrus" w:hAnsi="Arrus"/>
          <w:sz w:val="22"/>
          <w:szCs w:val="28"/>
          <w:lang w:val="en-GB"/>
        </w:rPr>
        <w:t xml:space="preserve">: The increasing preference towards non-vegetarian food in India, increased preference of Halal meet </w:t>
      </w:r>
      <w:r w:rsidRPr="00584AEA">
        <w:rPr>
          <w:rFonts w:ascii="Arrus" w:hAnsi="Arrus"/>
          <w:sz w:val="22"/>
          <w:szCs w:val="28"/>
          <w:lang w:val="en-GB"/>
        </w:rPr>
        <w:lastRenderedPageBreak/>
        <w:t xml:space="preserve">even among Hindus, hotels, etc and the feeling that Muslims are better cooks gives an opportunity to tap this to the maximum. A network of Husbandry, poultry, suppliers, hotels, etc has to be developed. </w:t>
      </w:r>
    </w:p>
    <w:p w14:paraId="268B39FE" w14:textId="77777777" w:rsidR="00270475" w:rsidRPr="00584AEA" w:rsidRDefault="00270475" w:rsidP="006F4670">
      <w:pPr>
        <w:pStyle w:val="ListParagraph"/>
        <w:numPr>
          <w:ilvl w:val="0"/>
          <w:numId w:val="162"/>
        </w:numPr>
        <w:tabs>
          <w:tab w:val="left" w:pos="720"/>
        </w:tabs>
        <w:jc w:val="both"/>
        <w:rPr>
          <w:rFonts w:ascii="Arrus" w:hAnsi="Arrus"/>
          <w:sz w:val="22"/>
          <w:szCs w:val="28"/>
          <w:lang w:val="en-GB"/>
        </w:rPr>
      </w:pPr>
      <w:r w:rsidRPr="00584AEA">
        <w:rPr>
          <w:rFonts w:ascii="Arrus" w:hAnsi="Arrus"/>
          <w:b/>
          <w:bCs/>
          <w:sz w:val="22"/>
          <w:szCs w:val="28"/>
          <w:lang w:val="en-GB"/>
        </w:rPr>
        <w:t>Orchards: Muslims encouraged for producing and supplying good varieties</w:t>
      </w:r>
      <w:r w:rsidRPr="00584AEA">
        <w:rPr>
          <w:rFonts w:ascii="Arrus" w:hAnsi="Arrus"/>
          <w:sz w:val="22"/>
          <w:szCs w:val="28"/>
          <w:lang w:val="en-GB"/>
        </w:rPr>
        <w:t xml:space="preserve">. Muslims traditionally own large orchards of mangoes and other fruits in many areas particularly Uttar Pradesh and </w:t>
      </w:r>
      <w:proofErr w:type="spellStart"/>
      <w:r w:rsidRPr="00584AEA">
        <w:rPr>
          <w:rFonts w:ascii="Arrus" w:hAnsi="Arrus"/>
          <w:sz w:val="22"/>
          <w:szCs w:val="28"/>
          <w:lang w:val="en-GB"/>
        </w:rPr>
        <w:t>Utttrakhand</w:t>
      </w:r>
      <w:proofErr w:type="spellEnd"/>
      <w:r w:rsidRPr="00584AEA">
        <w:rPr>
          <w:rFonts w:ascii="Arrus" w:hAnsi="Arrus"/>
          <w:sz w:val="22"/>
          <w:szCs w:val="28"/>
          <w:lang w:val="en-GB"/>
        </w:rPr>
        <w:t>. They are already showing increased interest in producing new marketable varieties. This trend should be encouraged and the owners of orchards must be made aware not only of the availability of new varieties but also the need to have a mixture of fruits and medicinal fruits rather than rely on single fruits. Furthermore, it is often seen that Muslim zamindars are not supplying their products through their own teams. The lack of education often is an obstacle in their exporting fruits to other countries. They should develop exportable varieties, should know the techniques of storage and should understand the dynamics of the market. They should also know latest advances in bio</w:t>
      </w:r>
      <w:r w:rsidRPr="00584AEA">
        <w:rPr>
          <w:rFonts w:ascii="Cambria Math" w:hAnsi="Cambria Math" w:cs="Cambria Math"/>
          <w:sz w:val="22"/>
          <w:szCs w:val="28"/>
          <w:lang w:val="en-GB"/>
        </w:rPr>
        <w:t>‐</w:t>
      </w:r>
      <w:r w:rsidRPr="00584AEA">
        <w:rPr>
          <w:rFonts w:ascii="Arrus" w:hAnsi="Arrus"/>
          <w:sz w:val="22"/>
          <w:szCs w:val="28"/>
          <w:lang w:val="en-GB"/>
        </w:rPr>
        <w:t>technology and make full use of marker-assisted breeding methods</w:t>
      </w:r>
    </w:p>
    <w:p w14:paraId="268B39FF" w14:textId="77777777" w:rsidR="00270475" w:rsidRPr="00584AEA" w:rsidRDefault="00270475" w:rsidP="006F4670">
      <w:pPr>
        <w:pStyle w:val="ListParagraph"/>
        <w:numPr>
          <w:ilvl w:val="0"/>
          <w:numId w:val="162"/>
        </w:numPr>
        <w:tabs>
          <w:tab w:val="left" w:pos="720"/>
        </w:tabs>
        <w:jc w:val="both"/>
        <w:rPr>
          <w:rFonts w:ascii="Arrus" w:hAnsi="Arrus"/>
          <w:sz w:val="22"/>
          <w:szCs w:val="28"/>
          <w:lang w:val="en-GB"/>
        </w:rPr>
      </w:pPr>
      <w:r w:rsidRPr="00584AEA">
        <w:rPr>
          <w:rFonts w:ascii="Arrus" w:hAnsi="Arrus"/>
          <w:sz w:val="22"/>
          <w:szCs w:val="28"/>
          <w:lang w:val="en-GB"/>
        </w:rPr>
        <w:t xml:space="preserve">Farming is going through new stages of modernisation. </w:t>
      </w:r>
      <w:r w:rsidRPr="00584AEA">
        <w:rPr>
          <w:rFonts w:ascii="Arrus" w:hAnsi="Arrus"/>
          <w:b/>
          <w:bCs/>
          <w:sz w:val="22"/>
          <w:szCs w:val="28"/>
          <w:lang w:val="en-GB"/>
        </w:rPr>
        <w:t xml:space="preserve">New techniques </w:t>
      </w:r>
      <w:r w:rsidRPr="00584AEA">
        <w:rPr>
          <w:rFonts w:ascii="Arrus" w:hAnsi="Arrus"/>
          <w:sz w:val="22"/>
          <w:szCs w:val="28"/>
          <w:lang w:val="en-GB"/>
        </w:rPr>
        <w:t xml:space="preserve">are emerging. There is a need to know about these techniques. There is increased demand for technical personnel for inputs into various aspects of farming. Muslim boys particularly living in the rural areas mist also look for opportunities in this field. There is an urgent need for developing </w:t>
      </w:r>
      <w:proofErr w:type="spellStart"/>
      <w:r w:rsidRPr="00584AEA">
        <w:rPr>
          <w:rFonts w:ascii="Arrus" w:hAnsi="Arrus"/>
          <w:sz w:val="22"/>
          <w:szCs w:val="28"/>
          <w:lang w:val="en-GB"/>
        </w:rPr>
        <w:t>agro</w:t>
      </w:r>
      <w:proofErr w:type="spellEnd"/>
      <w:r w:rsidRPr="00584AEA">
        <w:rPr>
          <w:rFonts w:ascii="Arrus" w:hAnsi="Arrus"/>
          <w:sz w:val="22"/>
          <w:szCs w:val="28"/>
          <w:lang w:val="en-GB"/>
        </w:rPr>
        <w:t>-climatic zone specific water harvesting and management technology to enable rural communities to withstand the effects of climate change. Similarly, genetic improvement of agricultural crops to develop a flexible portfolio of plant varieties that can thrive in drier or wetter environments, flash floods, pest attacks due to increase and decrease in humidity, etc. is an important area of research that should be explored.</w:t>
      </w:r>
    </w:p>
    <w:p w14:paraId="268B3A00" w14:textId="77777777" w:rsidR="00270475" w:rsidRPr="00584AEA" w:rsidRDefault="00270475" w:rsidP="00270475">
      <w:pPr>
        <w:ind w:left="360"/>
        <w:jc w:val="both"/>
        <w:rPr>
          <w:rFonts w:ascii="Arrus" w:hAnsi="Arrus"/>
          <w:b/>
          <w:bCs/>
          <w:sz w:val="22"/>
          <w:szCs w:val="28"/>
          <w:lang w:val="en-GB"/>
        </w:rPr>
      </w:pPr>
    </w:p>
    <w:p w14:paraId="268B3A01" w14:textId="77777777" w:rsidR="00270475" w:rsidRPr="00584AEA" w:rsidRDefault="00270475" w:rsidP="00270475">
      <w:pPr>
        <w:spacing w:before="150"/>
        <w:jc w:val="both"/>
        <w:rPr>
          <w:rFonts w:ascii="Arrus" w:hAnsi="Arrus" w:cs="Arial Narrow"/>
          <w:b/>
          <w:bCs/>
          <w:sz w:val="20"/>
          <w:lang w:val="en-GB"/>
        </w:rPr>
      </w:pPr>
    </w:p>
    <w:p w14:paraId="268B3A02" w14:textId="77777777" w:rsidR="00270475" w:rsidRPr="00584AEA" w:rsidRDefault="00270475" w:rsidP="00270475">
      <w:pPr>
        <w:spacing w:before="150"/>
        <w:jc w:val="both"/>
        <w:rPr>
          <w:rFonts w:ascii="Arrus" w:hAnsi="Arrus" w:cs="Arial Narrow"/>
          <w:b/>
          <w:bCs/>
          <w:sz w:val="20"/>
          <w:lang w:val="en-GB"/>
        </w:rPr>
      </w:pPr>
    </w:p>
    <w:p w14:paraId="268B3A03" w14:textId="77777777" w:rsidR="00270475" w:rsidRPr="00584AEA" w:rsidRDefault="00270475" w:rsidP="00270475">
      <w:pPr>
        <w:spacing w:before="150"/>
        <w:jc w:val="both"/>
        <w:rPr>
          <w:rFonts w:ascii="Arrus" w:hAnsi="Arrus" w:cs="Arial Narrow"/>
          <w:b/>
          <w:bCs/>
          <w:sz w:val="20"/>
          <w:lang w:val="en-GB"/>
        </w:rPr>
      </w:pPr>
    </w:p>
    <w:p w14:paraId="268B3A04" w14:textId="77777777" w:rsidR="00270475" w:rsidRPr="00584AEA" w:rsidRDefault="00270475" w:rsidP="00270475">
      <w:pPr>
        <w:spacing w:before="150"/>
        <w:jc w:val="both"/>
        <w:rPr>
          <w:rFonts w:ascii="Arrus" w:hAnsi="Arrus" w:cs="Arial Narrow"/>
          <w:b/>
          <w:bCs/>
          <w:sz w:val="20"/>
          <w:lang w:val="en-GB"/>
        </w:rPr>
      </w:pPr>
    </w:p>
    <w:p w14:paraId="268B3A05" w14:textId="77777777" w:rsidR="00270475" w:rsidRPr="00584AEA" w:rsidRDefault="00270475" w:rsidP="00270475">
      <w:pPr>
        <w:spacing w:before="150"/>
        <w:jc w:val="both"/>
        <w:rPr>
          <w:rFonts w:ascii="Arrus" w:hAnsi="Arrus" w:cs="Arial Narrow"/>
          <w:b/>
          <w:bCs/>
          <w:sz w:val="20"/>
          <w:lang w:val="en-GB"/>
        </w:rPr>
      </w:pPr>
    </w:p>
    <w:p w14:paraId="268B3A06" w14:textId="77777777" w:rsidR="00270475" w:rsidRPr="00584AEA" w:rsidRDefault="00270475" w:rsidP="00270475">
      <w:pPr>
        <w:spacing w:before="150"/>
        <w:jc w:val="both"/>
        <w:rPr>
          <w:rFonts w:ascii="Arrus" w:hAnsi="Arrus" w:cs="Arial Narrow"/>
          <w:b/>
          <w:bCs/>
          <w:sz w:val="20"/>
          <w:lang w:val="en-GB"/>
        </w:rPr>
      </w:pPr>
    </w:p>
    <w:p w14:paraId="268B3A07" w14:textId="77777777" w:rsidR="00270475" w:rsidRPr="00584AEA" w:rsidRDefault="00270475" w:rsidP="00270475">
      <w:pPr>
        <w:spacing w:before="150"/>
        <w:jc w:val="both"/>
        <w:rPr>
          <w:rFonts w:ascii="Arrus" w:hAnsi="Arrus" w:cs="Arial Narrow"/>
          <w:b/>
          <w:bCs/>
          <w:sz w:val="20"/>
          <w:lang w:val="en-GB"/>
        </w:rPr>
      </w:pPr>
    </w:p>
    <w:p w14:paraId="268B3A08" w14:textId="77777777" w:rsidR="00270475" w:rsidRPr="00584AEA" w:rsidRDefault="00270475" w:rsidP="00270475">
      <w:pPr>
        <w:spacing w:before="150"/>
        <w:jc w:val="both"/>
        <w:rPr>
          <w:rFonts w:ascii="Arrus" w:hAnsi="Arrus" w:cs="Arial Narrow"/>
          <w:b/>
          <w:bCs/>
          <w:sz w:val="20"/>
          <w:lang w:val="en-GB"/>
        </w:rPr>
      </w:pPr>
    </w:p>
    <w:p w14:paraId="268B3A09" w14:textId="77777777" w:rsidR="00270475" w:rsidRPr="00584AEA" w:rsidRDefault="00270475" w:rsidP="00270475">
      <w:pPr>
        <w:spacing w:before="150"/>
        <w:jc w:val="both"/>
        <w:rPr>
          <w:rFonts w:ascii="Arrus" w:hAnsi="Arrus" w:cs="Arial Narrow"/>
          <w:b/>
          <w:bCs/>
          <w:sz w:val="20"/>
          <w:lang w:val="en-GB"/>
        </w:rPr>
      </w:pPr>
    </w:p>
    <w:p w14:paraId="268B3A0A" w14:textId="77777777" w:rsidR="00270475" w:rsidRPr="00584AEA" w:rsidRDefault="00270475" w:rsidP="00270475">
      <w:pPr>
        <w:spacing w:before="150"/>
        <w:jc w:val="both"/>
        <w:rPr>
          <w:rFonts w:ascii="Arrus" w:hAnsi="Arrus" w:cs="Arial Narrow"/>
          <w:b/>
          <w:bCs/>
          <w:sz w:val="20"/>
          <w:lang w:val="en-GB"/>
        </w:rPr>
      </w:pPr>
    </w:p>
    <w:p w14:paraId="268B3A0B" w14:textId="77777777" w:rsidR="00270475" w:rsidRPr="00584AEA" w:rsidRDefault="00270475" w:rsidP="00270475">
      <w:pPr>
        <w:spacing w:before="150"/>
        <w:jc w:val="both"/>
        <w:rPr>
          <w:rFonts w:ascii="Arrus" w:hAnsi="Arrus" w:cs="Arial Narrow"/>
          <w:b/>
          <w:bCs/>
          <w:sz w:val="20"/>
          <w:lang w:val="en-GB"/>
        </w:rPr>
      </w:pPr>
    </w:p>
    <w:p w14:paraId="268B3A0C" w14:textId="77777777" w:rsidR="00270475" w:rsidRPr="00584AEA" w:rsidRDefault="00270475" w:rsidP="00270475">
      <w:pPr>
        <w:spacing w:before="150"/>
        <w:jc w:val="both"/>
        <w:rPr>
          <w:rFonts w:ascii="Arrus" w:hAnsi="Arrus" w:cs="Arial Narrow"/>
          <w:b/>
          <w:bCs/>
          <w:sz w:val="20"/>
          <w:lang w:val="en-GB"/>
        </w:rPr>
      </w:pPr>
    </w:p>
    <w:p w14:paraId="268B3A0D" w14:textId="77777777" w:rsidR="00270475" w:rsidRPr="00584AEA" w:rsidRDefault="00270475" w:rsidP="00270475">
      <w:pPr>
        <w:spacing w:before="150"/>
        <w:jc w:val="both"/>
        <w:rPr>
          <w:rFonts w:ascii="Arrus" w:hAnsi="Arrus" w:cs="Arial Narrow"/>
          <w:b/>
          <w:bCs/>
          <w:sz w:val="20"/>
          <w:lang w:val="en-GB"/>
        </w:rPr>
      </w:pPr>
    </w:p>
    <w:p w14:paraId="268B3A0E" w14:textId="77777777" w:rsidR="00270475" w:rsidRPr="00584AEA" w:rsidRDefault="00270475" w:rsidP="00270475">
      <w:pPr>
        <w:spacing w:before="150"/>
        <w:jc w:val="both"/>
        <w:rPr>
          <w:rFonts w:ascii="Arrus" w:hAnsi="Arrus" w:cs="Arial Narrow"/>
          <w:b/>
          <w:bCs/>
          <w:sz w:val="20"/>
          <w:lang w:val="en-GB"/>
        </w:rPr>
      </w:pPr>
    </w:p>
    <w:p w14:paraId="268B3A0F" w14:textId="77777777" w:rsidR="00270475" w:rsidRPr="00584AEA" w:rsidRDefault="00270475" w:rsidP="00270475">
      <w:pPr>
        <w:spacing w:before="150"/>
        <w:jc w:val="both"/>
        <w:rPr>
          <w:rFonts w:ascii="Arrus" w:hAnsi="Arrus" w:cs="Arial Narrow"/>
          <w:b/>
          <w:bCs/>
          <w:sz w:val="20"/>
          <w:lang w:val="en-GB"/>
        </w:rPr>
      </w:pPr>
    </w:p>
    <w:p w14:paraId="268B3A10" w14:textId="77777777" w:rsidR="00270475" w:rsidRPr="00584AEA" w:rsidRDefault="00270475" w:rsidP="00270475">
      <w:pPr>
        <w:spacing w:before="150"/>
        <w:jc w:val="both"/>
        <w:rPr>
          <w:rFonts w:ascii="Arrus" w:hAnsi="Arrus" w:cs="Arial Narrow"/>
          <w:b/>
          <w:bCs/>
          <w:sz w:val="20"/>
          <w:lang w:val="en-GB"/>
        </w:rPr>
      </w:pPr>
    </w:p>
    <w:p w14:paraId="268B3A11" w14:textId="77777777" w:rsidR="00270475" w:rsidRPr="00584AEA" w:rsidRDefault="00270475" w:rsidP="00270475">
      <w:pPr>
        <w:spacing w:before="150"/>
        <w:jc w:val="both"/>
        <w:rPr>
          <w:rFonts w:ascii="Arrus" w:hAnsi="Arrus" w:cs="Arial Narrow"/>
          <w:b/>
          <w:bCs/>
          <w:sz w:val="20"/>
          <w:lang w:val="en-GB"/>
        </w:rPr>
      </w:pPr>
    </w:p>
    <w:p w14:paraId="268B3A12" w14:textId="77777777" w:rsidR="00270475" w:rsidRPr="00584AEA" w:rsidRDefault="00270475" w:rsidP="00270475">
      <w:pPr>
        <w:spacing w:before="150"/>
        <w:jc w:val="both"/>
        <w:rPr>
          <w:rFonts w:ascii="Arrus" w:hAnsi="Arrus" w:cs="Arial Narrow"/>
          <w:b/>
          <w:bCs/>
          <w:sz w:val="20"/>
          <w:lang w:val="en-GB"/>
        </w:rPr>
      </w:pPr>
    </w:p>
    <w:p w14:paraId="268B3A13" w14:textId="77777777" w:rsidR="00270475" w:rsidRPr="00584AEA" w:rsidRDefault="00270475" w:rsidP="00270475">
      <w:pPr>
        <w:rPr>
          <w:sz w:val="28"/>
          <w:szCs w:val="28"/>
        </w:rPr>
      </w:pPr>
    </w:p>
    <w:p w14:paraId="268B3A14" w14:textId="77777777" w:rsidR="00270475" w:rsidRPr="00584AEA" w:rsidRDefault="00270475" w:rsidP="00270475">
      <w:pPr>
        <w:ind w:left="360"/>
        <w:jc w:val="both"/>
        <w:rPr>
          <w:rFonts w:ascii="Arrus" w:hAnsi="Arrus"/>
          <w:b/>
          <w:bCs/>
          <w:sz w:val="22"/>
          <w:szCs w:val="28"/>
          <w:lang w:val="en-GB"/>
        </w:rPr>
      </w:pPr>
    </w:p>
    <w:p w14:paraId="268B3A15" w14:textId="77777777" w:rsidR="00270475" w:rsidRPr="00584AEA" w:rsidRDefault="00270475" w:rsidP="00270475">
      <w:pPr>
        <w:spacing w:before="150"/>
        <w:jc w:val="both"/>
        <w:rPr>
          <w:rFonts w:ascii="Arrus" w:hAnsi="Arrus" w:cs="Arial Narrow"/>
          <w:b/>
          <w:bCs/>
          <w:sz w:val="20"/>
          <w:lang w:val="en-GB"/>
        </w:rPr>
      </w:pPr>
    </w:p>
    <w:p w14:paraId="268B3A16" w14:textId="77777777" w:rsidR="00270475" w:rsidRPr="00584AEA" w:rsidRDefault="00270475" w:rsidP="00270475">
      <w:pPr>
        <w:spacing w:before="150"/>
        <w:jc w:val="both"/>
        <w:rPr>
          <w:rFonts w:ascii="Arrus" w:hAnsi="Arrus" w:cs="Arial Narrow"/>
          <w:b/>
          <w:bCs/>
          <w:sz w:val="20"/>
          <w:lang w:val="en-GB"/>
        </w:rPr>
      </w:pPr>
    </w:p>
    <w:p w14:paraId="268B3A17" w14:textId="77777777" w:rsidR="00270475" w:rsidRPr="00584AEA" w:rsidRDefault="00270475" w:rsidP="00270475">
      <w:pPr>
        <w:spacing w:before="150"/>
        <w:jc w:val="both"/>
        <w:rPr>
          <w:rFonts w:ascii="Arrus" w:hAnsi="Arrus" w:cs="Arial Narrow"/>
          <w:b/>
          <w:bCs/>
          <w:sz w:val="20"/>
          <w:lang w:val="en-GB"/>
        </w:rPr>
      </w:pPr>
    </w:p>
    <w:p w14:paraId="268B3A18" w14:textId="77777777" w:rsidR="00270475" w:rsidRPr="00584AEA" w:rsidRDefault="00270475" w:rsidP="00270475">
      <w:pPr>
        <w:spacing w:before="150"/>
        <w:jc w:val="both"/>
        <w:rPr>
          <w:rFonts w:ascii="Arrus" w:hAnsi="Arrus" w:cs="Arial Narrow"/>
          <w:b/>
          <w:bCs/>
          <w:sz w:val="20"/>
          <w:lang w:val="en-GB"/>
        </w:rPr>
      </w:pPr>
    </w:p>
    <w:p w14:paraId="268B3A19" w14:textId="77777777" w:rsidR="00270475" w:rsidRPr="00584AEA" w:rsidRDefault="00270475" w:rsidP="00270475">
      <w:pPr>
        <w:spacing w:before="150"/>
        <w:jc w:val="both"/>
        <w:rPr>
          <w:rFonts w:ascii="Arrus" w:hAnsi="Arrus" w:cs="Arial Narrow"/>
          <w:b/>
          <w:bCs/>
          <w:sz w:val="20"/>
          <w:lang w:val="en-GB"/>
        </w:rPr>
      </w:pPr>
    </w:p>
    <w:p w14:paraId="268B3A1A" w14:textId="77777777" w:rsidR="00270475" w:rsidRPr="00584AEA" w:rsidRDefault="00270475" w:rsidP="00270475">
      <w:pPr>
        <w:spacing w:before="150"/>
        <w:jc w:val="both"/>
        <w:rPr>
          <w:rFonts w:ascii="Arrus" w:hAnsi="Arrus" w:cs="Arial Narrow"/>
          <w:b/>
          <w:bCs/>
          <w:sz w:val="20"/>
          <w:lang w:val="en-GB"/>
        </w:rPr>
      </w:pPr>
    </w:p>
    <w:p w14:paraId="268B3A1B" w14:textId="77777777" w:rsidR="00270475" w:rsidRPr="00584AEA" w:rsidRDefault="00270475" w:rsidP="00270475">
      <w:pPr>
        <w:spacing w:before="150"/>
        <w:jc w:val="both"/>
        <w:rPr>
          <w:rFonts w:ascii="Arrus" w:hAnsi="Arrus" w:cs="Arial Narrow"/>
          <w:b/>
          <w:bCs/>
          <w:sz w:val="20"/>
          <w:lang w:val="en-GB"/>
        </w:rPr>
      </w:pPr>
    </w:p>
    <w:p w14:paraId="268B3A1C" w14:textId="77777777" w:rsidR="00270475" w:rsidRPr="00584AEA" w:rsidRDefault="00270475" w:rsidP="00270475">
      <w:pPr>
        <w:spacing w:before="150"/>
        <w:jc w:val="both"/>
        <w:rPr>
          <w:rFonts w:ascii="Arrus" w:hAnsi="Arrus" w:cs="Arial Narrow"/>
          <w:b/>
          <w:bCs/>
          <w:sz w:val="20"/>
          <w:lang w:val="en-GB"/>
        </w:rPr>
      </w:pPr>
    </w:p>
    <w:p w14:paraId="268B3A1D" w14:textId="77777777" w:rsidR="00270475" w:rsidRPr="00584AEA" w:rsidRDefault="00270475" w:rsidP="00270475">
      <w:pPr>
        <w:spacing w:before="150"/>
        <w:jc w:val="both"/>
        <w:rPr>
          <w:rFonts w:ascii="Arrus" w:hAnsi="Arrus" w:cs="Arial Narrow"/>
          <w:b/>
          <w:bCs/>
          <w:sz w:val="20"/>
          <w:lang w:val="en-GB"/>
        </w:rPr>
      </w:pPr>
    </w:p>
    <w:p w14:paraId="268B3A1E" w14:textId="77777777" w:rsidR="00270475" w:rsidRPr="00584AEA" w:rsidRDefault="00270475" w:rsidP="00270475">
      <w:pPr>
        <w:ind w:left="360"/>
        <w:rPr>
          <w:rFonts w:ascii="Arrus" w:hAnsi="Arrus"/>
          <w:b/>
          <w:bCs/>
          <w:sz w:val="42"/>
          <w:szCs w:val="52"/>
          <w:lang w:val="en-GB"/>
        </w:rPr>
      </w:pPr>
      <w:r w:rsidRPr="00584AEA">
        <w:rPr>
          <w:rFonts w:ascii="Arrus" w:hAnsi="Arrus"/>
          <w:b/>
          <w:bCs/>
          <w:sz w:val="42"/>
          <w:szCs w:val="52"/>
          <w:lang w:val="en-GB"/>
        </w:rPr>
        <w:t>11- Social Empowerment and Security</w:t>
      </w:r>
    </w:p>
    <w:p w14:paraId="268B3A1F" w14:textId="77777777" w:rsidR="00270475" w:rsidRPr="00584AEA" w:rsidRDefault="00270475" w:rsidP="00270475">
      <w:pPr>
        <w:ind w:left="360"/>
        <w:jc w:val="both"/>
        <w:rPr>
          <w:rFonts w:ascii="Arrus" w:hAnsi="Arrus"/>
          <w:b/>
          <w:bCs/>
          <w:szCs w:val="32"/>
          <w:lang w:val="en-GB"/>
        </w:rPr>
      </w:pPr>
    </w:p>
    <w:p w14:paraId="268B3A20" w14:textId="77777777" w:rsidR="00270475" w:rsidRPr="00584AEA" w:rsidRDefault="00270475" w:rsidP="00270475">
      <w:pPr>
        <w:ind w:left="360"/>
        <w:jc w:val="both"/>
        <w:rPr>
          <w:rFonts w:ascii="Arrus" w:hAnsi="Arrus"/>
          <w:b/>
          <w:bCs/>
          <w:szCs w:val="32"/>
          <w:lang w:val="en-GB"/>
        </w:rPr>
      </w:pPr>
      <w:r w:rsidRPr="00584AEA">
        <w:rPr>
          <w:rFonts w:ascii="Arrus" w:hAnsi="Arrus"/>
          <w:b/>
          <w:bCs/>
          <w:szCs w:val="32"/>
          <w:lang w:val="en-GB"/>
        </w:rPr>
        <w:t>Reservations for Muslims</w:t>
      </w:r>
    </w:p>
    <w:p w14:paraId="268B3A21" w14:textId="77777777" w:rsidR="00270475" w:rsidRPr="00584AEA" w:rsidRDefault="00270475" w:rsidP="00270475">
      <w:pPr>
        <w:ind w:left="360"/>
        <w:jc w:val="both"/>
        <w:rPr>
          <w:rFonts w:ascii="Arrus" w:hAnsi="Arrus"/>
          <w:sz w:val="22"/>
          <w:szCs w:val="28"/>
          <w:lang w:val="en-GB"/>
        </w:rPr>
      </w:pPr>
    </w:p>
    <w:p w14:paraId="268B3A22" w14:textId="77777777" w:rsidR="00270475" w:rsidRPr="00584AEA" w:rsidRDefault="00270475" w:rsidP="00270475">
      <w:pPr>
        <w:ind w:left="360" w:firstLine="360"/>
        <w:jc w:val="both"/>
        <w:rPr>
          <w:rFonts w:ascii="Arrus" w:hAnsi="Arrus"/>
          <w:sz w:val="22"/>
          <w:szCs w:val="28"/>
          <w:lang w:val="en-GB"/>
        </w:rPr>
      </w:pPr>
      <w:r w:rsidRPr="00584AEA">
        <w:rPr>
          <w:rFonts w:ascii="Arrus" w:hAnsi="Arrus"/>
          <w:sz w:val="22"/>
          <w:szCs w:val="28"/>
          <w:lang w:val="en-GB"/>
        </w:rPr>
        <w:lastRenderedPageBreak/>
        <w:t>The Reservation Policy in India is purportedly for the benefit of the underprivileged classes of the country. It is a policy of the Indian government to provide affirmative action so that a percentage of government posts, public sector posts and private educational institutions posts are reserved for nominated caste members. The history of reservation in India dates back to much before Independence. But it was in Post Independence India that they assumed real significance. Wikipedia has given the summary of the major events as follows:</w:t>
      </w:r>
    </w:p>
    <w:p w14:paraId="268B3A23"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 xml:space="preserve">1946–1950 - From 9th December,1946 to 24th January ,1950 Constituent Assembly Debate Proceedings were going on. </w:t>
      </w:r>
    </w:p>
    <w:p w14:paraId="268B3A24"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 xml:space="preserve">1948- Ram Rajya Parishad issued manifesto in India’s first national Parliamentary elections in 1952 promising to provide high posts to “untouchables” in various fields. </w:t>
      </w:r>
    </w:p>
    <w:p w14:paraId="268B3A25"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26/01/1950-The Constitution of India came in force</w:t>
      </w:r>
    </w:p>
    <w:p w14:paraId="268B3A26"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 xml:space="preserve">1953 - </w:t>
      </w:r>
      <w:proofErr w:type="spellStart"/>
      <w:r w:rsidRPr="00584AEA">
        <w:rPr>
          <w:rFonts w:ascii="Arrus" w:hAnsi="Arrus"/>
          <w:sz w:val="22"/>
          <w:szCs w:val="28"/>
          <w:lang w:val="en-GB"/>
        </w:rPr>
        <w:t>Kalelkar</w:t>
      </w:r>
      <w:proofErr w:type="spellEnd"/>
      <w:r w:rsidRPr="00584AEA">
        <w:rPr>
          <w:rFonts w:ascii="Arrus" w:hAnsi="Arrus"/>
          <w:sz w:val="22"/>
          <w:szCs w:val="28"/>
          <w:lang w:val="en-GB"/>
        </w:rPr>
        <w:t xml:space="preserve"> Commission was established to assess the situation of the socially and educationally backward class. The report was accepted as far as Scheduled Castes and Scheduled Tribes were concerned. The recommendations for OBC's were rejected. </w:t>
      </w:r>
    </w:p>
    <w:p w14:paraId="268B3A27"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1955- Reports of first backward class commission (</w:t>
      </w:r>
      <w:proofErr w:type="spellStart"/>
      <w:r w:rsidRPr="00584AEA">
        <w:rPr>
          <w:rFonts w:ascii="Arrus" w:hAnsi="Arrus"/>
          <w:sz w:val="22"/>
          <w:szCs w:val="28"/>
          <w:lang w:val="en-GB"/>
        </w:rPr>
        <w:t>Kalelkar</w:t>
      </w:r>
      <w:proofErr w:type="spellEnd"/>
      <w:r w:rsidRPr="00584AEA">
        <w:rPr>
          <w:rFonts w:ascii="Arrus" w:hAnsi="Arrus"/>
          <w:sz w:val="22"/>
          <w:szCs w:val="28"/>
          <w:lang w:val="en-GB"/>
        </w:rPr>
        <w:t xml:space="preserve">) </w:t>
      </w:r>
    </w:p>
    <w:p w14:paraId="268B3A28"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 xml:space="preserve">1956 - Schedules amended as per Kaka </w:t>
      </w:r>
      <w:proofErr w:type="spellStart"/>
      <w:r w:rsidRPr="00584AEA">
        <w:rPr>
          <w:rFonts w:ascii="Arrus" w:hAnsi="Arrus"/>
          <w:sz w:val="22"/>
          <w:szCs w:val="28"/>
          <w:lang w:val="en-GB"/>
        </w:rPr>
        <w:t>Kalelkar</w:t>
      </w:r>
      <w:proofErr w:type="spellEnd"/>
      <w:r w:rsidRPr="00584AEA">
        <w:rPr>
          <w:rFonts w:ascii="Arrus" w:hAnsi="Arrus"/>
          <w:sz w:val="22"/>
          <w:szCs w:val="28"/>
          <w:lang w:val="en-GB"/>
        </w:rPr>
        <w:t xml:space="preserve"> report</w:t>
      </w:r>
    </w:p>
    <w:p w14:paraId="268B3A29"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 xml:space="preserve">1965- "Advisory Committee on Revision of SC/ST lists (Lokur Committee)" </w:t>
      </w:r>
    </w:p>
    <w:p w14:paraId="268B3A2A"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1967 and 1969- "the joint Committee of parliament on the Scheduled Castes and Scheduled Tribes Orders (Amendment) Bill, 1967 (Chanda Committee) 1969"</w:t>
      </w:r>
    </w:p>
    <w:p w14:paraId="268B3A2B"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 xml:space="preserve">1976 - Schedule caste and Schedule tribes Order (Amendment) Act. </w:t>
      </w:r>
    </w:p>
    <w:p w14:paraId="268B3A2C"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 xml:space="preserve">1977 - Schedule caste student demanded that the </w:t>
      </w:r>
      <w:proofErr w:type="spellStart"/>
      <w:r w:rsidRPr="00584AEA">
        <w:rPr>
          <w:rFonts w:ascii="Arrus" w:hAnsi="Arrus"/>
          <w:sz w:val="22"/>
          <w:szCs w:val="28"/>
          <w:lang w:val="en-GB"/>
        </w:rPr>
        <w:t>Marathawada</w:t>
      </w:r>
      <w:proofErr w:type="spellEnd"/>
      <w:r w:rsidRPr="00584AEA">
        <w:rPr>
          <w:rFonts w:ascii="Arrus" w:hAnsi="Arrus"/>
          <w:sz w:val="22"/>
          <w:szCs w:val="28"/>
          <w:lang w:val="en-GB"/>
        </w:rPr>
        <w:t xml:space="preserve"> University in Maharashtra renamed in the honour of Ambedkar, which led to riots by upper class students. </w:t>
      </w:r>
    </w:p>
    <w:p w14:paraId="268B3A2D"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1979 - Mandal Commission was established to assess the situation of the socially and educationally backward.</w:t>
      </w:r>
      <w:r w:rsidRPr="00584AEA">
        <w:rPr>
          <w:rFonts w:ascii="Arrus" w:hAnsi="Arrus"/>
          <w:sz w:val="22"/>
          <w:szCs w:val="28"/>
          <w:vertAlign w:val="superscript"/>
          <w:lang w:val="en-GB"/>
        </w:rPr>
        <w:t>[13]</w:t>
      </w:r>
      <w:r w:rsidRPr="00584AEA">
        <w:rPr>
          <w:rFonts w:ascii="Arrus" w:hAnsi="Arrus"/>
          <w:sz w:val="22"/>
          <w:szCs w:val="28"/>
          <w:lang w:val="en-GB"/>
        </w:rPr>
        <w:t xml:space="preserve"> The commission didn't have exact figures </w:t>
      </w:r>
      <w:r w:rsidRPr="00584AEA">
        <w:rPr>
          <w:rFonts w:ascii="Arrus" w:hAnsi="Arrus"/>
          <w:sz w:val="22"/>
          <w:szCs w:val="28"/>
          <w:lang w:val="en-GB"/>
        </w:rPr>
        <w:lastRenderedPageBreak/>
        <w:t>for a sub-caste, known as the Other Backward Class(OBC), and used the 1930 census data, further classifying 1,257 communities as backward, to estimate the OBC population at 52%.</w:t>
      </w:r>
    </w:p>
    <w:p w14:paraId="268B3A2E"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1980 - the commission submitted a report, and recommended changes to the existing quotas, increasing them from 22% to 49.5%.</w:t>
      </w:r>
      <w:r w:rsidRPr="00584AEA">
        <w:rPr>
          <w:rFonts w:ascii="Arrus" w:hAnsi="Arrus"/>
          <w:sz w:val="22"/>
          <w:szCs w:val="28"/>
          <w:vertAlign w:val="superscript"/>
          <w:lang w:val="en-GB"/>
        </w:rPr>
        <w:t xml:space="preserve"> </w:t>
      </w:r>
      <w:r w:rsidRPr="00584AEA">
        <w:rPr>
          <w:rFonts w:ascii="Arrus" w:hAnsi="Arrus"/>
          <w:sz w:val="22"/>
          <w:szCs w:val="28"/>
          <w:lang w:val="en-GB"/>
        </w:rPr>
        <w:t>As of 2006 number of castes in Backward class list went up to 2297 which is the increase of 60% from community list prepared by Mandal commission.</w:t>
      </w:r>
    </w:p>
    <w:p w14:paraId="268B3A2F"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 xml:space="preserve">1990 - Mandal commission recommendations were implemented in Government Jobs by Vishwanath Pratap Singh. </w:t>
      </w:r>
    </w:p>
    <w:p w14:paraId="268B3A30"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 xml:space="preserve">1991 - Narasimha Rao Government introduced 10% separate reservation for Poor Among Forward Castes. </w:t>
      </w:r>
    </w:p>
    <w:p w14:paraId="268B3A31"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1992 - Supreme court upheld reservations to Other backward classes in Indira Sawhney Case. Also see Reservations and Judiciary section.</w:t>
      </w:r>
    </w:p>
    <w:p w14:paraId="268B3A32"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 xml:space="preserve"> 1995 - Parliament by 77th Constitutional amendment inserted Art 16(4) (A) permitting reservation in promotions to the Schedule Castes and Schedule Tribes. Later it was further amended to include consequential seniority by 85th amendment.</w:t>
      </w:r>
    </w:p>
    <w:p w14:paraId="268B3A33"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1997- Riots by Dalits when a statue of Ambedkar(national leader of the scheduled castes) was dishonoured with a garland of shoes placed around his neck</w:t>
      </w:r>
    </w:p>
    <w:p w14:paraId="268B3A34"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 xml:space="preserve">1998 - Central Government conducted large nationwide survey for the first time to estimate economical and educational status of various social groups.. The National Sample Survey puts the figure at 32%. There is substantial debate over the exact number of OBC's in India, with census data compromised by partisan politics. It is generally estimated to be sizable, but lower than the figures quoted by either the Mandal Commission or and national Sample Survey [2]. Mandal commission has been criticised of fabricating the data. National surveys indicated that status of OBC is comparable to Forward castes in many areas </w:t>
      </w:r>
      <w:r w:rsidRPr="00584AEA">
        <w:rPr>
          <w:rFonts w:ascii="Arrus" w:hAnsi="Arrus"/>
          <w:sz w:val="18"/>
          <w:szCs w:val="22"/>
          <w:lang w:val="en-GB"/>
        </w:rPr>
        <w:t>http://www.business-standard.com/common/storypage.php?autono=264481&amp;leftnm=4&amp;su</w:t>
      </w:r>
      <w:r w:rsidRPr="00584AEA">
        <w:rPr>
          <w:rFonts w:ascii="Arrus" w:hAnsi="Arrus"/>
          <w:sz w:val="18"/>
          <w:szCs w:val="22"/>
          <w:lang w:val="en-GB"/>
        </w:rPr>
        <w:lastRenderedPageBreak/>
        <w:t>bLeft=0&amp;chkFlg=]</w:t>
      </w:r>
    </w:p>
    <w:p w14:paraId="268B3A35"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12 August 2005 - The Supreme Court delivered a unanimous judgement by 7 judges on 12 August 2005 in the case of P.A. Inamdar &amp; Ors. vs. State of Maharashtra &amp; Ors. declaring that the State can't impose its reservation policy on minority and non-minority unaided private colleges, including professional colleges.</w:t>
      </w:r>
    </w:p>
    <w:p w14:paraId="268B3A36"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2005 - 93rd Constitutional amendment brought for ensuring reservations to other backward classes and Scheduled castes and Tribes in Private Educational institutions. This effectively reversed the 2005 August Supreme Court judgement.</w:t>
      </w:r>
    </w:p>
    <w:p w14:paraId="268B3A37"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2006 - The Constitution Bench of the Supreme Court in M. Nagraj &amp; Ors Vs. Union of India &amp; Ors upheld the constitutional validity of Art 16(4) (A), 16(4) (B) and proviso to Art 335.</w:t>
      </w:r>
    </w:p>
    <w:p w14:paraId="268B3A38"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2006 - Reservations introduced for Other backward classes in Central Government Educational Institutions. Total Reservation went up to 49.5%. Also See Recent Development.</w:t>
      </w:r>
    </w:p>
    <w:p w14:paraId="268B3A39"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2007 - Supreme Court give stayed on OBC reservation in Central Government Educational Institutions.</w:t>
      </w:r>
    </w:p>
    <w:p w14:paraId="268B3A3A"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 xml:space="preserve">2008 - The Supreme Court of India on 10 April 2008, upheld the Government's move for initiating 27% OBC quotas in Government funded institutions. The Court has categorically reiterated its prior stand that "Creamy Layer" should be excluded from the ambit of reservation policy. The Supreme Court avoided answering the question whether reservations can be made in private institutions, stating that the question will be decided only as and when a law is made making reservations in private institutions. The verdict produced mixed reactions from supporting and opposing quarters. Several criteria to identify creamy layer has been recommended, which are as follows: Those with family income above Rs 250,000 a year should be in creamy layer, and excluded from the reservation quota. Also, children of doctors, engineers, chartered accountants, actors, consultants, media professionals, writers, bureaucrats, defence officers of colonel and equivalent rank or higher, </w:t>
      </w:r>
      <w:r w:rsidRPr="00584AEA">
        <w:rPr>
          <w:rFonts w:ascii="Arrus" w:hAnsi="Arrus"/>
          <w:sz w:val="22"/>
          <w:szCs w:val="28"/>
          <w:lang w:val="en-GB"/>
        </w:rPr>
        <w:lastRenderedPageBreak/>
        <w:t>high court and Supreme Court judges, all central and state government Class A and B officials. The court has requested Parliament to exclude MPs’ and MLAs’ children, too.</w:t>
      </w:r>
    </w:p>
    <w:p w14:paraId="268B3A3B" w14:textId="77777777" w:rsidR="00270475" w:rsidRPr="00584AEA" w:rsidRDefault="00270475" w:rsidP="00270475">
      <w:pPr>
        <w:tabs>
          <w:tab w:val="left" w:pos="1440"/>
        </w:tabs>
        <w:spacing w:before="100" w:after="100"/>
        <w:ind w:left="1440" w:hanging="360"/>
        <w:jc w:val="both"/>
        <w:rPr>
          <w:rFonts w:ascii="Arrus" w:hAnsi="Arrus"/>
          <w:sz w:val="22"/>
          <w:szCs w:val="28"/>
          <w:lang w:val="en-GB"/>
        </w:rPr>
      </w:pPr>
      <w:r w:rsidRPr="00584AEA">
        <w:rPr>
          <w:rFonts w:ascii="Arrus" w:hAnsi="Arrus" w:cs="Courier New"/>
          <w:sz w:val="18"/>
          <w:szCs w:val="22"/>
          <w:lang w:val="en-GB"/>
        </w:rPr>
        <w:t>o</w:t>
      </w:r>
      <w:r w:rsidRPr="00584AEA">
        <w:rPr>
          <w:rFonts w:ascii="Arrus" w:hAnsi="Arrus" w:cs="Courier New"/>
          <w:sz w:val="18"/>
          <w:szCs w:val="22"/>
          <w:lang w:val="en-GB"/>
        </w:rPr>
        <w:tab/>
      </w:r>
      <w:r w:rsidRPr="00584AEA">
        <w:rPr>
          <w:rFonts w:ascii="Arrus" w:hAnsi="Arrus"/>
          <w:sz w:val="22"/>
          <w:szCs w:val="28"/>
          <w:lang w:val="en-GB"/>
        </w:rPr>
        <w:t>2010 - The Supreme Court held that if the state wants to frame rules with regard to reservation in promotions and consequential seniority it has to satisfy itself with quantifiable data that is there is backwardness, inadequacy of representation in public employment and overall administrative inefficiency and unless such an exercise was undertaken by the state government the rules in promotions and consequential seniority cannot be introduced.</w:t>
      </w:r>
    </w:p>
    <w:p w14:paraId="268B3A3C" w14:textId="77777777" w:rsidR="00270475" w:rsidRPr="00584AEA" w:rsidRDefault="00270475" w:rsidP="00270475">
      <w:pPr>
        <w:ind w:firstLine="720"/>
        <w:jc w:val="both"/>
        <w:rPr>
          <w:rFonts w:ascii="Arrus" w:hAnsi="Arrus"/>
          <w:sz w:val="22"/>
          <w:szCs w:val="28"/>
          <w:lang w:val="en-GB"/>
        </w:rPr>
      </w:pPr>
      <w:r w:rsidRPr="00584AEA">
        <w:rPr>
          <w:rFonts w:ascii="Arrus" w:hAnsi="Arrus"/>
          <w:b/>
          <w:bCs/>
          <w:sz w:val="22"/>
          <w:szCs w:val="28"/>
          <w:lang w:val="en-GB"/>
        </w:rPr>
        <w:t>The reservation policy of India has effectively hit Muslims in a big way.</w:t>
      </w:r>
      <w:r w:rsidRPr="00584AEA">
        <w:rPr>
          <w:rFonts w:ascii="Arrus" w:hAnsi="Arrus"/>
          <w:sz w:val="22"/>
          <w:szCs w:val="28"/>
          <w:lang w:val="en-GB"/>
        </w:rPr>
        <w:t xml:space="preserve"> The reservation for Scheduled Castes was introduced immediately after Independence. Dalits converted to Christianity and Buddhism also got the benefit at a later stage. But Dalits converted to Islam are still not given the same benefit. The reservation for Scheduled castes and then Other Backward classes (with failure to clearly fix a quota for Muslims) has left much lesser seats for Muslims to compete than they would have got if there was no reservation at all. The mushrooming of tens of thousands of Private institutions of all kinds in the country has introduced another kind of Reservation – the </w:t>
      </w:r>
      <w:r w:rsidRPr="00584AEA">
        <w:rPr>
          <w:rFonts w:ascii="Arrus" w:hAnsi="Arrus"/>
          <w:b/>
          <w:bCs/>
          <w:sz w:val="22"/>
          <w:szCs w:val="28"/>
          <w:lang w:val="en-GB"/>
        </w:rPr>
        <w:t>Reservation for the Rich,</w:t>
      </w:r>
      <w:r w:rsidRPr="00584AEA">
        <w:rPr>
          <w:rFonts w:ascii="Arrus" w:hAnsi="Arrus"/>
          <w:sz w:val="22"/>
          <w:szCs w:val="28"/>
          <w:lang w:val="en-GB"/>
        </w:rPr>
        <w:t xml:space="preserve"> which again hit the Muslim community in a big way because less number of Muslims is likely to be able to pay the exorbitant fees that good private institutions demand. We cannot contemplate a situation where reservation policy can be scrapped altogether. We have no other option other than demanding a quota for Muslims. Unfortunately, Muslims are divided among themselves as to whether the reservation for Muslims should be limited to backward classes within Muslims or it should include Muslims as single backward community as a whole. Obviously, clashes of interests are playing a part. This has to be sorted out at the earliest if we have to press a unified demand. </w:t>
      </w:r>
    </w:p>
    <w:p w14:paraId="268B3A3D" w14:textId="77777777" w:rsidR="00270475" w:rsidRPr="00584AEA" w:rsidRDefault="00270475" w:rsidP="00270475">
      <w:pPr>
        <w:ind w:firstLine="720"/>
        <w:jc w:val="both"/>
        <w:rPr>
          <w:rFonts w:ascii="Arrus" w:hAnsi="Arrus"/>
          <w:sz w:val="22"/>
          <w:szCs w:val="28"/>
          <w:lang w:val="en-GB"/>
        </w:rPr>
      </w:pPr>
    </w:p>
    <w:p w14:paraId="268B3A3E"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The tangle and the differences on the issue are very well summed up in an article on the issue by Naushad Ansati. It will be worthwhile to quote from that article here:</w:t>
      </w:r>
    </w:p>
    <w:p w14:paraId="268B3A3F" w14:textId="77777777" w:rsidR="00270475" w:rsidRPr="00584AEA" w:rsidRDefault="00270475" w:rsidP="00270475">
      <w:pPr>
        <w:ind w:left="360"/>
        <w:jc w:val="both"/>
        <w:rPr>
          <w:rFonts w:ascii="Arrus" w:hAnsi="Arrus"/>
          <w:sz w:val="22"/>
          <w:szCs w:val="28"/>
          <w:lang w:val="en-GB"/>
        </w:rPr>
      </w:pPr>
    </w:p>
    <w:p w14:paraId="268B3A40" w14:textId="77777777" w:rsidR="00270475" w:rsidRPr="00584AEA" w:rsidRDefault="00270475" w:rsidP="00270475">
      <w:pPr>
        <w:shd w:val="clear" w:color="auto" w:fill="FFFFFF"/>
        <w:spacing w:after="216"/>
        <w:jc w:val="both"/>
        <w:rPr>
          <w:rFonts w:ascii="Arrus" w:hAnsi="Arrus"/>
          <w:i/>
          <w:sz w:val="22"/>
          <w:szCs w:val="28"/>
          <w:lang w:val="en-GB"/>
        </w:rPr>
      </w:pPr>
      <w:r w:rsidRPr="00584AEA">
        <w:rPr>
          <w:rFonts w:ascii="Arrus" w:hAnsi="Arrus"/>
          <w:i/>
          <w:sz w:val="22"/>
          <w:szCs w:val="28"/>
          <w:lang w:val="en-GB"/>
        </w:rPr>
        <w:t xml:space="preserve">“The background Muslims engaged in occupations traditionally associated with SCs demand that Muslim SCs be included in the SC </w:t>
      </w:r>
      <w:r w:rsidRPr="00584AEA">
        <w:rPr>
          <w:rFonts w:ascii="Arrus" w:hAnsi="Arrus"/>
          <w:i/>
          <w:sz w:val="22"/>
          <w:szCs w:val="28"/>
          <w:lang w:val="en-GB"/>
        </w:rPr>
        <w:lastRenderedPageBreak/>
        <w:t>category. If Sikhs and Buddhist SCs, which religiously don’t sanctify casteism, can be given reservation, why not Muslim SCs?</w:t>
      </w:r>
    </w:p>
    <w:p w14:paraId="268B3A41"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The Presidential Order of 1950 bars Dalit Muslims from reservation. This appears to be inconsistent with Article 14, 15, 16 and 25 of the Constitution that guarantee equality of opportunity, freedom of conscience and protect the citizens from discrimination by the State on grounds of religion etc. This denial of reservation is seen by many to be with an eye on the balance of power which is tilted in favour of Hindus. This seems to be an allurement to keep Dalits within the Hindu fold. On the other hand, it attracts Dalit Muslims to embrace Hinduism. Hence, the required amendment will surely be a step towards secularism, justice and equality.</w:t>
      </w:r>
    </w:p>
    <w:p w14:paraId="268B3A42"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On this Justice Rangnath Misra Commission states that ‘the caste system should be recognized as a general social characteristic of the Indian society as a whole, without questioning whether the philosophy and teachings of any particular religion recognize it or not”. It recommends that ‘Para 3 of the Constitution (Scheduled Castes) Order 1950 should be wholly deleted by appropriate action so as to completely de-link the Scheduled Caste status from religion’. The Constitution prohibits any discrimination between the citizens. Hence, any religion-based discrimination conflicts with its letter and spirit.</w:t>
      </w:r>
    </w:p>
    <w:p w14:paraId="268B3A43"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However, on the issue of reservation Muslim leaders are divided. One group demands reservation for the Muslims as a whole, arguing that the constitution talks about protective discrimination in the context of class, not caste.</w:t>
      </w:r>
    </w:p>
    <w:p w14:paraId="268B3A44"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 xml:space="preserve">Jamia </w:t>
      </w:r>
      <w:proofErr w:type="spellStart"/>
      <w:r w:rsidRPr="00584AEA">
        <w:rPr>
          <w:rFonts w:ascii="Arrus" w:hAnsi="Arrus"/>
          <w:i/>
          <w:sz w:val="22"/>
          <w:szCs w:val="28"/>
          <w:lang w:val="en-GB"/>
        </w:rPr>
        <w:t>Nizamia</w:t>
      </w:r>
      <w:proofErr w:type="spellEnd"/>
      <w:r w:rsidRPr="00584AEA">
        <w:rPr>
          <w:rFonts w:ascii="Arrus" w:hAnsi="Arrus"/>
          <w:i/>
          <w:sz w:val="22"/>
          <w:szCs w:val="28"/>
          <w:lang w:val="en-GB"/>
        </w:rPr>
        <w:t xml:space="preserve"> of Andhra Pradesh had issued a fatwa against state govt. move to provide reservations for Muslims on the lines of castes. However most of the prominent ulema of the country, cutting across the lines of sects and organisations, had sharply reacted against the fatwa. Maulana Syed Ahmed Bukhari of Jama Masjid, Delhi, had declared that the fatwa will harm the interest of the community.</w:t>
      </w:r>
    </w:p>
    <w:p w14:paraId="268B3A45" w14:textId="77777777" w:rsidR="00270475" w:rsidRPr="00584AEA" w:rsidRDefault="00270475" w:rsidP="00270475">
      <w:pPr>
        <w:shd w:val="clear" w:color="auto" w:fill="FFFFFF"/>
        <w:spacing w:before="120"/>
        <w:jc w:val="both"/>
        <w:rPr>
          <w:rFonts w:ascii="Arrus" w:hAnsi="Arrus"/>
          <w:i/>
          <w:sz w:val="22"/>
          <w:szCs w:val="28"/>
          <w:lang w:val="en-GB"/>
        </w:rPr>
      </w:pPr>
      <w:r w:rsidRPr="00584AEA">
        <w:rPr>
          <w:rFonts w:ascii="Arrus" w:hAnsi="Arrus"/>
          <w:i/>
          <w:sz w:val="22"/>
          <w:szCs w:val="28"/>
          <w:lang w:val="en-GB"/>
        </w:rPr>
        <w:t xml:space="preserve">Similarly, Dr. Abdul Haque Ansari, ex-President of </w:t>
      </w:r>
      <w:proofErr w:type="spellStart"/>
      <w:r w:rsidRPr="00584AEA">
        <w:rPr>
          <w:rFonts w:ascii="Arrus" w:hAnsi="Arrus"/>
          <w:i/>
          <w:sz w:val="22"/>
          <w:szCs w:val="28"/>
          <w:lang w:val="en-GB"/>
        </w:rPr>
        <w:t>Jamate</w:t>
      </w:r>
      <w:proofErr w:type="spellEnd"/>
      <w:r w:rsidRPr="00584AEA">
        <w:rPr>
          <w:rFonts w:ascii="Arrus" w:hAnsi="Arrus"/>
          <w:i/>
          <w:sz w:val="22"/>
          <w:szCs w:val="28"/>
          <w:lang w:val="en-GB"/>
        </w:rPr>
        <w:t>-Islami, in his presidential address to the workshop on Sachar Committee Report, had called the categorization of Muslim as ‘bad in taste’. He questioned: ‘if the entire community stands as backward class, where does the question of other categorization on caste line arise?’</w:t>
      </w:r>
    </w:p>
    <w:p w14:paraId="268B3A46"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 xml:space="preserve">“In response to a Public Interest Litigation (PIL) filed by Centre for </w:t>
      </w:r>
      <w:r w:rsidRPr="00584AEA">
        <w:rPr>
          <w:rFonts w:ascii="Arrus" w:hAnsi="Arrus"/>
          <w:i/>
          <w:sz w:val="22"/>
          <w:szCs w:val="28"/>
          <w:lang w:val="en-GB"/>
        </w:rPr>
        <w:lastRenderedPageBreak/>
        <w:t>Public Interest Litigation (CPIL), the Supreme Court, on January 4, 2011, stated that it would examine the constitutional validity of Rangnath Misra Commission recommendation for inclusion of Dalit Muslims and Christians in the schedule caste list to make them eligible for quota in education and jobs under the constitutional scheme. (The Times of India, January 5, 2011). Earlier, on January 25, 2008, on the similar issue, the Supreme Court had issued notice to the Centre seeking its reply to the petition filed by Akhil Maharashtra Muslim Khatik Samaj, wherein it was pleaded that there were Dalits within Muslim community who needed reservation and demanded inclusion in the SC list. Then, the judge had also referred to the strict dictates of Qur’an prohibiting practice of any forms of caste system within Islam and it asked the petitioner if Islam permitted caste system. (Times of India, Jan. 26, 2008).</w:t>
      </w:r>
    </w:p>
    <w:p w14:paraId="268B3A47"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 xml:space="preserve">“Now, the Supreme Court, on January 21, 2011, has framed questions to test the validity of the demand based on the aforementioned Rangnath Misra Commission recommendation. </w:t>
      </w:r>
    </w:p>
    <w:p w14:paraId="268B3A48"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 xml:space="preserve">“The existence of caste system or reservation for Dalit/backward Muslims has always been a controversial issue. It is an undisputed fact that though there is no caste system in Islam; the Holy Qur’an and the Prophet’s sayings are crystal clear that all human beings are equal; Indian Muslims did develop a hierarchical structure by characterizing numerous </w:t>
      </w:r>
      <w:proofErr w:type="spellStart"/>
      <w:r w:rsidRPr="00584AEA">
        <w:rPr>
          <w:rFonts w:ascii="Arrus" w:hAnsi="Arrus"/>
          <w:i/>
          <w:sz w:val="22"/>
          <w:szCs w:val="28"/>
          <w:lang w:val="en-GB"/>
        </w:rPr>
        <w:t>biradaris</w:t>
      </w:r>
      <w:proofErr w:type="spellEnd"/>
      <w:r w:rsidRPr="00584AEA">
        <w:rPr>
          <w:rFonts w:ascii="Arrus" w:hAnsi="Arrus"/>
          <w:i/>
          <w:sz w:val="22"/>
          <w:szCs w:val="28"/>
          <w:lang w:val="en-GB"/>
        </w:rPr>
        <w:t xml:space="preserve">. Some Muslims established superior status for themselves as </w:t>
      </w:r>
      <w:proofErr w:type="spellStart"/>
      <w:r w:rsidRPr="00584AEA">
        <w:rPr>
          <w:rFonts w:ascii="Arrus" w:hAnsi="Arrus"/>
          <w:i/>
          <w:sz w:val="22"/>
          <w:szCs w:val="28"/>
          <w:lang w:val="en-GB"/>
        </w:rPr>
        <w:t>ashraf</w:t>
      </w:r>
      <w:proofErr w:type="spellEnd"/>
      <w:r w:rsidRPr="00584AEA">
        <w:rPr>
          <w:rFonts w:ascii="Arrus" w:hAnsi="Arrus"/>
          <w:i/>
          <w:sz w:val="22"/>
          <w:szCs w:val="28"/>
          <w:lang w:val="en-GB"/>
        </w:rPr>
        <w:t xml:space="preserve"> or noble on the basis of their foreign descent, while some indigenous converts are commonly referred as </w:t>
      </w:r>
      <w:proofErr w:type="spellStart"/>
      <w:r w:rsidRPr="00584AEA">
        <w:rPr>
          <w:rFonts w:ascii="Arrus" w:hAnsi="Arrus"/>
          <w:i/>
          <w:sz w:val="22"/>
          <w:szCs w:val="28"/>
          <w:lang w:val="en-GB"/>
        </w:rPr>
        <w:t>ajlaf</w:t>
      </w:r>
      <w:proofErr w:type="spellEnd"/>
      <w:r w:rsidRPr="00584AEA">
        <w:rPr>
          <w:rFonts w:ascii="Arrus" w:hAnsi="Arrus"/>
          <w:i/>
          <w:sz w:val="22"/>
          <w:szCs w:val="28"/>
          <w:lang w:val="en-GB"/>
        </w:rPr>
        <w:t xml:space="preserve"> or ‘lowly’. Some Islamic jurists too, deviating from Islamic teachings, in the name of </w:t>
      </w:r>
      <w:proofErr w:type="spellStart"/>
      <w:r w:rsidRPr="00584AEA">
        <w:rPr>
          <w:rFonts w:ascii="Arrus" w:hAnsi="Arrus"/>
          <w:i/>
          <w:sz w:val="22"/>
          <w:szCs w:val="28"/>
          <w:lang w:val="en-GB"/>
        </w:rPr>
        <w:t>kufu</w:t>
      </w:r>
      <w:proofErr w:type="spellEnd"/>
      <w:r w:rsidRPr="00584AEA">
        <w:rPr>
          <w:rFonts w:ascii="Arrus" w:hAnsi="Arrus"/>
          <w:i/>
          <w:sz w:val="22"/>
          <w:szCs w:val="28"/>
          <w:lang w:val="en-GB"/>
        </w:rPr>
        <w:t xml:space="preserve"> i.e. parity in marriage between the parties, legitimize caste system. Muslim law of marriage recognizes the doctrine of </w:t>
      </w:r>
      <w:proofErr w:type="spellStart"/>
      <w:r w:rsidRPr="00584AEA">
        <w:rPr>
          <w:rFonts w:ascii="Arrus" w:hAnsi="Arrus"/>
          <w:i/>
          <w:sz w:val="22"/>
          <w:szCs w:val="28"/>
          <w:lang w:val="en-GB"/>
        </w:rPr>
        <w:t>kufu</w:t>
      </w:r>
      <w:proofErr w:type="spellEnd"/>
      <w:r w:rsidRPr="00584AEA">
        <w:rPr>
          <w:rFonts w:ascii="Arrus" w:hAnsi="Arrus"/>
          <w:i/>
          <w:sz w:val="22"/>
          <w:szCs w:val="28"/>
          <w:lang w:val="en-GB"/>
        </w:rPr>
        <w:t xml:space="preserve"> in all vital respects including social status and descent, which, in India, means nothing but casteism.</w:t>
      </w:r>
    </w:p>
    <w:p w14:paraId="268B3A49"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b/>
          <w:bCs/>
          <w:i/>
          <w:sz w:val="22"/>
          <w:szCs w:val="28"/>
          <w:lang w:val="en-GB"/>
        </w:rPr>
        <w:t xml:space="preserve">“The Sachar Committee Report, on the existence of castes among Indian Muslims, says: </w:t>
      </w:r>
      <w:r w:rsidRPr="00584AEA">
        <w:rPr>
          <w:rFonts w:ascii="Arrus" w:hAnsi="Arrus"/>
          <w:i/>
          <w:sz w:val="22"/>
          <w:szCs w:val="28"/>
          <w:lang w:val="en-GB"/>
        </w:rPr>
        <w:t>“The present day Muslim society is divided into four major groups (</w:t>
      </w:r>
      <w:proofErr w:type="spellStart"/>
      <w:r w:rsidRPr="00584AEA">
        <w:rPr>
          <w:rFonts w:ascii="Arrus" w:hAnsi="Arrus"/>
          <w:i/>
          <w:sz w:val="22"/>
          <w:szCs w:val="28"/>
          <w:lang w:val="en-GB"/>
        </w:rPr>
        <w:t>i</w:t>
      </w:r>
      <w:proofErr w:type="spellEnd"/>
      <w:r w:rsidRPr="00584AEA">
        <w:rPr>
          <w:rFonts w:ascii="Arrus" w:hAnsi="Arrus"/>
          <w:i/>
          <w:sz w:val="22"/>
          <w:szCs w:val="28"/>
          <w:lang w:val="en-GB"/>
        </w:rPr>
        <w:t xml:space="preserve">) the </w:t>
      </w:r>
      <w:proofErr w:type="spellStart"/>
      <w:r w:rsidRPr="00584AEA">
        <w:rPr>
          <w:rFonts w:ascii="Arrus" w:hAnsi="Arrus"/>
          <w:i/>
          <w:sz w:val="22"/>
          <w:szCs w:val="28"/>
          <w:lang w:val="en-GB"/>
        </w:rPr>
        <w:t>ashrafs</w:t>
      </w:r>
      <w:proofErr w:type="spellEnd"/>
      <w:r w:rsidRPr="00584AEA">
        <w:rPr>
          <w:rFonts w:ascii="Arrus" w:hAnsi="Arrus"/>
          <w:i/>
          <w:sz w:val="22"/>
          <w:szCs w:val="28"/>
          <w:lang w:val="en-GB"/>
        </w:rPr>
        <w:t xml:space="preserve">, who trace their origins to foreign lands, (ii) the upper caste Hindus who converted to Islam, (iii) the middle caste converts whose occupations are ritually clean, (iv) the converts from the erstwhile Untouchable castes – Bhangi (scavengers), </w:t>
      </w:r>
      <w:proofErr w:type="spellStart"/>
      <w:r w:rsidRPr="00584AEA">
        <w:rPr>
          <w:rFonts w:ascii="Arrus" w:hAnsi="Arrus"/>
          <w:i/>
          <w:sz w:val="22"/>
          <w:szCs w:val="28"/>
          <w:lang w:val="en-GB"/>
        </w:rPr>
        <w:t>Mehtar</w:t>
      </w:r>
      <w:proofErr w:type="spellEnd"/>
      <w:r w:rsidRPr="00584AEA">
        <w:rPr>
          <w:rFonts w:ascii="Arrus" w:hAnsi="Arrus"/>
          <w:i/>
          <w:sz w:val="22"/>
          <w:szCs w:val="28"/>
          <w:lang w:val="en-GB"/>
        </w:rPr>
        <w:t xml:space="preserve"> (sweeper), Chamar (tanner), </w:t>
      </w:r>
      <w:proofErr w:type="spellStart"/>
      <w:r w:rsidRPr="00584AEA">
        <w:rPr>
          <w:rFonts w:ascii="Arrus" w:hAnsi="Arrus"/>
          <w:i/>
          <w:sz w:val="22"/>
          <w:szCs w:val="28"/>
          <w:lang w:val="en-GB"/>
        </w:rPr>
        <w:t>Halalkhor</w:t>
      </w:r>
      <w:proofErr w:type="spellEnd"/>
      <w:r w:rsidRPr="00584AEA">
        <w:rPr>
          <w:rFonts w:ascii="Arrus" w:hAnsi="Arrus"/>
          <w:i/>
          <w:sz w:val="22"/>
          <w:szCs w:val="28"/>
          <w:lang w:val="en-GB"/>
        </w:rPr>
        <w:t xml:space="preserve"> (Dom) and so on”. (p. 192)</w:t>
      </w:r>
    </w:p>
    <w:p w14:paraId="268B3A4A"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 xml:space="preserve">“On the level of backwardness, the Sachar Committee finds that ‘out of </w:t>
      </w:r>
      <w:r w:rsidRPr="00584AEA">
        <w:rPr>
          <w:rFonts w:ascii="Arrus" w:hAnsi="Arrus"/>
          <w:i/>
          <w:sz w:val="22"/>
          <w:szCs w:val="28"/>
          <w:lang w:val="en-GB"/>
        </w:rPr>
        <w:lastRenderedPageBreak/>
        <w:t>every 100 workers about 11 are Hindu OBCs, three are Muslim-general and only one is Muslim OBC (p. 209)’, whereas the population of OBC Muslims is as much as 75% of the total Muslims’ population.</w:t>
      </w:r>
    </w:p>
    <w:p w14:paraId="268B3A4B"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b/>
          <w:bCs/>
          <w:i/>
          <w:sz w:val="22"/>
          <w:szCs w:val="28"/>
          <w:lang w:val="en-GB"/>
        </w:rPr>
        <w:t xml:space="preserve">“The Sachar Committee’s findings further suggest: </w:t>
      </w:r>
      <w:r w:rsidRPr="00584AEA">
        <w:rPr>
          <w:rFonts w:ascii="Arrus" w:hAnsi="Arrus"/>
          <w:i/>
          <w:sz w:val="22"/>
          <w:szCs w:val="28"/>
          <w:lang w:val="en-GB"/>
        </w:rPr>
        <w:t>“The incidence of poverty is highest among Muslim-OBC (38%) followed by Muslim General (35%)… Overall, the conditions of Muslim-OBCs are worse than those of Muslim-General …Within the Muslim community a larger percentage of Muslim OBCs fall in low income category as compared to Muslim-General.” (The Muslim OBCs and Affirmative action)</w:t>
      </w:r>
    </w:p>
    <w:p w14:paraId="268B3A4C"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 xml:space="preserve">“The committee recommends that “being at the bottom of the Social hierarchy, the </w:t>
      </w:r>
      <w:proofErr w:type="spellStart"/>
      <w:r w:rsidRPr="00584AEA">
        <w:rPr>
          <w:rFonts w:ascii="Arrus" w:hAnsi="Arrus"/>
          <w:i/>
          <w:sz w:val="22"/>
          <w:szCs w:val="28"/>
          <w:lang w:val="en-GB"/>
        </w:rPr>
        <w:t>arzals</w:t>
      </w:r>
      <w:proofErr w:type="spellEnd"/>
      <w:r w:rsidRPr="00584AEA">
        <w:rPr>
          <w:rFonts w:ascii="Arrus" w:hAnsi="Arrus"/>
          <w:i/>
          <w:sz w:val="22"/>
          <w:szCs w:val="28"/>
          <w:lang w:val="en-GB"/>
        </w:rPr>
        <w:t xml:space="preserve"> [SCs] are the worst off and need to be handled separately. It would be most appropriate if they were absorbed in the SC list or at least in a separate category”. </w:t>
      </w:r>
    </w:p>
    <w:p w14:paraId="268B3A4D"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Similarly, the Justice Rangnath Misra Commission finds prevalence of castes among various sections of the Indian citizenry. It concludes: “The caste is in fact a social phenomenon shared by almost all Indian communities irrespective of their religious persuasions”. (Para 16.3)</w:t>
      </w:r>
    </w:p>
    <w:p w14:paraId="268B3A4E"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“Historically, a good number of Dalits converted to Islam. But after conversion their socio-economic status remained impoverished, backward and downtrodden. Most of them continued with their traditional professions as artisans, peasants and labourers, except those which were considered impure or unacceptable in Shariah. Nevertheless, of late, some of these Muslim caste groups got Islamised. They also became organized and given themselves Muslim nomenclatures. They identified and associated themselves with Islamic personalities. For example, the butchers designated themselves as Qureshi; the weavers as Ansari; the tailors as Idrisi; the Bhishtis as Abbasi; the vegetable vendors as Raeen; the barbers as Salmani; the carpenters and blacksmiths as Saifi etc. By joining the fold of Islam they did not get such a boost to their talents and abilities that they could face equal competition with all others.</w:t>
      </w:r>
    </w:p>
    <w:p w14:paraId="268B3A4F"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 xml:space="preserve">“Like any other socially identifiable group Dalit Muslims too started searching their face in governance; in the services, particularly, at par with their counterparts among Hindus. In a democratic set up this is a quite natural and justified aspiration. They demand caste-based reservation as given in the constitution. They argue that according to Kumar Suresh Singh Report of SCs, there are some 35 Muslim castes that have SC background and engaged in occupations traditionally </w:t>
      </w:r>
      <w:r w:rsidRPr="00584AEA">
        <w:rPr>
          <w:rFonts w:ascii="Arrus" w:hAnsi="Arrus"/>
          <w:i/>
          <w:sz w:val="22"/>
          <w:szCs w:val="28"/>
          <w:lang w:val="en-GB"/>
        </w:rPr>
        <w:lastRenderedPageBreak/>
        <w:t xml:space="preserve">associated with SCs. They demand that Muslim SCs be included in the SC category. If Sikhs and Buddhist SCs, which religiously don’t </w:t>
      </w:r>
    </w:p>
    <w:p w14:paraId="268B3A50"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“In the famous Indra Sawhney Case the Supreme Court had decided that ‘a caste can be and quite often is a social class in India’. Further it conceptualizes: ‘If it is backward socially, it would be a backward class for the purpose of Article 16(4). Among non-Hindus, there are several occupational groups, sects and denominations, which for historical reasons are socially backward. They too represent backward social collectives for the purpose of Article 16(4). Identification of the backward classes can certainly be done with reference to castes among, and along with other occupational groups, classes and section of people. (AIR 582 SC 1993).</w:t>
      </w:r>
    </w:p>
    <w:p w14:paraId="268B3A51"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“Syed Shahabuddin, ex-MP and President of All India Majlis-e-</w:t>
      </w:r>
      <w:proofErr w:type="spellStart"/>
      <w:r w:rsidRPr="00584AEA">
        <w:rPr>
          <w:rFonts w:ascii="Arrus" w:hAnsi="Arrus"/>
          <w:i/>
          <w:sz w:val="22"/>
          <w:szCs w:val="28"/>
          <w:lang w:val="en-GB"/>
        </w:rPr>
        <w:t>Mushawarat</w:t>
      </w:r>
      <w:proofErr w:type="spellEnd"/>
      <w:r w:rsidRPr="00584AEA">
        <w:rPr>
          <w:rFonts w:ascii="Arrus" w:hAnsi="Arrus"/>
          <w:i/>
          <w:sz w:val="22"/>
          <w:szCs w:val="28"/>
          <w:lang w:val="en-GB"/>
        </w:rPr>
        <w:t xml:space="preserve">, says: “if caste can be interpreted as class, why not religion; that all Muslims are, socially and educationally, marginalized and deprived”. However, at another place, his alternative suggestion is ‘to limit reservation to non-Ashraf only who constitute 90% of the Community and thus about 12% of the national population. With their average level of backwardness being almost equal to that of SC/ST, they would be entitled to a separate sub-quota of 11%’ (‘Muslim Community, Muslim OBCs and Reservation’, Muslim India, May 2007) appeared to be more justifiable and acceptable to the </w:t>
      </w:r>
      <w:proofErr w:type="spellStart"/>
      <w:r w:rsidRPr="00584AEA">
        <w:rPr>
          <w:rFonts w:ascii="Arrus" w:hAnsi="Arrus"/>
          <w:i/>
          <w:sz w:val="22"/>
          <w:szCs w:val="28"/>
          <w:lang w:val="en-GB"/>
        </w:rPr>
        <w:t>pasmanda</w:t>
      </w:r>
      <w:proofErr w:type="spellEnd"/>
      <w:r w:rsidRPr="00584AEA">
        <w:rPr>
          <w:rFonts w:ascii="Arrus" w:hAnsi="Arrus"/>
          <w:i/>
          <w:sz w:val="22"/>
          <w:szCs w:val="28"/>
          <w:lang w:val="en-GB"/>
        </w:rPr>
        <w:t xml:space="preserve"> Muslims. </w:t>
      </w:r>
    </w:p>
    <w:p w14:paraId="268B3A52"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 xml:space="preserve">“The </w:t>
      </w:r>
      <w:proofErr w:type="spellStart"/>
      <w:r w:rsidRPr="00584AEA">
        <w:rPr>
          <w:rFonts w:ascii="Arrus" w:hAnsi="Arrus"/>
          <w:i/>
          <w:sz w:val="22"/>
          <w:szCs w:val="28"/>
          <w:lang w:val="en-GB"/>
        </w:rPr>
        <w:t>dalit</w:t>
      </w:r>
      <w:proofErr w:type="spellEnd"/>
      <w:r w:rsidRPr="00584AEA">
        <w:rPr>
          <w:rFonts w:ascii="Arrus" w:hAnsi="Arrus"/>
          <w:i/>
          <w:sz w:val="22"/>
          <w:szCs w:val="28"/>
          <w:lang w:val="en-GB"/>
        </w:rPr>
        <w:t>/</w:t>
      </w:r>
      <w:proofErr w:type="spellStart"/>
      <w:r w:rsidRPr="00584AEA">
        <w:rPr>
          <w:rFonts w:ascii="Arrus" w:hAnsi="Arrus"/>
          <w:i/>
          <w:sz w:val="22"/>
          <w:szCs w:val="28"/>
          <w:lang w:val="en-GB"/>
        </w:rPr>
        <w:t>pasmanda</w:t>
      </w:r>
      <w:proofErr w:type="spellEnd"/>
      <w:r w:rsidRPr="00584AEA">
        <w:rPr>
          <w:rFonts w:ascii="Arrus" w:hAnsi="Arrus"/>
          <w:i/>
          <w:sz w:val="22"/>
          <w:szCs w:val="28"/>
          <w:lang w:val="en-GB"/>
        </w:rPr>
        <w:t xml:space="preserve"> groups’ major arguments are that according to the Indian constitution religion-based reservation is invalid; that if the reservation will be given to all Muslims, the </w:t>
      </w:r>
      <w:proofErr w:type="spellStart"/>
      <w:r w:rsidRPr="00584AEA">
        <w:rPr>
          <w:rFonts w:ascii="Arrus" w:hAnsi="Arrus"/>
          <w:i/>
          <w:sz w:val="22"/>
          <w:szCs w:val="28"/>
          <w:lang w:val="en-GB"/>
        </w:rPr>
        <w:t>ashraf</w:t>
      </w:r>
      <w:proofErr w:type="spellEnd"/>
      <w:r w:rsidRPr="00584AEA">
        <w:rPr>
          <w:rFonts w:ascii="Arrus" w:hAnsi="Arrus"/>
          <w:i/>
          <w:sz w:val="22"/>
          <w:szCs w:val="28"/>
          <w:lang w:val="en-GB"/>
        </w:rPr>
        <w:t xml:space="preserve">, who have historically been forward in all aspects, will corner the benefits of reservation; that if for the purpose of endogamy and khilafat caste could be the criteria, why not for reservation also. They also argue that all Muslims are equally deprived is statistically incorrect. True, by and large, Muslims are deprived and face discrimination, but within the community backward Muslims, including Muslim SCs, are more under-privileged than </w:t>
      </w:r>
      <w:proofErr w:type="spellStart"/>
      <w:r w:rsidRPr="00584AEA">
        <w:rPr>
          <w:rFonts w:ascii="Arrus" w:hAnsi="Arrus"/>
          <w:i/>
          <w:sz w:val="22"/>
          <w:szCs w:val="28"/>
          <w:lang w:val="en-GB"/>
        </w:rPr>
        <w:t>ashraf</w:t>
      </w:r>
      <w:proofErr w:type="spellEnd"/>
      <w:r w:rsidRPr="00584AEA">
        <w:rPr>
          <w:rFonts w:ascii="Arrus" w:hAnsi="Arrus"/>
          <w:i/>
          <w:sz w:val="22"/>
          <w:szCs w:val="28"/>
          <w:lang w:val="en-GB"/>
        </w:rPr>
        <w:t xml:space="preserve"> Muslims. Advocating this view Professor Imtiaz Ahmed of JNU says that ‘</w:t>
      </w:r>
      <w:proofErr w:type="spellStart"/>
      <w:r w:rsidRPr="00584AEA">
        <w:rPr>
          <w:rFonts w:ascii="Arrus" w:hAnsi="Arrus"/>
          <w:i/>
          <w:sz w:val="22"/>
          <w:szCs w:val="28"/>
          <w:lang w:val="en-GB"/>
        </w:rPr>
        <w:t>en</w:t>
      </w:r>
      <w:proofErr w:type="spellEnd"/>
      <w:r w:rsidRPr="00584AEA">
        <w:rPr>
          <w:rFonts w:ascii="Arrus" w:hAnsi="Arrus"/>
          <w:i/>
          <w:sz w:val="22"/>
          <w:szCs w:val="28"/>
          <w:lang w:val="en-GB"/>
        </w:rPr>
        <w:t xml:space="preserve"> bloc reservation of Muslims is not a viable idea. Inclusion of Muslim Dalits as OBCs makes the most sense’.</w:t>
      </w:r>
    </w:p>
    <w:p w14:paraId="268B3A53"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 xml:space="preserve">“However, though most of the Muslim organizations support a separate reservation for </w:t>
      </w:r>
      <w:proofErr w:type="spellStart"/>
      <w:r w:rsidRPr="00584AEA">
        <w:rPr>
          <w:rFonts w:ascii="Arrus" w:hAnsi="Arrus"/>
          <w:i/>
          <w:sz w:val="22"/>
          <w:szCs w:val="28"/>
          <w:lang w:val="en-GB"/>
        </w:rPr>
        <w:t>dalit</w:t>
      </w:r>
      <w:proofErr w:type="spellEnd"/>
      <w:r w:rsidRPr="00584AEA">
        <w:rPr>
          <w:rFonts w:ascii="Arrus" w:hAnsi="Arrus"/>
          <w:i/>
          <w:sz w:val="22"/>
          <w:szCs w:val="28"/>
          <w:lang w:val="en-GB"/>
        </w:rPr>
        <w:t>/</w:t>
      </w:r>
      <w:proofErr w:type="spellStart"/>
      <w:r w:rsidRPr="00584AEA">
        <w:rPr>
          <w:rFonts w:ascii="Arrus" w:hAnsi="Arrus"/>
          <w:i/>
          <w:sz w:val="22"/>
          <w:szCs w:val="28"/>
          <w:lang w:val="en-GB"/>
        </w:rPr>
        <w:t>pasmanda</w:t>
      </w:r>
      <w:proofErr w:type="spellEnd"/>
      <w:r w:rsidRPr="00584AEA">
        <w:rPr>
          <w:rFonts w:ascii="Arrus" w:hAnsi="Arrus"/>
          <w:i/>
          <w:sz w:val="22"/>
          <w:szCs w:val="28"/>
          <w:lang w:val="en-GB"/>
        </w:rPr>
        <w:t xml:space="preserve"> Muslims through their routine resolutions, by and large, they feel shy in talking about reservation for Dalit Muslims publicly or initiating any concrete step. Many consider it </w:t>
      </w:r>
      <w:r w:rsidRPr="00584AEA">
        <w:rPr>
          <w:rFonts w:ascii="Arrus" w:hAnsi="Arrus"/>
          <w:i/>
          <w:sz w:val="22"/>
          <w:szCs w:val="28"/>
          <w:lang w:val="en-GB"/>
        </w:rPr>
        <w:lastRenderedPageBreak/>
        <w:t xml:space="preserve">insignificant. But at this time when the issue is being discussed in the national media and is being, finally, heard in the Supreme Court, instead of shoving the issue under the carpet or being a silent spectator, it is their duty to rise to the occasion and build a public opinion. They should realise that this issue needs special attention and there should be no roadblock in the way of </w:t>
      </w:r>
      <w:proofErr w:type="spellStart"/>
      <w:r w:rsidRPr="00584AEA">
        <w:rPr>
          <w:rFonts w:ascii="Arrus" w:hAnsi="Arrus"/>
          <w:i/>
          <w:sz w:val="22"/>
          <w:szCs w:val="28"/>
          <w:lang w:val="en-GB"/>
        </w:rPr>
        <w:t>dalit</w:t>
      </w:r>
      <w:proofErr w:type="spellEnd"/>
      <w:r w:rsidRPr="00584AEA">
        <w:rPr>
          <w:rFonts w:ascii="Arrus" w:hAnsi="Arrus"/>
          <w:i/>
          <w:sz w:val="22"/>
          <w:szCs w:val="28"/>
          <w:lang w:val="en-GB"/>
        </w:rPr>
        <w:t>/</w:t>
      </w:r>
      <w:proofErr w:type="spellStart"/>
      <w:r w:rsidRPr="00584AEA">
        <w:rPr>
          <w:rFonts w:ascii="Arrus" w:hAnsi="Arrus"/>
          <w:i/>
          <w:sz w:val="22"/>
          <w:szCs w:val="28"/>
          <w:lang w:val="en-GB"/>
        </w:rPr>
        <w:t>pasmanda</w:t>
      </w:r>
      <w:proofErr w:type="spellEnd"/>
      <w:r w:rsidRPr="00584AEA">
        <w:rPr>
          <w:rFonts w:ascii="Arrus" w:hAnsi="Arrus"/>
          <w:i/>
          <w:sz w:val="22"/>
          <w:szCs w:val="28"/>
          <w:lang w:val="en-GB"/>
        </w:rPr>
        <w:t xml:space="preserve"> Muslims getting fair proportionate share, for they are, as suggested by the Sachar report, ‘cumulatively oppressed’.</w:t>
      </w:r>
    </w:p>
    <w:p w14:paraId="268B3A54"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“Repeated appeal to the Muslim community to maintain unity in the name of Islam is O.K., but foregoing the constitutional benefits, would not be a wise idea. May be some day in the future reservations will be based solely on community’s impoverishment, but until then caste-based reservation seems to be perfectly justified and demandable.</w:t>
      </w:r>
    </w:p>
    <w:p w14:paraId="268B3A55"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“True, the Muslim community must reject the proposition of fragmentation, but they should apply the same principles of social justice as much within the community as it demands for itself within the nation.”</w:t>
      </w:r>
    </w:p>
    <w:p w14:paraId="268B3A56" w14:textId="77777777" w:rsidR="00270475" w:rsidRPr="00584AEA" w:rsidRDefault="00270475" w:rsidP="00270475">
      <w:pPr>
        <w:shd w:val="clear" w:color="auto" w:fill="FFFFFF"/>
        <w:spacing w:before="120"/>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There are however others who have argued that “Muslims want their due share ‘from original bag and not from other’s bowl.’ They have been pointing out that if Muslims are given a share in 27 pc OBC category, the Hindu OBCs will not accept it, and a conflict between Muslims and Hindu Dalits will ensue. They also feel that that the OBC grouping has been widened with inclusion of many communities and sections that were not in the list earlier and there is a strong and genuine demand for enhancement of the existing 27% cap. They have asked the government to take tangible step for reservation to Muslims for their social and educational emancipation and overcome constitutional hurdles, if any, with appropriate steps.</w:t>
      </w:r>
      <w:r w:rsidRPr="00584AEA">
        <w:rPr>
          <w:rFonts w:ascii="Arrus" w:hAnsi="Arrus" w:hint="eastAsia"/>
          <w:i/>
          <w:sz w:val="22"/>
          <w:szCs w:val="28"/>
          <w:lang w:val="en-GB"/>
        </w:rPr>
        <w:t>”</w:t>
      </w:r>
    </w:p>
    <w:p w14:paraId="268B3A57" w14:textId="77777777" w:rsidR="00270475" w:rsidRPr="00584AEA" w:rsidRDefault="00270475" w:rsidP="00270475">
      <w:pPr>
        <w:ind w:left="360"/>
        <w:jc w:val="both"/>
        <w:rPr>
          <w:rFonts w:ascii="Arrus" w:hAnsi="Arrus"/>
          <w:sz w:val="22"/>
          <w:szCs w:val="28"/>
          <w:lang w:val="en-GB"/>
        </w:rPr>
      </w:pPr>
    </w:p>
    <w:p w14:paraId="268B3A58"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This is unfortunate that Muslims have not been able to arrive at a consensus regarding this. The difference of opinion is largely based on the interests of the different groups. Obviously, the Muslims belonging to higher castes want the reservation of Muslims as a whole so that they do not miss the opportunity provided by the reservation. The Muslims belonging to “lower” castes on the other hand want to make sure that they alone should be in a position to reap the whole benefit, citing historical neglect and backwardness as the reason behind their thinking. Both groups have been trying to present their cases on constitutional grounds. While the claims of OBC Muslims are strong, they must also realise that even though the Muslim “higher” classes </w:t>
      </w:r>
      <w:r w:rsidRPr="00584AEA">
        <w:rPr>
          <w:rFonts w:ascii="Arrus" w:hAnsi="Arrus"/>
          <w:sz w:val="22"/>
          <w:szCs w:val="28"/>
          <w:lang w:val="en-GB"/>
        </w:rPr>
        <w:lastRenderedPageBreak/>
        <w:t xml:space="preserve">occupy more places and jobs among Muslims, these “higher” classes are not advanced enough as a whole. The educational and economic status of these communities too is not generally anywhere near the Hindu high castes. Omitting them from the benefits of reservation altogether will be unjust. We have to find a </w:t>
      </w:r>
      <w:proofErr w:type="spellStart"/>
      <w:r w:rsidRPr="00584AEA">
        <w:rPr>
          <w:rFonts w:ascii="Arrus" w:hAnsi="Arrus"/>
          <w:sz w:val="22"/>
          <w:szCs w:val="28"/>
          <w:lang w:val="en-GB"/>
        </w:rPr>
        <w:t>mid way</w:t>
      </w:r>
      <w:proofErr w:type="spellEnd"/>
      <w:r w:rsidRPr="00584AEA">
        <w:rPr>
          <w:rFonts w:ascii="Arrus" w:hAnsi="Arrus"/>
          <w:sz w:val="22"/>
          <w:szCs w:val="28"/>
          <w:lang w:val="en-GB"/>
        </w:rPr>
        <w:t xml:space="preserve">. Ultimately the decision rests with the government. </w:t>
      </w:r>
      <w:r w:rsidRPr="00584AEA">
        <w:rPr>
          <w:rFonts w:ascii="Arrus" w:hAnsi="Arrus"/>
          <w:b/>
          <w:bCs/>
          <w:sz w:val="22"/>
          <w:szCs w:val="28"/>
          <w:lang w:val="en-GB"/>
        </w:rPr>
        <w:t>We have to develop a strategy where more backward classes and poor sections among Muslims get the priority but in absence of their candidates, other Muslims (belonging to so-called upper castes) should get the seats.</w:t>
      </w:r>
      <w:r w:rsidRPr="00584AEA">
        <w:rPr>
          <w:rFonts w:ascii="Arrus" w:hAnsi="Arrus"/>
          <w:sz w:val="22"/>
          <w:szCs w:val="28"/>
          <w:lang w:val="en-GB"/>
        </w:rPr>
        <w:t xml:space="preserve"> </w:t>
      </w:r>
      <w:r w:rsidRPr="00584AEA">
        <w:rPr>
          <w:rFonts w:ascii="Arrus" w:hAnsi="Arrus"/>
          <w:b/>
          <w:bCs/>
          <w:sz w:val="22"/>
          <w:szCs w:val="28"/>
          <w:lang w:val="en-GB"/>
        </w:rPr>
        <w:t>Alternatively, Muslims as a whole should be included but out of the Muslim quota, 60-80 pc -- my opinion is somewhere in between -- seats should be reserved for the backward classes leaving the rest open for all.</w:t>
      </w:r>
      <w:r w:rsidRPr="00584AEA">
        <w:rPr>
          <w:rFonts w:ascii="Arrus" w:hAnsi="Arrus"/>
          <w:sz w:val="22"/>
          <w:szCs w:val="28"/>
          <w:lang w:val="en-GB"/>
        </w:rPr>
        <w:t xml:space="preserve"> </w:t>
      </w:r>
    </w:p>
    <w:p w14:paraId="268B3A59" w14:textId="77777777" w:rsidR="00270475" w:rsidRPr="00584AEA" w:rsidRDefault="00270475" w:rsidP="00270475">
      <w:pPr>
        <w:jc w:val="both"/>
        <w:rPr>
          <w:rFonts w:ascii="Arrus" w:hAnsi="Arrus"/>
          <w:b/>
          <w:bCs/>
          <w:sz w:val="22"/>
          <w:szCs w:val="28"/>
          <w:lang w:val="en-GB"/>
        </w:rPr>
      </w:pPr>
      <w:r w:rsidRPr="00584AEA">
        <w:rPr>
          <w:rFonts w:ascii="Arrus" w:hAnsi="Arrus"/>
          <w:sz w:val="22"/>
          <w:szCs w:val="28"/>
          <w:lang w:val="en-GB"/>
        </w:rPr>
        <w:t xml:space="preserve"> </w:t>
      </w:r>
    </w:p>
    <w:p w14:paraId="268B3A5A" w14:textId="77777777" w:rsidR="00270475" w:rsidRPr="00584AEA" w:rsidRDefault="00270475" w:rsidP="00270475">
      <w:pPr>
        <w:ind w:firstLine="720"/>
        <w:jc w:val="both"/>
        <w:rPr>
          <w:rFonts w:ascii="Arrus" w:hAnsi="Arrus"/>
          <w:sz w:val="22"/>
          <w:szCs w:val="28"/>
          <w:lang w:val="en-GB"/>
        </w:rPr>
      </w:pPr>
      <w:r w:rsidRPr="00584AEA">
        <w:rPr>
          <w:rFonts w:ascii="Arrus" w:hAnsi="Arrus"/>
          <w:b/>
          <w:bCs/>
          <w:sz w:val="22"/>
          <w:szCs w:val="28"/>
          <w:lang w:val="en-GB"/>
        </w:rPr>
        <w:t xml:space="preserve"> Misra commission has argued for reservation of Muslims within the 27 pc OBC quota.</w:t>
      </w:r>
      <w:r w:rsidRPr="00584AEA">
        <w:rPr>
          <w:rFonts w:ascii="Arrus" w:hAnsi="Arrus"/>
          <w:sz w:val="22"/>
          <w:szCs w:val="28"/>
          <w:lang w:val="en-GB"/>
        </w:rPr>
        <w:t xml:space="preserve"> If Mandal Commission Report is followed, this would mean that Muslims should get around 9 percent quota in reservation. </w:t>
      </w:r>
    </w:p>
    <w:p w14:paraId="268B3A5B" w14:textId="77777777" w:rsidR="00270475" w:rsidRPr="00584AEA" w:rsidRDefault="00270475" w:rsidP="00270475">
      <w:pPr>
        <w:ind w:firstLine="720"/>
        <w:jc w:val="both"/>
        <w:rPr>
          <w:rFonts w:ascii="Arrus" w:hAnsi="Arrus"/>
          <w:sz w:val="22"/>
          <w:szCs w:val="28"/>
          <w:lang w:val="en-GB"/>
        </w:rPr>
      </w:pPr>
    </w:p>
    <w:p w14:paraId="268B3A5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Another article </w:t>
      </w:r>
      <w:r w:rsidRPr="00584AEA">
        <w:rPr>
          <w:rFonts w:ascii="Arrus" w:hAnsi="Arrus" w:hint="eastAsia"/>
          <w:sz w:val="22"/>
          <w:szCs w:val="28"/>
          <w:lang w:val="en-GB"/>
        </w:rPr>
        <w:t>entitled</w:t>
      </w:r>
      <w:r w:rsidRPr="00584AEA">
        <w:rPr>
          <w:rFonts w:ascii="Arrus" w:hAnsi="Arrus"/>
          <w:sz w:val="22"/>
          <w:szCs w:val="28"/>
          <w:lang w:val="en-GB"/>
        </w:rPr>
        <w:t xml:space="preserve"> </w:t>
      </w:r>
      <w:r w:rsidRPr="00584AEA">
        <w:rPr>
          <w:rFonts w:ascii="Arrus" w:hAnsi="Arrus" w:hint="eastAsia"/>
          <w:sz w:val="22"/>
          <w:szCs w:val="28"/>
          <w:lang w:val="en-GB"/>
        </w:rPr>
        <w:t>“</w:t>
      </w:r>
      <w:r w:rsidRPr="00584AEA">
        <w:rPr>
          <w:rFonts w:ascii="Arrus" w:hAnsi="Arrus"/>
          <w:sz w:val="22"/>
          <w:szCs w:val="28"/>
          <w:lang w:val="en-GB"/>
        </w:rPr>
        <w:t>Scrap religion-based Scheduled Caste Reservations, Mr Modi</w:t>
      </w:r>
      <w:r w:rsidRPr="00584AEA">
        <w:rPr>
          <w:rFonts w:ascii="Arrus" w:hAnsi="Arrus" w:hint="eastAsia"/>
          <w:sz w:val="22"/>
          <w:szCs w:val="28"/>
          <w:lang w:val="en-GB"/>
        </w:rPr>
        <w:t>”</w:t>
      </w:r>
      <w:r w:rsidRPr="00584AEA">
        <w:rPr>
          <w:rFonts w:ascii="Arrus" w:hAnsi="Arrus"/>
          <w:sz w:val="22"/>
          <w:szCs w:val="28"/>
          <w:lang w:val="en-GB"/>
        </w:rPr>
        <w:t xml:space="preserve"> by Saif Ali Khan make a dig at how the political parties have been using the issue for their political ends. It says:</w:t>
      </w:r>
    </w:p>
    <w:p w14:paraId="268B3A5D" w14:textId="77777777" w:rsidR="00270475" w:rsidRPr="00584AEA" w:rsidRDefault="00270475" w:rsidP="00270475">
      <w:pPr>
        <w:pStyle w:val="NormalWeb"/>
        <w:shd w:val="clear" w:color="auto" w:fill="FFFFFF"/>
        <w:jc w:val="both"/>
        <w:rPr>
          <w:rFonts w:ascii="Arrus" w:hAnsi="Arrus" w:cs="Times New Roman"/>
          <w:i/>
          <w:sz w:val="22"/>
          <w:szCs w:val="22"/>
          <w:lang w:val="en-GB" w:eastAsia="en-GB"/>
        </w:rPr>
      </w:pPr>
      <w:r w:rsidRPr="00584AEA">
        <w:rPr>
          <w:rFonts w:ascii="Arrus" w:hAnsi="Arrus"/>
          <w:i/>
          <w:sz w:val="22"/>
          <w:szCs w:val="28"/>
          <w:lang w:val="en-GB"/>
        </w:rPr>
        <w:t>“</w:t>
      </w:r>
      <w:r w:rsidRPr="00584AEA">
        <w:rPr>
          <w:rFonts w:ascii="Arrus" w:hAnsi="Arrus" w:cs="Times New Roman"/>
          <w:i/>
          <w:sz w:val="22"/>
          <w:szCs w:val="22"/>
          <w:lang w:val="en-GB" w:eastAsia="en-GB"/>
        </w:rPr>
        <w:t>The communal Constitution order of 1950 won’t go away anytime soon because no one has the courage to do what justice demands. The Indian National Congress was the party responsible for enacting this provision. It was in power during the last ten years from 2004-2014. Despite repeated pleas from civil society it never bothered to amend the 1950 order. Instead it introduced a minority sub quota of 4.5 per cent in the lead up to the 2012 Uttar Pradesh Assembly Elections. It was touted as “Muslim quota” and floated by the then minority affairs minister Salman Khurshid.</w:t>
      </w:r>
    </w:p>
    <w:p w14:paraId="268B3A5E"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cs="Times New Roman"/>
          <w:i/>
          <w:sz w:val="22"/>
          <w:szCs w:val="22"/>
          <w:lang w:val="en-GB" w:eastAsia="en-GB"/>
        </w:rPr>
      </w:pPr>
      <w:r w:rsidRPr="00584AEA">
        <w:rPr>
          <w:rFonts w:ascii="Arrus" w:hAnsi="Arrus" w:cs="Times New Roman" w:hint="eastAsia"/>
          <w:i/>
          <w:sz w:val="22"/>
          <w:szCs w:val="22"/>
          <w:lang w:val="en-GB" w:eastAsia="en-GB"/>
        </w:rPr>
        <w:t>“</w:t>
      </w:r>
      <w:r w:rsidRPr="00584AEA">
        <w:rPr>
          <w:rFonts w:ascii="Arrus" w:hAnsi="Arrus" w:cs="Times New Roman"/>
          <w:i/>
          <w:sz w:val="22"/>
          <w:szCs w:val="22"/>
          <w:lang w:val="en-GB" w:eastAsia="en-GB"/>
        </w:rPr>
        <w:t>Though it was for all minorities yet the tag “Muslim” became synonymous with it simply because the Congress was desperate to encash on the votes of Muslims in the Uttar Pradesh elections. Competitive politics demanded that Mulayam Singh Yadav’s Samajwadi Party dismissed 4.5 per cent quota for minorities as too less and promised even more. In its blind pursuit of the Muslim vote, the Congress forgot to follow the correct procedure leading the Andhra Pradesh High Court to strike down the 4.5 per cent sub quota for religious minorities in May 2012.</w:t>
      </w:r>
    </w:p>
    <w:p w14:paraId="268B3A5F"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cs="Times New Roman"/>
          <w:i/>
          <w:sz w:val="22"/>
          <w:szCs w:val="22"/>
          <w:lang w:val="en-GB" w:eastAsia="en-GB"/>
        </w:rPr>
      </w:pPr>
      <w:r w:rsidRPr="00584AEA">
        <w:rPr>
          <w:rFonts w:ascii="Arrus" w:hAnsi="Arrus" w:cs="Times New Roman" w:hint="eastAsia"/>
          <w:i/>
          <w:sz w:val="22"/>
          <w:szCs w:val="22"/>
          <w:lang w:val="en-GB" w:eastAsia="en-GB"/>
        </w:rPr>
        <w:lastRenderedPageBreak/>
        <w:t>“</w:t>
      </w:r>
      <w:r w:rsidRPr="00584AEA">
        <w:rPr>
          <w:rFonts w:ascii="Arrus" w:hAnsi="Arrus" w:cs="Times New Roman"/>
          <w:i/>
          <w:sz w:val="22"/>
          <w:szCs w:val="22"/>
          <w:lang w:val="en-GB" w:eastAsia="en-GB"/>
        </w:rPr>
        <w:t>The court said, “No evidence has been shown to us by the learned assistant solicitor general to justify the classification of these religious minorities as a homogenous group or as more backward classes deserving some special treatment.” It went on to state, “We must, therefore, hold that Muslims, Christians, Sikhs, Buddhists and Zoroastrians do not form a homogenous group but a heterogeneous group.”</w:t>
      </w:r>
    </w:p>
    <w:p w14:paraId="268B3A60"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cs="Times New Roman"/>
          <w:i/>
          <w:sz w:val="22"/>
          <w:szCs w:val="22"/>
          <w:lang w:val="en-GB" w:eastAsia="en-GB"/>
        </w:rPr>
      </w:pPr>
      <w:r w:rsidRPr="00584AEA">
        <w:rPr>
          <w:rFonts w:ascii="Arrus" w:hAnsi="Arrus" w:cs="Times New Roman" w:hint="eastAsia"/>
          <w:i/>
          <w:sz w:val="22"/>
          <w:szCs w:val="22"/>
          <w:lang w:val="en-GB" w:eastAsia="en-GB"/>
        </w:rPr>
        <w:t>“</w:t>
      </w:r>
      <w:r w:rsidRPr="00584AEA">
        <w:rPr>
          <w:rFonts w:ascii="Arrus" w:hAnsi="Arrus" w:cs="Times New Roman"/>
          <w:i/>
          <w:sz w:val="22"/>
          <w:szCs w:val="22"/>
          <w:lang w:val="en-GB" w:eastAsia="en-GB"/>
        </w:rPr>
        <w:t>Have you ever wondered why do politicians reignite the debate on reservations only before elections? Congress and SP remembered Muslims before Uttar Pradesh elections, Modi remembered Dalits before Bihar elections and the inimitable Lalu Prasad recently described the upcoming elections as a “fight between backward and forward castes”.</w:t>
      </w:r>
    </w:p>
    <w:p w14:paraId="268B3A61"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cs="Times New Roman"/>
          <w:i/>
          <w:sz w:val="22"/>
          <w:szCs w:val="22"/>
          <w:lang w:val="en-GB" w:eastAsia="en-GB"/>
        </w:rPr>
      </w:pPr>
      <w:r w:rsidRPr="00584AEA">
        <w:rPr>
          <w:rFonts w:ascii="Arrus" w:hAnsi="Arrus" w:cs="Times New Roman"/>
          <w:i/>
          <w:sz w:val="22"/>
          <w:szCs w:val="22"/>
          <w:lang w:val="en-GB" w:eastAsia="en-GB"/>
        </w:rPr>
        <w:t>:Reservations have become a political tool in the hands of our corrupt leaders. In the midst of political mudslinging, the core issue concerning an objective analysis of the prevailing reservation policy is being overlooked. Should 21st century India adopt a reservation policy? If yes, then what should be the criteria for granting reservation in educational institutes and jobs? How should it be implemented? These are the questions which our leaders should have addressed clearly but they never did so.</w:t>
      </w:r>
    </w:p>
    <w:p w14:paraId="268B3A62"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cs="Times New Roman"/>
          <w:i/>
          <w:sz w:val="22"/>
          <w:szCs w:val="22"/>
          <w:lang w:val="en-GB" w:eastAsia="en-GB"/>
        </w:rPr>
      </w:pPr>
      <w:r w:rsidRPr="00584AEA">
        <w:rPr>
          <w:rFonts w:ascii="Arrus" w:hAnsi="Arrus" w:cs="Times New Roman"/>
          <w:i/>
          <w:sz w:val="22"/>
          <w:szCs w:val="22"/>
          <w:lang w:val="en-GB" w:eastAsia="en-GB"/>
        </w:rPr>
        <w:t>Millions of Indians still find themselves trapped in the vicious cycle of poverty. Several others are educationally backward and belong to communities that are actively discriminated against and grossly under-represented in government sector jobs. Therefore, it is incumbent upon the State to help such individuals by means of affirmative action. One cannot shrug off the need for reservation by citing simplistic arguments of merit. The bigger picture needs to be taken into consideration. Hence, it is essential to have reservations in place for disadvantaged sections of society.</w:t>
      </w:r>
    </w:p>
    <w:p w14:paraId="268B3A63"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cs="Times New Roman"/>
          <w:i/>
          <w:sz w:val="22"/>
          <w:szCs w:val="22"/>
          <w:lang w:val="en-GB" w:eastAsia="en-GB"/>
        </w:rPr>
      </w:pPr>
      <w:r w:rsidRPr="00584AEA">
        <w:rPr>
          <w:rFonts w:ascii="Arrus" w:hAnsi="Arrus" w:cs="Times New Roman"/>
          <w:i/>
          <w:sz w:val="22"/>
          <w:szCs w:val="22"/>
          <w:lang w:val="en-GB" w:eastAsia="en-GB"/>
        </w:rPr>
        <w:t xml:space="preserve">The second point is in relation to the basis on which reservation is to be granted. This is a subject on which the Central and state governments must necessarily revisit their policies. BJP’s Subramanian Swamy maintains that reservations should apply to those who have historically been discriminated against (Dalits, </w:t>
      </w:r>
      <w:proofErr w:type="spellStart"/>
      <w:r w:rsidRPr="00584AEA">
        <w:rPr>
          <w:rFonts w:ascii="Arrus" w:hAnsi="Arrus" w:cs="Times New Roman"/>
          <w:i/>
          <w:sz w:val="22"/>
          <w:szCs w:val="22"/>
          <w:lang w:val="en-GB" w:eastAsia="en-GB"/>
        </w:rPr>
        <w:t>Mahadalits</w:t>
      </w:r>
      <w:proofErr w:type="spellEnd"/>
      <w:r w:rsidRPr="00584AEA">
        <w:rPr>
          <w:rFonts w:ascii="Arrus" w:hAnsi="Arrus" w:cs="Times New Roman"/>
          <w:i/>
          <w:sz w:val="22"/>
          <w:szCs w:val="22"/>
          <w:lang w:val="en-GB" w:eastAsia="en-GB"/>
        </w:rPr>
        <w:t xml:space="preserve"> and the likes) and not the erstwhile ruling class like Brahmins, Muslims and Christians. This is a flawed proposition</w:t>
      </w:r>
      <w:r w:rsidRPr="00584AEA">
        <w:rPr>
          <w:rFonts w:ascii="Arrus" w:hAnsi="Arrus" w:cs="Times New Roman" w:hint="eastAsia"/>
          <w:i/>
          <w:sz w:val="22"/>
          <w:szCs w:val="22"/>
          <w:lang w:val="en-GB" w:eastAsia="en-GB"/>
        </w:rPr>
        <w:t>…</w:t>
      </w:r>
      <w:r w:rsidRPr="00584AEA">
        <w:rPr>
          <w:rFonts w:ascii="Arrus" w:hAnsi="Arrus" w:cs="Times New Roman"/>
          <w:i/>
          <w:sz w:val="22"/>
          <w:szCs w:val="22"/>
          <w:lang w:val="en-GB" w:eastAsia="en-GB"/>
        </w:rPr>
        <w:t>.</w:t>
      </w:r>
    </w:p>
    <w:p w14:paraId="268B3A64"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cs="Times New Roman"/>
          <w:i/>
          <w:sz w:val="22"/>
          <w:szCs w:val="22"/>
          <w:lang w:val="en-GB" w:eastAsia="en-GB"/>
        </w:rPr>
      </w:pPr>
      <w:r w:rsidRPr="00584AEA">
        <w:rPr>
          <w:rFonts w:ascii="Arrus" w:hAnsi="Arrus" w:cs="Times New Roman" w:hint="eastAsia"/>
          <w:i/>
          <w:sz w:val="22"/>
          <w:szCs w:val="22"/>
          <w:lang w:val="en-GB" w:eastAsia="en-GB"/>
        </w:rPr>
        <w:lastRenderedPageBreak/>
        <w:t>“</w:t>
      </w:r>
      <w:r w:rsidRPr="00584AEA">
        <w:rPr>
          <w:rFonts w:ascii="Arrus" w:hAnsi="Arrus" w:cs="Times New Roman"/>
          <w:i/>
          <w:sz w:val="22"/>
          <w:szCs w:val="22"/>
          <w:lang w:val="en-GB" w:eastAsia="en-GB"/>
        </w:rPr>
        <w:t>Backwardness would have to be proven on the basis of data and not perception. No community should be declared as being backward by the government because the party in power intends to reap their votes in the coming elections. Neither should governments give in to pressure from groups who organise bandhs and paralyse state machinery including railways to acquire reservation status. This sounds good on paper but the governments are obviously incapable of doing so because of their overt political agenda. We can only hope that good sense prevails and political parties start thinking along these lines else law courts might have to step in.</w:t>
      </w:r>
    </w:p>
    <w:p w14:paraId="268B3A65" w14:textId="77777777" w:rsidR="00270475" w:rsidRPr="00584AEA" w:rsidRDefault="00270475" w:rsidP="00270475">
      <w:pPr>
        <w:widowControl/>
        <w:shd w:val="clear" w:color="auto" w:fill="FFFFFF"/>
        <w:autoSpaceDE/>
        <w:autoSpaceDN/>
        <w:adjustRightInd/>
        <w:spacing w:before="100" w:beforeAutospacing="1" w:after="100" w:afterAutospacing="1"/>
        <w:jc w:val="both"/>
        <w:rPr>
          <w:rFonts w:ascii="Arrus" w:hAnsi="Arrus" w:cs="Times New Roman"/>
          <w:i/>
          <w:sz w:val="22"/>
          <w:szCs w:val="22"/>
          <w:lang w:val="en-GB" w:eastAsia="en-GB"/>
        </w:rPr>
      </w:pPr>
      <w:r w:rsidRPr="00584AEA">
        <w:rPr>
          <w:rFonts w:ascii="Arrus" w:hAnsi="Arrus" w:cs="Times New Roman"/>
          <w:i/>
          <w:sz w:val="22"/>
          <w:szCs w:val="22"/>
          <w:lang w:val="en-GB" w:eastAsia="en-GB"/>
        </w:rPr>
        <w:t>Lastly, we need to be absolutely mindful of certain rules while implementing the reservation policy. Reservations have to be time bound. They need to be reviewed and reformed from time and time. As per Supreme Court, reservation cannot extend to more than 50 per cent of the total seats. All institutions should abide by the said rules. While implementing reservation policy, additional seats or vacancies need to be created. For instance, if there are 20 seats in an educational institution for a particular course or 20 vacancies in a government office, reservation of  50 per cent should mean 20 general seats + 50 per cent reserved seats, instead of 20 – 50 per cent reserved seats.</w:t>
      </w:r>
      <w:r w:rsidRPr="00584AEA">
        <w:rPr>
          <w:rFonts w:ascii="Arrus" w:hAnsi="Arrus" w:cs="Times New Roman" w:hint="eastAsia"/>
          <w:i/>
          <w:sz w:val="22"/>
          <w:szCs w:val="22"/>
          <w:lang w:val="en-GB" w:eastAsia="en-GB"/>
        </w:rPr>
        <w:t>”</w:t>
      </w:r>
    </w:p>
    <w:p w14:paraId="268B3A66"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controversy however still remains as to whether Muslim quota should be carved out of the OBS quota of 27%, a position supported by several political parties, or there should be a separate quota for Muslims. There seems to a consensus on 10 pc separate quota for Muslims separately from the OBC quota; ideally this should be 15 pc, which is the percentage of Muslims in the whole country. In state services and educational institutions, the Muslim quota should be in accordance with the percentage of Muslims in that state.  </w:t>
      </w:r>
    </w:p>
    <w:p w14:paraId="268B3A67" w14:textId="77777777" w:rsidR="00270475" w:rsidRPr="00584AEA" w:rsidRDefault="00270475" w:rsidP="00270475">
      <w:pPr>
        <w:jc w:val="both"/>
        <w:rPr>
          <w:rFonts w:ascii="Arrus" w:hAnsi="Arrus"/>
          <w:sz w:val="22"/>
          <w:szCs w:val="28"/>
          <w:lang w:val="en-GB"/>
        </w:rPr>
      </w:pPr>
    </w:p>
    <w:p w14:paraId="268B3A68"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We also have to do something about what I have </w:t>
      </w:r>
      <w:r w:rsidRPr="00584AEA">
        <w:rPr>
          <w:rFonts w:ascii="Arrus" w:hAnsi="Arrus"/>
          <w:b/>
          <w:bCs/>
          <w:sz w:val="22"/>
          <w:szCs w:val="28"/>
          <w:lang w:val="en-GB"/>
        </w:rPr>
        <w:t>called “Reservation of the Rich”.</w:t>
      </w:r>
      <w:r w:rsidRPr="00584AEA">
        <w:rPr>
          <w:rFonts w:ascii="Arrus" w:hAnsi="Arrus"/>
          <w:sz w:val="22"/>
          <w:szCs w:val="28"/>
          <w:lang w:val="en-GB"/>
        </w:rPr>
        <w:t xml:space="preserve"> The future of a large population lies not in government owned institutions but in ever growing number of private institutions. Muslims should contemplate about either making a demand to the government to force the private institutions to halve the fees for Muslims seeking admissions in private colleges or a Muslim committee must have direct negotiations with the Managements of the universities and colleges about the need of reducing the fees for Muslim students who have other requisites for admissions in these institutions. </w:t>
      </w:r>
    </w:p>
    <w:p w14:paraId="268B3A69" w14:textId="77777777" w:rsidR="00270475" w:rsidRPr="00584AEA" w:rsidRDefault="00270475" w:rsidP="00270475">
      <w:pPr>
        <w:jc w:val="both"/>
        <w:rPr>
          <w:rFonts w:ascii="Arrus" w:hAnsi="Arrus"/>
          <w:sz w:val="22"/>
          <w:szCs w:val="28"/>
          <w:lang w:val="en-GB"/>
        </w:rPr>
      </w:pPr>
    </w:p>
    <w:p w14:paraId="268B3A6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Further, we have to ensure that the government policies already </w:t>
      </w:r>
      <w:r w:rsidRPr="00584AEA">
        <w:rPr>
          <w:rFonts w:ascii="Arrus" w:hAnsi="Arrus"/>
          <w:sz w:val="22"/>
          <w:szCs w:val="28"/>
          <w:lang w:val="en-GB"/>
        </w:rPr>
        <w:lastRenderedPageBreak/>
        <w:t xml:space="preserve">in force in this matter should be carefully monitored: </w:t>
      </w:r>
    </w:p>
    <w:p w14:paraId="268B3A6B"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1. We have to concentrate on having </w:t>
      </w:r>
      <w:r w:rsidRPr="00584AEA">
        <w:rPr>
          <w:rFonts w:ascii="Arrus" w:hAnsi="Arrus"/>
          <w:b/>
          <w:bCs/>
          <w:sz w:val="22"/>
          <w:szCs w:val="28"/>
          <w:lang w:val="en-GB"/>
        </w:rPr>
        <w:t>comprehensive data through Census</w:t>
      </w:r>
      <w:r w:rsidRPr="00584AEA">
        <w:rPr>
          <w:rFonts w:ascii="Arrus" w:hAnsi="Arrus"/>
          <w:sz w:val="22"/>
          <w:szCs w:val="28"/>
          <w:lang w:val="en-GB"/>
        </w:rPr>
        <w:t xml:space="preserve"> to meet the Constitutional obligation.  </w:t>
      </w:r>
    </w:p>
    <w:p w14:paraId="268B3A6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2.</w:t>
      </w:r>
      <w:r w:rsidRPr="00584AEA">
        <w:rPr>
          <w:rFonts w:ascii="Arrus" w:hAnsi="Arrus"/>
          <w:sz w:val="12"/>
          <w:szCs w:val="16"/>
          <w:lang w:val="en-GB"/>
        </w:rPr>
        <w:t>   </w:t>
      </w:r>
      <w:r w:rsidRPr="00584AEA">
        <w:rPr>
          <w:rFonts w:ascii="Arrus" w:hAnsi="Arrus"/>
          <w:sz w:val="22"/>
          <w:szCs w:val="28"/>
          <w:lang w:val="en-GB"/>
        </w:rPr>
        <w:t xml:space="preserve">We should prepare </w:t>
      </w:r>
      <w:r w:rsidRPr="00584AEA">
        <w:rPr>
          <w:rFonts w:ascii="Arrus" w:hAnsi="Arrus"/>
          <w:b/>
          <w:bCs/>
          <w:sz w:val="22"/>
          <w:szCs w:val="28"/>
          <w:lang w:val="en-GB"/>
        </w:rPr>
        <w:t>our people to get them properly enumerated</w:t>
      </w:r>
      <w:r w:rsidRPr="00584AEA">
        <w:rPr>
          <w:rFonts w:ascii="Arrus" w:hAnsi="Arrus"/>
          <w:sz w:val="22"/>
          <w:szCs w:val="28"/>
          <w:lang w:val="en-GB"/>
        </w:rPr>
        <w:t xml:space="preserve"> and we have to make use of every public opportunity to meet this objective. </w:t>
      </w:r>
    </w:p>
    <w:p w14:paraId="268B3A6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3.</w:t>
      </w:r>
      <w:r w:rsidRPr="00584AEA">
        <w:rPr>
          <w:rFonts w:ascii="Arrus" w:hAnsi="Arrus"/>
          <w:sz w:val="12"/>
          <w:szCs w:val="16"/>
          <w:lang w:val="en-GB"/>
        </w:rPr>
        <w:t>   </w:t>
      </w:r>
      <w:r w:rsidRPr="00584AEA">
        <w:rPr>
          <w:rFonts w:ascii="Arrus" w:hAnsi="Arrus"/>
          <w:sz w:val="22"/>
          <w:szCs w:val="28"/>
          <w:lang w:val="en-GB"/>
        </w:rPr>
        <w:t xml:space="preserve">We should have </w:t>
      </w:r>
      <w:r w:rsidRPr="00584AEA">
        <w:rPr>
          <w:rFonts w:ascii="Arrus" w:hAnsi="Arrus"/>
          <w:b/>
          <w:bCs/>
          <w:sz w:val="22"/>
          <w:szCs w:val="28"/>
          <w:lang w:val="en-GB"/>
        </w:rPr>
        <w:t>consultations with Planning Commission at different states to claim our share in planned budget</w:t>
      </w:r>
      <w:r w:rsidRPr="00584AEA">
        <w:rPr>
          <w:rFonts w:ascii="Arrus" w:hAnsi="Arrus"/>
          <w:sz w:val="22"/>
          <w:szCs w:val="28"/>
          <w:lang w:val="en-GB"/>
        </w:rPr>
        <w:t xml:space="preserve"> and sensitize our organizations to come up with concrete proposals.</w:t>
      </w:r>
    </w:p>
    <w:p w14:paraId="268B3A6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4. We have to campaign for Muslims getting Adhar Cards without fail.</w:t>
      </w:r>
    </w:p>
    <w:p w14:paraId="268B3A6F" w14:textId="77777777" w:rsidR="00270475" w:rsidRPr="00584AEA" w:rsidRDefault="00270475" w:rsidP="00270475">
      <w:pPr>
        <w:jc w:val="both"/>
        <w:rPr>
          <w:rFonts w:ascii="Arrus" w:hAnsi="Arrus"/>
          <w:sz w:val="22"/>
          <w:szCs w:val="28"/>
          <w:lang w:val="en-GB"/>
        </w:rPr>
      </w:pPr>
    </w:p>
    <w:p w14:paraId="268B3A70"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Reservation of “majority” candidates in “minority institutions”</w:t>
      </w:r>
    </w:p>
    <w:p w14:paraId="268B3A71" w14:textId="77777777" w:rsidR="00270475" w:rsidRPr="00584AEA" w:rsidRDefault="00270475" w:rsidP="00270475">
      <w:pPr>
        <w:jc w:val="both"/>
        <w:rPr>
          <w:rFonts w:ascii="Arrus" w:hAnsi="Arrus"/>
          <w:sz w:val="22"/>
          <w:szCs w:val="28"/>
          <w:lang w:val="en-GB"/>
        </w:rPr>
      </w:pPr>
    </w:p>
    <w:p w14:paraId="268B3A72"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While the Constitution allows establishment of minority institutions in the country, they are not allowed to reserve more than 50 percent seats for the minority candidates. This in effect means that they are under compulsion to reserve 50 percent seats for the candidates of majority community. This may sound excellent idea for the sake of preserving the secular identity of the country. But eventually again it is hitting the minority communities especially Muslims. This could have been plausible if the number of Muslim institutions in the country was around or more than their percentage in the population or their numbers in the non-minority institutions was around or more than that. But when there is a massive difference on both fronts, there is no reason why Muslims should be forced to fix as high as 50 percent seats for Hindu candidates.  This means that Muslim institutions have to reserve seats for Hindus in a percentage, which is roughly about 60 pc of the population percentage of Hindus in the country. This would mean that if justice is to prevail, all institutions in the country should reserve at least 9 pc seats for Muslims.   Due to this policy of reservation of not more than 50 pc for minority students in minority institutions, the institutions like St Stephen’s College, Aligarh Muslim University and Jamia Millia University end up producing more Hindu doctors, engineers and other specialists than Christians or Muslims. </w:t>
      </w:r>
    </w:p>
    <w:p w14:paraId="268B3A73" w14:textId="77777777" w:rsidR="00270475" w:rsidRPr="00584AEA" w:rsidRDefault="00270475" w:rsidP="00270475">
      <w:pPr>
        <w:ind w:firstLine="720"/>
        <w:jc w:val="both"/>
        <w:rPr>
          <w:rFonts w:ascii="Arrus" w:hAnsi="Arrus"/>
          <w:sz w:val="22"/>
          <w:szCs w:val="28"/>
          <w:lang w:val="en-GB"/>
        </w:rPr>
      </w:pPr>
    </w:p>
    <w:p w14:paraId="268B3A74"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Lately, Hindutva Brigade has </w:t>
      </w:r>
      <w:r w:rsidRPr="00584AEA">
        <w:rPr>
          <w:rFonts w:ascii="Arrus" w:hAnsi="Arrus" w:hint="eastAsia"/>
          <w:sz w:val="22"/>
          <w:szCs w:val="28"/>
          <w:lang w:val="en-GB"/>
        </w:rPr>
        <w:t>started</w:t>
      </w:r>
      <w:r w:rsidRPr="00584AEA">
        <w:rPr>
          <w:rFonts w:ascii="Arrus" w:hAnsi="Arrus"/>
          <w:sz w:val="22"/>
          <w:szCs w:val="28"/>
          <w:lang w:val="en-GB"/>
        </w:rPr>
        <w:t xml:space="preserve"> using the Dalit card to deprive Muslims even the 50 pc quota. The BJP Government seems to be in a mood to scrap the quota altogether by denuding their Minority status. They are advancing a pugnacious and ill-founded argument that there is no pint in granting Minority status to Central universities. If reservation to SCs and OBCs can be given in Central services, why a few universities cannot be given the Minority status? The need on the </w:t>
      </w:r>
      <w:r w:rsidRPr="00584AEA">
        <w:rPr>
          <w:rFonts w:ascii="Arrus" w:hAnsi="Arrus"/>
          <w:sz w:val="22"/>
          <w:szCs w:val="28"/>
          <w:lang w:val="en-GB"/>
        </w:rPr>
        <w:lastRenderedPageBreak/>
        <w:t xml:space="preserve">contrary is to reduce the 40 pc quota for non-Minority students. If Dalits have to be given reservation, it has to </w:t>
      </w:r>
      <w:proofErr w:type="spellStart"/>
      <w:r w:rsidRPr="00584AEA">
        <w:rPr>
          <w:rFonts w:ascii="Arrus" w:hAnsi="Arrus"/>
          <w:sz w:val="22"/>
          <w:szCs w:val="28"/>
          <w:lang w:val="en-GB"/>
        </w:rPr>
        <w:t>bev</w:t>
      </w:r>
      <w:proofErr w:type="spellEnd"/>
      <w:r w:rsidRPr="00584AEA">
        <w:rPr>
          <w:rFonts w:ascii="Arrus" w:hAnsi="Arrus"/>
          <w:sz w:val="22"/>
          <w:szCs w:val="28"/>
          <w:lang w:val="en-GB"/>
        </w:rPr>
        <w:t xml:space="preserve"> within the quota of non-Minority rather than Minority students. </w:t>
      </w:r>
    </w:p>
    <w:p w14:paraId="268B3A75" w14:textId="77777777" w:rsidR="00270475" w:rsidRPr="00584AEA" w:rsidRDefault="00270475" w:rsidP="00270475">
      <w:pPr>
        <w:jc w:val="both"/>
        <w:rPr>
          <w:rFonts w:ascii="Arrus" w:hAnsi="Arrus"/>
          <w:sz w:val="22"/>
          <w:szCs w:val="28"/>
          <w:lang w:val="en-GB"/>
        </w:rPr>
      </w:pPr>
    </w:p>
    <w:p w14:paraId="268B3A76"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Reservation alone not enough</w:t>
      </w:r>
    </w:p>
    <w:p w14:paraId="268B3A77" w14:textId="77777777" w:rsidR="00270475" w:rsidRPr="00584AEA" w:rsidRDefault="00270475" w:rsidP="00270475">
      <w:pPr>
        <w:jc w:val="both"/>
        <w:rPr>
          <w:rFonts w:ascii="Arrus" w:hAnsi="Arrus"/>
          <w:sz w:val="22"/>
          <w:szCs w:val="28"/>
          <w:lang w:val="en-GB"/>
        </w:rPr>
      </w:pPr>
    </w:p>
    <w:p w14:paraId="268B3A78" w14:textId="31B8697B"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Muslims must continue their battle for </w:t>
      </w:r>
      <w:r w:rsidRPr="00584AEA">
        <w:rPr>
          <w:rFonts w:ascii="Arrus" w:hAnsi="Arrus" w:hint="eastAsia"/>
          <w:sz w:val="22"/>
          <w:szCs w:val="28"/>
          <w:lang w:val="en-GB"/>
        </w:rPr>
        <w:t>reservation</w:t>
      </w:r>
      <w:r w:rsidRPr="00584AEA">
        <w:rPr>
          <w:rFonts w:ascii="Arrus" w:hAnsi="Arrus"/>
          <w:sz w:val="22"/>
          <w:szCs w:val="28"/>
          <w:lang w:val="en-GB"/>
        </w:rPr>
        <w:t xml:space="preserve"> legally as well as politically. Thy have an easy </w:t>
      </w:r>
      <w:r w:rsidR="0060338D" w:rsidRPr="00584AEA">
        <w:rPr>
          <w:rFonts w:ascii="Arrus" w:hAnsi="Arrus"/>
          <w:sz w:val="22"/>
          <w:szCs w:val="28"/>
          <w:lang w:val="en-GB"/>
        </w:rPr>
        <w:t>answer</w:t>
      </w:r>
      <w:r w:rsidRPr="00584AEA">
        <w:rPr>
          <w:rFonts w:ascii="Arrus" w:hAnsi="Arrus"/>
          <w:sz w:val="22"/>
          <w:szCs w:val="28"/>
          <w:lang w:val="en-GB"/>
        </w:rPr>
        <w:t xml:space="preserve"> to the argument that Indian constitution does not provide for the reservation on the ground of religion. In the case of Muslims, they are in fact being </w:t>
      </w:r>
      <w:r w:rsidRPr="00584AEA">
        <w:rPr>
          <w:rFonts w:ascii="Arrus" w:hAnsi="Arrus"/>
          <w:i/>
          <w:sz w:val="22"/>
          <w:szCs w:val="28"/>
          <w:lang w:val="en-GB"/>
        </w:rPr>
        <w:t>denied reservation on the ground of religion</w:t>
      </w:r>
      <w:r w:rsidRPr="00584AEA">
        <w:rPr>
          <w:rFonts w:ascii="Arrus" w:hAnsi="Arrus"/>
          <w:sz w:val="22"/>
          <w:szCs w:val="28"/>
          <w:lang w:val="en-GB"/>
        </w:rPr>
        <w:t xml:space="preserve">.  The major criterion for reservation is backwardness. If this criterion is used, majority of Muslims are truly backward. But if only Hindu backwards are given reservation, it means Hindus are being given reservation on the ground of religion and Muslims being denied on the ground of religion. This is surely against the spirit of the Constitution and against justice. Certain states have started giving reservation to Muslims under the OBC category, but not only all the states are not giving the same, in the absence of a clear cult Central Government position, this will continue to have problems in the future. Muslims can no longer be deprived of what they deserve all over the country. </w:t>
      </w:r>
    </w:p>
    <w:p w14:paraId="268B3A79" w14:textId="77777777" w:rsidR="00270475" w:rsidRPr="00584AEA" w:rsidRDefault="00270475" w:rsidP="00270475">
      <w:pPr>
        <w:ind w:firstLine="720"/>
        <w:jc w:val="both"/>
        <w:rPr>
          <w:rFonts w:ascii="Arrus" w:hAnsi="Arrus"/>
          <w:sz w:val="22"/>
          <w:szCs w:val="28"/>
          <w:lang w:val="en-GB"/>
        </w:rPr>
      </w:pPr>
    </w:p>
    <w:p w14:paraId="268B3A7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At the same time we have to realise that reservation alone cannot benefit Muslims much. They have to get engaged in businesses of all kinds to generate wealth. Once wealth is generated, more and more Muslim students will join institutions and get the jobs. Once we start having quality institutions and companies of our own, the problem of unemployment among Muslims would ease. The number of the people that can get jobs through the establishment of few corporate level companies is more than what they can get through reservation in government jobs. </w:t>
      </w:r>
    </w:p>
    <w:p w14:paraId="268B3A7B" w14:textId="77777777" w:rsidR="00270475" w:rsidRPr="00584AEA" w:rsidRDefault="00270475" w:rsidP="00270475">
      <w:pPr>
        <w:jc w:val="both"/>
        <w:rPr>
          <w:rFonts w:ascii="Arrus" w:hAnsi="Arrus"/>
          <w:sz w:val="22"/>
          <w:szCs w:val="28"/>
          <w:lang w:val="en-GB"/>
        </w:rPr>
      </w:pPr>
    </w:p>
    <w:p w14:paraId="268B3A7C" w14:textId="77777777" w:rsidR="00270475" w:rsidRPr="00584AEA" w:rsidRDefault="00270475" w:rsidP="00270475">
      <w:pPr>
        <w:ind w:firstLine="720"/>
        <w:jc w:val="both"/>
        <w:rPr>
          <w:rFonts w:ascii="Arrus" w:hAnsi="Arrus"/>
          <w:b/>
          <w:bCs/>
          <w:sz w:val="22"/>
          <w:szCs w:val="28"/>
          <w:lang w:val="en-GB"/>
        </w:rPr>
      </w:pPr>
      <w:r w:rsidRPr="00584AEA">
        <w:rPr>
          <w:rFonts w:ascii="Arrus" w:hAnsi="Arrus"/>
          <w:b/>
          <w:bCs/>
          <w:sz w:val="22"/>
          <w:szCs w:val="28"/>
          <w:lang w:val="en-GB"/>
        </w:rPr>
        <w:t xml:space="preserve">In conclusion, there are several issues that have to be resolved through a dialogue between Muslim groups and between Muslims and the government. In determining the issues, we have to realise that (1) Ideologically there is no caste system in Islam; (2) Socially, caste system in Indian Muslims is a reality (3) Ideally, reservation policy is not the best choice but (4) India is not in a position to scrap reservation policy for at least 3-4 decades, may be more. In that case, reservation for Muslims is wholly justified. </w:t>
      </w:r>
    </w:p>
    <w:p w14:paraId="268B3A7D" w14:textId="77777777" w:rsidR="00270475" w:rsidRPr="00584AEA" w:rsidRDefault="00270475" w:rsidP="00270475">
      <w:pPr>
        <w:jc w:val="both"/>
        <w:rPr>
          <w:rFonts w:ascii="Arrus" w:hAnsi="Arrus"/>
          <w:b/>
          <w:bCs/>
          <w:sz w:val="22"/>
          <w:szCs w:val="28"/>
          <w:lang w:val="en-GB"/>
        </w:rPr>
      </w:pPr>
    </w:p>
    <w:p w14:paraId="268B3A7E"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Now, Muslim groups have to develop a consensus on</w:t>
      </w:r>
    </w:p>
    <w:p w14:paraId="268B3A7F" w14:textId="77777777" w:rsidR="00270475" w:rsidRPr="00584AEA" w:rsidRDefault="00270475" w:rsidP="006F4670">
      <w:pPr>
        <w:numPr>
          <w:ilvl w:val="0"/>
          <w:numId w:val="117"/>
        </w:numPr>
        <w:jc w:val="both"/>
        <w:rPr>
          <w:rFonts w:ascii="Arrus" w:hAnsi="Arrus"/>
          <w:b/>
          <w:bCs/>
          <w:sz w:val="22"/>
          <w:szCs w:val="28"/>
          <w:lang w:val="en-GB"/>
        </w:rPr>
      </w:pPr>
      <w:r w:rsidRPr="00584AEA">
        <w:rPr>
          <w:rFonts w:ascii="Arrus" w:hAnsi="Arrus"/>
          <w:b/>
          <w:bCs/>
          <w:sz w:val="22"/>
          <w:szCs w:val="28"/>
          <w:lang w:val="en-GB"/>
        </w:rPr>
        <w:lastRenderedPageBreak/>
        <w:t>Whether there should be a separate quota for Muslims or Muslim quota should be carved out of 27 pc OBC quota?;</w:t>
      </w:r>
    </w:p>
    <w:p w14:paraId="268B3A80" w14:textId="77777777" w:rsidR="00270475" w:rsidRPr="00584AEA" w:rsidRDefault="00270475" w:rsidP="006F4670">
      <w:pPr>
        <w:numPr>
          <w:ilvl w:val="0"/>
          <w:numId w:val="117"/>
        </w:numPr>
        <w:jc w:val="both"/>
        <w:rPr>
          <w:rFonts w:ascii="Arrus" w:hAnsi="Arrus"/>
          <w:b/>
          <w:bCs/>
          <w:sz w:val="22"/>
          <w:szCs w:val="28"/>
          <w:lang w:val="en-GB"/>
        </w:rPr>
      </w:pPr>
      <w:r w:rsidRPr="00584AEA">
        <w:rPr>
          <w:rFonts w:ascii="Arrus" w:hAnsi="Arrus"/>
          <w:b/>
          <w:bCs/>
          <w:sz w:val="22"/>
          <w:szCs w:val="28"/>
          <w:lang w:val="en-GB"/>
        </w:rPr>
        <w:t>What should be the precise percentage of Muslim quota?;</w:t>
      </w:r>
    </w:p>
    <w:p w14:paraId="268B3A81" w14:textId="77777777" w:rsidR="00270475" w:rsidRPr="00584AEA" w:rsidRDefault="00270475" w:rsidP="006F4670">
      <w:pPr>
        <w:numPr>
          <w:ilvl w:val="0"/>
          <w:numId w:val="117"/>
        </w:numPr>
        <w:jc w:val="both"/>
        <w:rPr>
          <w:rFonts w:ascii="Arrus" w:hAnsi="Arrus"/>
          <w:b/>
          <w:bCs/>
          <w:sz w:val="22"/>
          <w:szCs w:val="28"/>
          <w:lang w:val="en-GB"/>
        </w:rPr>
      </w:pPr>
      <w:r w:rsidRPr="00584AEA">
        <w:rPr>
          <w:rFonts w:ascii="Arrus" w:hAnsi="Arrus"/>
          <w:b/>
          <w:bCs/>
          <w:sz w:val="22"/>
          <w:szCs w:val="28"/>
          <w:lang w:val="en-GB"/>
        </w:rPr>
        <w:t>Should all Muslims be considered fit for reservation or only OBCs among Muslims or a middle approach with reservation for Muslims and reservation for OBCs within Muslim quota? Further, what should be the precise percentage of OBCs within Muslim quota?</w:t>
      </w:r>
    </w:p>
    <w:p w14:paraId="268B3A82" w14:textId="77777777" w:rsidR="00270475" w:rsidRPr="00584AEA" w:rsidRDefault="00270475" w:rsidP="006F4670">
      <w:pPr>
        <w:numPr>
          <w:ilvl w:val="0"/>
          <w:numId w:val="117"/>
        </w:numPr>
        <w:jc w:val="both"/>
        <w:rPr>
          <w:rFonts w:ascii="Arrus" w:hAnsi="Arrus"/>
          <w:b/>
          <w:bCs/>
          <w:sz w:val="22"/>
          <w:szCs w:val="28"/>
          <w:lang w:val="en-GB"/>
        </w:rPr>
      </w:pPr>
      <w:r w:rsidRPr="00584AEA">
        <w:rPr>
          <w:rFonts w:ascii="Arrus" w:hAnsi="Arrus"/>
          <w:b/>
          <w:bCs/>
          <w:sz w:val="22"/>
          <w:szCs w:val="28"/>
          <w:lang w:val="en-GB"/>
        </w:rPr>
        <w:t>What should be the percentage of Muslim quota in state services and institutions in each state? Or the percentage should remain uniform throughout the country?</w:t>
      </w:r>
    </w:p>
    <w:p w14:paraId="268B3A83" w14:textId="77777777" w:rsidR="00270475" w:rsidRPr="00584AEA" w:rsidRDefault="00270475" w:rsidP="006F4670">
      <w:pPr>
        <w:numPr>
          <w:ilvl w:val="0"/>
          <w:numId w:val="117"/>
        </w:numPr>
        <w:jc w:val="both"/>
        <w:rPr>
          <w:rFonts w:ascii="Arrus" w:hAnsi="Arrus"/>
          <w:b/>
          <w:bCs/>
          <w:sz w:val="22"/>
          <w:szCs w:val="28"/>
          <w:lang w:val="en-GB"/>
        </w:rPr>
      </w:pPr>
      <w:r w:rsidRPr="00584AEA">
        <w:rPr>
          <w:rFonts w:ascii="Arrus" w:hAnsi="Arrus"/>
          <w:b/>
          <w:bCs/>
          <w:sz w:val="22"/>
          <w:szCs w:val="28"/>
          <w:lang w:val="en-GB"/>
        </w:rPr>
        <w:t>Should there be a revision of the policy of a maximum 50 pc reservation for minority students in minority institutions? If this is revised, what should be the percentage for minorities?</w:t>
      </w:r>
    </w:p>
    <w:p w14:paraId="268B3A84" w14:textId="77777777" w:rsidR="00270475" w:rsidRPr="00584AEA" w:rsidRDefault="00270475" w:rsidP="006F4670">
      <w:pPr>
        <w:numPr>
          <w:ilvl w:val="0"/>
          <w:numId w:val="117"/>
        </w:numPr>
        <w:jc w:val="both"/>
        <w:rPr>
          <w:rFonts w:ascii="Arrus" w:hAnsi="Arrus"/>
          <w:b/>
          <w:bCs/>
          <w:sz w:val="22"/>
          <w:szCs w:val="28"/>
          <w:lang w:val="en-GB"/>
        </w:rPr>
      </w:pPr>
      <w:r w:rsidRPr="00584AEA">
        <w:rPr>
          <w:rFonts w:ascii="Arrus" w:hAnsi="Arrus"/>
          <w:b/>
          <w:bCs/>
          <w:sz w:val="22"/>
          <w:szCs w:val="28"/>
          <w:lang w:val="en-GB"/>
        </w:rPr>
        <w:t>What should be the approach in private institutions to make sure that adequate percentage of Muslim students gets admissions in these institutions?</w:t>
      </w:r>
    </w:p>
    <w:p w14:paraId="268B3A85"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w:t>
      </w:r>
    </w:p>
    <w:p w14:paraId="268B3A86" w14:textId="77777777" w:rsidR="00270475" w:rsidRPr="00584AEA" w:rsidRDefault="00270475" w:rsidP="00270475">
      <w:pPr>
        <w:ind w:left="360"/>
        <w:jc w:val="both"/>
        <w:rPr>
          <w:rFonts w:ascii="Arrus" w:hAnsi="Arrus"/>
          <w:sz w:val="22"/>
          <w:szCs w:val="28"/>
          <w:lang w:val="en-GB"/>
        </w:rPr>
      </w:pPr>
    </w:p>
    <w:p w14:paraId="268B3A87" w14:textId="77777777" w:rsidR="00270475" w:rsidRPr="00584AEA" w:rsidRDefault="00270475" w:rsidP="00270475">
      <w:pPr>
        <w:ind w:left="360"/>
        <w:jc w:val="both"/>
        <w:rPr>
          <w:rFonts w:ascii="Arrus" w:hAnsi="Arrus"/>
          <w:sz w:val="22"/>
          <w:szCs w:val="28"/>
          <w:lang w:val="en-GB"/>
        </w:rPr>
      </w:pPr>
    </w:p>
    <w:p w14:paraId="268B3A88" w14:textId="77777777" w:rsidR="00270475" w:rsidRPr="00584AEA" w:rsidRDefault="00270475" w:rsidP="00270475">
      <w:pPr>
        <w:ind w:left="360"/>
        <w:jc w:val="both"/>
        <w:rPr>
          <w:rFonts w:ascii="Arrus" w:hAnsi="Arrus"/>
          <w:sz w:val="22"/>
          <w:szCs w:val="28"/>
          <w:lang w:val="en-GB"/>
        </w:rPr>
      </w:pPr>
    </w:p>
    <w:p w14:paraId="268B3A89" w14:textId="77777777" w:rsidR="00270475" w:rsidRPr="00584AEA" w:rsidRDefault="00270475" w:rsidP="00270475">
      <w:pPr>
        <w:ind w:left="360"/>
        <w:jc w:val="both"/>
        <w:rPr>
          <w:rFonts w:ascii="Arrus" w:hAnsi="Arrus"/>
          <w:sz w:val="22"/>
          <w:szCs w:val="28"/>
          <w:lang w:val="en-GB"/>
        </w:rPr>
      </w:pPr>
    </w:p>
    <w:p w14:paraId="268B3A8A" w14:textId="77777777" w:rsidR="00270475" w:rsidRPr="00584AEA" w:rsidRDefault="00270475" w:rsidP="00270475">
      <w:pPr>
        <w:ind w:left="360"/>
        <w:jc w:val="both"/>
        <w:rPr>
          <w:rFonts w:ascii="Arrus" w:hAnsi="Arrus"/>
          <w:sz w:val="22"/>
          <w:szCs w:val="28"/>
          <w:lang w:val="en-GB"/>
        </w:rPr>
      </w:pPr>
    </w:p>
    <w:p w14:paraId="268B3A8B" w14:textId="77777777" w:rsidR="00270475" w:rsidRPr="00584AEA" w:rsidRDefault="00270475" w:rsidP="00270475">
      <w:pPr>
        <w:ind w:left="360"/>
        <w:jc w:val="both"/>
        <w:rPr>
          <w:rFonts w:ascii="Arrus" w:hAnsi="Arrus"/>
          <w:sz w:val="22"/>
          <w:szCs w:val="28"/>
          <w:lang w:val="en-GB"/>
        </w:rPr>
      </w:pPr>
    </w:p>
    <w:p w14:paraId="268B3A8C" w14:textId="77777777" w:rsidR="00270475" w:rsidRPr="00584AEA" w:rsidRDefault="00270475" w:rsidP="00270475">
      <w:pPr>
        <w:ind w:left="360"/>
        <w:jc w:val="both"/>
        <w:rPr>
          <w:rFonts w:ascii="Arrus" w:hAnsi="Arrus"/>
          <w:sz w:val="22"/>
          <w:szCs w:val="28"/>
          <w:lang w:val="en-GB"/>
        </w:rPr>
      </w:pPr>
    </w:p>
    <w:p w14:paraId="268B3A8D" w14:textId="77777777" w:rsidR="00270475" w:rsidRPr="00584AEA" w:rsidRDefault="00270475" w:rsidP="00270475">
      <w:pPr>
        <w:ind w:left="360"/>
        <w:jc w:val="both"/>
        <w:rPr>
          <w:rFonts w:ascii="Arrus" w:hAnsi="Arrus"/>
          <w:sz w:val="22"/>
          <w:szCs w:val="28"/>
          <w:lang w:val="en-GB"/>
        </w:rPr>
      </w:pPr>
    </w:p>
    <w:p w14:paraId="268B3A8E" w14:textId="77777777" w:rsidR="00270475" w:rsidRPr="00584AEA" w:rsidRDefault="00270475" w:rsidP="00270475">
      <w:pPr>
        <w:ind w:left="360"/>
        <w:jc w:val="both"/>
        <w:rPr>
          <w:rFonts w:ascii="Arrus" w:hAnsi="Arrus"/>
          <w:sz w:val="22"/>
          <w:szCs w:val="28"/>
          <w:lang w:val="en-GB"/>
        </w:rPr>
      </w:pPr>
    </w:p>
    <w:p w14:paraId="268B3A8F" w14:textId="77777777" w:rsidR="00270475" w:rsidRPr="00584AEA" w:rsidRDefault="00270475" w:rsidP="00270475">
      <w:pPr>
        <w:ind w:left="360"/>
        <w:jc w:val="both"/>
        <w:rPr>
          <w:rFonts w:ascii="Arrus" w:hAnsi="Arrus"/>
          <w:sz w:val="22"/>
          <w:szCs w:val="28"/>
          <w:lang w:val="en-GB"/>
        </w:rPr>
      </w:pPr>
    </w:p>
    <w:p w14:paraId="268B3A90" w14:textId="77777777" w:rsidR="00270475" w:rsidRPr="00584AEA" w:rsidRDefault="00270475" w:rsidP="00270475">
      <w:pPr>
        <w:ind w:left="360"/>
        <w:jc w:val="both"/>
        <w:rPr>
          <w:rFonts w:ascii="Arrus" w:hAnsi="Arrus"/>
          <w:sz w:val="22"/>
          <w:szCs w:val="28"/>
          <w:lang w:val="en-GB"/>
        </w:rPr>
      </w:pPr>
    </w:p>
    <w:p w14:paraId="268B3A91" w14:textId="77777777" w:rsidR="00270475" w:rsidRPr="00584AEA" w:rsidRDefault="00270475" w:rsidP="00270475">
      <w:pPr>
        <w:ind w:left="360"/>
        <w:jc w:val="both"/>
        <w:rPr>
          <w:rFonts w:ascii="Arrus" w:hAnsi="Arrus"/>
          <w:sz w:val="22"/>
          <w:szCs w:val="28"/>
          <w:lang w:val="en-GB"/>
        </w:rPr>
      </w:pPr>
    </w:p>
    <w:p w14:paraId="268B3A92" w14:textId="77777777" w:rsidR="00270475" w:rsidRPr="00584AEA" w:rsidRDefault="00270475" w:rsidP="00270475">
      <w:pPr>
        <w:ind w:left="360"/>
        <w:jc w:val="both"/>
        <w:rPr>
          <w:rFonts w:ascii="Arrus" w:hAnsi="Arrus"/>
          <w:sz w:val="22"/>
          <w:szCs w:val="28"/>
          <w:lang w:val="en-GB"/>
        </w:rPr>
      </w:pPr>
    </w:p>
    <w:p w14:paraId="268B3A93" w14:textId="77777777" w:rsidR="00270475" w:rsidRPr="00584AEA" w:rsidRDefault="00270475" w:rsidP="00270475">
      <w:pPr>
        <w:ind w:left="360"/>
        <w:jc w:val="both"/>
        <w:rPr>
          <w:rFonts w:ascii="Arrus" w:hAnsi="Arrus"/>
          <w:sz w:val="22"/>
          <w:szCs w:val="28"/>
          <w:lang w:val="en-GB"/>
        </w:rPr>
      </w:pPr>
    </w:p>
    <w:p w14:paraId="268B3A94" w14:textId="77777777" w:rsidR="00270475" w:rsidRPr="00584AEA" w:rsidRDefault="00270475" w:rsidP="00270475">
      <w:pPr>
        <w:ind w:left="360"/>
        <w:jc w:val="both"/>
        <w:rPr>
          <w:rFonts w:ascii="Arrus" w:hAnsi="Arrus"/>
          <w:sz w:val="22"/>
          <w:szCs w:val="28"/>
          <w:lang w:val="en-GB"/>
        </w:rPr>
      </w:pPr>
    </w:p>
    <w:p w14:paraId="268B3A95" w14:textId="77777777" w:rsidR="00270475" w:rsidRPr="00584AEA" w:rsidRDefault="00270475" w:rsidP="00270475">
      <w:pPr>
        <w:ind w:left="360"/>
        <w:jc w:val="both"/>
        <w:rPr>
          <w:rFonts w:ascii="Arrus" w:hAnsi="Arrus"/>
          <w:sz w:val="22"/>
          <w:szCs w:val="28"/>
          <w:lang w:val="en-GB"/>
        </w:rPr>
      </w:pPr>
    </w:p>
    <w:p w14:paraId="268B3A96" w14:textId="77777777" w:rsidR="00270475" w:rsidRPr="00584AEA" w:rsidRDefault="00270475" w:rsidP="00270475">
      <w:pPr>
        <w:ind w:left="360"/>
        <w:jc w:val="both"/>
        <w:rPr>
          <w:rFonts w:ascii="Arrus" w:hAnsi="Arrus"/>
          <w:sz w:val="22"/>
          <w:szCs w:val="28"/>
          <w:lang w:val="en-GB"/>
        </w:rPr>
      </w:pPr>
    </w:p>
    <w:p w14:paraId="268B3A97" w14:textId="77777777" w:rsidR="00270475" w:rsidRPr="00584AEA" w:rsidRDefault="00270475" w:rsidP="00270475">
      <w:pPr>
        <w:ind w:left="360"/>
        <w:jc w:val="both"/>
        <w:rPr>
          <w:rFonts w:ascii="Arrus" w:hAnsi="Arrus"/>
          <w:sz w:val="22"/>
          <w:szCs w:val="28"/>
          <w:lang w:val="en-GB"/>
        </w:rPr>
      </w:pPr>
    </w:p>
    <w:p w14:paraId="268B3A98" w14:textId="77777777" w:rsidR="00270475" w:rsidRPr="00584AEA" w:rsidRDefault="00270475" w:rsidP="00270475">
      <w:pPr>
        <w:ind w:left="360"/>
        <w:jc w:val="both"/>
        <w:rPr>
          <w:rFonts w:ascii="Arrus" w:hAnsi="Arrus"/>
          <w:sz w:val="22"/>
          <w:szCs w:val="28"/>
          <w:lang w:val="en-GB"/>
        </w:rPr>
      </w:pPr>
    </w:p>
    <w:p w14:paraId="268B3A99" w14:textId="77777777" w:rsidR="00270475" w:rsidRPr="00584AEA" w:rsidRDefault="00270475" w:rsidP="00270475">
      <w:pPr>
        <w:ind w:left="360"/>
        <w:jc w:val="both"/>
        <w:rPr>
          <w:rFonts w:ascii="Arrus" w:hAnsi="Arrus"/>
          <w:sz w:val="22"/>
          <w:szCs w:val="28"/>
          <w:lang w:val="en-GB"/>
        </w:rPr>
      </w:pPr>
    </w:p>
    <w:p w14:paraId="268B3A9A" w14:textId="77777777" w:rsidR="00270475" w:rsidRPr="00584AEA" w:rsidRDefault="00270475" w:rsidP="00270475">
      <w:pPr>
        <w:ind w:left="360"/>
        <w:jc w:val="both"/>
        <w:rPr>
          <w:rFonts w:ascii="Arrus" w:hAnsi="Arrus"/>
          <w:sz w:val="22"/>
          <w:szCs w:val="28"/>
          <w:lang w:val="en-GB"/>
        </w:rPr>
      </w:pPr>
    </w:p>
    <w:p w14:paraId="268B3A9B" w14:textId="77777777" w:rsidR="00270475" w:rsidRPr="00584AEA" w:rsidRDefault="00270475" w:rsidP="00270475">
      <w:pPr>
        <w:jc w:val="both"/>
        <w:rPr>
          <w:rFonts w:ascii="Arrus" w:hAnsi="Arrus"/>
          <w:b/>
          <w:sz w:val="50"/>
          <w:szCs w:val="28"/>
          <w:lang w:val="en-GB"/>
        </w:rPr>
      </w:pPr>
      <w:r w:rsidRPr="00584AEA">
        <w:rPr>
          <w:rFonts w:ascii="Arrus" w:hAnsi="Arrus"/>
          <w:b/>
          <w:sz w:val="50"/>
          <w:szCs w:val="28"/>
          <w:lang w:val="en-GB"/>
        </w:rPr>
        <w:t>Empowerment of Youth</w:t>
      </w:r>
    </w:p>
    <w:p w14:paraId="268B3A9C" w14:textId="77777777" w:rsidR="00270475" w:rsidRPr="00584AEA" w:rsidRDefault="00270475" w:rsidP="00270475">
      <w:pPr>
        <w:jc w:val="both"/>
        <w:rPr>
          <w:rFonts w:ascii="Arrus" w:hAnsi="Arrus"/>
          <w:sz w:val="22"/>
          <w:szCs w:val="28"/>
          <w:lang w:val="en-GB"/>
        </w:rPr>
      </w:pPr>
    </w:p>
    <w:p w14:paraId="268B3A9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Youth are the most energetic and therefore perhaps the most important constituent of human society. They are the backbone of any social organisation, and the quality of the youth largely determines the quality of the nation or community. They are the present as well as future of the world. If they are on the right track, the world will be on the right track; if they have lost the track, the world will lose the track. They are capable of revolutionising if they have the idea of what is to be done. But the biggest problem is that by the time they understand the truth of existence, individual and social, it is often too late. It is therefore essential that as soon as they enter the age of the youth, they are in a position to act with wisdom. </w:t>
      </w:r>
    </w:p>
    <w:p w14:paraId="268B3A9E" w14:textId="77777777" w:rsidR="00270475" w:rsidRPr="00584AEA" w:rsidRDefault="00270475" w:rsidP="00270475">
      <w:pPr>
        <w:jc w:val="both"/>
        <w:rPr>
          <w:rFonts w:ascii="Arrus" w:hAnsi="Arrus"/>
          <w:sz w:val="22"/>
          <w:szCs w:val="28"/>
          <w:lang w:val="en-GB"/>
        </w:rPr>
      </w:pPr>
    </w:p>
    <w:p w14:paraId="268B3A9F" w14:textId="77777777" w:rsidR="00270475" w:rsidRPr="00584AEA" w:rsidRDefault="00270475" w:rsidP="00270475">
      <w:pPr>
        <w:ind w:firstLine="720"/>
        <w:jc w:val="both"/>
        <w:rPr>
          <w:rFonts w:ascii="Arrus" w:hAnsi="Arrus"/>
          <w:sz w:val="22"/>
          <w:szCs w:val="28"/>
          <w:lang w:val="en-GB" w:eastAsia="en-GB"/>
        </w:rPr>
      </w:pPr>
      <w:r w:rsidRPr="00584AEA">
        <w:rPr>
          <w:rFonts w:ascii="Arrus" w:hAnsi="Arrus"/>
          <w:sz w:val="22"/>
          <w:szCs w:val="28"/>
          <w:lang w:val="en-GB"/>
        </w:rPr>
        <w:t xml:space="preserve">Youth is important for the whole mankind. However they are relatively more important for India. And the greater truth is that they are more important for Muslims, both at the global as well as the national level. </w:t>
      </w:r>
      <w:r w:rsidRPr="00584AEA">
        <w:rPr>
          <w:rFonts w:ascii="Arrus" w:hAnsi="Arrus"/>
          <w:sz w:val="22"/>
          <w:szCs w:val="28"/>
          <w:shd w:val="clear" w:color="auto" w:fill="FFFFFF"/>
          <w:lang w:val="en-GB" w:eastAsia="en-GB"/>
        </w:rPr>
        <w:t>By 2020, India's population is expected to become the world's youngest; more than 500 million Indian citizens will be under 25 years of age and more than two thirds of the population will be eligible to work. Not only Muslims have the maximum percentage of youth worldwide, they have also the maximum percentage in India. Out of 500 million in 2020, their number may very well be anywhere between 90-120 million. To an Indian sociologist, this means that a growing number of India's youth need the right educational infrastructure to develop skills and adequate opportunities to get employed or become entrepreneurs.</w:t>
      </w:r>
      <w:r w:rsidRPr="00584AEA">
        <w:rPr>
          <w:rFonts w:ascii="Arrus" w:hAnsi="Arrus"/>
          <w:sz w:val="22"/>
          <w:szCs w:val="28"/>
          <w:lang w:val="en-GB" w:eastAsia="en-GB"/>
        </w:rPr>
        <w:t xml:space="preserve"> To a Muslim it also means that in addition to being educationally and technically well-equipped they must also be well aware of the parameters under which they have to work. </w:t>
      </w:r>
    </w:p>
    <w:p w14:paraId="268B3AA0" w14:textId="77777777" w:rsidR="00270475" w:rsidRPr="00584AEA" w:rsidRDefault="00270475" w:rsidP="00270475">
      <w:pPr>
        <w:jc w:val="both"/>
        <w:rPr>
          <w:rFonts w:ascii="Arrus" w:hAnsi="Arrus"/>
          <w:sz w:val="22"/>
          <w:szCs w:val="28"/>
          <w:lang w:val="en-GB" w:eastAsia="en-GB"/>
        </w:rPr>
      </w:pPr>
    </w:p>
    <w:p w14:paraId="268B3AA1" w14:textId="77777777" w:rsidR="00270475" w:rsidRPr="00584AEA" w:rsidRDefault="00270475" w:rsidP="00270475">
      <w:pPr>
        <w:ind w:firstLine="720"/>
        <w:jc w:val="both"/>
        <w:rPr>
          <w:rFonts w:ascii="Arrus" w:hAnsi="Arrus"/>
          <w:sz w:val="22"/>
          <w:szCs w:val="28"/>
          <w:lang w:val="en-GB" w:eastAsia="en-GB"/>
        </w:rPr>
      </w:pPr>
      <w:r w:rsidRPr="00584AEA">
        <w:rPr>
          <w:rFonts w:ascii="Arrus" w:hAnsi="Arrus"/>
          <w:sz w:val="22"/>
          <w:szCs w:val="28"/>
          <w:lang w:val="en-GB" w:eastAsia="en-GB"/>
        </w:rPr>
        <w:t xml:space="preserve">According to Wikipedia, </w:t>
      </w:r>
    </w:p>
    <w:p w14:paraId="268B3AA2" w14:textId="77777777" w:rsidR="00270475" w:rsidRPr="00584AEA" w:rsidRDefault="00270475" w:rsidP="00270475">
      <w:pPr>
        <w:pStyle w:val="NormalWeb"/>
        <w:shd w:val="clear" w:color="auto" w:fill="FFFFFF"/>
        <w:spacing w:before="120" w:after="120"/>
        <w:jc w:val="both"/>
        <w:rPr>
          <w:rFonts w:ascii="Arrus" w:hAnsi="Arrus"/>
          <w:i/>
          <w:sz w:val="22"/>
          <w:szCs w:val="28"/>
        </w:rPr>
      </w:pPr>
      <w:r w:rsidRPr="00584AEA">
        <w:rPr>
          <w:rFonts w:ascii="Arrus" w:hAnsi="Arrus"/>
          <w:i/>
          <w:sz w:val="22"/>
          <w:szCs w:val="28"/>
          <w:lang w:val="en-GB" w:eastAsia="en-GB"/>
        </w:rPr>
        <w:t>“</w:t>
      </w:r>
      <w:r w:rsidRPr="00584AEA">
        <w:rPr>
          <w:rFonts w:ascii="Arrus" w:hAnsi="Arrus"/>
          <w:b/>
          <w:bCs/>
          <w:i/>
          <w:sz w:val="22"/>
          <w:szCs w:val="28"/>
        </w:rPr>
        <w:t>Youth empowerment</w:t>
      </w:r>
      <w:r w:rsidRPr="00584AEA">
        <w:rPr>
          <w:rStyle w:val="apple-converted-space"/>
          <w:rFonts w:ascii="Arrus" w:hAnsi="Arrus"/>
          <w:i/>
          <w:sz w:val="22"/>
          <w:szCs w:val="28"/>
        </w:rPr>
        <w:t> </w:t>
      </w:r>
      <w:r w:rsidRPr="00584AEA">
        <w:rPr>
          <w:rFonts w:ascii="Arrus" w:hAnsi="Arrus"/>
          <w:i/>
          <w:sz w:val="22"/>
          <w:szCs w:val="28"/>
        </w:rPr>
        <w:t xml:space="preserve">is an attitudinal, structural, and cultural process whereby young people gain the ability, authority, and agency to make decisions and implement change in their own lives and the lives of other people, including youth and adults. </w:t>
      </w:r>
    </w:p>
    <w:p w14:paraId="268B3AA3" w14:textId="77777777" w:rsidR="00270475" w:rsidRPr="00584AEA" w:rsidRDefault="00270475" w:rsidP="00270475">
      <w:pPr>
        <w:pStyle w:val="NormalWeb"/>
        <w:shd w:val="clear" w:color="auto" w:fill="FFFFFF"/>
        <w:spacing w:before="120" w:after="120"/>
        <w:jc w:val="both"/>
        <w:rPr>
          <w:rFonts w:ascii="Arrus" w:hAnsi="Arrus"/>
          <w:i/>
          <w:sz w:val="22"/>
          <w:szCs w:val="28"/>
        </w:rPr>
      </w:pPr>
      <w:r w:rsidRPr="00584AEA">
        <w:rPr>
          <w:rFonts w:ascii="Arrus" w:hAnsi="Arrus" w:hint="eastAsia"/>
          <w:i/>
          <w:sz w:val="22"/>
          <w:szCs w:val="28"/>
        </w:rPr>
        <w:t>“</w:t>
      </w:r>
      <w:r w:rsidRPr="00584AEA">
        <w:rPr>
          <w:rFonts w:ascii="Arrus" w:hAnsi="Arrus"/>
          <w:i/>
          <w:sz w:val="22"/>
          <w:szCs w:val="28"/>
        </w:rPr>
        <w:t>Youth empowerment is often addressed as a gateway to</w:t>
      </w:r>
      <w:r w:rsidRPr="00584AEA">
        <w:rPr>
          <w:rStyle w:val="apple-converted-space"/>
          <w:rFonts w:ascii="Arrus" w:hAnsi="Arrus"/>
          <w:i/>
          <w:sz w:val="22"/>
          <w:szCs w:val="28"/>
        </w:rPr>
        <w:t> </w:t>
      </w:r>
      <w:hyperlink r:id="rId818" w:tooltip="Intergenerational equity" w:history="1">
        <w:r w:rsidRPr="00584AEA">
          <w:rPr>
            <w:rStyle w:val="Hyperlink"/>
            <w:rFonts w:ascii="Arrus" w:eastAsiaTheme="majorEastAsia" w:hAnsi="Arrus"/>
            <w:i/>
            <w:sz w:val="22"/>
            <w:szCs w:val="28"/>
            <w:u w:val="none"/>
          </w:rPr>
          <w:t>intergenerational equity</w:t>
        </w:r>
      </w:hyperlink>
      <w:r w:rsidRPr="00584AEA">
        <w:rPr>
          <w:rFonts w:ascii="Arrus" w:hAnsi="Arrus"/>
          <w:i/>
          <w:sz w:val="22"/>
          <w:szCs w:val="28"/>
        </w:rPr>
        <w:t>,</w:t>
      </w:r>
      <w:r w:rsidRPr="00584AEA">
        <w:rPr>
          <w:rStyle w:val="apple-converted-space"/>
          <w:rFonts w:ascii="Arrus" w:hAnsi="Arrus"/>
          <w:i/>
          <w:sz w:val="22"/>
          <w:szCs w:val="28"/>
        </w:rPr>
        <w:t> </w:t>
      </w:r>
      <w:hyperlink r:id="rId819" w:tooltip="Civic engagement" w:history="1">
        <w:r w:rsidRPr="00584AEA">
          <w:rPr>
            <w:rStyle w:val="Hyperlink"/>
            <w:rFonts w:ascii="Arrus" w:eastAsiaTheme="majorEastAsia" w:hAnsi="Arrus"/>
            <w:i/>
            <w:sz w:val="22"/>
            <w:szCs w:val="28"/>
            <w:u w:val="none"/>
          </w:rPr>
          <w:t>civic engagement</w:t>
        </w:r>
      </w:hyperlink>
      <w:r w:rsidRPr="00584AEA">
        <w:rPr>
          <w:rStyle w:val="apple-converted-space"/>
          <w:rFonts w:ascii="Arrus" w:hAnsi="Arrus"/>
          <w:i/>
          <w:sz w:val="22"/>
          <w:szCs w:val="28"/>
        </w:rPr>
        <w:t> </w:t>
      </w:r>
      <w:r w:rsidRPr="00584AEA">
        <w:rPr>
          <w:rFonts w:ascii="Arrus" w:hAnsi="Arrus"/>
          <w:i/>
          <w:sz w:val="22"/>
          <w:szCs w:val="28"/>
        </w:rPr>
        <w:t>and</w:t>
      </w:r>
      <w:r w:rsidRPr="00584AEA">
        <w:rPr>
          <w:rStyle w:val="apple-converted-space"/>
          <w:rFonts w:ascii="Arrus" w:hAnsi="Arrus"/>
          <w:i/>
          <w:sz w:val="22"/>
          <w:szCs w:val="28"/>
        </w:rPr>
        <w:t> </w:t>
      </w:r>
      <w:hyperlink r:id="rId820" w:tooltip="Democracy building" w:history="1">
        <w:r w:rsidRPr="00584AEA">
          <w:rPr>
            <w:rStyle w:val="Hyperlink"/>
            <w:rFonts w:ascii="Arrus" w:eastAsiaTheme="majorEastAsia" w:hAnsi="Arrus"/>
            <w:i/>
            <w:sz w:val="22"/>
            <w:szCs w:val="28"/>
            <w:u w:val="none"/>
          </w:rPr>
          <w:t>democracy building</w:t>
        </w:r>
      </w:hyperlink>
      <w:r w:rsidRPr="00584AEA">
        <w:rPr>
          <w:rFonts w:ascii="Arrus" w:hAnsi="Arrus"/>
          <w:i/>
          <w:sz w:val="22"/>
          <w:szCs w:val="28"/>
        </w:rPr>
        <w:t>. Many local, state, provincial, regional, national, and international government agencies and nonprofit community-based organizations provide programs centered on youth empowerment.</w:t>
      </w:r>
      <w:r w:rsidRPr="00584AEA">
        <w:rPr>
          <w:rStyle w:val="apple-converted-space"/>
          <w:rFonts w:ascii="Arrus" w:hAnsi="Arrus"/>
          <w:i/>
          <w:sz w:val="22"/>
          <w:szCs w:val="28"/>
        </w:rPr>
        <w:t> </w:t>
      </w:r>
      <w:r w:rsidRPr="00584AEA">
        <w:rPr>
          <w:rFonts w:ascii="Arrus" w:hAnsi="Arrus"/>
          <w:i/>
          <w:sz w:val="22"/>
          <w:szCs w:val="28"/>
        </w:rPr>
        <w:t>Activities involved therein may focus on</w:t>
      </w:r>
      <w:r w:rsidRPr="00584AEA">
        <w:rPr>
          <w:rStyle w:val="apple-converted-space"/>
          <w:rFonts w:ascii="Arrus" w:hAnsi="Arrus"/>
          <w:i/>
          <w:sz w:val="22"/>
          <w:szCs w:val="28"/>
        </w:rPr>
        <w:t> </w:t>
      </w:r>
      <w:hyperlink r:id="rId821" w:tooltip="Youth-led media" w:history="1">
        <w:r w:rsidRPr="00584AEA">
          <w:rPr>
            <w:rStyle w:val="Hyperlink"/>
            <w:rFonts w:ascii="Arrus" w:eastAsiaTheme="majorEastAsia" w:hAnsi="Arrus"/>
            <w:i/>
            <w:sz w:val="22"/>
            <w:szCs w:val="28"/>
            <w:u w:val="none"/>
          </w:rPr>
          <w:t>youth-led media</w:t>
        </w:r>
      </w:hyperlink>
      <w:r w:rsidRPr="00584AEA">
        <w:rPr>
          <w:rFonts w:ascii="Arrus" w:hAnsi="Arrus"/>
          <w:i/>
          <w:sz w:val="22"/>
          <w:szCs w:val="28"/>
        </w:rPr>
        <w:t>,</w:t>
      </w:r>
      <w:r w:rsidRPr="00584AEA">
        <w:rPr>
          <w:rStyle w:val="apple-converted-space"/>
          <w:rFonts w:ascii="Arrus" w:hAnsi="Arrus"/>
          <w:i/>
          <w:sz w:val="22"/>
          <w:szCs w:val="28"/>
        </w:rPr>
        <w:t> </w:t>
      </w:r>
      <w:hyperlink r:id="rId822" w:tooltip="Youth rights" w:history="1">
        <w:r w:rsidRPr="00584AEA">
          <w:rPr>
            <w:rStyle w:val="Hyperlink"/>
            <w:rFonts w:ascii="Arrus" w:eastAsiaTheme="majorEastAsia" w:hAnsi="Arrus"/>
            <w:i/>
            <w:sz w:val="22"/>
            <w:szCs w:val="28"/>
            <w:u w:val="none"/>
          </w:rPr>
          <w:t>youth rights</w:t>
        </w:r>
      </w:hyperlink>
      <w:r w:rsidRPr="00584AEA">
        <w:rPr>
          <w:rFonts w:ascii="Arrus" w:hAnsi="Arrus"/>
          <w:i/>
          <w:sz w:val="22"/>
          <w:szCs w:val="28"/>
        </w:rPr>
        <w:t>,</w:t>
      </w:r>
      <w:r w:rsidRPr="00584AEA">
        <w:rPr>
          <w:rStyle w:val="apple-converted-space"/>
          <w:rFonts w:ascii="Arrus" w:hAnsi="Arrus"/>
          <w:i/>
          <w:sz w:val="22"/>
          <w:szCs w:val="28"/>
        </w:rPr>
        <w:t> </w:t>
      </w:r>
      <w:hyperlink r:id="rId823" w:tooltip="Youth council" w:history="1">
        <w:r w:rsidRPr="00584AEA">
          <w:rPr>
            <w:rStyle w:val="Hyperlink"/>
            <w:rFonts w:ascii="Arrus" w:eastAsiaTheme="majorEastAsia" w:hAnsi="Arrus"/>
            <w:i/>
            <w:sz w:val="22"/>
            <w:szCs w:val="28"/>
            <w:u w:val="none"/>
          </w:rPr>
          <w:t>youth councils</w:t>
        </w:r>
      </w:hyperlink>
      <w:r w:rsidRPr="00584AEA">
        <w:rPr>
          <w:rFonts w:ascii="Arrus" w:hAnsi="Arrus"/>
          <w:i/>
          <w:sz w:val="22"/>
          <w:szCs w:val="28"/>
        </w:rPr>
        <w:t xml:space="preserve">, </w:t>
      </w:r>
      <w:r w:rsidRPr="00584AEA">
        <w:rPr>
          <w:rFonts w:ascii="Arrus" w:hAnsi="Arrus"/>
          <w:i/>
          <w:sz w:val="22"/>
          <w:szCs w:val="28"/>
        </w:rPr>
        <w:lastRenderedPageBreak/>
        <w:t>youth</w:t>
      </w:r>
      <w:r w:rsidRPr="00584AEA">
        <w:rPr>
          <w:rStyle w:val="apple-converted-space"/>
          <w:rFonts w:ascii="Arrus" w:hAnsi="Arrus"/>
          <w:i/>
          <w:sz w:val="22"/>
          <w:szCs w:val="28"/>
        </w:rPr>
        <w:t> </w:t>
      </w:r>
      <w:hyperlink r:id="rId824" w:tooltip="Activism" w:history="1">
        <w:r w:rsidRPr="00584AEA">
          <w:rPr>
            <w:rStyle w:val="Hyperlink"/>
            <w:rFonts w:ascii="Arrus" w:eastAsiaTheme="majorEastAsia" w:hAnsi="Arrus"/>
            <w:i/>
            <w:sz w:val="22"/>
            <w:szCs w:val="28"/>
            <w:u w:val="none"/>
          </w:rPr>
          <w:t>activism</w:t>
        </w:r>
      </w:hyperlink>
      <w:r w:rsidRPr="00584AEA">
        <w:rPr>
          <w:rFonts w:ascii="Arrus" w:hAnsi="Arrus"/>
          <w:i/>
          <w:sz w:val="22"/>
          <w:szCs w:val="28"/>
        </w:rPr>
        <w:t>, youth involvement in community decision-making,</w:t>
      </w:r>
      <w:r w:rsidRPr="00584AEA">
        <w:rPr>
          <w:rStyle w:val="apple-converted-space"/>
          <w:rFonts w:ascii="Arrus" w:hAnsi="Arrus"/>
          <w:i/>
          <w:sz w:val="22"/>
          <w:szCs w:val="28"/>
        </w:rPr>
        <w:t> </w:t>
      </w:r>
      <w:r w:rsidRPr="00584AEA">
        <w:rPr>
          <w:rFonts w:ascii="Arrus" w:hAnsi="Arrus"/>
          <w:i/>
          <w:sz w:val="22"/>
          <w:szCs w:val="28"/>
        </w:rPr>
        <w:t>and other methods.”</w:t>
      </w:r>
    </w:p>
    <w:p w14:paraId="268B3AA4" w14:textId="77777777" w:rsidR="00270475" w:rsidRPr="00584AEA" w:rsidRDefault="00270475" w:rsidP="00270475">
      <w:pPr>
        <w:pStyle w:val="NormalWeb"/>
        <w:shd w:val="clear" w:color="auto" w:fill="FFFFFF"/>
        <w:spacing w:before="120" w:after="120"/>
        <w:ind w:firstLine="720"/>
        <w:jc w:val="both"/>
        <w:rPr>
          <w:rFonts w:ascii="Arrus" w:hAnsi="Arrus"/>
          <w:sz w:val="22"/>
          <w:szCs w:val="22"/>
        </w:rPr>
      </w:pPr>
      <w:r w:rsidRPr="00584AEA">
        <w:rPr>
          <w:rFonts w:ascii="Arrus" w:hAnsi="Arrus"/>
          <w:sz w:val="22"/>
          <w:szCs w:val="22"/>
          <w:lang w:val="en-GB"/>
        </w:rPr>
        <w:t xml:space="preserve">According to </w:t>
      </w:r>
      <w:r w:rsidRPr="00584AEA">
        <w:rPr>
          <w:rFonts w:ascii="Arrus" w:hAnsi="Arrus"/>
          <w:sz w:val="22"/>
          <w:szCs w:val="22"/>
        </w:rPr>
        <w:t xml:space="preserve">the Commonwealth definition, </w:t>
      </w:r>
    </w:p>
    <w:p w14:paraId="268B3AA5" w14:textId="77777777" w:rsidR="00270475" w:rsidRPr="00584AEA" w:rsidRDefault="00270475" w:rsidP="00270475">
      <w:pPr>
        <w:pStyle w:val="NormalWeb"/>
        <w:shd w:val="clear" w:color="auto" w:fill="FFFFFF"/>
        <w:spacing w:before="120" w:after="120"/>
        <w:jc w:val="both"/>
        <w:rPr>
          <w:rFonts w:ascii="Arrus" w:hAnsi="Arrus"/>
          <w:i/>
          <w:sz w:val="22"/>
          <w:szCs w:val="22"/>
        </w:rPr>
      </w:pPr>
      <w:r w:rsidRPr="00584AEA">
        <w:rPr>
          <w:rFonts w:ascii="Arrus" w:hAnsi="Arrus"/>
          <w:i/>
          <w:sz w:val="22"/>
          <w:szCs w:val="22"/>
        </w:rPr>
        <w:t>"Young people are empowered when they acknowledge that they have or can create choices in life, are aware of the implications of those choices, make an informed decision freely, take action based on that decision and accept responsibility for the consequences of those actions. Empowering young people means creating and supporting the enabling conditions under which young people can act on their own behalf, and on their own terms, rather than at the direction of others."</w:t>
      </w:r>
    </w:p>
    <w:p w14:paraId="268B3AA6" w14:textId="77777777" w:rsidR="00270475" w:rsidRPr="00584AEA" w:rsidRDefault="00270475" w:rsidP="00270475">
      <w:pPr>
        <w:pStyle w:val="NormalWeb"/>
        <w:shd w:val="clear" w:color="auto" w:fill="FFFFFF"/>
        <w:spacing w:before="120" w:after="120"/>
        <w:ind w:firstLine="720"/>
        <w:jc w:val="both"/>
        <w:rPr>
          <w:rFonts w:ascii="Arrus" w:hAnsi="Arrus"/>
          <w:sz w:val="22"/>
          <w:szCs w:val="22"/>
        </w:rPr>
      </w:pPr>
      <w:r w:rsidRPr="00584AEA">
        <w:rPr>
          <w:rFonts w:ascii="Arrus" w:hAnsi="Arrus"/>
          <w:sz w:val="22"/>
          <w:szCs w:val="22"/>
        </w:rPr>
        <w:t xml:space="preserve">As is the case in almost in almost every field, concepts, programmes and policies are designed in accordance with the demands of the forces of economics, especially the market forces. For the market, youth are not only the biggest producers but are also the biggest consumers. Not only they earn for themselves, by working they earn for their employers and by spending they earn for the market. They are more likely to spend on clothes and fashions, on cosmetics, on </w:t>
      </w:r>
      <w:proofErr w:type="spellStart"/>
      <w:r w:rsidRPr="00584AEA">
        <w:rPr>
          <w:rFonts w:ascii="Arrus" w:hAnsi="Arrus"/>
          <w:sz w:val="22"/>
          <w:szCs w:val="22"/>
        </w:rPr>
        <w:t>hotelling</w:t>
      </w:r>
      <w:proofErr w:type="spellEnd"/>
      <w:r w:rsidRPr="00584AEA">
        <w:rPr>
          <w:rFonts w:ascii="Arrus" w:hAnsi="Arrus"/>
          <w:sz w:val="22"/>
          <w:szCs w:val="22"/>
        </w:rPr>
        <w:t xml:space="preserve">, clubs, drinks, smoking, drugs and sex. The youth in the current international system are therefore trained for all these roles. Through creation of the concept of “freedom of choice”, they are first expected to learn about the choices available in the market, then avail them, and if they happen to suffer on account of their selection of choices, they alone are held responsible. </w:t>
      </w:r>
    </w:p>
    <w:p w14:paraId="268B3AA7" w14:textId="77777777" w:rsidR="00270475" w:rsidRPr="00584AEA" w:rsidRDefault="00270475" w:rsidP="00270475">
      <w:pPr>
        <w:pStyle w:val="NormalWeb"/>
        <w:shd w:val="clear" w:color="auto" w:fill="FFFFFF"/>
        <w:spacing w:before="120" w:after="120"/>
        <w:ind w:firstLine="720"/>
        <w:jc w:val="both"/>
        <w:rPr>
          <w:rFonts w:ascii="Arrus" w:hAnsi="Arrus"/>
          <w:sz w:val="22"/>
          <w:szCs w:val="22"/>
        </w:rPr>
      </w:pPr>
      <w:r w:rsidRPr="00584AEA">
        <w:rPr>
          <w:rFonts w:ascii="Arrus" w:hAnsi="Arrus"/>
          <w:sz w:val="22"/>
          <w:szCs w:val="22"/>
        </w:rPr>
        <w:t xml:space="preserve">Empowerment under Islam has therefore got to be attained without falling prey to the demands of the New World Order. Their positive contribution to the economy and society is to be maximized without letting them become victims of human weaknesses, which are being normalized, </w:t>
      </w:r>
      <w:proofErr w:type="spellStart"/>
      <w:r w:rsidRPr="00584AEA">
        <w:rPr>
          <w:rFonts w:ascii="Arrus" w:hAnsi="Arrus"/>
          <w:sz w:val="22"/>
          <w:szCs w:val="22"/>
        </w:rPr>
        <w:t>institutionalised</w:t>
      </w:r>
      <w:proofErr w:type="spellEnd"/>
      <w:r w:rsidRPr="00584AEA">
        <w:rPr>
          <w:rFonts w:ascii="Arrus" w:hAnsi="Arrus"/>
          <w:sz w:val="22"/>
          <w:szCs w:val="22"/>
        </w:rPr>
        <w:t xml:space="preserve">, glorified and </w:t>
      </w:r>
      <w:proofErr w:type="spellStart"/>
      <w:r w:rsidRPr="00584AEA">
        <w:rPr>
          <w:rFonts w:ascii="Arrus" w:hAnsi="Arrus"/>
          <w:sz w:val="22"/>
          <w:szCs w:val="22"/>
        </w:rPr>
        <w:t>industrialised</w:t>
      </w:r>
      <w:proofErr w:type="spellEnd"/>
      <w:r w:rsidRPr="00584AEA">
        <w:rPr>
          <w:rFonts w:ascii="Arrus" w:hAnsi="Arrus"/>
          <w:sz w:val="22"/>
          <w:szCs w:val="22"/>
        </w:rPr>
        <w:t xml:space="preserve"> at a massive scale. This is no small task to achieve, especially in countries where the vices of modernism are in full swing and where Muslims are not numerically strong enough to change the social structure. </w:t>
      </w:r>
    </w:p>
    <w:p w14:paraId="268B3AA8"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aims of youth empowerment must be the same as have been described the aims of Muslim Empowerment in general, viz, Ideological, Social, Economic and Political. </w:t>
      </w:r>
    </w:p>
    <w:p w14:paraId="268B3AA9" w14:textId="77777777" w:rsidR="00270475" w:rsidRPr="00584AEA" w:rsidRDefault="00270475" w:rsidP="00270475">
      <w:pPr>
        <w:jc w:val="both"/>
        <w:rPr>
          <w:rFonts w:ascii="Arrus" w:hAnsi="Arrus"/>
          <w:sz w:val="22"/>
          <w:szCs w:val="28"/>
          <w:lang w:val="en-GB"/>
        </w:rPr>
      </w:pPr>
    </w:p>
    <w:p w14:paraId="268B3AA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1. Ideologically, they must know the demands of the comprehensive system of Islam and must be fully aware of Fundamental Duties, Fundamental Prohibitions and Fundamental Rights, enshrined in Islamic system. They must be mentally and spiritually equipped to work within the parameters of these three. </w:t>
      </w:r>
    </w:p>
    <w:p w14:paraId="268B3AAB"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lastRenderedPageBreak/>
        <w:t>2. Economically, they must be able to choose their means of earning. If they are in professional courses, they must pursue their courses with vigour and dedication. After that they may join a job, start their own private professional services or may venture into entrepreneurship. If they have not been able to acquire a high professional qualification, they may pursue skill development courses or may start their own business depending upon their inclinations and financial circumstances;</w:t>
      </w:r>
    </w:p>
    <w:p w14:paraId="268B3AA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3. Socially, they have to become self-dependent at the earliest and enter the family life in a healthy way within the parameters of Islam. Delaying marriage even after getting a job is not a good idea in the longer run. This may make them increasingly more vulnerable to corrupting practices and they will have less time left to pass with their wives and children. The chances of their children getting established in their life time will decrease. </w:t>
      </w:r>
    </w:p>
    <w:p w14:paraId="268B3AA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4. Politically, they must be conscious of political environment in the country and must play a role in a way that it does not affect their career or business. Those who can afford to join politics can of course take an early decision if they feel they can serve through politics. </w:t>
      </w:r>
    </w:p>
    <w:p w14:paraId="268B3AAE" w14:textId="77777777" w:rsidR="00270475" w:rsidRPr="00584AEA" w:rsidRDefault="00270475" w:rsidP="00270475">
      <w:pPr>
        <w:jc w:val="both"/>
        <w:rPr>
          <w:rFonts w:ascii="Arrus" w:hAnsi="Arrus"/>
          <w:sz w:val="22"/>
          <w:szCs w:val="28"/>
          <w:lang w:val="en-GB"/>
        </w:rPr>
      </w:pPr>
    </w:p>
    <w:p w14:paraId="268B3AAF"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Special efforts need to be made to engage the youth in productive works. Muslim organisations, especially their youth wings should run regular programmes, which combine their ideological, social and economic empowerment programmes. There is a need to focus on universities and degree colleges. Muslims in universities and hostels should be encouraged to develop a schedule for themselves under which they can meet on weekends and special days to learn about the ideological issues and to plan their future. Experts in different fields and successful Muslims can be invited to share their experiences with them. This will gives them a boost and they will be more confident to face the realities of life. Summer vacations may be utilised to organise camps in tourist areas as well as other cities, which can combine ideological counselling, healthy entertainment and future orientation programmes. Life Skills, Career Counselling, Marriage Counselling and Health Education components can be added. </w:t>
      </w:r>
    </w:p>
    <w:p w14:paraId="268B3AB0" w14:textId="77777777" w:rsidR="00270475" w:rsidRPr="00584AEA" w:rsidRDefault="00270475" w:rsidP="00270475">
      <w:pPr>
        <w:jc w:val="both"/>
        <w:rPr>
          <w:rFonts w:ascii="Arrus" w:hAnsi="Arrus"/>
          <w:sz w:val="22"/>
          <w:szCs w:val="28"/>
          <w:lang w:val="en-GB"/>
        </w:rPr>
      </w:pPr>
    </w:p>
    <w:p w14:paraId="268B3AB1" w14:textId="77777777" w:rsidR="00270475" w:rsidRPr="00584AEA" w:rsidRDefault="00270475" w:rsidP="00270475">
      <w:pPr>
        <w:jc w:val="both"/>
        <w:rPr>
          <w:rFonts w:ascii="Arrus" w:hAnsi="Arrus"/>
          <w:b/>
          <w:sz w:val="22"/>
          <w:szCs w:val="28"/>
          <w:lang w:val="en-GB"/>
        </w:rPr>
      </w:pPr>
      <w:r w:rsidRPr="00584AEA">
        <w:rPr>
          <w:rFonts w:ascii="Arrus" w:hAnsi="Arrus"/>
          <w:b/>
          <w:sz w:val="22"/>
          <w:szCs w:val="28"/>
          <w:lang w:val="en-GB"/>
        </w:rPr>
        <w:t>Youth Empowerment Programmes</w:t>
      </w:r>
    </w:p>
    <w:p w14:paraId="268B3AB2" w14:textId="77777777" w:rsidR="00270475" w:rsidRPr="00584AEA" w:rsidRDefault="00270475" w:rsidP="00270475">
      <w:pPr>
        <w:jc w:val="both"/>
        <w:rPr>
          <w:rFonts w:ascii="Arrus" w:hAnsi="Arrus"/>
          <w:sz w:val="22"/>
          <w:szCs w:val="28"/>
          <w:lang w:val="en-GB"/>
        </w:rPr>
      </w:pPr>
    </w:p>
    <w:p w14:paraId="268B3AB3" w14:textId="77777777" w:rsidR="00270475" w:rsidRPr="00584AEA" w:rsidRDefault="00270475" w:rsidP="00270475">
      <w:pPr>
        <w:ind w:firstLine="720"/>
        <w:jc w:val="both"/>
        <w:rPr>
          <w:rFonts w:ascii="Arrus" w:hAnsi="Arrus"/>
          <w:sz w:val="22"/>
          <w:szCs w:val="28"/>
          <w:shd w:val="clear" w:color="auto" w:fill="FFFFFF"/>
          <w:lang w:val="en-GB" w:eastAsia="en-GB"/>
        </w:rPr>
      </w:pPr>
      <w:r w:rsidRPr="00584AEA">
        <w:rPr>
          <w:rFonts w:ascii="Arrus" w:hAnsi="Arrus"/>
          <w:sz w:val="22"/>
          <w:szCs w:val="28"/>
          <w:shd w:val="clear" w:color="auto" w:fill="FFFFFF"/>
          <w:lang w:val="en-GB" w:eastAsia="en-GB"/>
        </w:rPr>
        <w:t xml:space="preserve">There are many efforts by the governmental and non-governmental organisations aimed at the socioeconomic empowerment of youth. An idea of these programmes can be had from the following report in Times of India, dated </w:t>
      </w:r>
      <w:r w:rsidRPr="00584AEA">
        <w:rPr>
          <w:rFonts w:ascii="Arrus" w:hAnsi="Arrus"/>
          <w:sz w:val="22"/>
          <w:szCs w:val="28"/>
          <w:shd w:val="clear" w:color="auto" w:fill="FFFFFF"/>
        </w:rPr>
        <w:t>Jul 21, 2014</w:t>
      </w:r>
      <w:r w:rsidRPr="00584AEA">
        <w:rPr>
          <w:rFonts w:ascii="Arrus" w:hAnsi="Arrus"/>
          <w:sz w:val="22"/>
          <w:szCs w:val="28"/>
          <w:shd w:val="clear" w:color="auto" w:fill="FFFFFF"/>
          <w:lang w:val="en-GB" w:eastAsia="en-GB"/>
        </w:rPr>
        <w:t>:</w:t>
      </w:r>
    </w:p>
    <w:p w14:paraId="268B3AB4" w14:textId="77777777" w:rsidR="00270475" w:rsidRPr="00584AEA" w:rsidRDefault="00270475" w:rsidP="00270475">
      <w:pPr>
        <w:jc w:val="both"/>
        <w:rPr>
          <w:rFonts w:ascii="Arrus" w:hAnsi="Arrus"/>
          <w:sz w:val="22"/>
          <w:szCs w:val="28"/>
          <w:shd w:val="clear" w:color="auto" w:fill="FFFFFF"/>
          <w:lang w:val="en-GB" w:eastAsia="en-GB"/>
        </w:rPr>
      </w:pPr>
    </w:p>
    <w:p w14:paraId="268B3AB5" w14:textId="77777777" w:rsidR="00270475" w:rsidRPr="00584AEA" w:rsidRDefault="00270475" w:rsidP="00270475">
      <w:pPr>
        <w:widowControl/>
        <w:autoSpaceDE/>
        <w:autoSpaceDN/>
        <w:adjustRightInd/>
        <w:jc w:val="both"/>
        <w:rPr>
          <w:rFonts w:ascii="Arrus" w:hAnsi="Arrus"/>
          <w:i/>
          <w:sz w:val="22"/>
          <w:szCs w:val="28"/>
          <w:lang w:val="en-GB" w:eastAsia="en-GB"/>
        </w:rPr>
      </w:pPr>
      <w:r w:rsidRPr="00584AEA">
        <w:rPr>
          <w:rFonts w:ascii="Arrus" w:hAnsi="Arrus"/>
          <w:i/>
          <w:sz w:val="22"/>
          <w:szCs w:val="28"/>
          <w:shd w:val="clear" w:color="auto" w:fill="FFFFFF"/>
          <w:lang w:val="en-GB" w:eastAsia="en-GB"/>
        </w:rPr>
        <w:lastRenderedPageBreak/>
        <w:t>“However, the wide gap between those who have access to education and skill development opportunities and those who do not, is a challenge that has to be overcome.</w:t>
      </w:r>
      <w:r w:rsidRPr="00584AEA">
        <w:rPr>
          <w:rFonts w:ascii="Arrus" w:hAnsi="Arrus"/>
          <w:i/>
          <w:sz w:val="22"/>
          <w:szCs w:val="28"/>
          <w:lang w:val="en-GB" w:eastAsia="en-GB"/>
        </w:rPr>
        <w:t> </w:t>
      </w:r>
    </w:p>
    <w:p w14:paraId="268B3AB6" w14:textId="77777777" w:rsidR="00270475" w:rsidRPr="00584AEA" w:rsidRDefault="00270475" w:rsidP="00270475">
      <w:pPr>
        <w:widowControl/>
        <w:autoSpaceDE/>
        <w:autoSpaceDN/>
        <w:adjustRightInd/>
        <w:jc w:val="both"/>
        <w:rPr>
          <w:rFonts w:ascii="Arrus" w:hAnsi="Arrus"/>
          <w:i/>
          <w:sz w:val="22"/>
          <w:szCs w:val="28"/>
          <w:lang w:val="en-GB" w:eastAsia="en-GB"/>
        </w:rPr>
      </w:pPr>
    </w:p>
    <w:p w14:paraId="268B3AB7" w14:textId="77777777" w:rsidR="00270475" w:rsidRPr="00584AEA" w:rsidRDefault="00270475" w:rsidP="00270475">
      <w:pPr>
        <w:jc w:val="both"/>
        <w:rPr>
          <w:rFonts w:ascii="Arrus" w:hAnsi="Arrus"/>
          <w:i/>
          <w:sz w:val="22"/>
          <w:szCs w:val="28"/>
          <w:lang w:val="en-GB" w:eastAsia="en-GB"/>
        </w:rPr>
      </w:pPr>
      <w:r w:rsidRPr="00584AEA">
        <w:rPr>
          <w:rFonts w:ascii="Arrus" w:hAnsi="Arrus" w:hint="eastAsia"/>
          <w:i/>
          <w:sz w:val="22"/>
          <w:szCs w:val="28"/>
          <w:shd w:val="clear" w:color="auto" w:fill="FFFFFF"/>
          <w:lang w:val="en-GB" w:eastAsia="en-GB"/>
        </w:rPr>
        <w:t>“</w:t>
      </w:r>
      <w:r w:rsidRPr="00584AEA">
        <w:rPr>
          <w:rFonts w:ascii="Arrus" w:hAnsi="Arrus"/>
          <w:i/>
          <w:sz w:val="22"/>
          <w:szCs w:val="28"/>
          <w:shd w:val="clear" w:color="auto" w:fill="FFFFFF"/>
          <w:lang w:val="en-GB" w:eastAsia="en-GB"/>
        </w:rPr>
        <w:t xml:space="preserve">In a bid to bridge this gap, Microsoft launched a series of programmes and initiatives that focus on developing the potential of the youth. Microsoft's YouthSpark Programme, a company-wide, global initiative, aims to provide opportunities that will impact 300 million youth over three years. In India, the programme will train 80,000 youths, help 65,000 in acquiring employment and aid 15,000 of them in starting their enterprise. Similarly, Project Oorja and </w:t>
      </w:r>
      <w:proofErr w:type="spellStart"/>
      <w:r w:rsidRPr="00584AEA">
        <w:rPr>
          <w:rFonts w:ascii="Arrus" w:hAnsi="Arrus"/>
          <w:i/>
          <w:sz w:val="22"/>
          <w:szCs w:val="28"/>
          <w:shd w:val="clear" w:color="auto" w:fill="FFFFFF"/>
          <w:lang w:val="en-GB" w:eastAsia="en-GB"/>
        </w:rPr>
        <w:t>Sakshartha</w:t>
      </w:r>
      <w:proofErr w:type="spellEnd"/>
      <w:r w:rsidRPr="00584AEA">
        <w:rPr>
          <w:rFonts w:ascii="Arrus" w:hAnsi="Arrus"/>
          <w:i/>
          <w:sz w:val="22"/>
          <w:szCs w:val="28"/>
          <w:shd w:val="clear" w:color="auto" w:fill="FFFFFF"/>
          <w:lang w:val="en-GB" w:eastAsia="en-GB"/>
        </w:rPr>
        <w:t xml:space="preserve"> are two youth-centric platforms that aim to cultivate the spirit of innovation by equipping Indian youth from the ITIs, polytechnics and marginalised sections with essential IT skills.</w:t>
      </w:r>
      <w:r w:rsidRPr="00584AEA">
        <w:rPr>
          <w:rFonts w:ascii="Arrus" w:hAnsi="Arrus"/>
          <w:i/>
          <w:sz w:val="22"/>
          <w:szCs w:val="28"/>
          <w:lang w:val="en-GB" w:eastAsia="en-GB"/>
        </w:rPr>
        <w:t> </w:t>
      </w:r>
    </w:p>
    <w:p w14:paraId="268B3AB8" w14:textId="77777777" w:rsidR="00270475" w:rsidRPr="00584AEA" w:rsidRDefault="00270475" w:rsidP="00270475">
      <w:pPr>
        <w:jc w:val="both"/>
        <w:rPr>
          <w:rFonts w:ascii="Arrus" w:hAnsi="Arrus"/>
          <w:i/>
          <w:sz w:val="22"/>
          <w:szCs w:val="28"/>
          <w:shd w:val="clear" w:color="auto" w:fill="FFFFFF"/>
          <w:lang w:val="en-GB" w:eastAsia="en-GB"/>
        </w:rPr>
      </w:pPr>
      <w:r w:rsidRPr="00584AEA">
        <w:rPr>
          <w:rFonts w:ascii="Arrus" w:hAnsi="Arrus"/>
          <w:i/>
          <w:sz w:val="22"/>
          <w:szCs w:val="28"/>
          <w:lang w:val="en-GB" w:eastAsia="en-GB"/>
        </w:rPr>
        <w:br/>
      </w:r>
      <w:r w:rsidRPr="00584AEA">
        <w:rPr>
          <w:rFonts w:ascii="Arrus" w:hAnsi="Arrus" w:hint="eastAsia"/>
          <w:i/>
          <w:sz w:val="22"/>
          <w:szCs w:val="28"/>
          <w:shd w:val="clear" w:color="auto" w:fill="FFFFFF"/>
          <w:lang w:val="en-GB" w:eastAsia="en-GB"/>
        </w:rPr>
        <w:t>“</w:t>
      </w:r>
      <w:r w:rsidRPr="00584AEA">
        <w:rPr>
          <w:rFonts w:ascii="Arrus" w:hAnsi="Arrus"/>
          <w:i/>
          <w:sz w:val="22"/>
          <w:szCs w:val="28"/>
          <w:shd w:val="clear" w:color="auto" w:fill="FFFFFF"/>
          <w:lang w:val="en-GB" w:eastAsia="en-GB"/>
        </w:rPr>
        <w:t>Unemployed youth, marginalised women and rural communities have also been impacted by the company's input -imparting IT skills training and in stilling basic computer literacy. These skills enable the marginalised demographic to explore employment opportunities and sustainable livelihood options. Microsoft's partnerships with governments, non-profits and businesses have resulted in such initiatives, which connect young people to greater education, employment, and entrepreneurship opportunities. The project works to make them eligible for jobs that were not open or available to them earlier, while also encouraging entrepreneurship to foster the creation of additional jobs in their communities. Since 2004, through 1,425 learning centres in India, more than 4,70,000  youth have been trained under it and over 70% placed in jobs. Since December 2012, the project has helped start more than 600 youth enterprises.</w:t>
      </w:r>
    </w:p>
    <w:p w14:paraId="268B3AB9" w14:textId="77777777" w:rsidR="00270475" w:rsidRPr="00584AEA" w:rsidRDefault="00270475" w:rsidP="00270475">
      <w:pPr>
        <w:jc w:val="both"/>
        <w:rPr>
          <w:rFonts w:ascii="Arrus" w:hAnsi="Arrus"/>
          <w:i/>
          <w:sz w:val="22"/>
          <w:szCs w:val="28"/>
          <w:shd w:val="clear" w:color="auto" w:fill="FFFFFF"/>
          <w:lang w:val="en-GB" w:eastAsia="en-GB"/>
        </w:rPr>
      </w:pPr>
      <w:r w:rsidRPr="00584AEA">
        <w:rPr>
          <w:rFonts w:ascii="Arrus" w:hAnsi="Arrus"/>
          <w:i/>
          <w:sz w:val="22"/>
          <w:szCs w:val="28"/>
          <w:lang w:val="en-GB" w:eastAsia="en-GB"/>
        </w:rPr>
        <w:br/>
      </w:r>
      <w:r w:rsidRPr="00584AEA">
        <w:rPr>
          <w:rFonts w:ascii="Arrus" w:hAnsi="Arrus" w:hint="eastAsia"/>
          <w:i/>
          <w:sz w:val="22"/>
          <w:szCs w:val="28"/>
          <w:shd w:val="clear" w:color="auto" w:fill="FFFFFF"/>
          <w:lang w:val="en-GB" w:eastAsia="en-GB"/>
        </w:rPr>
        <w:t>“</w:t>
      </w:r>
      <w:r w:rsidRPr="00584AEA">
        <w:rPr>
          <w:rFonts w:ascii="Arrus" w:hAnsi="Arrus"/>
          <w:i/>
          <w:sz w:val="22"/>
          <w:szCs w:val="28"/>
          <w:shd w:val="clear" w:color="auto" w:fill="FFFFFF"/>
          <w:lang w:val="en-GB" w:eastAsia="en-GB"/>
        </w:rPr>
        <w:t>Cultivating and encouraging innovative entrepreneurs is the ultimate goal of these initiatives. One revealing example is of 22-year-old Vasanti, from western Gujarat, who enrolled in the YouthSpark -</w:t>
      </w:r>
      <w:proofErr w:type="spellStart"/>
      <w:r w:rsidRPr="00584AEA">
        <w:rPr>
          <w:rFonts w:ascii="Arrus" w:hAnsi="Arrus"/>
          <w:i/>
          <w:sz w:val="22"/>
          <w:szCs w:val="28"/>
          <w:shd w:val="clear" w:color="auto" w:fill="FFFFFF"/>
          <w:lang w:val="en-GB" w:eastAsia="en-GB"/>
        </w:rPr>
        <w:t>iLEAD</w:t>
      </w:r>
      <w:proofErr w:type="spellEnd"/>
      <w:r w:rsidRPr="00584AEA">
        <w:rPr>
          <w:rFonts w:ascii="Arrus" w:hAnsi="Arrus"/>
          <w:i/>
          <w:sz w:val="22"/>
          <w:szCs w:val="28"/>
          <w:shd w:val="clear" w:color="auto" w:fill="FFFFFF"/>
          <w:lang w:val="en-GB" w:eastAsia="en-GB"/>
        </w:rPr>
        <w:t xml:space="preserve"> (Institute for Livelihood, Education and Development) programme run by the Aga Khan Rural Support Programme, a partner organisation. The programme taught Vasanti the basics of operating computers after which she enrolled in the advanced course. However, Vasanti realised that the lack of jobs in areas near her home would be a problem. She decided to acquire a computer, under a government scheme, with which she opened a computer training centre in her single-room house, creating access to computer education for other local women.</w:t>
      </w:r>
    </w:p>
    <w:p w14:paraId="268B3ABA" w14:textId="77777777" w:rsidR="00270475" w:rsidRPr="00584AEA" w:rsidRDefault="00270475" w:rsidP="00270475">
      <w:pPr>
        <w:jc w:val="both"/>
        <w:rPr>
          <w:rFonts w:ascii="Arrus" w:hAnsi="Arrus"/>
          <w:i/>
          <w:sz w:val="22"/>
          <w:szCs w:val="28"/>
          <w:shd w:val="clear" w:color="auto" w:fill="FFFFFF"/>
          <w:lang w:val="en-GB" w:eastAsia="en-GB"/>
        </w:rPr>
      </w:pPr>
      <w:r w:rsidRPr="00584AEA">
        <w:rPr>
          <w:rFonts w:ascii="Arrus" w:hAnsi="Arrus"/>
          <w:i/>
          <w:sz w:val="22"/>
          <w:szCs w:val="28"/>
          <w:lang w:val="en-GB" w:eastAsia="en-GB"/>
        </w:rPr>
        <w:br/>
      </w:r>
      <w:r w:rsidRPr="00584AEA">
        <w:rPr>
          <w:rFonts w:ascii="Arrus" w:hAnsi="Arrus" w:hint="eastAsia"/>
          <w:i/>
          <w:sz w:val="22"/>
          <w:szCs w:val="28"/>
          <w:lang w:val="en-GB" w:eastAsia="en-GB"/>
        </w:rPr>
        <w:lastRenderedPageBreak/>
        <w:t>“</w:t>
      </w:r>
      <w:r w:rsidRPr="00584AEA">
        <w:rPr>
          <w:rFonts w:ascii="Arrus" w:hAnsi="Arrus"/>
          <w:i/>
          <w:sz w:val="22"/>
          <w:szCs w:val="28"/>
          <w:shd w:val="clear" w:color="auto" w:fill="FFFFFF"/>
          <w:lang w:val="en-GB" w:eastAsia="en-GB"/>
        </w:rPr>
        <w:t>Says Vasanti, "Why should the girls in our villages suffer because the training centres are far away? If they cannot travel to the centre, then I will make sure that the centre travels to them." She now plans to acquire more computers and expand her training centre to other villages.</w:t>
      </w:r>
    </w:p>
    <w:p w14:paraId="268B3ABB" w14:textId="77777777" w:rsidR="00270475" w:rsidRPr="00584AEA" w:rsidRDefault="00270475" w:rsidP="00270475">
      <w:pPr>
        <w:jc w:val="both"/>
        <w:rPr>
          <w:rFonts w:ascii="Arrus" w:hAnsi="Arrus"/>
          <w:i/>
          <w:sz w:val="22"/>
          <w:szCs w:val="28"/>
          <w:shd w:val="clear" w:color="auto" w:fill="FFFFFF"/>
          <w:lang w:val="en-GB" w:eastAsia="en-GB"/>
        </w:rPr>
      </w:pPr>
      <w:r w:rsidRPr="00584AEA">
        <w:rPr>
          <w:rFonts w:ascii="Arrus" w:hAnsi="Arrus"/>
          <w:i/>
          <w:sz w:val="22"/>
          <w:szCs w:val="28"/>
          <w:lang w:val="en-GB" w:eastAsia="en-GB"/>
        </w:rPr>
        <w:br/>
      </w:r>
      <w:r w:rsidRPr="00584AEA">
        <w:rPr>
          <w:rFonts w:ascii="Arrus" w:hAnsi="Arrus" w:hint="eastAsia"/>
          <w:i/>
          <w:sz w:val="22"/>
          <w:szCs w:val="28"/>
          <w:shd w:val="clear" w:color="auto" w:fill="FFFFFF"/>
          <w:lang w:val="en-GB" w:eastAsia="en-GB"/>
        </w:rPr>
        <w:t>“</w:t>
      </w:r>
      <w:r w:rsidRPr="00584AEA">
        <w:rPr>
          <w:rFonts w:ascii="Arrus" w:hAnsi="Arrus"/>
          <w:i/>
          <w:sz w:val="22"/>
          <w:szCs w:val="28"/>
          <w:shd w:val="clear" w:color="auto" w:fill="FFFFFF"/>
          <w:lang w:val="en-GB" w:eastAsia="en-GB"/>
        </w:rPr>
        <w:t>Technology has a potential to change the world and improve people's lives. Vasanti's story demonstrates the incredible spirit of a youth-led enterprise and initiative, demonstrating how being empowered and encouraged can help an individual realise their full potential.</w:t>
      </w:r>
    </w:p>
    <w:p w14:paraId="268B3ABC" w14:textId="77777777" w:rsidR="00270475" w:rsidRPr="00584AEA" w:rsidRDefault="00270475" w:rsidP="00270475">
      <w:pPr>
        <w:jc w:val="both"/>
        <w:rPr>
          <w:rFonts w:ascii="Arrus" w:hAnsi="Arrus"/>
          <w:i/>
          <w:sz w:val="22"/>
          <w:szCs w:val="28"/>
          <w:shd w:val="clear" w:color="auto" w:fill="FFFFFF"/>
          <w:lang w:val="en-GB" w:eastAsia="en-GB"/>
        </w:rPr>
      </w:pPr>
      <w:r w:rsidRPr="00584AEA">
        <w:rPr>
          <w:rFonts w:ascii="Arrus" w:hAnsi="Arrus"/>
          <w:i/>
          <w:sz w:val="22"/>
          <w:szCs w:val="28"/>
          <w:lang w:val="en-GB" w:eastAsia="en-GB"/>
        </w:rPr>
        <w:br/>
      </w:r>
      <w:r w:rsidRPr="00584AEA">
        <w:rPr>
          <w:rFonts w:ascii="Arrus" w:hAnsi="Arrus" w:hint="eastAsia"/>
          <w:i/>
          <w:sz w:val="22"/>
          <w:szCs w:val="28"/>
          <w:shd w:val="clear" w:color="auto" w:fill="FFFFFF"/>
          <w:lang w:val="en-GB" w:eastAsia="en-GB"/>
        </w:rPr>
        <w:t>“</w:t>
      </w:r>
      <w:r w:rsidRPr="00584AEA">
        <w:rPr>
          <w:rFonts w:ascii="Arrus" w:hAnsi="Arrus"/>
          <w:i/>
          <w:sz w:val="22"/>
          <w:szCs w:val="28"/>
          <w:shd w:val="clear" w:color="auto" w:fill="FFFFFF"/>
          <w:lang w:val="en-GB" w:eastAsia="en-GB"/>
        </w:rPr>
        <w:t>Vasanti not only created an opportunity for herself, but also impacted the lives of others in her community“</w:t>
      </w:r>
    </w:p>
    <w:p w14:paraId="268B3ABD" w14:textId="77777777" w:rsidR="00270475" w:rsidRPr="00584AEA" w:rsidRDefault="00270475" w:rsidP="00270475">
      <w:pPr>
        <w:jc w:val="both"/>
        <w:rPr>
          <w:rFonts w:ascii="Arrus" w:hAnsi="Arrus"/>
          <w:sz w:val="22"/>
          <w:szCs w:val="28"/>
          <w:shd w:val="clear" w:color="auto" w:fill="FFFFFF"/>
          <w:lang w:val="en-GB" w:eastAsia="en-GB"/>
        </w:rPr>
      </w:pPr>
    </w:p>
    <w:p w14:paraId="268B3ABE" w14:textId="77777777" w:rsidR="00270475" w:rsidRPr="00584AEA" w:rsidRDefault="00270475" w:rsidP="00270475">
      <w:pPr>
        <w:ind w:firstLine="720"/>
        <w:jc w:val="both"/>
        <w:rPr>
          <w:rFonts w:ascii="Arrus" w:hAnsi="Arrus"/>
          <w:sz w:val="22"/>
          <w:szCs w:val="28"/>
          <w:shd w:val="clear" w:color="auto" w:fill="FFFFFF"/>
          <w:lang w:val="en-GB" w:eastAsia="en-GB"/>
        </w:rPr>
      </w:pPr>
      <w:r w:rsidRPr="00584AEA">
        <w:rPr>
          <w:rFonts w:ascii="Arrus" w:hAnsi="Arrus"/>
          <w:sz w:val="22"/>
          <w:szCs w:val="28"/>
          <w:shd w:val="clear" w:color="auto" w:fill="FFFFFF"/>
          <w:lang w:val="en-GB" w:eastAsia="en-GB"/>
        </w:rPr>
        <w:t>Rural Youth Empowerment programmes are also being run by many agencies. The report about one such programme can give an idea of what can be done:</w:t>
      </w:r>
    </w:p>
    <w:p w14:paraId="268B3ABF" w14:textId="77777777" w:rsidR="00270475" w:rsidRPr="00584AEA" w:rsidRDefault="00270475" w:rsidP="00270475">
      <w:pPr>
        <w:jc w:val="both"/>
        <w:rPr>
          <w:rFonts w:ascii="Arrus" w:hAnsi="Arrus"/>
          <w:i/>
          <w:sz w:val="22"/>
          <w:szCs w:val="28"/>
          <w:shd w:val="clear" w:color="auto" w:fill="FFFFFF"/>
          <w:lang w:val="en-GB" w:eastAsia="en-GB"/>
        </w:rPr>
      </w:pPr>
    </w:p>
    <w:p w14:paraId="268B3AC0" w14:textId="77777777" w:rsidR="00270475" w:rsidRPr="00584AEA" w:rsidRDefault="00270475" w:rsidP="00270475">
      <w:pPr>
        <w:pStyle w:val="NormalWeb"/>
        <w:shd w:val="clear" w:color="auto" w:fill="FAFAFA"/>
        <w:spacing w:before="0" w:after="443"/>
        <w:jc w:val="both"/>
        <w:textAlignment w:val="baseline"/>
        <w:rPr>
          <w:rFonts w:ascii="Arrus" w:hAnsi="Arrus"/>
          <w:i/>
          <w:sz w:val="22"/>
          <w:szCs w:val="28"/>
        </w:rPr>
      </w:pPr>
      <w:r w:rsidRPr="00584AEA">
        <w:rPr>
          <w:rFonts w:ascii="Arrus" w:hAnsi="Arrus"/>
          <w:i/>
          <w:sz w:val="22"/>
          <w:szCs w:val="28"/>
          <w:shd w:val="clear" w:color="auto" w:fill="FFFFFF"/>
          <w:lang w:val="en-GB" w:eastAsia="en-GB"/>
        </w:rPr>
        <w:t>“</w:t>
      </w:r>
      <w:r w:rsidRPr="00584AEA">
        <w:rPr>
          <w:rFonts w:ascii="Arrus" w:hAnsi="Arrus"/>
          <w:i/>
          <w:sz w:val="22"/>
          <w:szCs w:val="28"/>
        </w:rPr>
        <w:t xml:space="preserve">“Rural Yellow Times” is an initiative imparting skill based development programs across rural India. Since we believe that people in rural India are highly motivated and can be successful when given a right opportunity, we take initiative to train and educate the rural youth as well as school drop outs which helps them to get secured jobs or set up micro-enterprises for </w:t>
      </w:r>
      <w:proofErr w:type="spellStart"/>
      <w:r w:rsidRPr="00584AEA">
        <w:rPr>
          <w:rFonts w:ascii="Arrus" w:hAnsi="Arrus"/>
          <w:i/>
          <w:sz w:val="22"/>
          <w:szCs w:val="28"/>
        </w:rPr>
        <w:t>self employment</w:t>
      </w:r>
      <w:proofErr w:type="spellEnd"/>
      <w:r w:rsidRPr="00584AEA">
        <w:rPr>
          <w:rFonts w:ascii="Arrus" w:hAnsi="Arrus"/>
          <w:i/>
          <w:sz w:val="22"/>
          <w:szCs w:val="28"/>
        </w:rPr>
        <w:t xml:space="preserve"> with adequate income generation.</w:t>
      </w:r>
    </w:p>
    <w:p w14:paraId="268B3AC1" w14:textId="77777777" w:rsidR="00270475" w:rsidRPr="00584AEA" w:rsidRDefault="00270475" w:rsidP="00270475">
      <w:pPr>
        <w:pStyle w:val="NormalWeb"/>
        <w:shd w:val="clear" w:color="auto" w:fill="FAFAFA"/>
        <w:spacing w:before="0" w:after="443"/>
        <w:jc w:val="both"/>
        <w:textAlignment w:val="baseline"/>
        <w:rPr>
          <w:rFonts w:ascii="Arrus" w:hAnsi="Arrus"/>
          <w:i/>
          <w:sz w:val="22"/>
          <w:szCs w:val="28"/>
        </w:rPr>
      </w:pPr>
      <w:r w:rsidRPr="00584AEA">
        <w:rPr>
          <w:rFonts w:ascii="Arrus" w:hAnsi="Arrus"/>
          <w:i/>
          <w:sz w:val="22"/>
          <w:szCs w:val="28"/>
        </w:rPr>
        <w:t>“Rural Yellow Times” proposes to provide assessment, training &amp; placement services to around 100,000 people in next 3 years across 5 districts of Andhra Pradesh where a minimum of 60,000 people are expected to get employment. Our range of services includes Sourcing, Assessment, Skill Training, Recruitment, Marketing, Centre of Excellence and Student Database Portal.</w:t>
      </w:r>
    </w:p>
    <w:p w14:paraId="268B3AC2" w14:textId="77777777" w:rsidR="00270475" w:rsidRPr="00584AEA" w:rsidRDefault="00270475" w:rsidP="00270475">
      <w:pPr>
        <w:pStyle w:val="NormalWeb"/>
        <w:shd w:val="clear" w:color="auto" w:fill="FAFAFA"/>
        <w:spacing w:before="0" w:after="443"/>
        <w:jc w:val="both"/>
        <w:textAlignment w:val="baseline"/>
        <w:rPr>
          <w:rFonts w:ascii="Arrus" w:hAnsi="Arrus"/>
          <w:i/>
          <w:sz w:val="22"/>
          <w:szCs w:val="28"/>
        </w:rPr>
      </w:pPr>
      <w:r w:rsidRPr="00584AEA">
        <w:rPr>
          <w:rFonts w:ascii="Arrus" w:hAnsi="Arrus"/>
          <w:i/>
          <w:sz w:val="22"/>
          <w:szCs w:val="28"/>
        </w:rPr>
        <w:t>• To impart skill development/ up-gradation training programme in the areas of self-enterprise development and market oriented job opportunities</w:t>
      </w:r>
    </w:p>
    <w:p w14:paraId="268B3AC3" w14:textId="77777777" w:rsidR="00270475" w:rsidRPr="00584AEA" w:rsidRDefault="00270475" w:rsidP="00270475">
      <w:pPr>
        <w:pStyle w:val="NormalWeb"/>
        <w:shd w:val="clear" w:color="auto" w:fill="FAFAFA"/>
        <w:spacing w:before="0" w:after="443"/>
        <w:jc w:val="both"/>
        <w:textAlignment w:val="baseline"/>
        <w:rPr>
          <w:rFonts w:ascii="Arrus" w:hAnsi="Arrus"/>
          <w:i/>
          <w:sz w:val="22"/>
          <w:szCs w:val="28"/>
        </w:rPr>
      </w:pPr>
      <w:r w:rsidRPr="00584AEA">
        <w:rPr>
          <w:rFonts w:ascii="Arrus" w:hAnsi="Arrus"/>
          <w:i/>
          <w:sz w:val="22"/>
          <w:szCs w:val="28"/>
        </w:rPr>
        <w:t>• To facilitate the job placement of the trainees through Placement Linked Employability Training in the concerned sector</w:t>
      </w:r>
    </w:p>
    <w:p w14:paraId="268B3AC4" w14:textId="77777777" w:rsidR="00270475" w:rsidRPr="00584AEA" w:rsidRDefault="00270475" w:rsidP="00270475">
      <w:pPr>
        <w:pStyle w:val="NormalWeb"/>
        <w:shd w:val="clear" w:color="auto" w:fill="FAFAFA"/>
        <w:spacing w:before="0" w:after="443"/>
        <w:jc w:val="both"/>
        <w:textAlignment w:val="baseline"/>
        <w:rPr>
          <w:rFonts w:ascii="Arrus" w:hAnsi="Arrus"/>
          <w:i/>
          <w:sz w:val="22"/>
          <w:szCs w:val="28"/>
        </w:rPr>
      </w:pPr>
      <w:r w:rsidRPr="00584AEA">
        <w:rPr>
          <w:rFonts w:ascii="Arrus" w:hAnsi="Arrus"/>
          <w:i/>
          <w:sz w:val="22"/>
          <w:szCs w:val="28"/>
        </w:rPr>
        <w:lastRenderedPageBreak/>
        <w:t>* To facilitate the enterprise development through training, business plan development and linkages support for the trainees interested in self-enterprise.”</w:t>
      </w:r>
    </w:p>
    <w:p w14:paraId="268B3AC5" w14:textId="77777777" w:rsidR="00270475" w:rsidRPr="00584AEA" w:rsidRDefault="00270475" w:rsidP="00270475">
      <w:pPr>
        <w:ind w:firstLine="720"/>
        <w:jc w:val="both"/>
        <w:rPr>
          <w:rFonts w:ascii="Arrus" w:hAnsi="Arrus"/>
          <w:sz w:val="22"/>
          <w:szCs w:val="28"/>
          <w:shd w:val="clear" w:color="auto" w:fill="FFFFFF"/>
          <w:lang w:val="en-GB" w:eastAsia="en-GB"/>
        </w:rPr>
      </w:pPr>
      <w:r w:rsidRPr="00584AEA">
        <w:rPr>
          <w:rFonts w:ascii="Arrus" w:hAnsi="Arrus"/>
          <w:sz w:val="22"/>
          <w:szCs w:val="28"/>
          <w:shd w:val="clear" w:color="auto" w:fill="FFFFFF"/>
          <w:lang w:val="en-GB" w:eastAsia="en-GB"/>
        </w:rPr>
        <w:t>Muslim youth must take advantage of various youth empowerment programmes provided by the government and private sector.</w:t>
      </w:r>
    </w:p>
    <w:p w14:paraId="268B3AC6" w14:textId="77777777" w:rsidR="00270475" w:rsidRPr="00584AEA" w:rsidRDefault="00270475" w:rsidP="00270475">
      <w:pPr>
        <w:jc w:val="both"/>
        <w:rPr>
          <w:rFonts w:ascii="Arrus" w:hAnsi="Arrus"/>
          <w:sz w:val="22"/>
          <w:szCs w:val="28"/>
          <w:shd w:val="clear" w:color="auto" w:fill="FFFFFF"/>
          <w:lang w:val="en-GB" w:eastAsia="en-GB"/>
        </w:rPr>
      </w:pPr>
    </w:p>
    <w:p w14:paraId="268B3AC7" w14:textId="77777777" w:rsidR="00270475" w:rsidRPr="00584AEA" w:rsidRDefault="00270475" w:rsidP="00270475">
      <w:pPr>
        <w:jc w:val="both"/>
        <w:rPr>
          <w:rFonts w:ascii="Arrus" w:hAnsi="Arrus"/>
          <w:b/>
          <w:szCs w:val="28"/>
          <w:shd w:val="clear" w:color="auto" w:fill="FFFFFF"/>
          <w:lang w:val="en-GB" w:eastAsia="en-GB"/>
        </w:rPr>
      </w:pPr>
      <w:r w:rsidRPr="00584AEA">
        <w:rPr>
          <w:rFonts w:ascii="Arrus" w:hAnsi="Arrus"/>
          <w:b/>
          <w:szCs w:val="28"/>
          <w:shd w:val="clear" w:color="auto" w:fill="FFFFFF"/>
          <w:lang w:val="en-GB" w:eastAsia="en-GB"/>
        </w:rPr>
        <w:t>Concern about Muslim youth joining extremist groups</w:t>
      </w:r>
    </w:p>
    <w:p w14:paraId="268B3AC8" w14:textId="77777777" w:rsidR="00270475" w:rsidRPr="00584AEA" w:rsidRDefault="00270475" w:rsidP="00270475">
      <w:pPr>
        <w:jc w:val="both"/>
        <w:rPr>
          <w:rFonts w:ascii="Arrus" w:hAnsi="Arrus"/>
          <w:sz w:val="22"/>
          <w:szCs w:val="28"/>
          <w:shd w:val="clear" w:color="auto" w:fill="FFFFFF"/>
          <w:lang w:val="en-GB" w:eastAsia="en-GB"/>
        </w:rPr>
      </w:pPr>
    </w:p>
    <w:p w14:paraId="268B3AC9" w14:textId="77777777" w:rsidR="00270475" w:rsidRPr="00584AEA" w:rsidRDefault="00270475" w:rsidP="00270475">
      <w:pPr>
        <w:ind w:firstLine="720"/>
        <w:jc w:val="both"/>
        <w:rPr>
          <w:rFonts w:ascii="Arrus" w:hAnsi="Arrus"/>
          <w:sz w:val="22"/>
          <w:szCs w:val="28"/>
          <w:shd w:val="clear" w:color="auto" w:fill="FFFFFF"/>
          <w:lang w:val="en-GB" w:eastAsia="en-GB"/>
        </w:rPr>
      </w:pPr>
      <w:r w:rsidRPr="00584AEA">
        <w:rPr>
          <w:rFonts w:ascii="Arrus" w:hAnsi="Arrus"/>
          <w:sz w:val="22"/>
          <w:szCs w:val="28"/>
          <w:shd w:val="clear" w:color="auto" w:fill="FFFFFF"/>
          <w:lang w:val="en-GB" w:eastAsia="en-GB"/>
        </w:rPr>
        <w:t>In recent years there have been concerns about Muslim youth joining extremist or terror outfits. This has been true for many countries including India. A report appearing  in  a foreign daily takes this issue into consideration while speaking of the need of youth empowerment among Muslims::</w:t>
      </w:r>
    </w:p>
    <w:p w14:paraId="268B3ACA" w14:textId="77777777" w:rsidR="00270475" w:rsidRPr="00584AEA" w:rsidRDefault="00270475" w:rsidP="00270475">
      <w:pPr>
        <w:jc w:val="both"/>
        <w:rPr>
          <w:rFonts w:ascii="Arrus" w:hAnsi="Arrus"/>
          <w:sz w:val="22"/>
          <w:szCs w:val="28"/>
          <w:shd w:val="clear" w:color="auto" w:fill="FFFFFF"/>
          <w:lang w:val="en-GB" w:eastAsia="en-GB"/>
        </w:rPr>
      </w:pPr>
    </w:p>
    <w:p w14:paraId="268B3ACB" w14:textId="77777777" w:rsidR="00270475" w:rsidRPr="00584AEA" w:rsidRDefault="00270475" w:rsidP="00270475">
      <w:pPr>
        <w:pStyle w:val="NormalWeb"/>
        <w:shd w:val="clear" w:color="auto" w:fill="FFFFFF"/>
        <w:spacing w:before="0" w:after="100"/>
        <w:jc w:val="both"/>
        <w:rPr>
          <w:rFonts w:ascii="Arrus" w:hAnsi="Arrus"/>
          <w:i/>
          <w:sz w:val="22"/>
          <w:szCs w:val="28"/>
        </w:rPr>
      </w:pPr>
      <w:r w:rsidRPr="00584AEA">
        <w:rPr>
          <w:rFonts w:ascii="Arrus" w:hAnsi="Arrus"/>
          <w:i/>
          <w:sz w:val="22"/>
          <w:szCs w:val="28"/>
          <w:shd w:val="clear" w:color="auto" w:fill="FFFFFF"/>
          <w:lang w:val="en-GB" w:eastAsia="en-GB"/>
        </w:rPr>
        <w:t>“</w:t>
      </w:r>
      <w:r w:rsidRPr="00584AEA">
        <w:rPr>
          <w:rFonts w:ascii="Arrus" w:hAnsi="Arrus"/>
          <w:i/>
          <w:sz w:val="22"/>
          <w:szCs w:val="28"/>
        </w:rPr>
        <w:t>If you leave the youth in a state of helplessness, they will be easily manipulated by outside influences," warned</w:t>
      </w:r>
      <w:r w:rsidRPr="00584AEA">
        <w:rPr>
          <w:rStyle w:val="apple-converted-space"/>
          <w:rFonts w:ascii="Arrus" w:hAnsi="Arrus"/>
          <w:i/>
          <w:sz w:val="22"/>
          <w:szCs w:val="28"/>
        </w:rPr>
        <w:t> </w:t>
      </w:r>
      <w:r w:rsidRPr="00584AEA">
        <w:rPr>
          <w:rStyle w:val="xn-person"/>
          <w:rFonts w:ascii="Arrus" w:hAnsi="Arrus"/>
          <w:i/>
          <w:sz w:val="22"/>
          <w:szCs w:val="28"/>
        </w:rPr>
        <w:t>Tan Sri Razali Ismail</w:t>
      </w:r>
      <w:r w:rsidRPr="00584AEA">
        <w:rPr>
          <w:rFonts w:ascii="Arrus" w:hAnsi="Arrus"/>
          <w:i/>
          <w:sz w:val="22"/>
          <w:szCs w:val="28"/>
        </w:rPr>
        <w:t>, chairman of the Global Movement of Moderates Foundation. Addressing the second gathering of the World Muslim Leadership Forum here yesterday, Razali's keynote speech highlighted the importance of accountability, youth empowerment and the 'Moderation Factor' in securing the future of today's youth.</w:t>
      </w:r>
    </w:p>
    <w:p w14:paraId="268B3ACC" w14:textId="77777777" w:rsidR="00270475" w:rsidRPr="00584AEA" w:rsidRDefault="00270475" w:rsidP="00270475">
      <w:pPr>
        <w:pStyle w:val="NormalWeb"/>
        <w:shd w:val="clear" w:color="auto" w:fill="FFFFFF"/>
        <w:spacing w:before="0" w:after="150"/>
        <w:jc w:val="both"/>
        <w:rPr>
          <w:rFonts w:ascii="Arrus" w:hAnsi="Arrus"/>
          <w:i/>
          <w:sz w:val="22"/>
          <w:szCs w:val="28"/>
        </w:rPr>
      </w:pPr>
      <w:r w:rsidRPr="00584AEA">
        <w:rPr>
          <w:rFonts w:ascii="Arrus" w:hAnsi="Arrus"/>
          <w:i/>
          <w:sz w:val="22"/>
          <w:szCs w:val="28"/>
        </w:rPr>
        <w:t>“Meeting after a year of widespread social and political upheaval in which Muslim youth featured prominently, the conference discussed issues pressing the global Muslim community and the challenges faced by its future leaders.</w:t>
      </w:r>
    </w:p>
    <w:p w14:paraId="268B3ACD" w14:textId="77777777" w:rsidR="00270475" w:rsidRPr="00584AEA" w:rsidRDefault="00270475" w:rsidP="00270475">
      <w:pPr>
        <w:pStyle w:val="NormalWeb"/>
        <w:shd w:val="clear" w:color="auto" w:fill="FFFFFF"/>
        <w:spacing w:before="0"/>
        <w:jc w:val="both"/>
        <w:rPr>
          <w:rFonts w:ascii="Arrus" w:hAnsi="Arrus"/>
          <w:i/>
          <w:sz w:val="22"/>
          <w:szCs w:val="28"/>
        </w:rPr>
      </w:pPr>
      <w:r w:rsidRPr="00584AEA">
        <w:rPr>
          <w:rFonts w:ascii="Arrus" w:hAnsi="Arrus"/>
          <w:i/>
          <w:sz w:val="22"/>
          <w:szCs w:val="28"/>
        </w:rPr>
        <w:t>“:The event, held at Dartmouth House, Mayfair, was jointly organised by the Faith Regen Foundation of the</w:t>
      </w:r>
      <w:r w:rsidRPr="00584AEA">
        <w:rPr>
          <w:rStyle w:val="apple-converted-space"/>
          <w:rFonts w:ascii="Arrus" w:hAnsi="Arrus"/>
          <w:i/>
          <w:sz w:val="22"/>
          <w:szCs w:val="28"/>
        </w:rPr>
        <w:t> </w:t>
      </w:r>
      <w:r w:rsidRPr="00584AEA">
        <w:rPr>
          <w:rStyle w:val="xn-location"/>
          <w:rFonts w:ascii="Arrus" w:hAnsi="Arrus"/>
          <w:i/>
          <w:sz w:val="22"/>
          <w:szCs w:val="28"/>
        </w:rPr>
        <w:t>United Kingdom</w:t>
      </w:r>
      <w:r w:rsidRPr="00584AEA">
        <w:rPr>
          <w:rFonts w:ascii="Arrus" w:hAnsi="Arrus"/>
          <w:i/>
          <w:sz w:val="22"/>
          <w:szCs w:val="28"/>
        </w:rPr>
        <w:t>, the Asian Strategy &amp; Leadership Institute (ASLI) of</w:t>
      </w:r>
      <w:r w:rsidRPr="00584AEA">
        <w:rPr>
          <w:rStyle w:val="apple-converted-space"/>
          <w:rFonts w:ascii="Arrus" w:hAnsi="Arrus"/>
          <w:i/>
          <w:sz w:val="22"/>
          <w:szCs w:val="28"/>
        </w:rPr>
        <w:t> </w:t>
      </w:r>
      <w:r w:rsidRPr="00584AEA">
        <w:rPr>
          <w:rStyle w:val="xn-location"/>
          <w:rFonts w:ascii="Arrus" w:hAnsi="Arrus"/>
          <w:i/>
          <w:sz w:val="22"/>
          <w:szCs w:val="28"/>
        </w:rPr>
        <w:t>Malaysia</w:t>
      </w:r>
      <w:r w:rsidRPr="00584AEA">
        <w:rPr>
          <w:rFonts w:ascii="Arrus" w:hAnsi="Arrus"/>
          <w:i/>
          <w:sz w:val="22"/>
          <w:szCs w:val="28"/>
        </w:rPr>
        <w:t>, with support from the Global Movement of Moderates Foundation (GMMF), and other corporate bodies.</w:t>
      </w:r>
    </w:p>
    <w:p w14:paraId="268B3ACE" w14:textId="77777777" w:rsidR="00270475" w:rsidRPr="00584AEA" w:rsidRDefault="00270475" w:rsidP="00270475">
      <w:pPr>
        <w:pStyle w:val="NormalWeb"/>
        <w:shd w:val="clear" w:color="auto" w:fill="FFFFFF"/>
        <w:spacing w:before="0"/>
        <w:jc w:val="both"/>
        <w:rPr>
          <w:rFonts w:ascii="Arrus" w:hAnsi="Arrus"/>
          <w:i/>
          <w:sz w:val="22"/>
          <w:szCs w:val="28"/>
        </w:rPr>
      </w:pPr>
      <w:r w:rsidRPr="00584AEA">
        <w:rPr>
          <w:rFonts w:ascii="Arrus" w:hAnsi="Arrus"/>
          <w:i/>
          <w:sz w:val="22"/>
          <w:szCs w:val="28"/>
        </w:rPr>
        <w:t xml:space="preserve">“The conference brought together established business leaders, politicians and Muslim youth activists, who discussed an array of topics including the role of Muslim leaders in the UK and the empowerment of youth. </w:t>
      </w:r>
    </w:p>
    <w:p w14:paraId="268B3ACF" w14:textId="77777777" w:rsidR="00270475" w:rsidRPr="00584AEA" w:rsidRDefault="00270475" w:rsidP="00270475">
      <w:pPr>
        <w:pStyle w:val="NormalWeb"/>
        <w:shd w:val="clear" w:color="auto" w:fill="FFFFFF"/>
        <w:spacing w:before="0" w:after="150"/>
        <w:jc w:val="both"/>
        <w:rPr>
          <w:rFonts w:ascii="Arrus" w:hAnsi="Arrus"/>
          <w:i/>
          <w:sz w:val="22"/>
          <w:szCs w:val="28"/>
        </w:rPr>
      </w:pPr>
      <w:r w:rsidRPr="00584AEA">
        <w:rPr>
          <w:rFonts w:ascii="Arrus" w:hAnsi="Arrus"/>
          <w:i/>
          <w:sz w:val="22"/>
          <w:szCs w:val="28"/>
        </w:rPr>
        <w:t xml:space="preserve">“Razali said, "The alienation and sense of grievance will be further underscored if the governance system is deemed unfair, skewed with no hope at all to move upwards. Without legitimate outlets for either excess energy or any recourse in their need for validation, youths in </w:t>
      </w:r>
      <w:r w:rsidRPr="00584AEA">
        <w:rPr>
          <w:rFonts w:ascii="Arrus" w:hAnsi="Arrus"/>
          <w:i/>
          <w:sz w:val="22"/>
          <w:szCs w:val="28"/>
        </w:rPr>
        <w:lastRenderedPageBreak/>
        <w:t>such environments can verge towards anarchy and violence to assert their sense of place in society." The importance of channels of youth expression was also reiterated by other speakers.</w:t>
      </w:r>
    </w:p>
    <w:p w14:paraId="268B3AD0" w14:textId="77777777" w:rsidR="00270475" w:rsidRPr="00584AEA" w:rsidRDefault="00270475" w:rsidP="00270475">
      <w:pPr>
        <w:pStyle w:val="NormalWeb"/>
        <w:shd w:val="clear" w:color="auto" w:fill="FFFFFF"/>
        <w:spacing w:before="0" w:after="150"/>
        <w:jc w:val="both"/>
        <w:rPr>
          <w:rFonts w:ascii="Arrus" w:hAnsi="Arrus"/>
          <w:i/>
          <w:sz w:val="22"/>
          <w:szCs w:val="28"/>
        </w:rPr>
      </w:pPr>
      <w:r w:rsidRPr="00584AEA">
        <w:rPr>
          <w:rFonts w:ascii="Arrus" w:hAnsi="Arrus"/>
          <w:i/>
          <w:sz w:val="22"/>
          <w:szCs w:val="28"/>
        </w:rPr>
        <w:t xml:space="preserve">“He also emphasised the importance of understanding the situation on the ground faced by today's youth. He added that governments should adjust policies to accommodate societal shifts as well as provide the means with which youth can </w:t>
      </w:r>
      <w:proofErr w:type="spellStart"/>
      <w:r w:rsidRPr="00584AEA">
        <w:rPr>
          <w:rFonts w:ascii="Arrus" w:hAnsi="Arrus"/>
          <w:i/>
          <w:sz w:val="22"/>
          <w:szCs w:val="28"/>
        </w:rPr>
        <w:t>realise</w:t>
      </w:r>
      <w:proofErr w:type="spellEnd"/>
      <w:r w:rsidRPr="00584AEA">
        <w:rPr>
          <w:rFonts w:ascii="Arrus" w:hAnsi="Arrus"/>
          <w:i/>
          <w:sz w:val="22"/>
          <w:szCs w:val="28"/>
        </w:rPr>
        <w:t xml:space="preserve"> their potential, or, he warned, "witness the adverse social consequences of youthfulness misapplied and misdirected by "uncivil" groups."</w:t>
      </w:r>
    </w:p>
    <w:p w14:paraId="268B3AD1" w14:textId="77777777" w:rsidR="00270475" w:rsidRPr="00584AEA" w:rsidRDefault="00270475" w:rsidP="00270475">
      <w:pPr>
        <w:pStyle w:val="NormalWeb"/>
        <w:shd w:val="clear" w:color="auto" w:fill="FFFFFF"/>
        <w:spacing w:before="0" w:after="150"/>
        <w:jc w:val="both"/>
        <w:rPr>
          <w:rFonts w:ascii="Arrus" w:hAnsi="Arrus"/>
          <w:i/>
          <w:sz w:val="22"/>
          <w:szCs w:val="28"/>
        </w:rPr>
      </w:pPr>
      <w:r w:rsidRPr="00584AEA">
        <w:rPr>
          <w:rFonts w:ascii="Arrus" w:hAnsi="Arrus"/>
          <w:i/>
          <w:sz w:val="22"/>
          <w:szCs w:val="28"/>
        </w:rPr>
        <w:t>“In a later interview, he praised the Malaysian government's efforts to re-examine the education system. "We must catch them early to show that there is hope, there are opportunities," he added.</w:t>
      </w:r>
    </w:p>
    <w:p w14:paraId="268B3AD2" w14:textId="77777777" w:rsidR="00270475" w:rsidRPr="00584AEA" w:rsidRDefault="00270475" w:rsidP="00270475">
      <w:pPr>
        <w:pStyle w:val="NormalWeb"/>
        <w:shd w:val="clear" w:color="auto" w:fill="FFFFFF"/>
        <w:spacing w:before="0" w:after="150"/>
        <w:jc w:val="both"/>
        <w:rPr>
          <w:rFonts w:ascii="Arrus" w:hAnsi="Arrus"/>
          <w:i/>
          <w:sz w:val="22"/>
          <w:szCs w:val="28"/>
        </w:rPr>
      </w:pPr>
      <w:r w:rsidRPr="00584AEA">
        <w:rPr>
          <w:rFonts w:ascii="Arrus" w:hAnsi="Arrus"/>
          <w:i/>
          <w:sz w:val="22"/>
          <w:szCs w:val="28"/>
        </w:rPr>
        <w:t>“In discussing the responsibility of global communities to promote peaceful coexistence, it was the words 'moderate' and 'moderation' which were hot on the lips of the day's speakers.</w:t>
      </w:r>
    </w:p>
    <w:p w14:paraId="268B3AD3" w14:textId="77777777" w:rsidR="00270475" w:rsidRPr="00584AEA" w:rsidRDefault="00270475" w:rsidP="00270475">
      <w:pPr>
        <w:pStyle w:val="NormalWeb"/>
        <w:shd w:val="clear" w:color="auto" w:fill="FFFFFF"/>
        <w:spacing w:before="0" w:after="100"/>
        <w:jc w:val="both"/>
        <w:rPr>
          <w:rFonts w:ascii="Arrus" w:hAnsi="Arrus"/>
          <w:i/>
          <w:sz w:val="22"/>
          <w:szCs w:val="28"/>
        </w:rPr>
      </w:pPr>
      <w:r w:rsidRPr="00584AEA">
        <w:rPr>
          <w:rFonts w:ascii="Arrus" w:hAnsi="Arrus"/>
          <w:i/>
          <w:sz w:val="22"/>
          <w:szCs w:val="28"/>
        </w:rPr>
        <w:t xml:space="preserve">"To be a moderate was not to </w:t>
      </w:r>
      <w:proofErr w:type="spellStart"/>
      <w:r w:rsidRPr="00584AEA">
        <w:rPr>
          <w:rFonts w:ascii="Arrus" w:hAnsi="Arrus"/>
          <w:i/>
          <w:sz w:val="22"/>
          <w:szCs w:val="28"/>
        </w:rPr>
        <w:t>institutionalise</w:t>
      </w:r>
      <w:proofErr w:type="spellEnd"/>
      <w:r w:rsidRPr="00584AEA">
        <w:rPr>
          <w:rFonts w:ascii="Arrus" w:hAnsi="Arrus"/>
          <w:i/>
          <w:sz w:val="22"/>
          <w:szCs w:val="28"/>
        </w:rPr>
        <w:t xml:space="preserve"> mediocrity, but rather to uphold justice," the CEO of GMMF,</w:t>
      </w:r>
      <w:r w:rsidRPr="00584AEA">
        <w:rPr>
          <w:rStyle w:val="apple-converted-space"/>
          <w:rFonts w:ascii="Arrus" w:hAnsi="Arrus"/>
          <w:i/>
          <w:sz w:val="22"/>
          <w:szCs w:val="28"/>
        </w:rPr>
        <w:t> </w:t>
      </w:r>
      <w:r w:rsidRPr="00584AEA">
        <w:rPr>
          <w:rStyle w:val="xn-person"/>
          <w:rFonts w:ascii="Arrus" w:hAnsi="Arrus"/>
          <w:i/>
          <w:sz w:val="22"/>
          <w:szCs w:val="28"/>
        </w:rPr>
        <w:t>Khalek Awang</w:t>
      </w:r>
      <w:r w:rsidRPr="00584AEA">
        <w:rPr>
          <w:rStyle w:val="apple-converted-space"/>
          <w:rFonts w:ascii="Arrus" w:hAnsi="Arrus"/>
          <w:i/>
          <w:sz w:val="22"/>
          <w:szCs w:val="28"/>
        </w:rPr>
        <w:t> </w:t>
      </w:r>
      <w:r w:rsidRPr="00584AEA">
        <w:rPr>
          <w:rFonts w:ascii="Arrus" w:hAnsi="Arrus"/>
          <w:i/>
          <w:sz w:val="22"/>
          <w:szCs w:val="28"/>
        </w:rPr>
        <w:t>affirmed to his audience in his keynote speech. Speaking on finance and leadership with regards to youth empowerment, Khalek echoed Razali's sentiment that education systems must be able to adapt to new demands and changes in the market.</w:t>
      </w:r>
    </w:p>
    <w:p w14:paraId="268B3AD4" w14:textId="77777777" w:rsidR="00270475" w:rsidRPr="00584AEA" w:rsidRDefault="00270475" w:rsidP="00270475">
      <w:pPr>
        <w:pStyle w:val="NormalWeb"/>
        <w:shd w:val="clear" w:color="auto" w:fill="FFFFFF"/>
        <w:spacing w:before="0" w:after="150"/>
        <w:jc w:val="both"/>
        <w:rPr>
          <w:rFonts w:ascii="Arrus" w:hAnsi="Arrus"/>
          <w:i/>
          <w:sz w:val="22"/>
          <w:szCs w:val="28"/>
        </w:rPr>
      </w:pPr>
      <w:r w:rsidRPr="00584AEA">
        <w:rPr>
          <w:rFonts w:ascii="Arrus" w:hAnsi="Arrus"/>
          <w:i/>
          <w:sz w:val="22"/>
          <w:szCs w:val="28"/>
        </w:rPr>
        <w:t>"It is by engaging in dialogue, by reaching out to others and establishing authentic relationships, by creating value and knowledge through open interaction fostered by mutual respect for the wisdom and diversity found in our collective traditions that we can work towards the empowerment of the youth today," he added.</w:t>
      </w:r>
    </w:p>
    <w:p w14:paraId="268B3AD5" w14:textId="77777777" w:rsidR="00270475" w:rsidRPr="00584AEA" w:rsidRDefault="00270475" w:rsidP="00270475">
      <w:pPr>
        <w:pStyle w:val="NormalWeb"/>
        <w:shd w:val="clear" w:color="auto" w:fill="FFFFFF"/>
        <w:spacing w:before="0" w:after="150"/>
        <w:jc w:val="both"/>
        <w:rPr>
          <w:rFonts w:ascii="Arrus" w:hAnsi="Arrus"/>
          <w:i/>
          <w:sz w:val="22"/>
          <w:szCs w:val="28"/>
        </w:rPr>
      </w:pPr>
      <w:r w:rsidRPr="00584AEA">
        <w:rPr>
          <w:rFonts w:ascii="Arrus" w:hAnsi="Arrus"/>
          <w:i/>
          <w:sz w:val="22"/>
          <w:szCs w:val="28"/>
        </w:rPr>
        <w:t>"As such, there should be even greater tolerance, moderation, and dialogue to promote faith diplomacy. It was also noted that the faith or religion has a role in creating positive societies and in inspiring leaders to bring global development and world peace up a notch higher. It was also noted that the teaching of faith and religion at a young age should be emphasised so that our youth will grow up with a balanced perspective of the world, both in worldly and spiritual knowledge," he added.</w:t>
      </w:r>
    </w:p>
    <w:p w14:paraId="268B3AD6" w14:textId="77777777" w:rsidR="00270475" w:rsidRPr="00584AEA" w:rsidRDefault="00270475" w:rsidP="00270475">
      <w:pPr>
        <w:pStyle w:val="NormalWeb"/>
        <w:shd w:val="clear" w:color="auto" w:fill="FFFFFF"/>
        <w:spacing w:before="0" w:after="150"/>
        <w:jc w:val="both"/>
        <w:rPr>
          <w:rFonts w:ascii="Arrus" w:hAnsi="Arrus"/>
          <w:i/>
          <w:sz w:val="22"/>
          <w:szCs w:val="28"/>
        </w:rPr>
      </w:pPr>
      <w:r w:rsidRPr="00584AEA">
        <w:rPr>
          <w:rFonts w:ascii="Arrus" w:hAnsi="Arrus"/>
          <w:i/>
          <w:sz w:val="22"/>
          <w:szCs w:val="28"/>
        </w:rPr>
        <w:t xml:space="preserve">“The forum took note that the youths today and tomorrow, are one of the most important stakeholders. In the face of conflict, violent radicalism and piracy, our struggle for peace in the global arena is not one that can be achieved, only and unless we empower the youths and </w:t>
      </w:r>
      <w:r w:rsidRPr="00584AEA">
        <w:rPr>
          <w:rFonts w:ascii="Arrus" w:hAnsi="Arrus"/>
          <w:i/>
          <w:sz w:val="22"/>
          <w:szCs w:val="28"/>
        </w:rPr>
        <w:lastRenderedPageBreak/>
        <w:t>guide them towards alternative paths and empowering those who thrive within the most difficult circumstances. Youth leadership plays a crucial role in Islamic history, in shaping the landscape of the Muslim World presently, and hopefully, will lead the way into the future.”(SOURCE Global Movement of Moderates Foundation (GMMF)</w:t>
      </w:r>
    </w:p>
    <w:p w14:paraId="268B3AD7" w14:textId="77777777" w:rsidR="00270475" w:rsidRPr="00584AEA" w:rsidRDefault="00270475" w:rsidP="00270475">
      <w:pPr>
        <w:ind w:firstLine="720"/>
        <w:jc w:val="both"/>
        <w:rPr>
          <w:rFonts w:ascii="Arrus" w:hAnsi="Arrus"/>
          <w:sz w:val="22"/>
          <w:szCs w:val="28"/>
        </w:rPr>
      </w:pPr>
      <w:r w:rsidRPr="00584AEA">
        <w:rPr>
          <w:rFonts w:ascii="Arrus" w:hAnsi="Arrus"/>
          <w:sz w:val="22"/>
          <w:szCs w:val="28"/>
        </w:rPr>
        <w:t xml:space="preserve">However, there is a fine line between keeping away from extremism and being unaware of the designs of the forces of New World Order. While every effort should be made to keep the youth at considerable distance from physical violence, they must develop a liking for resorting to peaceful means in their fight against injustice and Haram practices, and they should be intellectually empowered to face the onslaught against Islam and Muslims being orchestrated by certain enemies of Islam and Muslims. </w:t>
      </w:r>
    </w:p>
    <w:p w14:paraId="268B3AD8" w14:textId="77777777" w:rsidR="00270475" w:rsidRPr="00584AEA" w:rsidRDefault="00270475" w:rsidP="00270475">
      <w:pPr>
        <w:jc w:val="both"/>
        <w:rPr>
          <w:rFonts w:ascii="Arrus" w:hAnsi="Arrus"/>
          <w:sz w:val="22"/>
          <w:szCs w:val="28"/>
        </w:rPr>
      </w:pPr>
    </w:p>
    <w:p w14:paraId="268B3AD9" w14:textId="77777777" w:rsidR="00270475" w:rsidRPr="00584AEA" w:rsidRDefault="00270475" w:rsidP="00270475">
      <w:pPr>
        <w:shd w:val="clear" w:color="auto" w:fill="F5F5F5"/>
        <w:spacing w:after="150"/>
        <w:jc w:val="both"/>
        <w:rPr>
          <w:rFonts w:ascii="Arrus" w:hAnsi="Arrus"/>
          <w:sz w:val="22"/>
          <w:szCs w:val="28"/>
          <w:lang w:val="en-GB" w:eastAsia="en-GB"/>
        </w:rPr>
      </w:pPr>
      <w:r w:rsidRPr="00584AEA">
        <w:rPr>
          <w:rFonts w:ascii="Arrus" w:hAnsi="Arrus"/>
          <w:sz w:val="22"/>
          <w:szCs w:val="28"/>
          <w:lang w:val="en-GB" w:eastAsia="en-GB"/>
        </w:rPr>
        <w:t>Muslim organisations in India can have a clue regarding the youth empowerment from the following mission statement of Dar-al Arqam:</w:t>
      </w:r>
    </w:p>
    <w:p w14:paraId="268B3ADA" w14:textId="77777777" w:rsidR="00270475" w:rsidRPr="00584AEA" w:rsidRDefault="00270475" w:rsidP="00270475">
      <w:pPr>
        <w:widowControl/>
        <w:shd w:val="clear" w:color="auto" w:fill="F5F5F5"/>
        <w:autoSpaceDE/>
        <w:autoSpaceDN/>
        <w:adjustRightInd/>
        <w:spacing w:after="150"/>
        <w:jc w:val="both"/>
        <w:rPr>
          <w:rFonts w:ascii="Arrus" w:hAnsi="Arrus"/>
          <w:i/>
          <w:sz w:val="22"/>
          <w:szCs w:val="28"/>
          <w:lang w:val="en-GB" w:eastAsia="en-GB"/>
        </w:rPr>
      </w:pPr>
      <w:r w:rsidRPr="00584AEA">
        <w:rPr>
          <w:rFonts w:ascii="Arrus" w:hAnsi="Arrus"/>
          <w:i/>
          <w:sz w:val="22"/>
          <w:szCs w:val="28"/>
          <w:lang w:val="en-GB" w:eastAsia="en-GB"/>
        </w:rPr>
        <w:t>“Empowering the youth is our way of unveiling their potential. As we continue to develop opportunities through selected programmes for the youth to explore their capabilities, we believe our youth will realise their true potential and become the positive social change that they desire for their future.</w:t>
      </w:r>
    </w:p>
    <w:p w14:paraId="268B3ADB" w14:textId="77777777" w:rsidR="00270475" w:rsidRPr="00584AEA" w:rsidRDefault="00270475" w:rsidP="00270475">
      <w:pPr>
        <w:widowControl/>
        <w:shd w:val="clear" w:color="auto" w:fill="F5F5F5"/>
        <w:autoSpaceDE/>
        <w:autoSpaceDN/>
        <w:adjustRightInd/>
        <w:spacing w:after="150"/>
        <w:jc w:val="both"/>
        <w:rPr>
          <w:rFonts w:ascii="Arrus" w:hAnsi="Arrus"/>
          <w:i/>
          <w:sz w:val="22"/>
          <w:szCs w:val="28"/>
          <w:lang w:val="en-GB" w:eastAsia="en-GB"/>
        </w:rPr>
      </w:pPr>
      <w:r w:rsidRPr="00584AEA">
        <w:rPr>
          <w:rFonts w:ascii="Arrus" w:hAnsi="Arrus"/>
          <w:i/>
          <w:sz w:val="22"/>
          <w:szCs w:val="28"/>
          <w:lang w:val="en-GB" w:eastAsia="en-GB"/>
        </w:rPr>
        <w:t>Various activities and programmes are available for any active youth who is interested to venture into the world and discover themselves. You can be part of the team that organises and facilitates engaging events such debates,  forums, and camps for the youth. You can be part of the team that writes interesting articles and designs dynamic posters for the youth magazine. You can be part of the team that always seek to find ways to be better ambassadors of Islam. Discover our programmes and come down to be part of our youth network.”</w:t>
      </w:r>
    </w:p>
    <w:p w14:paraId="268B3ADC" w14:textId="77777777" w:rsidR="00270475" w:rsidRPr="00584AEA" w:rsidRDefault="00270475" w:rsidP="00270475">
      <w:pPr>
        <w:rPr>
          <w:rFonts w:ascii="Arrus" w:hAnsi="Arrus"/>
          <w:sz w:val="22"/>
          <w:szCs w:val="28"/>
        </w:rPr>
      </w:pPr>
      <w:hyperlink r:id="rId825" w:history="1">
        <w:r w:rsidRPr="00584AEA">
          <w:rPr>
            <w:rStyle w:val="Hyperlink"/>
            <w:rFonts w:ascii="Arrus" w:eastAsiaTheme="majorEastAsia" w:hAnsi="Arrus"/>
            <w:sz w:val="22"/>
            <w:szCs w:val="28"/>
          </w:rPr>
          <w:t>http://www.darul-arqam.org.sg/charity/empowering-our-youth/</w:t>
        </w:r>
      </w:hyperlink>
    </w:p>
    <w:p w14:paraId="268B3ADD" w14:textId="77777777" w:rsidR="00270475" w:rsidRPr="00584AEA" w:rsidRDefault="00270475" w:rsidP="00270475">
      <w:pPr>
        <w:ind w:left="360"/>
        <w:jc w:val="both"/>
        <w:rPr>
          <w:rFonts w:ascii="Arrus" w:hAnsi="Arrus"/>
          <w:sz w:val="22"/>
          <w:szCs w:val="28"/>
          <w:lang w:val="en-GB"/>
        </w:rPr>
      </w:pPr>
    </w:p>
    <w:p w14:paraId="268B3ADE" w14:textId="77777777" w:rsidR="00270475" w:rsidRPr="00584AEA" w:rsidRDefault="00270475" w:rsidP="00270475">
      <w:pPr>
        <w:ind w:left="360"/>
        <w:jc w:val="both"/>
        <w:rPr>
          <w:rFonts w:ascii="Arrus" w:hAnsi="Arrus"/>
          <w:sz w:val="22"/>
          <w:szCs w:val="28"/>
          <w:lang w:val="en-GB"/>
        </w:rPr>
      </w:pPr>
    </w:p>
    <w:p w14:paraId="268B3ADF" w14:textId="77777777" w:rsidR="00270475" w:rsidRPr="00584AEA" w:rsidRDefault="00270475" w:rsidP="00270475">
      <w:pPr>
        <w:ind w:left="360"/>
        <w:jc w:val="both"/>
        <w:rPr>
          <w:rFonts w:ascii="Arrus" w:hAnsi="Arrus"/>
          <w:sz w:val="22"/>
          <w:szCs w:val="28"/>
          <w:lang w:val="en-GB"/>
        </w:rPr>
      </w:pPr>
    </w:p>
    <w:p w14:paraId="268B3AE0" w14:textId="77777777" w:rsidR="00270475" w:rsidRPr="00584AEA" w:rsidRDefault="00270475" w:rsidP="00270475">
      <w:pPr>
        <w:ind w:left="360"/>
        <w:jc w:val="both"/>
        <w:rPr>
          <w:rFonts w:ascii="Arrus" w:hAnsi="Arrus"/>
          <w:sz w:val="22"/>
          <w:szCs w:val="28"/>
          <w:lang w:val="en-GB"/>
        </w:rPr>
      </w:pPr>
    </w:p>
    <w:p w14:paraId="268B3AE1" w14:textId="77777777" w:rsidR="00270475" w:rsidRPr="00584AEA" w:rsidRDefault="00270475" w:rsidP="00270475">
      <w:pPr>
        <w:ind w:left="360"/>
        <w:jc w:val="both"/>
        <w:rPr>
          <w:rFonts w:ascii="Arrus" w:hAnsi="Arrus"/>
          <w:sz w:val="22"/>
          <w:szCs w:val="28"/>
          <w:lang w:val="en-GB"/>
        </w:rPr>
      </w:pPr>
    </w:p>
    <w:p w14:paraId="268B3AE2" w14:textId="77777777" w:rsidR="00270475" w:rsidRPr="00584AEA" w:rsidRDefault="00270475" w:rsidP="00270475">
      <w:pPr>
        <w:ind w:left="360"/>
        <w:jc w:val="both"/>
        <w:rPr>
          <w:rFonts w:ascii="Arrus" w:hAnsi="Arrus"/>
          <w:sz w:val="22"/>
          <w:szCs w:val="28"/>
          <w:lang w:val="en-GB"/>
        </w:rPr>
      </w:pPr>
    </w:p>
    <w:p w14:paraId="268B3AE3" w14:textId="77777777" w:rsidR="00270475" w:rsidRPr="00584AEA" w:rsidRDefault="00270475" w:rsidP="00270475">
      <w:pPr>
        <w:ind w:left="360"/>
        <w:jc w:val="both"/>
        <w:rPr>
          <w:rFonts w:ascii="Arrus" w:hAnsi="Arrus"/>
          <w:sz w:val="22"/>
          <w:szCs w:val="28"/>
          <w:lang w:val="en-GB"/>
        </w:rPr>
      </w:pPr>
    </w:p>
    <w:p w14:paraId="268B3AE4" w14:textId="77777777" w:rsidR="00270475" w:rsidRPr="00584AEA" w:rsidRDefault="00270475" w:rsidP="00270475">
      <w:pPr>
        <w:rPr>
          <w:sz w:val="28"/>
          <w:szCs w:val="28"/>
        </w:rPr>
      </w:pPr>
    </w:p>
    <w:p w14:paraId="268B3AE5" w14:textId="77777777" w:rsidR="00270475" w:rsidRPr="00584AEA" w:rsidRDefault="00270475" w:rsidP="00270475">
      <w:pPr>
        <w:ind w:left="360"/>
        <w:jc w:val="both"/>
        <w:rPr>
          <w:rFonts w:ascii="Arrus" w:hAnsi="Arrus"/>
          <w:sz w:val="22"/>
          <w:szCs w:val="28"/>
          <w:lang w:val="en-GB"/>
        </w:rPr>
      </w:pPr>
    </w:p>
    <w:p w14:paraId="268B3AE6" w14:textId="77777777" w:rsidR="00270475" w:rsidRPr="00584AEA" w:rsidRDefault="00270475" w:rsidP="00270475">
      <w:pPr>
        <w:ind w:left="360"/>
        <w:jc w:val="both"/>
        <w:rPr>
          <w:rFonts w:ascii="Arrus" w:hAnsi="Arrus"/>
          <w:sz w:val="22"/>
          <w:szCs w:val="28"/>
          <w:lang w:val="en-GB"/>
        </w:rPr>
      </w:pPr>
    </w:p>
    <w:p w14:paraId="268B3AE7"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lastRenderedPageBreak/>
        <w:t>12- Empowerment of Women within Islamic framework</w:t>
      </w:r>
    </w:p>
    <w:p w14:paraId="268B3AE8" w14:textId="77777777" w:rsidR="00270475" w:rsidRPr="00584AEA" w:rsidRDefault="00270475" w:rsidP="00270475">
      <w:pPr>
        <w:jc w:val="both"/>
        <w:rPr>
          <w:rFonts w:ascii="Arrus" w:hAnsi="Arrus"/>
          <w:sz w:val="22"/>
          <w:szCs w:val="28"/>
          <w:lang w:val="en-GB"/>
        </w:rPr>
      </w:pPr>
    </w:p>
    <w:p w14:paraId="268B3AE9" w14:textId="77777777" w:rsidR="00270475" w:rsidRPr="00584AEA" w:rsidRDefault="00270475" w:rsidP="00270475">
      <w:pPr>
        <w:jc w:val="both"/>
        <w:rPr>
          <w:rFonts w:ascii="Arrus" w:hAnsi="Arrus"/>
          <w:sz w:val="22"/>
          <w:szCs w:val="28"/>
          <w:lang w:val="en-GB"/>
        </w:rPr>
      </w:pPr>
    </w:p>
    <w:p w14:paraId="268B3AE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Men and women are equal in </w:t>
      </w:r>
      <w:r w:rsidRPr="00584AEA">
        <w:rPr>
          <w:rFonts w:ascii="Arrus" w:hAnsi="Arrus"/>
          <w:i/>
          <w:iCs/>
          <w:sz w:val="22"/>
          <w:szCs w:val="28"/>
          <w:lang w:val="en-GB"/>
        </w:rPr>
        <w:t>most</w:t>
      </w:r>
      <w:r w:rsidRPr="00584AEA">
        <w:rPr>
          <w:rFonts w:ascii="Arrus" w:hAnsi="Arrus"/>
          <w:sz w:val="22"/>
          <w:szCs w:val="28"/>
          <w:lang w:val="en-GB"/>
        </w:rPr>
        <w:t xml:space="preserve"> respects, so their rights and duties are almost identical in most matters. They are however different in certain respects, so their rights and duties are different in </w:t>
      </w:r>
      <w:r w:rsidRPr="00584AEA">
        <w:rPr>
          <w:rFonts w:ascii="Arrus" w:hAnsi="Arrus"/>
          <w:i/>
          <w:iCs/>
          <w:sz w:val="22"/>
          <w:szCs w:val="28"/>
          <w:lang w:val="en-GB"/>
        </w:rPr>
        <w:t>certain</w:t>
      </w:r>
      <w:r w:rsidRPr="00584AEA">
        <w:rPr>
          <w:rFonts w:ascii="Arrus" w:hAnsi="Arrus"/>
          <w:sz w:val="22"/>
          <w:szCs w:val="28"/>
          <w:lang w:val="en-GB"/>
        </w:rPr>
        <w:t xml:space="preserve"> areas corresponding to their strengths and weaknesses in those areas. It is therefore natural that Islam grants an </w:t>
      </w:r>
      <w:r w:rsidRPr="00584AEA">
        <w:rPr>
          <w:rFonts w:ascii="Arrus" w:hAnsi="Arrus"/>
          <w:i/>
          <w:iCs/>
          <w:sz w:val="22"/>
          <w:szCs w:val="28"/>
          <w:lang w:val="en-GB"/>
        </w:rPr>
        <w:t>overall equal</w:t>
      </w:r>
      <w:r w:rsidRPr="00584AEA">
        <w:rPr>
          <w:rFonts w:ascii="Arrus" w:hAnsi="Arrus"/>
          <w:sz w:val="22"/>
          <w:szCs w:val="28"/>
          <w:lang w:val="en-GB"/>
        </w:rPr>
        <w:t xml:space="preserve"> status to men and women, granting both of them certain </w:t>
      </w:r>
      <w:r w:rsidRPr="00584AEA">
        <w:rPr>
          <w:rFonts w:ascii="Arrus" w:hAnsi="Arrus"/>
          <w:i/>
          <w:iCs/>
          <w:sz w:val="22"/>
          <w:szCs w:val="28"/>
          <w:lang w:val="en-GB"/>
        </w:rPr>
        <w:t>privileges in</w:t>
      </w:r>
      <w:r w:rsidRPr="00584AEA">
        <w:rPr>
          <w:rFonts w:ascii="Arrus" w:hAnsi="Arrus"/>
          <w:sz w:val="22"/>
          <w:szCs w:val="28"/>
          <w:lang w:val="en-GB"/>
        </w:rPr>
        <w:t xml:space="preserve"> </w:t>
      </w:r>
      <w:r w:rsidRPr="00584AEA">
        <w:rPr>
          <w:rFonts w:ascii="Arrus" w:hAnsi="Arrus"/>
          <w:i/>
          <w:iCs/>
          <w:sz w:val="22"/>
          <w:szCs w:val="28"/>
          <w:lang w:val="en-GB"/>
        </w:rPr>
        <w:t>different</w:t>
      </w:r>
      <w:r w:rsidRPr="00584AEA">
        <w:rPr>
          <w:rFonts w:ascii="Arrus" w:hAnsi="Arrus"/>
          <w:sz w:val="22"/>
          <w:szCs w:val="28"/>
          <w:lang w:val="en-GB"/>
        </w:rPr>
        <w:t xml:space="preserve"> areas. Man is </w:t>
      </w:r>
      <w:r w:rsidRPr="00584AEA">
        <w:rPr>
          <w:rFonts w:ascii="Arrus" w:hAnsi="Arrus"/>
          <w:i/>
          <w:iCs/>
          <w:sz w:val="22"/>
          <w:szCs w:val="28"/>
          <w:lang w:val="en-GB"/>
        </w:rPr>
        <w:t>duty</w:t>
      </w:r>
      <w:r w:rsidRPr="00584AEA">
        <w:rPr>
          <w:rFonts w:ascii="Arrus" w:hAnsi="Arrus"/>
          <w:sz w:val="22"/>
          <w:szCs w:val="28"/>
          <w:lang w:val="en-GB"/>
        </w:rPr>
        <w:t xml:space="preserve">-bound to earn and maintain his wife, children and dependent parents; woman has the </w:t>
      </w:r>
      <w:r w:rsidRPr="00584AEA">
        <w:rPr>
          <w:rFonts w:ascii="Arrus" w:hAnsi="Arrus"/>
          <w:i/>
          <w:iCs/>
          <w:sz w:val="22"/>
          <w:szCs w:val="28"/>
          <w:lang w:val="en-GB"/>
        </w:rPr>
        <w:t>right</w:t>
      </w:r>
      <w:r w:rsidRPr="00584AEA">
        <w:rPr>
          <w:rFonts w:ascii="Arrus" w:hAnsi="Arrus"/>
          <w:sz w:val="22"/>
          <w:szCs w:val="28"/>
          <w:lang w:val="en-GB"/>
        </w:rPr>
        <w:t xml:space="preserve"> to earn if she so wishes but is also </w:t>
      </w:r>
      <w:r w:rsidRPr="00584AEA">
        <w:rPr>
          <w:rFonts w:ascii="Arrus" w:hAnsi="Arrus"/>
          <w:i/>
          <w:iCs/>
          <w:sz w:val="22"/>
          <w:szCs w:val="28"/>
          <w:lang w:val="en-GB"/>
        </w:rPr>
        <w:t>entitled</w:t>
      </w:r>
      <w:r w:rsidRPr="00584AEA">
        <w:rPr>
          <w:rFonts w:ascii="Arrus" w:hAnsi="Arrus"/>
          <w:sz w:val="22"/>
          <w:szCs w:val="28"/>
          <w:lang w:val="en-GB"/>
        </w:rPr>
        <w:t xml:space="preserve"> to receive her maintenance from her husband in return of her duties as wife. Man has the primary responsibility to arrange for financial requirements; so he receives a larger share in inheritance. It goes to the credit of Islam that it was the first religion of the world to grant women rights of inheritance. She has share in all the property left by her husband, both parents and children in case they die in her lifetime. While distributing shares, Islam is not affected by emotional considerations, but judges on the basis of the respective </w:t>
      </w:r>
      <w:r w:rsidRPr="00584AEA">
        <w:rPr>
          <w:rFonts w:ascii="Arrus" w:hAnsi="Arrus"/>
          <w:i/>
          <w:iCs/>
          <w:sz w:val="22"/>
          <w:szCs w:val="28"/>
          <w:lang w:val="en-GB"/>
        </w:rPr>
        <w:t>needs</w:t>
      </w:r>
      <w:r w:rsidRPr="00584AEA">
        <w:rPr>
          <w:rFonts w:ascii="Arrus" w:hAnsi="Arrus"/>
          <w:sz w:val="22"/>
          <w:szCs w:val="28"/>
          <w:lang w:val="en-GB"/>
        </w:rPr>
        <w:t xml:space="preserve"> of men and women. Unlike several other religions, a Muslim woman enjoys the same status in religious affairs as a man. If she obeys God in the prescribed way, she is </w:t>
      </w:r>
      <w:r w:rsidRPr="00584AEA">
        <w:rPr>
          <w:rFonts w:ascii="Arrus" w:hAnsi="Arrus"/>
          <w:i/>
          <w:iCs/>
          <w:sz w:val="22"/>
          <w:szCs w:val="28"/>
          <w:lang w:val="en-GB"/>
        </w:rPr>
        <w:t>as much</w:t>
      </w:r>
      <w:r w:rsidRPr="00584AEA">
        <w:rPr>
          <w:rFonts w:ascii="Arrus" w:hAnsi="Arrus"/>
          <w:sz w:val="22"/>
          <w:szCs w:val="28"/>
          <w:lang w:val="en-GB"/>
        </w:rPr>
        <w:t xml:space="preserve"> entitled to Paradise as her father, husband, brother or son. As mother, she commands respect several times greater than man does as father. She has right to choose her spouse, reproductive rights, right to remarry as a widow or as a divorcee, right to seek divorce and in case of any defamation she can demand punishment to the offender. She is as much exhorted to earn knowledge as man. If there are places where man seems to be a little more privileged there are a number of places where woman seems to be more privileged. A woman is privileged in many ways. For instance, she is exempt from services in military though she can join it if she so wishes. She is entitled to economic benefits though she can earn if she wants to. </w:t>
      </w:r>
    </w:p>
    <w:p w14:paraId="268B3AEB" w14:textId="77777777" w:rsidR="00270475" w:rsidRPr="00584AEA" w:rsidRDefault="00270475" w:rsidP="00270475">
      <w:pPr>
        <w:ind w:firstLine="720"/>
        <w:jc w:val="both"/>
        <w:rPr>
          <w:rFonts w:ascii="Arrus" w:hAnsi="Arrus"/>
          <w:sz w:val="22"/>
          <w:szCs w:val="28"/>
          <w:lang w:val="en-GB"/>
        </w:rPr>
      </w:pPr>
    </w:p>
    <w:p w14:paraId="268B3AE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There are certain basic criteria in Islam for granting rights to and enforcing duties on men and women. First, Islam recognises </w:t>
      </w:r>
      <w:r w:rsidRPr="00584AEA">
        <w:rPr>
          <w:rFonts w:ascii="Arrus" w:hAnsi="Arrus"/>
          <w:i/>
          <w:iCs/>
          <w:sz w:val="22"/>
          <w:szCs w:val="28"/>
          <w:lang w:val="en-GB"/>
        </w:rPr>
        <w:t>natural strengths and weaknesses of men and women</w:t>
      </w:r>
      <w:r w:rsidRPr="00584AEA">
        <w:rPr>
          <w:rFonts w:ascii="Arrus" w:hAnsi="Arrus"/>
          <w:sz w:val="22"/>
          <w:szCs w:val="28"/>
          <w:lang w:val="en-GB"/>
        </w:rPr>
        <w:t xml:space="preserve">, and designs its laws in accordance with them.  Second, Islam does not tolerate any form of </w:t>
      </w:r>
      <w:r w:rsidRPr="00584AEA">
        <w:rPr>
          <w:rFonts w:ascii="Arrus" w:hAnsi="Arrus"/>
          <w:i/>
          <w:iCs/>
          <w:sz w:val="22"/>
          <w:szCs w:val="28"/>
          <w:lang w:val="en-GB"/>
        </w:rPr>
        <w:t>exploitation</w:t>
      </w:r>
      <w:r w:rsidRPr="00584AEA">
        <w:rPr>
          <w:rFonts w:ascii="Arrus" w:hAnsi="Arrus"/>
          <w:sz w:val="22"/>
          <w:szCs w:val="28"/>
          <w:lang w:val="en-GB"/>
        </w:rPr>
        <w:t xml:space="preserve">. Third, it aims to form a </w:t>
      </w:r>
      <w:r w:rsidRPr="00584AEA">
        <w:rPr>
          <w:rFonts w:ascii="Arrus" w:hAnsi="Arrus"/>
          <w:i/>
          <w:iCs/>
          <w:sz w:val="22"/>
          <w:szCs w:val="28"/>
          <w:lang w:val="en-GB"/>
        </w:rPr>
        <w:t xml:space="preserve">society without sexual crimes, </w:t>
      </w:r>
      <w:r w:rsidRPr="00584AEA">
        <w:rPr>
          <w:rFonts w:ascii="Arrus" w:hAnsi="Arrus"/>
          <w:i/>
          <w:iCs/>
          <w:sz w:val="22"/>
          <w:szCs w:val="28"/>
          <w:lang w:val="en-GB"/>
        </w:rPr>
        <w:lastRenderedPageBreak/>
        <w:t xml:space="preserve">sexual abuses and illicit relationships, </w:t>
      </w:r>
      <w:r w:rsidRPr="00584AEA">
        <w:rPr>
          <w:rFonts w:ascii="Arrus" w:hAnsi="Arrus"/>
          <w:sz w:val="22"/>
          <w:szCs w:val="28"/>
          <w:lang w:val="en-GB"/>
        </w:rPr>
        <w:t xml:space="preserve">which endanger all the three components of Grand Peace, namely Individual’s health, family peace and social order. Fourth, to ensure the above, it </w:t>
      </w:r>
      <w:r w:rsidRPr="00584AEA">
        <w:rPr>
          <w:rFonts w:ascii="Arrus" w:hAnsi="Arrus"/>
          <w:i/>
          <w:iCs/>
          <w:sz w:val="22"/>
          <w:szCs w:val="28"/>
          <w:lang w:val="en-GB"/>
        </w:rPr>
        <w:t>promotes legal marriages</w:t>
      </w:r>
      <w:r w:rsidRPr="00584AEA">
        <w:rPr>
          <w:rFonts w:ascii="Arrus" w:hAnsi="Arrus"/>
          <w:sz w:val="22"/>
          <w:szCs w:val="28"/>
          <w:lang w:val="en-GB"/>
        </w:rPr>
        <w:t xml:space="preserve">. It would purposefully create such conditions as would minimise the number of unmarried persons in society; for it understands fully well the dangers that the herds of unmarried men and women can create for society. Fifth, it would ensure </w:t>
      </w:r>
      <w:r w:rsidRPr="00584AEA">
        <w:rPr>
          <w:rFonts w:ascii="Arrus" w:hAnsi="Arrus"/>
          <w:i/>
          <w:iCs/>
          <w:sz w:val="22"/>
          <w:szCs w:val="28"/>
          <w:lang w:val="en-GB"/>
        </w:rPr>
        <w:t>social and economic equality</w:t>
      </w:r>
      <w:r w:rsidRPr="00584AEA">
        <w:rPr>
          <w:rFonts w:ascii="Arrus" w:hAnsi="Arrus"/>
          <w:sz w:val="22"/>
          <w:szCs w:val="28"/>
          <w:lang w:val="en-GB"/>
        </w:rPr>
        <w:t xml:space="preserve"> (not uniformity) between men and women.</w:t>
      </w:r>
    </w:p>
    <w:p w14:paraId="268B3AED" w14:textId="77777777" w:rsidR="00270475" w:rsidRPr="00584AEA" w:rsidRDefault="00270475" w:rsidP="00270475">
      <w:pPr>
        <w:jc w:val="both"/>
        <w:rPr>
          <w:rFonts w:ascii="Arrus" w:hAnsi="Arrus"/>
          <w:b/>
          <w:bCs/>
          <w:sz w:val="22"/>
          <w:szCs w:val="28"/>
          <w:lang w:val="en-GB"/>
        </w:rPr>
      </w:pPr>
    </w:p>
    <w:p w14:paraId="268B3AEE"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Modern world treat women as commercial beings</w:t>
      </w:r>
    </w:p>
    <w:p w14:paraId="268B3AEF" w14:textId="77777777" w:rsidR="00270475" w:rsidRPr="00584AEA" w:rsidRDefault="00270475" w:rsidP="00270475">
      <w:pPr>
        <w:jc w:val="both"/>
        <w:rPr>
          <w:rFonts w:ascii="Arrus" w:hAnsi="Arrus"/>
          <w:b/>
          <w:bCs/>
          <w:sz w:val="22"/>
          <w:szCs w:val="28"/>
          <w:lang w:val="en-GB"/>
        </w:rPr>
      </w:pPr>
    </w:p>
    <w:p w14:paraId="268B3AF0"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modern world can boast of giving rights to women; but it has hardly cared for their safety and security. The result is that the “freedom” of women has opened innumerable ways for their exploitation; and a strange kind of chaos prevails in society. Freedom has in truth proved to be nothing but a ploy to ensure a growing availability of women in market. Sex has not only become one of the biggest global markets; it has also become perhaps the greatest tormentor of humanity. It is killing people (AIDS, suicides, murders), destroying families and disturbing social harmony; women and children become its biggest victims. In contrast, while giving them rights Islam also ensures their safety and security. A woman in a true Islamic system cannot become a victim of the sex market (for commercialisation of sex cannot have any place in a civilised society). She runs minimum risk of assault on her modesty (because Islam severely and in an exemplary manner punishes such crimes). She has an added satisfaction that her husband cannot drink, gamble or have sex outside marriage, which also safeguards her against several life-threatening sex-related diseases. All these are </w:t>
      </w:r>
      <w:r w:rsidRPr="00584AEA">
        <w:rPr>
          <w:rFonts w:ascii="Arrus" w:hAnsi="Arrus"/>
          <w:i/>
          <w:iCs/>
          <w:sz w:val="22"/>
          <w:szCs w:val="28"/>
          <w:lang w:val="en-GB"/>
        </w:rPr>
        <w:t>big security concerns</w:t>
      </w:r>
      <w:r w:rsidRPr="00584AEA">
        <w:rPr>
          <w:rFonts w:ascii="Arrus" w:hAnsi="Arrus"/>
          <w:sz w:val="22"/>
          <w:szCs w:val="28"/>
          <w:lang w:val="en-GB"/>
        </w:rPr>
        <w:t xml:space="preserve"> for women, and Islam attends all of them with perfection. </w:t>
      </w:r>
    </w:p>
    <w:p w14:paraId="268B3AF1" w14:textId="77777777" w:rsidR="00270475" w:rsidRPr="00584AEA" w:rsidRDefault="00270475" w:rsidP="00270475">
      <w:pPr>
        <w:jc w:val="both"/>
        <w:rPr>
          <w:rFonts w:ascii="Arrus" w:hAnsi="Arrus"/>
          <w:sz w:val="22"/>
          <w:szCs w:val="28"/>
          <w:lang w:val="en-GB"/>
        </w:rPr>
      </w:pPr>
    </w:p>
    <w:p w14:paraId="268B3AF2"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Let me clarify at the outset that I am one of those who have always respected, even campaigned for women’s right to all kinds of education, reproductive rights and right to earn through their own endeavours – of course within the parameters of Islam. But what has pained me is that these very rights have been and are being used to exploit humankind in general and women in particular. In a world dominated by market economics, “rights” are always a ploy used by the forces of economics to exploit weaker and vulnerable sections of society. The truth is that almost all the human society except a very few has become vulnerable. What further pains me is that women in general and the </w:t>
      </w:r>
      <w:r w:rsidRPr="00584AEA">
        <w:rPr>
          <w:rFonts w:ascii="Arrus" w:hAnsi="Arrus"/>
          <w:b/>
          <w:bCs/>
          <w:sz w:val="22"/>
          <w:szCs w:val="28"/>
          <w:lang w:val="en-GB"/>
        </w:rPr>
        <w:t xml:space="preserve">“feminists” in particular have allowed their “right to work” </w:t>
      </w:r>
      <w:r w:rsidRPr="00584AEA">
        <w:rPr>
          <w:rFonts w:ascii="Arrus" w:hAnsi="Arrus"/>
          <w:b/>
          <w:bCs/>
          <w:sz w:val="22"/>
          <w:szCs w:val="28"/>
          <w:lang w:val="en-GB"/>
        </w:rPr>
        <w:lastRenderedPageBreak/>
        <w:t>to have been severely misused by the market to the huge loss of mankind</w:t>
      </w:r>
      <w:r w:rsidRPr="00584AEA">
        <w:rPr>
          <w:rFonts w:ascii="Arrus" w:hAnsi="Arrus"/>
          <w:sz w:val="22"/>
          <w:szCs w:val="28"/>
          <w:lang w:val="en-GB"/>
        </w:rPr>
        <w:t>.</w:t>
      </w:r>
    </w:p>
    <w:p w14:paraId="268B3AF3" w14:textId="77777777" w:rsidR="00270475" w:rsidRPr="00584AEA" w:rsidRDefault="00270475" w:rsidP="00270475">
      <w:pPr>
        <w:jc w:val="both"/>
        <w:rPr>
          <w:rFonts w:ascii="Arrus" w:hAnsi="Arrus"/>
          <w:sz w:val="22"/>
          <w:szCs w:val="28"/>
          <w:lang w:val="en-GB"/>
        </w:rPr>
      </w:pPr>
    </w:p>
    <w:p w14:paraId="268B3AF4" w14:textId="77777777" w:rsidR="00270475" w:rsidRPr="00584AEA" w:rsidRDefault="00270475" w:rsidP="00270475">
      <w:pPr>
        <w:ind w:firstLine="720"/>
        <w:jc w:val="both"/>
        <w:rPr>
          <w:rFonts w:ascii="Arrus" w:hAnsi="Arrus"/>
          <w:b/>
          <w:bCs/>
          <w:sz w:val="22"/>
          <w:szCs w:val="28"/>
          <w:lang w:val="en-GB"/>
        </w:rPr>
      </w:pPr>
      <w:r w:rsidRPr="00584AEA">
        <w:rPr>
          <w:rFonts w:ascii="Arrus" w:hAnsi="Arrus"/>
          <w:sz w:val="22"/>
          <w:szCs w:val="28"/>
          <w:lang w:val="en-GB"/>
        </w:rPr>
        <w:t xml:space="preserve">The unfortunate thing on the part of women is that they mostly think and behave the way men want them to. And men always make them feel that this is what is best for them. Before the onset of Industrial revolution, women normally behaved the way the leading men of the family – fathers and husbands -- wanted them to. After the onset of Industrial Revolution, which led to increasing commercialization of human weaknesses, the role of the family was taken by the market; and women started behaving the way the bosses of the market, mostly men, want them to  – obviously in the interest of market, which caters to the demands of men by exploiting women. </w:t>
      </w:r>
      <w:r w:rsidRPr="00584AEA">
        <w:rPr>
          <w:rFonts w:ascii="Arrus" w:hAnsi="Arrus"/>
          <w:b/>
          <w:bCs/>
          <w:sz w:val="22"/>
          <w:szCs w:val="28"/>
          <w:lang w:val="en-GB"/>
        </w:rPr>
        <w:t xml:space="preserve">The increasing economic independence of women is men-given for their own benefits. Why should women cater only to the desires of husbands, why not for the benefit of as many men as possible? </w:t>
      </w:r>
    </w:p>
    <w:p w14:paraId="268B3AF5" w14:textId="77777777" w:rsidR="00270475" w:rsidRPr="00584AEA" w:rsidRDefault="00270475" w:rsidP="00270475">
      <w:pPr>
        <w:jc w:val="both"/>
        <w:rPr>
          <w:rFonts w:ascii="Arrus" w:hAnsi="Arrus"/>
          <w:sz w:val="22"/>
          <w:szCs w:val="28"/>
          <w:lang w:val="en-GB"/>
        </w:rPr>
      </w:pPr>
    </w:p>
    <w:p w14:paraId="268B3AF6"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Is work without an exchange of currency no work?</w:t>
      </w:r>
    </w:p>
    <w:p w14:paraId="268B3AF7" w14:textId="77777777" w:rsidR="00270475" w:rsidRPr="00584AEA" w:rsidRDefault="00270475" w:rsidP="00270475">
      <w:pPr>
        <w:jc w:val="both"/>
        <w:rPr>
          <w:rFonts w:ascii="Arrus" w:hAnsi="Arrus"/>
          <w:sz w:val="22"/>
          <w:szCs w:val="28"/>
          <w:lang w:val="en-GB"/>
        </w:rPr>
      </w:pPr>
    </w:p>
    <w:p w14:paraId="268B3AF8"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The “feminists” have not raised the questions that must have been raised with the result that the increasing participation of women in “economic” activities has resulted in:</w:t>
      </w:r>
    </w:p>
    <w:p w14:paraId="268B3AF9" w14:textId="77777777" w:rsidR="00270475" w:rsidRPr="00584AEA" w:rsidRDefault="00270475" w:rsidP="00270475">
      <w:pPr>
        <w:jc w:val="both"/>
        <w:rPr>
          <w:rFonts w:ascii="Arrus" w:hAnsi="Arrus"/>
          <w:sz w:val="22"/>
          <w:szCs w:val="28"/>
          <w:lang w:val="en-GB"/>
        </w:rPr>
      </w:pPr>
    </w:p>
    <w:p w14:paraId="268B3AF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Stupendous rise in crimes against women (rapes, sexual assaults, physical assaults, domestic violence);</w:t>
      </w:r>
    </w:p>
    <w:p w14:paraId="268B3AFB"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Stupendous rise in the market of “works” that exploit human weaknesses with the result that sex has become one of the biggest trades;</w:t>
      </w:r>
    </w:p>
    <w:p w14:paraId="268B3AF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Almost complete disintegration of family system with huge rise in (a) the level of promiscuity including premarital and extramarital relationships, (b) separation and divorces: (c) men and women becoming single parents in increasingly large numbers; (d) increasingly large number of children being born out of wedlock; (e) increasing large number of children being forced to live with a single parent.</w:t>
      </w:r>
    </w:p>
    <w:p w14:paraId="268B3AF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Rise of economic disparity, which has been one of the reasons why the “working” of women has been promoted at such a huge scale. This has led to bigger concentration of wealth in families where both men and women are working; with the result that they are in a better position to buy the products of the market. (Lesser number of women working will give more opportunities to unemployed youth with better distribution of wealth; but this will not help the cause of the market forces which first create disparity and then thrive on it.)</w:t>
      </w:r>
    </w:p>
    <w:p w14:paraId="268B3AF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lastRenderedPageBreak/>
        <w:t>* Huge number of women themselves becoming involved in degrading and inhuman activities (a) increasingly larger number of women are turning into prostitutes, pornographic actors, posing for nude photographs, giving nude shows in hotels; (b) increasingly large number of women working in casinos; (c) increasingly large number of women aborting their children (50-70 million every year) (d) increasingly large number of women succumbing to homosexuality.</w:t>
      </w:r>
    </w:p>
    <w:p w14:paraId="268B3AF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Increasingly large number of women losing lives due to AIDS and other sexually transmitted diseases and also increasingly large number of women becoming widows.</w:t>
      </w:r>
    </w:p>
    <w:p w14:paraId="268B3B00" w14:textId="77777777" w:rsidR="00270475" w:rsidRPr="00584AEA" w:rsidRDefault="00270475" w:rsidP="00270475">
      <w:pPr>
        <w:jc w:val="both"/>
        <w:rPr>
          <w:rFonts w:ascii="Arrus" w:hAnsi="Arrus"/>
          <w:sz w:val="22"/>
          <w:szCs w:val="28"/>
          <w:lang w:val="en-GB"/>
        </w:rPr>
      </w:pPr>
    </w:p>
    <w:p w14:paraId="268B3B01"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What is Work?</w:t>
      </w:r>
    </w:p>
    <w:p w14:paraId="268B3B02" w14:textId="77777777" w:rsidR="00270475" w:rsidRPr="00584AEA" w:rsidRDefault="00270475" w:rsidP="00270475">
      <w:pPr>
        <w:jc w:val="both"/>
        <w:rPr>
          <w:rFonts w:ascii="Arrus" w:hAnsi="Arrus"/>
          <w:sz w:val="22"/>
          <w:szCs w:val="28"/>
          <w:lang w:val="en-GB"/>
        </w:rPr>
      </w:pPr>
    </w:p>
    <w:p w14:paraId="268B3B03"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market forces have reduced work to the activities that directly or indirectly benefit them. In the current international system dominated by the market, only an activity supportive of the market interests is a desirable economic activity; other activities are either totally disregarded or are given minimal importance. This is why the work is now measured in terms of currency. I will give a few interesting examples. Suppose, a patient comes to a doctor friend and receives medical care worth 20 dollars. But the doctor obliges him by not taking any charges from him. In return, the patient, a Car mechanic, rectifies his car, an activity for which he would normally charge 20 dollars. But he obliges his doctor friend by not charging anything. Now, these activities will not find any place in the Gross Domestic Product of the country, as no currency has been exchanged. If on the other hand, the mechanic would have given the doctor 20 dollars and the doctor would have given the mechanic 20 dollars, an economic activity of 40 dollars would have been recorded. The effect of this definition has been that the work done by women within family even though it is a highly useful economic activity is not recognized as work.  If a woman serves food to her husband, she performs no or an insignificant economic activity but if she serves food to a customer in a hotel, this becomes a significant economic activity. If one sleeps in one’s own house, howsoever palatial it is, he does not perform a significant economic activity, but if he sleeps in a hotel, howsoever cheap it is, it again becomes a significant economic activity.  Women working in brothels are “Sex workers” but women working in homes are only housewives not house managers.  A working woman by definition is only a woman working outside homes in exchange of currency. </w:t>
      </w:r>
    </w:p>
    <w:p w14:paraId="268B3B04" w14:textId="77777777" w:rsidR="00270475" w:rsidRPr="00584AEA" w:rsidRDefault="00270475" w:rsidP="00270475">
      <w:pPr>
        <w:jc w:val="both"/>
        <w:rPr>
          <w:rFonts w:ascii="Arrus" w:hAnsi="Arrus"/>
          <w:sz w:val="22"/>
          <w:szCs w:val="28"/>
          <w:lang w:val="en-GB"/>
        </w:rPr>
      </w:pPr>
    </w:p>
    <w:p w14:paraId="268B3B05"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Need of the Hour</w:t>
      </w:r>
    </w:p>
    <w:p w14:paraId="268B3B06" w14:textId="77777777" w:rsidR="00270475" w:rsidRPr="00584AEA" w:rsidRDefault="00270475" w:rsidP="00270475">
      <w:pPr>
        <w:jc w:val="both"/>
        <w:rPr>
          <w:rFonts w:ascii="Arrus" w:hAnsi="Arrus"/>
          <w:sz w:val="22"/>
          <w:szCs w:val="28"/>
          <w:lang w:val="en-GB"/>
        </w:rPr>
      </w:pPr>
    </w:p>
    <w:p w14:paraId="268B3B07"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In order to save mankind particularly women from total ruin, we have to rethink our definitions and philosophies:</w:t>
      </w:r>
    </w:p>
    <w:p w14:paraId="268B3B0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w:t>
      </w:r>
      <w:r w:rsidRPr="00584AEA">
        <w:rPr>
          <w:rFonts w:ascii="Arrus" w:hAnsi="Arrus"/>
          <w:b/>
          <w:bCs/>
          <w:sz w:val="22"/>
          <w:szCs w:val="28"/>
          <w:lang w:val="en-GB"/>
        </w:rPr>
        <w:t>We have to recognize -- legally, socially, medically and economically the importance of family</w:t>
      </w:r>
      <w:r w:rsidRPr="00584AEA">
        <w:rPr>
          <w:rFonts w:ascii="Arrus" w:hAnsi="Arrus"/>
          <w:sz w:val="22"/>
          <w:szCs w:val="28"/>
          <w:lang w:val="en-GB"/>
        </w:rPr>
        <w:t xml:space="preserve"> in the creation of a healthy, peaceful and prosperous society;</w:t>
      </w:r>
    </w:p>
    <w:p w14:paraId="268B3B0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We have to recognize that any work, which is useful for society is an economic activity, which should be measured in terms of the benefits it causes rather than in terms of exchange of currency;</w:t>
      </w:r>
    </w:p>
    <w:p w14:paraId="268B3B0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We have to define a work as “Dangerous” if it causes threat to health, family peace or social order; and </w:t>
      </w:r>
      <w:r w:rsidRPr="00584AEA">
        <w:rPr>
          <w:rFonts w:ascii="Arrus" w:hAnsi="Arrus"/>
          <w:b/>
          <w:bCs/>
          <w:sz w:val="22"/>
          <w:szCs w:val="28"/>
          <w:lang w:val="en-GB"/>
        </w:rPr>
        <w:t>Dangerous Economics should be effectively banned</w:t>
      </w:r>
      <w:r w:rsidRPr="00584AEA">
        <w:rPr>
          <w:rFonts w:ascii="Arrus" w:hAnsi="Arrus"/>
          <w:sz w:val="22"/>
          <w:szCs w:val="28"/>
          <w:lang w:val="en-GB"/>
        </w:rPr>
        <w:t>;</w:t>
      </w:r>
    </w:p>
    <w:p w14:paraId="268B3B0B"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We have to recognize the fact that those who have no spouses working must be given preference in jobs. The first preference should be given to widows, orphans, divorcees, single women followed by unemployed men. </w:t>
      </w:r>
    </w:p>
    <w:p w14:paraId="268B3B0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A clear </w:t>
      </w:r>
      <w:r w:rsidRPr="00584AEA">
        <w:rPr>
          <w:rFonts w:ascii="Arrus" w:hAnsi="Arrus"/>
          <w:b/>
          <w:bCs/>
          <w:sz w:val="22"/>
          <w:szCs w:val="28"/>
          <w:lang w:val="en-GB"/>
        </w:rPr>
        <w:t>preference for certain professions</w:t>
      </w:r>
      <w:r w:rsidRPr="00584AEA">
        <w:rPr>
          <w:rFonts w:ascii="Arrus" w:hAnsi="Arrus"/>
          <w:sz w:val="22"/>
          <w:szCs w:val="28"/>
          <w:lang w:val="en-GB"/>
        </w:rPr>
        <w:t xml:space="preserve"> should be shown for women seeking work outside homes like Medical, Teaching, Social Work involving women and children;</w:t>
      </w:r>
    </w:p>
    <w:p w14:paraId="268B3B0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There should be new schemes and plans mooted that </w:t>
      </w:r>
      <w:r w:rsidRPr="00584AEA">
        <w:rPr>
          <w:rFonts w:ascii="Arrus" w:hAnsi="Arrus"/>
          <w:b/>
          <w:bCs/>
          <w:sz w:val="22"/>
          <w:szCs w:val="28"/>
          <w:lang w:val="en-GB"/>
        </w:rPr>
        <w:t>make it possible for women to work within the confines of their houses.</w:t>
      </w:r>
      <w:r w:rsidRPr="00584AEA">
        <w:rPr>
          <w:rFonts w:ascii="Arrus" w:hAnsi="Arrus"/>
          <w:sz w:val="22"/>
          <w:szCs w:val="28"/>
          <w:lang w:val="en-GB"/>
        </w:rPr>
        <w:t xml:space="preserve"> When there can be outsourcing from one country to other countries, why not from companies to homes?</w:t>
      </w:r>
    </w:p>
    <w:p w14:paraId="268B3B0E" w14:textId="77777777" w:rsidR="00270475" w:rsidRPr="00584AEA" w:rsidRDefault="00270475" w:rsidP="00270475">
      <w:pPr>
        <w:jc w:val="both"/>
        <w:rPr>
          <w:rFonts w:ascii="Arrus" w:hAnsi="Arrus"/>
          <w:b/>
          <w:bCs/>
          <w:szCs w:val="32"/>
          <w:lang w:val="en-GB"/>
        </w:rPr>
      </w:pPr>
    </w:p>
    <w:p w14:paraId="268B3B0F"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Every woman a working woman</w:t>
      </w:r>
    </w:p>
    <w:p w14:paraId="268B3B10" w14:textId="77777777" w:rsidR="00270475" w:rsidRPr="00584AEA" w:rsidRDefault="00270475" w:rsidP="00270475">
      <w:pPr>
        <w:jc w:val="both"/>
        <w:rPr>
          <w:rFonts w:ascii="Arrus" w:hAnsi="Arrus"/>
          <w:sz w:val="22"/>
          <w:szCs w:val="28"/>
          <w:lang w:val="en-GB"/>
        </w:rPr>
      </w:pPr>
    </w:p>
    <w:p w14:paraId="268B3B1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It is not that women have started working now. Women have always been performing important socio-economic activities. The truth is that every woman is a working woman. Saying that certain women are “working” degrades other women making them useless beings.  But their role within the family is not recognized as work because that work does not directly benefit the market and does not involve an exchange of currency. </w:t>
      </w:r>
      <w:r w:rsidRPr="00584AEA">
        <w:rPr>
          <w:rFonts w:ascii="Arrus" w:hAnsi="Arrus"/>
          <w:b/>
          <w:bCs/>
          <w:sz w:val="22"/>
          <w:szCs w:val="28"/>
          <w:lang w:val="en-GB"/>
        </w:rPr>
        <w:t>The market-designed expulsion of women from homes has resulted in huge problems because it was not intended to help the cause of mankind in general and womankind in particular; it was aimed at giving a boost to the market economy controlled by a very few.</w:t>
      </w:r>
      <w:r w:rsidRPr="00584AEA">
        <w:rPr>
          <w:rFonts w:ascii="Arrus" w:hAnsi="Arrus"/>
          <w:sz w:val="22"/>
          <w:szCs w:val="28"/>
          <w:lang w:val="en-GB"/>
        </w:rPr>
        <w:t xml:space="preserve"> The result is that women have lost much more than what they have gained. Their security and peaceful existence and their natural rights and duties – all have been severely compromised. The whole mankind has suffered but the biggest sufferers have been women and children. The need of the time is to assert in categorical terms that the security of the people particularly those of the vulnerable sections of </w:t>
      </w:r>
      <w:r w:rsidRPr="00584AEA">
        <w:rPr>
          <w:rFonts w:ascii="Arrus" w:hAnsi="Arrus"/>
          <w:sz w:val="22"/>
          <w:szCs w:val="28"/>
          <w:lang w:val="en-GB"/>
        </w:rPr>
        <w:lastRenderedPageBreak/>
        <w:t xml:space="preserve">society including women must be ensured. Women’s work should be recognized and organized not according to the demands of the market but according to the needs of individual, family and social peace. </w:t>
      </w:r>
    </w:p>
    <w:p w14:paraId="268B3B12" w14:textId="77777777" w:rsidR="00270475" w:rsidRPr="00584AEA" w:rsidRDefault="00270475" w:rsidP="00270475">
      <w:pPr>
        <w:jc w:val="both"/>
        <w:rPr>
          <w:rFonts w:ascii="Arrus" w:hAnsi="Arrus"/>
          <w:sz w:val="22"/>
          <w:szCs w:val="28"/>
          <w:lang w:val="en-GB"/>
        </w:rPr>
      </w:pPr>
    </w:p>
    <w:p w14:paraId="268B3B13"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Islam recognizes their work in family as a highly valuable work for which they must be duly compensated for, and gives them the right to work (outside) as well as not to work. The modern man has very cleverly shifted some of his own burden to the shoulders of women without giving them security. </w:t>
      </w:r>
    </w:p>
    <w:p w14:paraId="268B3B14" w14:textId="77777777" w:rsidR="00270475" w:rsidRPr="00584AEA" w:rsidRDefault="00270475" w:rsidP="00270475">
      <w:pPr>
        <w:jc w:val="both"/>
        <w:rPr>
          <w:rFonts w:ascii="Arrus" w:hAnsi="Arrus"/>
          <w:sz w:val="22"/>
          <w:szCs w:val="28"/>
          <w:lang w:val="en-GB"/>
        </w:rPr>
      </w:pPr>
    </w:p>
    <w:p w14:paraId="268B3B15"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I have never tried to say or prove that women are more likely to fornicate. Men are surely more responsible for the rising promiscuity, prostitution, pornography, abortions, crimes against women, and for almost everything. I am also not with those who only want women to behave giving men the entire license to be licentious. In Islam, punishment for equal crimes is equal for both men and women.</w:t>
      </w:r>
    </w:p>
    <w:p w14:paraId="268B3B16" w14:textId="77777777" w:rsidR="00270475" w:rsidRPr="00584AEA" w:rsidRDefault="00270475" w:rsidP="00270475">
      <w:pPr>
        <w:jc w:val="both"/>
        <w:rPr>
          <w:rFonts w:ascii="Arrus" w:hAnsi="Arrus"/>
          <w:sz w:val="22"/>
          <w:szCs w:val="28"/>
          <w:lang w:val="en-GB"/>
        </w:rPr>
      </w:pPr>
    </w:p>
    <w:p w14:paraId="268B3B17"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To sum up, I am not against women's working outside homes. My write-up highlights the practical consequences of a system that exploits women, and I want a system that allows women to work without compromising their security and without their being used in businesses that commercialize sex. Moreover, we have to understand that family peace is extremely important for the overall peace of society, and we must find ways to safeguard family system. </w:t>
      </w:r>
    </w:p>
    <w:p w14:paraId="268B3B18" w14:textId="77777777" w:rsidR="00270475" w:rsidRPr="00584AEA" w:rsidRDefault="00270475" w:rsidP="00270475">
      <w:pPr>
        <w:ind w:firstLine="720"/>
        <w:jc w:val="both"/>
        <w:rPr>
          <w:rFonts w:ascii="Arrus" w:hAnsi="Arrus"/>
          <w:sz w:val="22"/>
          <w:szCs w:val="28"/>
          <w:lang w:val="en-GB"/>
        </w:rPr>
      </w:pPr>
    </w:p>
    <w:p w14:paraId="268B3B19"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 wish there emerged some women leaders who can lead the women in a way that they work for the benefit of humankind as a whole, and are not guided by the mischievous men. </w:t>
      </w:r>
    </w:p>
    <w:p w14:paraId="268B3B1A" w14:textId="77777777" w:rsidR="00270475" w:rsidRPr="00584AEA" w:rsidRDefault="00270475" w:rsidP="00270475">
      <w:pPr>
        <w:jc w:val="both"/>
        <w:rPr>
          <w:rFonts w:ascii="Arrus" w:hAnsi="Arrus"/>
          <w:sz w:val="22"/>
          <w:szCs w:val="28"/>
          <w:lang w:val="en-GB"/>
        </w:rPr>
      </w:pPr>
    </w:p>
    <w:p w14:paraId="268B3B1B"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Muslim Women in India</w:t>
      </w:r>
    </w:p>
    <w:p w14:paraId="268B3B1C" w14:textId="77777777" w:rsidR="00270475" w:rsidRPr="00584AEA" w:rsidRDefault="00270475" w:rsidP="00270475">
      <w:pPr>
        <w:jc w:val="both"/>
        <w:rPr>
          <w:rFonts w:ascii="Arrus" w:hAnsi="Arrus"/>
          <w:sz w:val="22"/>
          <w:szCs w:val="28"/>
          <w:lang w:val="en-GB"/>
        </w:rPr>
      </w:pPr>
    </w:p>
    <w:p w14:paraId="268B3B1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Muslim women in India have to find a way where they can work outside homes when required within the parameters of Islam, and without adversely affecting the peace and future of family. The ultimate aim of human existence is to have a peaceful living and to nurture the next generation. The social planning should be done in a way that these objectives are never sidelined. Human beings must know that primarily they are human beings not commercial beings. Women must have adequate understanding of the requirements of a successful family life, must be duly educated to help the socioeconomic status of the family to which she belongs to without compromising her honour, security and her duty towards other family members. She must not forget that the </w:t>
      </w:r>
      <w:r w:rsidRPr="00584AEA">
        <w:rPr>
          <w:rFonts w:ascii="Arrus" w:hAnsi="Arrus"/>
          <w:sz w:val="22"/>
          <w:szCs w:val="28"/>
          <w:lang w:val="en-GB"/>
        </w:rPr>
        <w:lastRenderedPageBreak/>
        <w:t xml:space="preserve">primary duty to bring money is her husband’s and not hers. </w:t>
      </w:r>
      <w:r w:rsidRPr="00584AEA">
        <w:rPr>
          <w:rFonts w:ascii="Arrus" w:hAnsi="Arrus"/>
          <w:b/>
          <w:bCs/>
          <w:sz w:val="22"/>
          <w:szCs w:val="28"/>
          <w:lang w:val="en-GB"/>
        </w:rPr>
        <w:t>Having said that, it is important to understand that women have important functions to perform as career women and their role is extremely crucial in many areas, particularly health, education and many kinds of administrative areas, social work and welfare activities</w:t>
      </w:r>
      <w:r w:rsidRPr="00584AEA">
        <w:rPr>
          <w:rFonts w:ascii="Arrus" w:hAnsi="Arrus"/>
          <w:sz w:val="22"/>
          <w:szCs w:val="28"/>
          <w:lang w:val="en-GB"/>
        </w:rPr>
        <w:t xml:space="preserve">.  If they have to perform their natural duties as mothers and their social duties, it is important that their health and security are guaranteed right from the day of conception to death. </w:t>
      </w:r>
    </w:p>
    <w:p w14:paraId="268B3B1E" w14:textId="77777777" w:rsidR="00270475" w:rsidRPr="00584AEA" w:rsidRDefault="00270475" w:rsidP="00270475">
      <w:pPr>
        <w:jc w:val="both"/>
        <w:rPr>
          <w:rFonts w:ascii="Arrus" w:hAnsi="Arrus"/>
          <w:sz w:val="22"/>
          <w:szCs w:val="28"/>
          <w:lang w:val="en-GB"/>
        </w:rPr>
      </w:pPr>
    </w:p>
    <w:p w14:paraId="268B3B1F"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Indian Muslim women have been unfortunate in the sense that they have been the victims of the general apathy towards female gender that has been historically there in Indian society and also some misconceptions about Islam. </w:t>
      </w:r>
      <w:r w:rsidRPr="00584AEA">
        <w:rPr>
          <w:rFonts w:ascii="Arrus" w:hAnsi="Arrus"/>
          <w:b/>
          <w:bCs/>
          <w:sz w:val="22"/>
          <w:szCs w:val="28"/>
          <w:lang w:val="en-GB"/>
        </w:rPr>
        <w:t xml:space="preserve">They are traditionally not given the Islamic share in inheritance and Islamic </w:t>
      </w:r>
      <w:proofErr w:type="spellStart"/>
      <w:r w:rsidRPr="00584AEA">
        <w:rPr>
          <w:rFonts w:ascii="Arrus" w:hAnsi="Arrus"/>
          <w:b/>
          <w:bCs/>
          <w:i/>
          <w:iCs/>
          <w:sz w:val="22"/>
          <w:szCs w:val="28"/>
          <w:lang w:val="en-GB"/>
        </w:rPr>
        <w:t>mehr</w:t>
      </w:r>
      <w:proofErr w:type="spellEnd"/>
      <w:r w:rsidRPr="00584AEA">
        <w:rPr>
          <w:rFonts w:ascii="Arrus" w:hAnsi="Arrus"/>
          <w:b/>
          <w:bCs/>
          <w:sz w:val="22"/>
          <w:szCs w:val="28"/>
          <w:lang w:val="en-GB"/>
        </w:rPr>
        <w:t>, are often divorced through a method which is not regarded the method of choice by almost all the sects of Islam, and in marriages they often face the same problems as their counterparts of the majority community do</w:t>
      </w:r>
      <w:r w:rsidRPr="00584AEA">
        <w:rPr>
          <w:rFonts w:ascii="Arrus" w:hAnsi="Arrus"/>
          <w:sz w:val="22"/>
          <w:szCs w:val="28"/>
          <w:lang w:val="en-GB"/>
        </w:rPr>
        <w:t xml:space="preserve">. The poverty and illiteracy in the community add to their low status. Living in a country where alcohol and gambling are not banned and the crime situation is not good, they also face crimes and exploitations of various kinds. </w:t>
      </w:r>
    </w:p>
    <w:p w14:paraId="268B3B20" w14:textId="77777777" w:rsidR="00270475" w:rsidRPr="00584AEA" w:rsidRDefault="00270475" w:rsidP="00270475">
      <w:pPr>
        <w:jc w:val="both"/>
        <w:rPr>
          <w:rFonts w:ascii="Arrus" w:hAnsi="Arrus"/>
          <w:sz w:val="22"/>
          <w:szCs w:val="28"/>
          <w:lang w:val="en-GB"/>
        </w:rPr>
      </w:pPr>
    </w:p>
    <w:p w14:paraId="268B3B2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w:t>
      </w:r>
      <w:r w:rsidRPr="00584AEA">
        <w:rPr>
          <w:rFonts w:ascii="Arrus" w:hAnsi="Arrus"/>
          <w:b/>
          <w:bCs/>
          <w:sz w:val="22"/>
          <w:szCs w:val="28"/>
          <w:lang w:val="en-GB"/>
        </w:rPr>
        <w:t>findings of Rangnath Commission reports</w:t>
      </w:r>
      <w:r w:rsidRPr="00584AEA">
        <w:rPr>
          <w:rFonts w:ascii="Arrus" w:hAnsi="Arrus"/>
          <w:sz w:val="22"/>
          <w:szCs w:val="28"/>
          <w:lang w:val="en-GB"/>
        </w:rPr>
        <w:t xml:space="preserve"> and other reports show that:</w:t>
      </w:r>
    </w:p>
    <w:p w14:paraId="268B3B22" w14:textId="77777777" w:rsidR="00270475" w:rsidRPr="00584AEA" w:rsidRDefault="00270475" w:rsidP="00270475">
      <w:pPr>
        <w:jc w:val="both"/>
        <w:rPr>
          <w:rFonts w:ascii="Arrus" w:hAnsi="Arrus"/>
          <w:sz w:val="22"/>
          <w:szCs w:val="28"/>
          <w:lang w:val="en-GB"/>
        </w:rPr>
      </w:pPr>
    </w:p>
    <w:p w14:paraId="268B3B23"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Muslim women have 21.66% literacy rate versus the non-Muslim women literacy rate of 40.54%.</w:t>
      </w:r>
    </w:p>
    <w:p w14:paraId="268B3B2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The lowest work participation rate of 31.3 percent at the national level is seen for the Muslim population preceded by Jains at 32.9 percent and Sikhs at 37.7 percent. Further, work participation rate of 9.2 percent among Jain women and 14.1 percent for Muslim women is the lowest in the country. </w:t>
      </w:r>
    </w:p>
    <w:p w14:paraId="268B3B25"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in the case of females who married below 17 years of age, the percentage values were 37 percent Hindus, 43.2 percent Muslims, 41.0 percent Buddhists, approximately 25 percent Jains and 36 percent ‘Others’.  </w:t>
      </w:r>
    </w:p>
    <w:p w14:paraId="268B3B26"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Muslim households had the largest share of joint families at 12.47 percent</w:t>
      </w:r>
    </w:p>
    <w:p w14:paraId="268B3B2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Infant and child mortality rates among Hindus are much higher than Muslims, Christians, Sikhs, Jains, and Buddhists. However, among minorities, infant and child mortality rates of other minorities are lower than Muslims</w:t>
      </w:r>
    </w:p>
    <w:p w14:paraId="268B3B2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lastRenderedPageBreak/>
        <w:t>* among Hindus, Muslims, Sikhs, no religion category, Scheduled Caste, Scheduled Tribes and Other Backward Classes, more than 50 percent deliveries took place at home.</w:t>
      </w:r>
    </w:p>
    <w:p w14:paraId="268B3B29" w14:textId="77777777" w:rsidR="00270475" w:rsidRPr="00584AEA" w:rsidRDefault="00270475" w:rsidP="00270475">
      <w:pPr>
        <w:jc w:val="both"/>
        <w:rPr>
          <w:rFonts w:ascii="Arrus" w:hAnsi="Arrus" w:cs="Utopia-Regular"/>
          <w:sz w:val="20"/>
          <w:lang w:val="en-GB"/>
        </w:rPr>
      </w:pPr>
    </w:p>
    <w:p w14:paraId="268B3B2A" w14:textId="77777777" w:rsidR="00270475" w:rsidRPr="00584AEA" w:rsidRDefault="00270475" w:rsidP="00270475">
      <w:pPr>
        <w:jc w:val="both"/>
        <w:rPr>
          <w:rFonts w:ascii="Arrus" w:hAnsi="Arrus"/>
          <w:b/>
          <w:bCs/>
          <w:sz w:val="26"/>
          <w:szCs w:val="36"/>
          <w:lang w:val="en-GB"/>
        </w:rPr>
      </w:pPr>
      <w:r w:rsidRPr="00584AEA">
        <w:rPr>
          <w:rFonts w:ascii="Arrus" w:hAnsi="Arrus"/>
          <w:b/>
          <w:bCs/>
          <w:sz w:val="26"/>
          <w:szCs w:val="36"/>
          <w:lang w:val="en-GB"/>
        </w:rPr>
        <w:t>Steps to raise the Status of Muslim women:</w:t>
      </w:r>
    </w:p>
    <w:p w14:paraId="268B3B2B" w14:textId="77777777" w:rsidR="00270475" w:rsidRPr="00584AEA" w:rsidRDefault="00270475" w:rsidP="00270475">
      <w:pPr>
        <w:jc w:val="both"/>
        <w:rPr>
          <w:rFonts w:ascii="Arrus" w:hAnsi="Arrus"/>
          <w:sz w:val="22"/>
          <w:szCs w:val="28"/>
          <w:lang w:val="en-GB"/>
        </w:rPr>
      </w:pPr>
    </w:p>
    <w:p w14:paraId="268B3B2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1. At the primary level there has to be </w:t>
      </w:r>
      <w:r w:rsidRPr="00584AEA">
        <w:rPr>
          <w:rFonts w:ascii="Arrus" w:hAnsi="Arrus"/>
          <w:b/>
          <w:bCs/>
          <w:sz w:val="22"/>
          <w:szCs w:val="28"/>
          <w:lang w:val="en-GB"/>
        </w:rPr>
        <w:t>absolutely no difference between boys and girls</w:t>
      </w:r>
      <w:r w:rsidRPr="00584AEA">
        <w:rPr>
          <w:rFonts w:ascii="Arrus" w:hAnsi="Arrus"/>
          <w:sz w:val="22"/>
          <w:szCs w:val="28"/>
          <w:lang w:val="en-GB"/>
        </w:rPr>
        <w:t xml:space="preserve">; and like boys every girl child should be given a quality education depending upon the conditions of the family. She should be equal to her brother in all respects. </w:t>
      </w:r>
    </w:p>
    <w:p w14:paraId="268B3B2D" w14:textId="77777777" w:rsidR="00270475" w:rsidRPr="00584AEA" w:rsidRDefault="00270475" w:rsidP="00270475">
      <w:pPr>
        <w:jc w:val="both"/>
        <w:rPr>
          <w:rFonts w:ascii="Arrus" w:hAnsi="Arrus"/>
          <w:sz w:val="22"/>
          <w:szCs w:val="28"/>
          <w:lang w:val="en-GB"/>
        </w:rPr>
      </w:pPr>
    </w:p>
    <w:p w14:paraId="268B3B2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2. </w:t>
      </w:r>
      <w:r w:rsidRPr="00584AEA">
        <w:rPr>
          <w:rFonts w:ascii="Arrus" w:hAnsi="Arrus"/>
          <w:b/>
          <w:bCs/>
          <w:sz w:val="22"/>
          <w:szCs w:val="28"/>
          <w:lang w:val="en-GB"/>
        </w:rPr>
        <w:t>Every city must have at least one exclusive girls’ school</w:t>
      </w:r>
      <w:r w:rsidRPr="00584AEA">
        <w:rPr>
          <w:rFonts w:ascii="Arrus" w:hAnsi="Arrus"/>
          <w:sz w:val="22"/>
          <w:szCs w:val="28"/>
          <w:lang w:val="en-GB"/>
        </w:rPr>
        <w:t xml:space="preserve"> till 12</w:t>
      </w:r>
      <w:r w:rsidRPr="00584AEA">
        <w:rPr>
          <w:rFonts w:ascii="Arrus" w:hAnsi="Arrus"/>
          <w:sz w:val="22"/>
          <w:szCs w:val="28"/>
          <w:vertAlign w:val="superscript"/>
          <w:lang w:val="en-GB"/>
        </w:rPr>
        <w:t>th</w:t>
      </w:r>
      <w:r w:rsidRPr="00584AEA">
        <w:rPr>
          <w:rFonts w:ascii="Arrus" w:hAnsi="Arrus"/>
          <w:sz w:val="22"/>
          <w:szCs w:val="28"/>
          <w:lang w:val="en-GB"/>
        </w:rPr>
        <w:t>’</w:t>
      </w:r>
    </w:p>
    <w:p w14:paraId="268B3B2F" w14:textId="77777777" w:rsidR="00270475" w:rsidRPr="00584AEA" w:rsidRDefault="00270475" w:rsidP="00270475">
      <w:pPr>
        <w:jc w:val="both"/>
        <w:rPr>
          <w:rFonts w:ascii="Arrus" w:hAnsi="Arrus"/>
          <w:sz w:val="22"/>
          <w:szCs w:val="28"/>
          <w:lang w:val="en-GB"/>
        </w:rPr>
      </w:pPr>
    </w:p>
    <w:p w14:paraId="268B3B3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3. A </w:t>
      </w:r>
      <w:r w:rsidRPr="00584AEA">
        <w:rPr>
          <w:rFonts w:ascii="Arrus" w:hAnsi="Arrus"/>
          <w:b/>
          <w:bCs/>
          <w:sz w:val="22"/>
          <w:szCs w:val="28"/>
          <w:lang w:val="en-GB"/>
        </w:rPr>
        <w:t>woman Muslim university</w:t>
      </w:r>
      <w:r w:rsidRPr="00584AEA">
        <w:rPr>
          <w:rFonts w:ascii="Arrus" w:hAnsi="Arrus"/>
          <w:sz w:val="22"/>
          <w:szCs w:val="28"/>
          <w:lang w:val="en-GB"/>
        </w:rPr>
        <w:t xml:space="preserve"> should be opened at the earliest, which must have all the usual departments including medicine and other technical courses. This should be followed by at least four more universities.</w:t>
      </w:r>
    </w:p>
    <w:p w14:paraId="268B3B31" w14:textId="77777777" w:rsidR="00270475" w:rsidRPr="00584AEA" w:rsidRDefault="00270475" w:rsidP="00270475">
      <w:pPr>
        <w:jc w:val="both"/>
        <w:rPr>
          <w:rFonts w:ascii="Arrus" w:hAnsi="Arrus"/>
          <w:sz w:val="22"/>
          <w:szCs w:val="28"/>
          <w:lang w:val="en-GB"/>
        </w:rPr>
      </w:pPr>
    </w:p>
    <w:p w14:paraId="268B3B3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4. </w:t>
      </w:r>
      <w:r w:rsidRPr="00584AEA">
        <w:rPr>
          <w:rFonts w:ascii="Arrus" w:hAnsi="Arrus"/>
          <w:b/>
          <w:bCs/>
          <w:sz w:val="22"/>
          <w:szCs w:val="28"/>
          <w:lang w:val="en-GB"/>
        </w:rPr>
        <w:t>Girls seeking higher education</w:t>
      </w:r>
      <w:r w:rsidRPr="00584AEA">
        <w:rPr>
          <w:rFonts w:ascii="Arrus" w:hAnsi="Arrus"/>
          <w:sz w:val="22"/>
          <w:szCs w:val="28"/>
          <w:lang w:val="en-GB"/>
        </w:rPr>
        <w:t xml:space="preserve"> must be given all the facilities by the family; and an awareness campaign must be run throughout the country to ensure this; Girls should also have access to all kinds of religious education. </w:t>
      </w:r>
    </w:p>
    <w:p w14:paraId="268B3B33" w14:textId="77777777" w:rsidR="00270475" w:rsidRPr="00584AEA" w:rsidRDefault="00270475" w:rsidP="00270475">
      <w:pPr>
        <w:jc w:val="both"/>
        <w:rPr>
          <w:rFonts w:ascii="Arrus" w:hAnsi="Arrus"/>
          <w:sz w:val="22"/>
          <w:szCs w:val="28"/>
          <w:lang w:val="en-GB"/>
        </w:rPr>
      </w:pPr>
    </w:p>
    <w:p w14:paraId="268B3B3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5. </w:t>
      </w:r>
      <w:r w:rsidRPr="00584AEA">
        <w:rPr>
          <w:rFonts w:ascii="Arrus" w:hAnsi="Arrus"/>
          <w:b/>
          <w:bCs/>
          <w:sz w:val="22"/>
          <w:szCs w:val="28"/>
          <w:lang w:val="en-GB"/>
        </w:rPr>
        <w:t>Girls should be allowed to choose careers</w:t>
      </w:r>
      <w:r w:rsidRPr="00584AEA">
        <w:rPr>
          <w:rFonts w:ascii="Arrus" w:hAnsi="Arrus"/>
          <w:sz w:val="22"/>
          <w:szCs w:val="28"/>
          <w:lang w:val="en-GB"/>
        </w:rPr>
        <w:t xml:space="preserve"> that befit their status. Careers in films, fashion industry and certain media are unwelcome for Muslim men as well as women. They must be encouraged to opt for academic, medical and careers in which women are involved. </w:t>
      </w:r>
    </w:p>
    <w:p w14:paraId="268B3B35" w14:textId="77777777" w:rsidR="00270475" w:rsidRPr="00584AEA" w:rsidRDefault="00270475" w:rsidP="00270475">
      <w:pPr>
        <w:jc w:val="both"/>
        <w:rPr>
          <w:rFonts w:ascii="Arrus" w:hAnsi="Arrus"/>
          <w:sz w:val="22"/>
          <w:szCs w:val="28"/>
          <w:lang w:val="en-GB"/>
        </w:rPr>
      </w:pPr>
    </w:p>
    <w:p w14:paraId="268B3B36"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6. </w:t>
      </w:r>
      <w:r w:rsidRPr="00584AEA">
        <w:rPr>
          <w:rFonts w:ascii="Arrus" w:hAnsi="Arrus"/>
          <w:b/>
          <w:bCs/>
          <w:sz w:val="22"/>
          <w:szCs w:val="28"/>
          <w:lang w:val="en-GB"/>
        </w:rPr>
        <w:t>Girls should get the inheritance rights</w:t>
      </w:r>
      <w:r w:rsidRPr="00584AEA">
        <w:rPr>
          <w:rFonts w:ascii="Arrus" w:hAnsi="Arrus"/>
          <w:sz w:val="22"/>
          <w:szCs w:val="28"/>
          <w:lang w:val="en-GB"/>
        </w:rPr>
        <w:t xml:space="preserve"> prescribed in Islam in all kinds of the properties and assets of both parents and all children. Several Indian states have taken away their rights in rural properties. This should be restored. </w:t>
      </w:r>
    </w:p>
    <w:p w14:paraId="268B3B37" w14:textId="77777777" w:rsidR="00270475" w:rsidRPr="00584AEA" w:rsidRDefault="00270475" w:rsidP="00270475">
      <w:pPr>
        <w:jc w:val="both"/>
        <w:rPr>
          <w:rFonts w:ascii="Arrus" w:hAnsi="Arrus"/>
          <w:sz w:val="22"/>
          <w:szCs w:val="28"/>
          <w:lang w:val="en-GB"/>
        </w:rPr>
      </w:pPr>
    </w:p>
    <w:p w14:paraId="268B3B3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7. They should be given </w:t>
      </w:r>
      <w:r w:rsidRPr="00584AEA">
        <w:rPr>
          <w:rFonts w:ascii="Arrus" w:hAnsi="Arrus"/>
          <w:b/>
          <w:bCs/>
          <w:sz w:val="22"/>
          <w:szCs w:val="28"/>
          <w:lang w:val="en-GB"/>
        </w:rPr>
        <w:t>proper choice in decisions regarding their marriage.</w:t>
      </w:r>
      <w:r w:rsidRPr="00584AEA">
        <w:rPr>
          <w:rFonts w:ascii="Arrus" w:hAnsi="Arrus"/>
          <w:sz w:val="22"/>
          <w:szCs w:val="28"/>
          <w:lang w:val="en-GB"/>
        </w:rPr>
        <w:t xml:space="preserve"> Marriage is a matter that must ideally have the approval of both families; but the most important is the approval of boy and girl, without which the marriage cannot work. Fortunately, in Indian Muslim community, the family system is very strong and the success rate of marriages is extremely high. This needs to be further strengthened by removing the shortcomings. </w:t>
      </w:r>
      <w:r w:rsidRPr="00584AEA">
        <w:rPr>
          <w:rFonts w:ascii="Arrus" w:hAnsi="Arrus"/>
          <w:b/>
          <w:bCs/>
          <w:sz w:val="22"/>
          <w:szCs w:val="28"/>
          <w:lang w:val="en-GB"/>
        </w:rPr>
        <w:t>The marriage age of both, the boys and girls, should be neither too early nor too late. Ideally the girls should marry between 20 and 25.</w:t>
      </w:r>
      <w:r w:rsidRPr="00584AEA">
        <w:rPr>
          <w:rFonts w:ascii="Arrus" w:hAnsi="Arrus"/>
          <w:sz w:val="22"/>
          <w:szCs w:val="28"/>
          <w:lang w:val="en-GB"/>
        </w:rPr>
        <w:t xml:space="preserve"> Both, Early and Late marriages </w:t>
      </w:r>
      <w:r w:rsidRPr="00584AEA">
        <w:rPr>
          <w:rFonts w:ascii="Arrus" w:hAnsi="Arrus"/>
          <w:sz w:val="22"/>
          <w:szCs w:val="28"/>
          <w:lang w:val="en-GB"/>
        </w:rPr>
        <w:lastRenderedPageBreak/>
        <w:t xml:space="preserve">create enormous complications. But thanks to the impact of the New World Order, the focus is only on not marring early.  Early marriages can have negative impact on girls and they must ideally marry when they are not just biologically but also mentally mature enough; and there is no justification in marrying boys before they are financially competent. But, late marriages are not good either. The trend needs to be reversed. Boys and girls are marrying in increasingly large numbers in thirties, even forties (boys). Late marriages have negative influence on morality and character. They are negatively affecting the institution of marriage leading to premarital affairs, live-in relationships, promiscuity, prostitution and pregnancies before marriages leading to abortions.  Many girls who are unable to marry early due to various factors often suffer from anxiety and depression. Furthermore, late marriages often prove disastrous for the kids whose parents turn old before they attain adulthood.  What are the chances of a 40 plus man getting married of being able to see his child becoming </w:t>
      </w:r>
      <w:proofErr w:type="spellStart"/>
      <w:r w:rsidRPr="00584AEA">
        <w:rPr>
          <w:rFonts w:ascii="Arrus" w:hAnsi="Arrus"/>
          <w:sz w:val="22"/>
          <w:szCs w:val="28"/>
          <w:lang w:val="en-GB"/>
        </w:rPr>
        <w:t>self dependent</w:t>
      </w:r>
      <w:proofErr w:type="spellEnd"/>
      <w:r w:rsidRPr="00584AEA">
        <w:rPr>
          <w:rFonts w:ascii="Arrus" w:hAnsi="Arrus"/>
          <w:sz w:val="22"/>
          <w:szCs w:val="28"/>
          <w:lang w:val="en-GB"/>
        </w:rPr>
        <w:t xml:space="preserve"> before his death? While there is a need to campaign for total end to under 18- marriages, there is an equal need to campaign against late marriages. However, in exceptional circumstances, marriages should be allowed even before 18. </w:t>
      </w:r>
    </w:p>
    <w:p w14:paraId="268B3B39" w14:textId="77777777" w:rsidR="00270475" w:rsidRPr="00584AEA" w:rsidRDefault="00270475" w:rsidP="00270475">
      <w:pPr>
        <w:jc w:val="both"/>
        <w:rPr>
          <w:rFonts w:ascii="Arrus" w:hAnsi="Arrus"/>
          <w:sz w:val="22"/>
          <w:szCs w:val="28"/>
          <w:lang w:val="en-GB"/>
        </w:rPr>
      </w:pPr>
    </w:p>
    <w:p w14:paraId="268B3B3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8. </w:t>
      </w:r>
      <w:r w:rsidRPr="00584AEA">
        <w:rPr>
          <w:rFonts w:ascii="Arrus" w:hAnsi="Arrus"/>
          <w:b/>
          <w:bCs/>
          <w:sz w:val="22"/>
          <w:szCs w:val="28"/>
          <w:lang w:val="en-GB"/>
        </w:rPr>
        <w:t>Dowry</w:t>
      </w:r>
      <w:r w:rsidRPr="00584AEA">
        <w:rPr>
          <w:rFonts w:ascii="Arrus" w:hAnsi="Arrus"/>
          <w:sz w:val="22"/>
          <w:szCs w:val="28"/>
          <w:lang w:val="en-GB"/>
        </w:rPr>
        <w:t xml:space="preserve">: With the prosperity growing, the trend of dowry is becoming stronger. This is truly unfortunate, as with the rising level of education it must have gone down. But when the whole educational system primarily revolves around the ability to earn money, what else can be expected? Among Muslims, the problem is not as pernicious as among Hindus. But dowry considerations still play an important role in many marriages. The inability on the parts of parents to organize decent marriages of their girls is one of the main causes of late marriages among Muslims. Boys too get late in marriage on account of the delay of the marriages of their sisters. Ulama and intellectuals must play an important role in campaigns against overt and covert dowry system. </w:t>
      </w:r>
    </w:p>
    <w:p w14:paraId="268B3B3B" w14:textId="77777777" w:rsidR="00270475" w:rsidRPr="00584AEA" w:rsidRDefault="00270475" w:rsidP="00270475">
      <w:pPr>
        <w:jc w:val="both"/>
        <w:rPr>
          <w:rFonts w:ascii="Arrus" w:hAnsi="Arrus"/>
          <w:sz w:val="22"/>
          <w:szCs w:val="28"/>
          <w:lang w:val="en-GB"/>
        </w:rPr>
      </w:pPr>
    </w:p>
    <w:p w14:paraId="268B3B3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9. </w:t>
      </w:r>
      <w:r w:rsidRPr="00584AEA">
        <w:rPr>
          <w:rFonts w:ascii="Arrus" w:hAnsi="Arrus"/>
          <w:b/>
          <w:bCs/>
          <w:sz w:val="22"/>
          <w:szCs w:val="28"/>
          <w:lang w:val="en-GB"/>
        </w:rPr>
        <w:t>Caste System</w:t>
      </w:r>
      <w:r w:rsidRPr="00584AEA">
        <w:rPr>
          <w:rFonts w:ascii="Arrus" w:hAnsi="Arrus"/>
          <w:sz w:val="22"/>
          <w:szCs w:val="28"/>
          <w:lang w:val="en-GB"/>
        </w:rPr>
        <w:t xml:space="preserve">: Unfortunately, the caste system still prevails among Muslims especially in consideration of marriages. Though one is absolutely justified in seeking alliances in families similar to one’s status, the decisions solely on the basis of caste are surely not worth supporting. The character and the general status of family members particularly from educational point of view are more important. Muslims must realize that Islam has no caste system, and the qualities it prefers relate more to righteousness than to superficial vanities and affiliations. The trend is changing fast with more and more inter-caste marriages </w:t>
      </w:r>
      <w:r w:rsidRPr="00584AEA">
        <w:rPr>
          <w:rFonts w:ascii="Arrus" w:hAnsi="Arrus"/>
          <w:sz w:val="22"/>
          <w:szCs w:val="28"/>
          <w:lang w:val="en-GB"/>
        </w:rPr>
        <w:lastRenderedPageBreak/>
        <w:t xml:space="preserve">now taking place. Hopefully, the yoke of caste system will be totally removed within not more than a decade. </w:t>
      </w:r>
    </w:p>
    <w:p w14:paraId="268B3B3D" w14:textId="77777777" w:rsidR="00270475" w:rsidRPr="00584AEA" w:rsidRDefault="00270475" w:rsidP="00270475">
      <w:pPr>
        <w:jc w:val="both"/>
        <w:rPr>
          <w:rFonts w:ascii="Arrus" w:hAnsi="Arrus"/>
          <w:sz w:val="22"/>
          <w:szCs w:val="28"/>
          <w:lang w:val="en-GB"/>
        </w:rPr>
      </w:pPr>
    </w:p>
    <w:p w14:paraId="268B3B3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10. </w:t>
      </w:r>
      <w:r w:rsidRPr="00584AEA">
        <w:rPr>
          <w:rFonts w:ascii="Arrus" w:hAnsi="Arrus"/>
          <w:b/>
          <w:bCs/>
          <w:i/>
          <w:iCs/>
          <w:sz w:val="22"/>
          <w:szCs w:val="28"/>
          <w:lang w:val="en-GB"/>
        </w:rPr>
        <w:t>Mehr</w:t>
      </w:r>
      <w:r w:rsidRPr="00584AEA">
        <w:rPr>
          <w:rFonts w:ascii="Arrus" w:hAnsi="Arrus"/>
          <w:sz w:val="22"/>
          <w:szCs w:val="28"/>
          <w:lang w:val="en-GB"/>
        </w:rPr>
        <w:t xml:space="preserve">: Islam does not only give rights to women in inheritance, it also gives her several economic rights in marriages. The first of the economic right of women in marriage is </w:t>
      </w:r>
      <w:r w:rsidRPr="00584AEA">
        <w:rPr>
          <w:rFonts w:ascii="Arrus" w:hAnsi="Arrus"/>
          <w:i/>
          <w:sz w:val="22"/>
          <w:szCs w:val="28"/>
          <w:lang w:val="en-GB"/>
        </w:rPr>
        <w:t>“Mehr”,</w:t>
      </w:r>
      <w:r w:rsidRPr="00584AEA">
        <w:rPr>
          <w:rFonts w:ascii="Arrus" w:hAnsi="Arrus"/>
          <w:sz w:val="22"/>
          <w:szCs w:val="28"/>
          <w:lang w:val="en-GB"/>
        </w:rPr>
        <w:t xml:space="preserve"> an amount (cash and kind), promised by the husband to the wife. Islamically, this amount should not be promised but paid right at the time of marriage but normally it is “promised” and hardly ever paid except when marriage breaks.  Nobody cares to tell the importance of the payment at the time of marriage. In 1987 this writer had written an article in “</w:t>
      </w:r>
      <w:proofErr w:type="spellStart"/>
      <w:r w:rsidRPr="00584AEA">
        <w:rPr>
          <w:rFonts w:ascii="Arrus" w:hAnsi="Arrus"/>
          <w:sz w:val="22"/>
          <w:szCs w:val="28"/>
          <w:lang w:val="en-GB"/>
        </w:rPr>
        <w:t>Qaumi</w:t>
      </w:r>
      <w:proofErr w:type="spellEnd"/>
      <w:r w:rsidRPr="00584AEA">
        <w:rPr>
          <w:rFonts w:ascii="Arrus" w:hAnsi="Arrus"/>
          <w:sz w:val="22"/>
          <w:szCs w:val="28"/>
          <w:lang w:val="en-GB"/>
        </w:rPr>
        <w:t xml:space="preserve"> Awaz” the popular Urdu daily of that time, about the change in value of an amount which is paid decades after it was fixed. Subsequently care is being taken to fix the amount in terms of Gold. This trend should be made a necessary part of Nikah, and boys should be requested to pay the Mehr as soon as possible, ideally at the time of Nikah. </w:t>
      </w:r>
    </w:p>
    <w:p w14:paraId="268B3B3F" w14:textId="77777777" w:rsidR="00270475" w:rsidRPr="00584AEA" w:rsidRDefault="00270475" w:rsidP="00270475">
      <w:pPr>
        <w:jc w:val="both"/>
        <w:rPr>
          <w:rFonts w:ascii="Arrus" w:hAnsi="Arrus"/>
          <w:sz w:val="22"/>
          <w:szCs w:val="28"/>
          <w:lang w:val="en-GB"/>
        </w:rPr>
      </w:pPr>
    </w:p>
    <w:p w14:paraId="268B3B4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11. </w:t>
      </w:r>
      <w:r w:rsidRPr="00584AEA">
        <w:rPr>
          <w:rFonts w:ascii="Arrus" w:hAnsi="Arrus"/>
          <w:b/>
          <w:bCs/>
          <w:sz w:val="22"/>
          <w:szCs w:val="28"/>
          <w:lang w:val="en-GB"/>
        </w:rPr>
        <w:t>Divorce</w:t>
      </w:r>
      <w:r w:rsidRPr="00584AEA">
        <w:rPr>
          <w:rFonts w:ascii="Arrus" w:hAnsi="Arrus"/>
          <w:sz w:val="22"/>
          <w:szCs w:val="28"/>
          <w:lang w:val="en-GB"/>
        </w:rPr>
        <w:t xml:space="preserve">: Islam recognized the provision of Divorce, as it recognized the possibility of failed relationships. It introduced a wonderful procedure to make sure that divorce neither occurs abruptly nor takes too long a time to bear for the couple; and does not do injustice to any of the concerned parties – husband, wife and children. Unfortunately, some deviated forms of practices gained grounds and became popular. All the </w:t>
      </w:r>
      <w:proofErr w:type="spellStart"/>
      <w:r w:rsidRPr="00584AEA">
        <w:rPr>
          <w:rFonts w:ascii="Arrus" w:hAnsi="Arrus"/>
          <w:sz w:val="22"/>
          <w:szCs w:val="28"/>
          <w:lang w:val="en-GB"/>
        </w:rPr>
        <w:t>fiqs</w:t>
      </w:r>
      <w:proofErr w:type="spellEnd"/>
      <w:r w:rsidRPr="00584AEA">
        <w:rPr>
          <w:rFonts w:ascii="Arrus" w:hAnsi="Arrus"/>
          <w:sz w:val="22"/>
          <w:szCs w:val="28"/>
          <w:lang w:val="en-GB"/>
        </w:rPr>
        <w:t xml:space="preserve"> of Islam accept that the practice of Triple Divorce, though legally valid in the view of some </w:t>
      </w:r>
      <w:proofErr w:type="spellStart"/>
      <w:r w:rsidRPr="00584AEA">
        <w:rPr>
          <w:rFonts w:ascii="Arrus" w:hAnsi="Arrus"/>
          <w:sz w:val="22"/>
          <w:szCs w:val="28"/>
          <w:lang w:val="en-GB"/>
        </w:rPr>
        <w:t>fiqs</w:t>
      </w:r>
      <w:proofErr w:type="spellEnd"/>
      <w:r w:rsidRPr="00584AEA">
        <w:rPr>
          <w:rFonts w:ascii="Arrus" w:hAnsi="Arrus"/>
          <w:sz w:val="22"/>
          <w:szCs w:val="28"/>
          <w:lang w:val="en-GB"/>
        </w:rPr>
        <w:t xml:space="preserve">, is not the ideal way of divorce. Some </w:t>
      </w:r>
      <w:proofErr w:type="spellStart"/>
      <w:r w:rsidRPr="00584AEA">
        <w:rPr>
          <w:rFonts w:ascii="Arrus" w:hAnsi="Arrus"/>
          <w:sz w:val="22"/>
          <w:szCs w:val="28"/>
          <w:lang w:val="en-GB"/>
        </w:rPr>
        <w:t>fiqs</w:t>
      </w:r>
      <w:proofErr w:type="spellEnd"/>
      <w:r w:rsidRPr="00584AEA">
        <w:rPr>
          <w:rFonts w:ascii="Arrus" w:hAnsi="Arrus"/>
          <w:sz w:val="22"/>
          <w:szCs w:val="28"/>
          <w:lang w:val="en-GB"/>
        </w:rPr>
        <w:t xml:space="preserve"> like Shias, Sunni Ahl-e Hadith and Maliki do not accept Triple Divorce at all. But despite massive and sustained debates on the subject, majority of the people do not know the correct procedure of divorce, prescribed in Qur’an. Qur’an talks of only two stages: one the stage of pronouncement of divorce (</w:t>
      </w:r>
      <w:r w:rsidRPr="00584AEA">
        <w:rPr>
          <w:rFonts w:ascii="Arrus" w:hAnsi="Arrus"/>
          <w:i/>
          <w:sz w:val="22"/>
          <w:szCs w:val="28"/>
          <w:lang w:val="en-GB"/>
        </w:rPr>
        <w:t>Talaq</w:t>
      </w:r>
      <w:r w:rsidRPr="00584AEA">
        <w:rPr>
          <w:rFonts w:ascii="Arrus" w:hAnsi="Arrus"/>
          <w:sz w:val="22"/>
          <w:szCs w:val="28"/>
          <w:lang w:val="en-GB"/>
        </w:rPr>
        <w:t xml:space="preserve"> </w:t>
      </w:r>
      <w:r w:rsidRPr="00584AEA">
        <w:rPr>
          <w:rFonts w:ascii="Arrus" w:hAnsi="Arrus"/>
          <w:i/>
          <w:sz w:val="22"/>
          <w:szCs w:val="28"/>
          <w:lang w:val="en-GB"/>
        </w:rPr>
        <w:t xml:space="preserve">li-iddah </w:t>
      </w:r>
      <w:r w:rsidRPr="00584AEA">
        <w:rPr>
          <w:rFonts w:ascii="Arrus" w:hAnsi="Arrus"/>
          <w:sz w:val="22"/>
          <w:szCs w:val="28"/>
          <w:lang w:val="en-GB"/>
        </w:rPr>
        <w:t xml:space="preserve">or Divorce for Waiting Period), preferably in presence of 2 witnesses cum arbiters, followed by a period of </w:t>
      </w:r>
      <w:r w:rsidRPr="00584AEA">
        <w:rPr>
          <w:rFonts w:ascii="Arrus" w:hAnsi="Arrus"/>
          <w:i/>
          <w:sz w:val="22"/>
          <w:szCs w:val="28"/>
          <w:lang w:val="en-GB"/>
        </w:rPr>
        <w:t>Iddah</w:t>
      </w:r>
      <w:r w:rsidRPr="00584AEA">
        <w:rPr>
          <w:rFonts w:ascii="Arrus" w:hAnsi="Arrus"/>
          <w:sz w:val="22"/>
          <w:szCs w:val="28"/>
          <w:lang w:val="en-GB"/>
        </w:rPr>
        <w:t>, which is a minimum period of three menstrual cycles and the maximum of the period of delivery of the child, at the end of which the husband will relieve wife (</w:t>
      </w:r>
      <w:r w:rsidRPr="00584AEA">
        <w:rPr>
          <w:rFonts w:ascii="Arrus" w:hAnsi="Arrus"/>
          <w:i/>
          <w:sz w:val="22"/>
          <w:szCs w:val="28"/>
          <w:lang w:val="en-GB"/>
        </w:rPr>
        <w:t>Talq li-</w:t>
      </w:r>
      <w:proofErr w:type="spellStart"/>
      <w:r w:rsidRPr="00584AEA">
        <w:rPr>
          <w:rFonts w:ascii="Arrus" w:hAnsi="Arrus"/>
          <w:i/>
          <w:sz w:val="22"/>
          <w:szCs w:val="28"/>
          <w:lang w:val="en-GB"/>
        </w:rPr>
        <w:t>tasreeh</w:t>
      </w:r>
      <w:proofErr w:type="spellEnd"/>
      <w:r w:rsidRPr="00584AEA">
        <w:rPr>
          <w:rFonts w:ascii="Arrus" w:hAnsi="Arrus"/>
          <w:sz w:val="22"/>
          <w:szCs w:val="28"/>
          <w:lang w:val="en-GB"/>
        </w:rPr>
        <w:t xml:space="preserve"> or Divorce for Freedom). Before the beginning of this procedure, the couples are advised to seek arbitration if they want to resolve their differences. Muslim Personal Law Board must also issue instructions to the Nikah ceremony masters to deliver a </w:t>
      </w:r>
      <w:r w:rsidRPr="00584AEA">
        <w:rPr>
          <w:rFonts w:ascii="Arrus" w:hAnsi="Arrus"/>
          <w:i/>
          <w:sz w:val="22"/>
          <w:szCs w:val="28"/>
          <w:lang w:val="en-GB"/>
        </w:rPr>
        <w:t>khutbah</w:t>
      </w:r>
      <w:r w:rsidRPr="00584AEA">
        <w:rPr>
          <w:rFonts w:ascii="Arrus" w:hAnsi="Arrus"/>
          <w:sz w:val="22"/>
          <w:szCs w:val="28"/>
          <w:lang w:val="en-GB"/>
        </w:rPr>
        <w:t xml:space="preserve"> on the occasion explaining the various important laws of marriage. Islamic Counselling Centres or Marriage Counsellors can also play an active role in these cases. </w:t>
      </w:r>
      <w:r w:rsidRPr="00584AEA">
        <w:rPr>
          <w:rFonts w:ascii="Arrus" w:hAnsi="Arrus"/>
          <w:b/>
          <w:bCs/>
          <w:sz w:val="22"/>
          <w:szCs w:val="28"/>
          <w:lang w:val="en-GB"/>
        </w:rPr>
        <w:t xml:space="preserve">It will not be a bad idea if a book is written that deals with all the issues related to marriage – theological, medical and social, and the book </w:t>
      </w:r>
      <w:r w:rsidRPr="00584AEA">
        <w:rPr>
          <w:rFonts w:ascii="Arrus" w:hAnsi="Arrus"/>
          <w:b/>
          <w:bCs/>
          <w:sz w:val="22"/>
          <w:szCs w:val="28"/>
          <w:lang w:val="en-GB"/>
        </w:rPr>
        <w:lastRenderedPageBreak/>
        <w:t>is gifted at the time of Nikah to the couple on behalf of Muslim Personal Law Board</w:t>
      </w:r>
      <w:r w:rsidRPr="00584AEA">
        <w:rPr>
          <w:rFonts w:ascii="Arrus" w:hAnsi="Arrus"/>
          <w:sz w:val="22"/>
          <w:szCs w:val="28"/>
          <w:lang w:val="en-GB"/>
        </w:rPr>
        <w:t>. The couple can be requested to pay the price of the book.</w:t>
      </w:r>
    </w:p>
    <w:p w14:paraId="268B3B41" w14:textId="77777777" w:rsidR="00270475" w:rsidRPr="00584AEA" w:rsidRDefault="00270475" w:rsidP="00270475">
      <w:pPr>
        <w:jc w:val="both"/>
        <w:rPr>
          <w:rFonts w:ascii="Arrus" w:hAnsi="Arrus"/>
          <w:sz w:val="22"/>
          <w:szCs w:val="28"/>
          <w:lang w:val="en-GB"/>
        </w:rPr>
      </w:pPr>
    </w:p>
    <w:p w14:paraId="268B3B4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12. </w:t>
      </w:r>
      <w:r w:rsidRPr="00584AEA">
        <w:rPr>
          <w:rFonts w:ascii="Arrus" w:hAnsi="Arrus"/>
          <w:b/>
          <w:bCs/>
          <w:sz w:val="22"/>
          <w:szCs w:val="28"/>
          <w:lang w:val="en-GB"/>
        </w:rPr>
        <w:t>Remarriage</w:t>
      </w:r>
      <w:r w:rsidRPr="00584AEA">
        <w:rPr>
          <w:rFonts w:ascii="Arrus" w:hAnsi="Arrus"/>
          <w:sz w:val="22"/>
          <w:szCs w:val="28"/>
          <w:lang w:val="en-GB"/>
        </w:rPr>
        <w:t xml:space="preserve">: Islam’s policy is crystal clear. It wants most of the biologically adult males and females to remain in healthy marital relationships. Divorcees and widows/widowers, both males and females, should better seek remarriage, of course in accordance with their specific individual circumstances.  This obviously is not something obligatory but it must remain a preferable option and social and attitudinal blocks should be removed to popularize remarriages. </w:t>
      </w:r>
    </w:p>
    <w:p w14:paraId="268B3B43" w14:textId="77777777" w:rsidR="00270475" w:rsidRPr="00584AEA" w:rsidRDefault="00270475" w:rsidP="00270475">
      <w:pPr>
        <w:jc w:val="both"/>
        <w:rPr>
          <w:rFonts w:ascii="Arrus" w:hAnsi="Arrus"/>
          <w:sz w:val="22"/>
          <w:szCs w:val="28"/>
          <w:lang w:val="en-GB"/>
        </w:rPr>
      </w:pPr>
    </w:p>
    <w:p w14:paraId="268B3B4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13. </w:t>
      </w:r>
      <w:r w:rsidRPr="00584AEA">
        <w:rPr>
          <w:rFonts w:ascii="Arrus" w:hAnsi="Arrus"/>
          <w:b/>
          <w:bCs/>
          <w:sz w:val="22"/>
          <w:szCs w:val="28"/>
          <w:lang w:val="en-GB"/>
        </w:rPr>
        <w:t>Right to bequeath</w:t>
      </w:r>
      <w:r w:rsidRPr="00584AEA">
        <w:rPr>
          <w:rFonts w:ascii="Arrus" w:hAnsi="Arrus"/>
          <w:sz w:val="22"/>
          <w:szCs w:val="28"/>
          <w:lang w:val="en-GB"/>
        </w:rPr>
        <w:t xml:space="preserve">: Not only the right to inherit but the right of women to bequeath also needs to be given a separate emphasis. In majority of the cases, women are neither inheriting from their parents and their husbands and children (in case of their death while mothers alive) but also are not in a position to bequeath whatever property happens to be in their name. </w:t>
      </w:r>
    </w:p>
    <w:p w14:paraId="268B3B45" w14:textId="77777777" w:rsidR="00270475" w:rsidRPr="00584AEA" w:rsidRDefault="00270475" w:rsidP="00270475">
      <w:pPr>
        <w:jc w:val="both"/>
        <w:rPr>
          <w:rFonts w:ascii="Arrus" w:hAnsi="Arrus"/>
          <w:sz w:val="22"/>
          <w:szCs w:val="28"/>
          <w:lang w:val="en-GB"/>
        </w:rPr>
      </w:pPr>
    </w:p>
    <w:p w14:paraId="268B3B46"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Abortions vis-à-vis Female Foeticide</w:t>
      </w:r>
    </w:p>
    <w:p w14:paraId="268B3B47" w14:textId="77777777" w:rsidR="00270475" w:rsidRPr="00584AEA" w:rsidRDefault="00270475" w:rsidP="00270475">
      <w:pPr>
        <w:ind w:left="360"/>
        <w:jc w:val="both"/>
        <w:rPr>
          <w:rFonts w:ascii="Arrus" w:hAnsi="Arrus"/>
          <w:sz w:val="22"/>
          <w:szCs w:val="28"/>
          <w:lang w:val="en-GB"/>
        </w:rPr>
      </w:pPr>
    </w:p>
    <w:p w14:paraId="268B3B48" w14:textId="77777777" w:rsidR="00270475" w:rsidRPr="00584AEA" w:rsidRDefault="00270475" w:rsidP="00270475">
      <w:pPr>
        <w:spacing w:after="120"/>
        <w:ind w:firstLine="720"/>
        <w:jc w:val="both"/>
        <w:rPr>
          <w:rFonts w:ascii="Arrus" w:hAnsi="Arrus"/>
          <w:sz w:val="22"/>
          <w:szCs w:val="28"/>
          <w:lang w:val="en-GB"/>
        </w:rPr>
      </w:pPr>
      <w:r w:rsidRPr="00584AEA">
        <w:rPr>
          <w:rFonts w:ascii="Arrus" w:hAnsi="Arrus"/>
          <w:sz w:val="22"/>
          <w:szCs w:val="28"/>
          <w:lang w:val="en-GB"/>
        </w:rPr>
        <w:t xml:space="preserve">The most dangerous manifestation of economic fundamentalism, in terms of its impact on health as well as social peace, is growing commercialisation of human susceptibilities particularly sex. Though the devastation caused by the commercialisation of sex and beauty has tormented the whole society, the most appalling is the case of children. They do not possess the voice that can be heard beyond the walls of their houses; they do only have yells that get buried within the din inside. They are not physically capable of organising and wrestling for their rights. Neither have they representation in parliaments and assemblies nor in the media. Their fate is entirely at the mercy of others. They are therefore more likely to be killed, neglected and assaulted than anyone else. </w:t>
      </w:r>
    </w:p>
    <w:p w14:paraId="268B3B49"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new sexual morality espoused and promoted by the big business, especially the global merchants of sex annihilated all the barricades in the way of free sex. Marriage or any other formality, age, gender, place, time and previous relation—all paled into insignificance for the purpose of a sexual encounter. The only restriction that the legal framework put, albeit without making it effective in practice, was the consent of the two individuals seeking sex. If both agree, nothing can stop them. They would be advised however to take precautions as far as possible not to let their ecstatic love drift to an unwanted fruition. This </w:t>
      </w:r>
      <w:r w:rsidRPr="00584AEA">
        <w:rPr>
          <w:rFonts w:ascii="Arrus" w:hAnsi="Arrus"/>
          <w:sz w:val="22"/>
          <w:szCs w:val="28"/>
          <w:lang w:val="en-GB"/>
        </w:rPr>
        <w:lastRenderedPageBreak/>
        <w:t>can devastate their own career, they would be told, and also the country’s economy. Never mind though. If despite precautions, a woman conceives, she need not unduly worry. The state is there to provide whatever she needs for a safe abortion: legal permission, social protection and free services. Private clinics, in their own way, are looking to provide the best.</w:t>
      </w:r>
    </w:p>
    <w:p w14:paraId="268B3B4A" w14:textId="77777777" w:rsidR="00270475" w:rsidRPr="00584AEA" w:rsidRDefault="00270475" w:rsidP="00270475">
      <w:pPr>
        <w:ind w:firstLine="720"/>
        <w:jc w:val="both"/>
        <w:rPr>
          <w:rFonts w:ascii="Arrus" w:hAnsi="Arrus"/>
          <w:sz w:val="22"/>
          <w:szCs w:val="28"/>
          <w:lang w:val="en-GB"/>
        </w:rPr>
      </w:pPr>
    </w:p>
    <w:p w14:paraId="268B3B4B"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And with abortion begins the sad story of children being killed and abused for none of their faults. An estimated number of about 70 million of children are caused to perish before their birth every year. Staggering figures from all accounts. Figures that must put the whole mankind to shame and must jolt from head to toe every person with conscience. But where is the mankind? What we know of the mankind today is that it is a kingdom of human beasts seeking pleasure and nothing but the pleasure, whatever the consequences. And this is not just the pleasure of the whole mankind at the cost of other creatures. It is for the gratification of the strong among men who have mastered the science of eradicating all that can directly or indirectly become impediments in their stupendous march towards an unstoppable fun and entertainment. What then if for this majestic plan, few millions of partially formed human fleshes are to be discarded! They are of course just the humans-in-making, not humans themselves. And they are the weakest obstacles as well.  Flowers must be protected, proponents of abortion seem to argue, but there is no plausible reason why tears should be shed if buds are nipped to “save the mankind from undesirable consequences”. Big movements are organised against the killing of animals and the extinction of rare species, against the uprooting of plants and deforestation, and also against the destruction of historical monuments and sites. These have the backing and support of one or the other elements of power. But a notable global campaign against the unceremonious killing of millions of humans-in-making cannot be allowed to gather momentum. The cronies of the Big Business are always there, fully armed with the arsenals of “sophisticated” logic and money to thwart any such development. Still, we are forced to believe that we are living in a civilised world that cares for the human rights. And those that shout at the top of their voice for the human rights happen to be those who silently preside over most of these killings. The only voices audible in the all-pervading eerie silence are of those that are concerned merely and specifically with the killing of female foetuses, as if the killing of a male foetus is justifiable but not that of a female. Ironically, female feticide, not feticide in general, is regarded a genuine issue at the global level</w:t>
      </w:r>
      <w:r w:rsidRPr="00584AEA">
        <w:rPr>
          <w:rFonts w:ascii="Arrus" w:hAnsi="Arrus"/>
          <w:b/>
          <w:bCs/>
          <w:sz w:val="22"/>
          <w:szCs w:val="28"/>
          <w:lang w:val="en-GB"/>
        </w:rPr>
        <w:t xml:space="preserve">. It is agonisingly but </w:t>
      </w:r>
      <w:r w:rsidRPr="00584AEA">
        <w:rPr>
          <w:rFonts w:ascii="Arrus" w:hAnsi="Arrus"/>
          <w:b/>
          <w:bCs/>
          <w:sz w:val="22"/>
          <w:szCs w:val="28"/>
          <w:lang w:val="en-GB"/>
        </w:rPr>
        <w:lastRenderedPageBreak/>
        <w:t>amazingly true that an abortion not based on gender discrimination is normally not even labelled feticide. To join the fray against female feticide is considered a noble cause on account of it being part of the global movement against the gender-discrimination. But criminal silence on the abortion of male children is no discrimination in their eyes on the similar ground</w:t>
      </w:r>
      <w:r w:rsidRPr="00584AEA">
        <w:rPr>
          <w:rFonts w:ascii="Arrus" w:hAnsi="Arrus"/>
          <w:sz w:val="22"/>
          <w:szCs w:val="28"/>
          <w:lang w:val="en-GB"/>
        </w:rPr>
        <w:t>. I do not purport to say that the sordid practice of female feticide does not invite the concern it does. Female feticide is outrageously abominable, and must be condemned in the strongest possible words. In India, the problem has become so acuminate that in some states like Punjab and Haryana it has already severely disturbed the male-female ratio in the population that has gone down to as low as 650 women per 1000 men in some areas.  Demographic catastrophe of its own kind is staring at the country’s policymakers. Such has been the traditional revulsion towards a girl child, especially among Hindus, in which community dowry still remains a major issue, that the news of the birth of a girl is often welcomed with gloom writ large on the faces of the members of the family. With ever increasing consciousness towards small family norms, it becomes even more compelling for the couples to get the sex of their babies determined early in the pregnancy. If a couple already has a girl, it is more likely to opt for abortion, in case the test proves the foetus to be a female. According to reports, out of the foetuses that are aborted in India after sex determination, around 99 per cent are females. That is absolutely unacceptable</w:t>
      </w:r>
      <w:r w:rsidRPr="00584AEA">
        <w:rPr>
          <w:rFonts w:ascii="Arrus" w:hAnsi="Arrus"/>
          <w:b/>
          <w:bCs/>
          <w:sz w:val="22"/>
          <w:szCs w:val="28"/>
          <w:lang w:val="en-GB"/>
        </w:rPr>
        <w:t>. But what I want to emphasise upon is that abortion on any non-medical ground with few exceptions like when pregnancy is the result of a rape must be unacceptable</w:t>
      </w:r>
      <w:r w:rsidRPr="00584AEA">
        <w:rPr>
          <w:rFonts w:ascii="Arrus" w:hAnsi="Arrus"/>
          <w:sz w:val="22"/>
          <w:szCs w:val="28"/>
          <w:lang w:val="en-GB"/>
        </w:rPr>
        <w:t>. If a hue and cry is raised against female feticide while abortion as such is accepted, it is largely because of the clashes of interests. Female feticide is no product of globalisation and is of no assistance to global business. This can in fact be jeopardous, as it can lead to less availability of females for scores of business that need them. Every possible effort must therefore be made to stop this. Abortion as a whole, on the other hand, helps their cause because it helps young women overcoming a big hurdle in their work and it helps in stabilising the population.</w:t>
      </w:r>
    </w:p>
    <w:p w14:paraId="268B3B4C" w14:textId="77777777" w:rsidR="00270475" w:rsidRPr="00584AEA" w:rsidRDefault="00270475" w:rsidP="00270475">
      <w:pPr>
        <w:jc w:val="both"/>
        <w:rPr>
          <w:rFonts w:ascii="Arrus" w:hAnsi="Arrus"/>
          <w:sz w:val="22"/>
          <w:szCs w:val="28"/>
          <w:lang w:val="en-GB"/>
        </w:rPr>
      </w:pPr>
    </w:p>
    <w:p w14:paraId="268B3B4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Abortion is such an important chapter in the book of the modern sexuality that it would be obnoxious to scrap it. The permissibility of abortion and the availability of medical services at the first door are essential prerequisites if the population is to be kept in check, and the involvement of women in all types of industries is to prosper. In fact wherever women play a meaningful role, abortion always helps. Women </w:t>
      </w:r>
      <w:r w:rsidRPr="00584AEA">
        <w:rPr>
          <w:rFonts w:ascii="Arrus" w:hAnsi="Arrus"/>
          <w:sz w:val="22"/>
          <w:szCs w:val="28"/>
          <w:lang w:val="en-GB"/>
        </w:rPr>
        <w:lastRenderedPageBreak/>
        <w:t xml:space="preserve">in their young age are the best consumer items themselves or the best agents of promotion for other items. If a large number of them have to take leave from the bazaar recurrently to be confined to houses or maternity homes for months, industrial “development” would take a nosedive.  Therefore, the problem of abortion would be taken care of in its finest details. The hullabaloo against the termination of pregnancies would have to be diplomatically quietened. Any overture that to avoid pregnancy women must avoid sex before marriage would be dismissed as the non-starter outright. This would generate insurmountable problems for several major industries. Their marshals would immediately rise on their feet to declare that this would be a death-blow to the very idea of “freedom” that has been espoused and developed with such concerted efforts all over the years. Despite recognition in the inner corners of their hearts that it was the ideal solution, people would not press it because they have been made too addicted to the uninhibited sex to accept any restrictions on their activities. Those who talk of humanitarian grounds are confronted with the argument that it is better for children not to be born rather than being neglected.  The argument may be grotesque, as it proposes to replace a smaller evil by a greater evil, substituting death for neglect. But the protagonists of abortion possess the intensity and lungpower that would effectively submerge any emerging voice of sense in the din. Right to live, which is used assiduously as the bullet to shoot the protagonists of death sentence, has been conveniently forgotten when it comes to abortion. What can be a colossal, yet notorious tragedy than this that parents are being made to be a party in the cold-blooded murder of their own children. And still greater tragedy is that parents hardly feel any compunction or remorse. Even mothers have been reconditioned to believe that it would be a greater sin to bring their kids out of their wombs if they are not in a position to look after them than to finish them. Thus the most innocent human beings are slaughtered without tears falling anywhere for them, and without anyone caring to perform obsequies for them. The ghastliness of this crime is unparalleled. No other crime can be anywhere near it in terms of cruelty and severity. If God had decided to punish the crime of abortion in the world itself, He would have perhaps doomed the whole earth without delay. I remember a woman coming to a doctor colleague of mine to seek abortion. He politely asked her: “What’s the hurry, lady? Let your child come out of your belly. It will then be easier for you to strangulate it” The woman walked off in tears. But who would tell this to every woman who attends a clinic for abortion? The interests of so many are at stake: those of the big business in general, particularly sex trade, hospitals and doctors, to </w:t>
      </w:r>
      <w:r w:rsidRPr="00584AEA">
        <w:rPr>
          <w:rFonts w:ascii="Arrus" w:hAnsi="Arrus"/>
          <w:sz w:val="22"/>
          <w:szCs w:val="28"/>
          <w:lang w:val="en-GB"/>
        </w:rPr>
        <w:lastRenderedPageBreak/>
        <w:t>name a few. Why should they unnecessarily bring morality into picture?  Morality, in their view, is a needle in a haystack; it is futile to attempt a search for it. And when it also helps the common people to overcome the unwanted adverse effects of their desire to stroll freely without chains of morality, why should they raise voice against it even if in their minds and hearts they do not feel particularly comfortable about it? What a way to live the life! Immorality heaped on immorality. To get away with one immoral act, take the help of another even more immoral act. And if there is a danger of the people becoming unduly distressed on account of their immoralities, change the definition of immorality! So that moralities become immoralities and immoralities become moralities.</w:t>
      </w:r>
    </w:p>
    <w:p w14:paraId="268B3B4E" w14:textId="77777777" w:rsidR="00270475" w:rsidRPr="00584AEA" w:rsidRDefault="00270475" w:rsidP="00270475">
      <w:pPr>
        <w:jc w:val="both"/>
        <w:rPr>
          <w:rFonts w:ascii="Arrus" w:hAnsi="Arrus"/>
          <w:sz w:val="22"/>
          <w:szCs w:val="28"/>
          <w:lang w:val="en-GB"/>
        </w:rPr>
      </w:pPr>
    </w:p>
    <w:p w14:paraId="268B3B4F"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There have of course been several admirable efforts by some groups to challenge the crime of abortion. There is a sturdy anti-abortion lobby in the US that endeavours to maintain at least some pressure on the government to take appropriate measures to discourage abortion. This lobby deserves kudos for at least trying to get to the thin end of the wedge. The US government has stopped funding those agencies that promote abortion for family planning. Several countries have now explicitly excluded abortion as one of the contraceptive methods. But this effort is too little and too late to make any appreciable impact on the situation, which is going from the bad to the worse. Unwanted pregnancy still remains a legally justifiable reason for its termination. Unwanted pregnancies include not only pregnancies in the wedlock but also those outside it. Abortions are discouraged only as a method of family planning. There is no discernible move to ban them altogether (allowing only for medical and humanitarian reasons).  And despite the declared policy not to promote abortion as a method of family planning, the “positive” impact it has on the population stabilisation would stall an aggressive campaign against it. Population stabilisation of course remains one of the major concerns for reasons that are many more than what are publicly counted.</w:t>
      </w:r>
    </w:p>
    <w:p w14:paraId="268B3B50" w14:textId="77777777" w:rsidR="00270475" w:rsidRPr="00584AEA" w:rsidRDefault="00270475" w:rsidP="00270475">
      <w:pPr>
        <w:ind w:firstLine="720"/>
        <w:jc w:val="both"/>
        <w:rPr>
          <w:rFonts w:ascii="Arrus" w:hAnsi="Arrus"/>
          <w:b/>
          <w:bCs/>
          <w:sz w:val="22"/>
          <w:szCs w:val="28"/>
          <w:lang w:val="en-GB"/>
        </w:rPr>
      </w:pPr>
    </w:p>
    <w:p w14:paraId="268B3B51" w14:textId="77777777" w:rsidR="00270475" w:rsidRPr="00584AEA" w:rsidRDefault="00270475" w:rsidP="00270475">
      <w:pPr>
        <w:ind w:firstLine="720"/>
        <w:jc w:val="both"/>
        <w:rPr>
          <w:rFonts w:ascii="Arrus" w:hAnsi="Arrus"/>
          <w:b/>
          <w:bCs/>
          <w:sz w:val="22"/>
          <w:szCs w:val="28"/>
          <w:lang w:val="en-GB"/>
        </w:rPr>
      </w:pPr>
      <w:r w:rsidRPr="00584AEA">
        <w:rPr>
          <w:rFonts w:ascii="Arrus" w:hAnsi="Arrus"/>
          <w:b/>
          <w:bCs/>
          <w:sz w:val="22"/>
          <w:szCs w:val="28"/>
          <w:lang w:val="en-GB"/>
        </w:rPr>
        <w:t xml:space="preserve">Muslim organisations must make it a declared policy that they would not campaign against female foeticide in isolation but as part of an all-out drive against abortion. If abortions go down, female foeticide will automatically go down. </w:t>
      </w:r>
    </w:p>
    <w:p w14:paraId="268B3B52" w14:textId="77777777" w:rsidR="00270475" w:rsidRPr="00584AEA" w:rsidRDefault="00270475" w:rsidP="00270475">
      <w:pPr>
        <w:jc w:val="both"/>
        <w:rPr>
          <w:rFonts w:ascii="Arrus" w:hAnsi="Arrus"/>
          <w:b/>
          <w:bCs/>
          <w:sz w:val="22"/>
          <w:szCs w:val="28"/>
          <w:lang w:val="en-GB"/>
        </w:rPr>
      </w:pPr>
    </w:p>
    <w:p w14:paraId="268B3B53" w14:textId="77777777" w:rsidR="00270475" w:rsidRPr="00584AEA" w:rsidRDefault="00270475" w:rsidP="00270475">
      <w:pPr>
        <w:jc w:val="both"/>
        <w:rPr>
          <w:rFonts w:ascii="Arrus" w:hAnsi="Arrus"/>
          <w:sz w:val="22"/>
          <w:szCs w:val="28"/>
          <w:lang w:val="en-GB"/>
        </w:rPr>
      </w:pPr>
    </w:p>
    <w:p w14:paraId="268B3B54" w14:textId="77777777" w:rsidR="00270475" w:rsidRPr="00584AEA" w:rsidRDefault="00270475" w:rsidP="00270475">
      <w:pPr>
        <w:jc w:val="both"/>
        <w:rPr>
          <w:rFonts w:ascii="Arrus" w:hAnsi="Arrus"/>
          <w:sz w:val="22"/>
          <w:szCs w:val="28"/>
          <w:lang w:val="en-GB"/>
        </w:rPr>
      </w:pPr>
    </w:p>
    <w:p w14:paraId="268B3B55" w14:textId="77777777" w:rsidR="00270475" w:rsidRPr="00584AEA" w:rsidRDefault="00270475" w:rsidP="00270475">
      <w:pPr>
        <w:jc w:val="both"/>
        <w:rPr>
          <w:rFonts w:ascii="Arrus" w:hAnsi="Arrus"/>
          <w:sz w:val="22"/>
          <w:szCs w:val="28"/>
          <w:lang w:val="en-GB"/>
        </w:rPr>
      </w:pPr>
    </w:p>
    <w:p w14:paraId="268B3B56" w14:textId="77777777" w:rsidR="00270475" w:rsidRPr="00584AEA" w:rsidRDefault="00270475" w:rsidP="00270475">
      <w:pPr>
        <w:jc w:val="both"/>
        <w:rPr>
          <w:rFonts w:ascii="Arrus" w:hAnsi="Arrus"/>
          <w:sz w:val="22"/>
          <w:szCs w:val="28"/>
          <w:lang w:val="en-GB"/>
        </w:rPr>
      </w:pPr>
    </w:p>
    <w:p w14:paraId="268B3B57" w14:textId="77777777" w:rsidR="00270475" w:rsidRPr="00584AEA" w:rsidRDefault="00270475" w:rsidP="00270475">
      <w:pPr>
        <w:jc w:val="both"/>
        <w:rPr>
          <w:rFonts w:ascii="Arrus" w:hAnsi="Arrus"/>
          <w:sz w:val="22"/>
          <w:szCs w:val="28"/>
          <w:lang w:val="en-GB"/>
        </w:rPr>
      </w:pPr>
    </w:p>
    <w:p w14:paraId="268B3B58" w14:textId="77777777" w:rsidR="00270475" w:rsidRPr="00584AEA" w:rsidRDefault="00270475" w:rsidP="00270475">
      <w:pPr>
        <w:jc w:val="both"/>
        <w:rPr>
          <w:rFonts w:ascii="Arrus" w:hAnsi="Arrus"/>
          <w:sz w:val="22"/>
          <w:szCs w:val="28"/>
          <w:lang w:val="en-GB"/>
        </w:rPr>
      </w:pPr>
    </w:p>
    <w:p w14:paraId="268B3B59" w14:textId="77777777" w:rsidR="00270475" w:rsidRPr="00584AEA" w:rsidRDefault="00270475" w:rsidP="00270475">
      <w:pPr>
        <w:jc w:val="both"/>
        <w:rPr>
          <w:rFonts w:ascii="Arrus" w:hAnsi="Arrus"/>
          <w:sz w:val="22"/>
          <w:szCs w:val="28"/>
          <w:lang w:val="en-GB"/>
        </w:rPr>
      </w:pPr>
    </w:p>
    <w:p w14:paraId="268B3B5A" w14:textId="77777777" w:rsidR="00270475" w:rsidRPr="00584AEA" w:rsidRDefault="00270475" w:rsidP="00270475">
      <w:pPr>
        <w:jc w:val="both"/>
        <w:rPr>
          <w:rFonts w:ascii="Arrus" w:hAnsi="Arrus"/>
          <w:sz w:val="22"/>
          <w:szCs w:val="28"/>
          <w:lang w:val="en-GB"/>
        </w:rPr>
      </w:pPr>
    </w:p>
    <w:p w14:paraId="268B3B5B" w14:textId="77777777" w:rsidR="00270475" w:rsidRPr="00584AEA" w:rsidRDefault="00270475" w:rsidP="00270475">
      <w:pPr>
        <w:jc w:val="both"/>
        <w:rPr>
          <w:rFonts w:ascii="Arrus" w:hAnsi="Arrus"/>
          <w:sz w:val="22"/>
          <w:szCs w:val="28"/>
          <w:lang w:val="en-GB"/>
        </w:rPr>
      </w:pPr>
    </w:p>
    <w:p w14:paraId="268B3B5C" w14:textId="77777777" w:rsidR="00270475" w:rsidRPr="00584AEA" w:rsidRDefault="00270475" w:rsidP="00270475">
      <w:pPr>
        <w:jc w:val="both"/>
        <w:rPr>
          <w:rFonts w:ascii="Arrus" w:hAnsi="Arrus" w:cs="BFNFEP+Arial"/>
          <w:sz w:val="26"/>
          <w:szCs w:val="30"/>
          <w:lang w:val="en-GB"/>
        </w:rPr>
      </w:pPr>
    </w:p>
    <w:p w14:paraId="268B3B5D" w14:textId="77777777" w:rsidR="00270475" w:rsidRPr="00584AEA" w:rsidRDefault="00270475" w:rsidP="00270475">
      <w:pPr>
        <w:jc w:val="both"/>
        <w:rPr>
          <w:rFonts w:ascii="Arrus" w:hAnsi="Arrus" w:cs="BFNFEP+Arial"/>
          <w:sz w:val="26"/>
          <w:szCs w:val="30"/>
          <w:lang w:val="en-GB"/>
        </w:rPr>
      </w:pPr>
    </w:p>
    <w:p w14:paraId="268B3B5E" w14:textId="77777777" w:rsidR="00270475" w:rsidRPr="00584AEA" w:rsidRDefault="00270475" w:rsidP="00270475">
      <w:pPr>
        <w:jc w:val="both"/>
        <w:rPr>
          <w:rFonts w:ascii="Arrus" w:hAnsi="Arrus" w:cs="BFNFEP+Arial"/>
          <w:sz w:val="26"/>
          <w:szCs w:val="30"/>
          <w:lang w:val="en-GB"/>
        </w:rPr>
      </w:pPr>
    </w:p>
    <w:p w14:paraId="268B3B5F" w14:textId="77777777" w:rsidR="00270475" w:rsidRPr="00584AEA" w:rsidRDefault="00270475" w:rsidP="00270475">
      <w:pPr>
        <w:jc w:val="both"/>
        <w:rPr>
          <w:rFonts w:ascii="Arrus" w:hAnsi="Arrus" w:cs="BFNFEP+Arial"/>
          <w:sz w:val="26"/>
          <w:szCs w:val="30"/>
          <w:lang w:val="en-GB"/>
        </w:rPr>
      </w:pPr>
    </w:p>
    <w:p w14:paraId="268B3B60" w14:textId="77777777" w:rsidR="00270475" w:rsidRPr="00584AEA" w:rsidRDefault="00270475" w:rsidP="00270475">
      <w:pPr>
        <w:jc w:val="both"/>
        <w:rPr>
          <w:rFonts w:ascii="Arrus" w:hAnsi="Arrus" w:cs="BFNFEP+Arial"/>
          <w:sz w:val="26"/>
          <w:szCs w:val="30"/>
          <w:lang w:val="en-GB"/>
        </w:rPr>
      </w:pPr>
    </w:p>
    <w:p w14:paraId="268B3B61" w14:textId="77777777" w:rsidR="00270475" w:rsidRPr="00584AEA" w:rsidRDefault="00270475" w:rsidP="00270475">
      <w:pPr>
        <w:rPr>
          <w:sz w:val="28"/>
          <w:szCs w:val="28"/>
        </w:rPr>
      </w:pPr>
    </w:p>
    <w:p w14:paraId="268B3B62" w14:textId="77777777" w:rsidR="00270475" w:rsidRPr="00584AEA" w:rsidRDefault="00270475" w:rsidP="00270475">
      <w:pPr>
        <w:jc w:val="both"/>
        <w:rPr>
          <w:rFonts w:ascii="Arrus" w:hAnsi="Arrus"/>
          <w:b/>
          <w:bCs/>
          <w:sz w:val="22"/>
          <w:szCs w:val="28"/>
          <w:lang w:val="en-GB"/>
        </w:rPr>
      </w:pPr>
    </w:p>
    <w:p w14:paraId="268B3B63" w14:textId="77777777" w:rsidR="00270475" w:rsidRPr="00584AEA" w:rsidRDefault="00270475" w:rsidP="00270475">
      <w:pPr>
        <w:jc w:val="both"/>
        <w:rPr>
          <w:rFonts w:ascii="Arrus" w:hAnsi="Arrus"/>
          <w:sz w:val="22"/>
          <w:szCs w:val="28"/>
          <w:lang w:val="en-GB"/>
        </w:rPr>
      </w:pPr>
    </w:p>
    <w:p w14:paraId="268B3B64" w14:textId="77777777" w:rsidR="00270475" w:rsidRPr="00584AEA" w:rsidRDefault="00270475" w:rsidP="00270475">
      <w:pPr>
        <w:jc w:val="both"/>
        <w:rPr>
          <w:rFonts w:ascii="Arrus" w:hAnsi="Arrus"/>
          <w:sz w:val="22"/>
          <w:szCs w:val="28"/>
          <w:lang w:val="en-GB"/>
        </w:rPr>
      </w:pPr>
    </w:p>
    <w:p w14:paraId="268B3B65" w14:textId="77777777" w:rsidR="00270475" w:rsidRPr="00584AEA" w:rsidRDefault="00270475" w:rsidP="00270475">
      <w:pPr>
        <w:jc w:val="both"/>
        <w:rPr>
          <w:rFonts w:ascii="Arrus" w:hAnsi="Arrus"/>
          <w:sz w:val="22"/>
          <w:szCs w:val="28"/>
          <w:lang w:val="en-GB"/>
        </w:rPr>
      </w:pPr>
    </w:p>
    <w:p w14:paraId="268B3B66" w14:textId="77777777" w:rsidR="00270475" w:rsidRPr="00584AEA" w:rsidRDefault="00270475" w:rsidP="00270475">
      <w:pPr>
        <w:jc w:val="both"/>
        <w:rPr>
          <w:rFonts w:ascii="Arrus" w:hAnsi="Arrus"/>
          <w:sz w:val="22"/>
          <w:szCs w:val="28"/>
          <w:lang w:val="en-GB"/>
        </w:rPr>
      </w:pPr>
    </w:p>
    <w:p w14:paraId="268B3B67" w14:textId="77777777" w:rsidR="00270475" w:rsidRPr="00584AEA" w:rsidRDefault="00270475" w:rsidP="00270475">
      <w:pPr>
        <w:jc w:val="both"/>
        <w:rPr>
          <w:rFonts w:ascii="Arrus" w:hAnsi="Arrus"/>
          <w:sz w:val="22"/>
          <w:szCs w:val="28"/>
          <w:lang w:val="en-GB"/>
        </w:rPr>
      </w:pPr>
    </w:p>
    <w:p w14:paraId="268B3B68" w14:textId="77777777" w:rsidR="00270475" w:rsidRPr="00584AEA" w:rsidRDefault="00270475" w:rsidP="00270475">
      <w:pPr>
        <w:jc w:val="both"/>
        <w:rPr>
          <w:rFonts w:ascii="Arrus" w:hAnsi="Arrus"/>
          <w:sz w:val="22"/>
          <w:szCs w:val="28"/>
          <w:lang w:val="en-GB"/>
        </w:rPr>
      </w:pPr>
    </w:p>
    <w:p w14:paraId="268B3B69" w14:textId="77777777" w:rsidR="00270475" w:rsidRPr="00584AEA" w:rsidRDefault="00270475" w:rsidP="00270475">
      <w:pPr>
        <w:jc w:val="both"/>
        <w:rPr>
          <w:rFonts w:ascii="Arrus" w:hAnsi="Arrus"/>
          <w:sz w:val="22"/>
          <w:szCs w:val="28"/>
          <w:lang w:val="en-GB"/>
        </w:rPr>
      </w:pPr>
    </w:p>
    <w:p w14:paraId="268B3B6A" w14:textId="77777777" w:rsidR="00270475" w:rsidRPr="00584AEA" w:rsidRDefault="00270475" w:rsidP="00270475">
      <w:pPr>
        <w:jc w:val="both"/>
        <w:rPr>
          <w:rFonts w:ascii="Arrus" w:hAnsi="Arrus"/>
          <w:sz w:val="22"/>
          <w:szCs w:val="28"/>
          <w:lang w:val="en-GB"/>
        </w:rPr>
      </w:pPr>
    </w:p>
    <w:p w14:paraId="268B3B6B" w14:textId="77777777" w:rsidR="00270475" w:rsidRPr="00584AEA" w:rsidRDefault="00270475" w:rsidP="00270475">
      <w:pPr>
        <w:jc w:val="both"/>
        <w:rPr>
          <w:rFonts w:ascii="Arrus" w:hAnsi="Arrus"/>
          <w:sz w:val="22"/>
          <w:szCs w:val="28"/>
          <w:lang w:val="en-GB"/>
        </w:rPr>
      </w:pPr>
    </w:p>
    <w:p w14:paraId="268B3B6C" w14:textId="77777777" w:rsidR="00270475" w:rsidRPr="00584AEA" w:rsidRDefault="00270475" w:rsidP="00270475">
      <w:pPr>
        <w:jc w:val="both"/>
        <w:rPr>
          <w:rFonts w:ascii="Arrus" w:hAnsi="Arrus" w:cs="BFNFEP+Arial"/>
          <w:sz w:val="26"/>
          <w:szCs w:val="30"/>
          <w:lang w:val="en-GB"/>
        </w:rPr>
      </w:pPr>
    </w:p>
    <w:p w14:paraId="268B3B6D" w14:textId="77777777" w:rsidR="00270475" w:rsidRPr="00584AEA" w:rsidRDefault="00270475" w:rsidP="00270475">
      <w:pPr>
        <w:jc w:val="both"/>
        <w:rPr>
          <w:rFonts w:ascii="Arrus" w:hAnsi="Arrus" w:cs="BFNFEP+Arial"/>
          <w:sz w:val="26"/>
          <w:szCs w:val="30"/>
          <w:lang w:val="en-GB"/>
        </w:rPr>
      </w:pPr>
    </w:p>
    <w:p w14:paraId="268B3B6E" w14:textId="77777777" w:rsidR="00270475" w:rsidRPr="00584AEA" w:rsidRDefault="00270475" w:rsidP="00270475">
      <w:pPr>
        <w:jc w:val="both"/>
        <w:rPr>
          <w:rFonts w:ascii="Arrus" w:hAnsi="Arrus" w:cs="BFNFEP+Arial"/>
          <w:sz w:val="26"/>
          <w:szCs w:val="30"/>
          <w:lang w:val="en-GB"/>
        </w:rPr>
      </w:pPr>
    </w:p>
    <w:p w14:paraId="268B3B6F" w14:textId="77777777" w:rsidR="00270475" w:rsidRPr="00584AEA" w:rsidRDefault="00270475" w:rsidP="00270475">
      <w:pPr>
        <w:jc w:val="both"/>
        <w:rPr>
          <w:rFonts w:ascii="Arrus" w:hAnsi="Arrus" w:cs="BFNFEP+Arial"/>
          <w:sz w:val="26"/>
          <w:szCs w:val="30"/>
          <w:lang w:val="en-GB"/>
        </w:rPr>
      </w:pPr>
    </w:p>
    <w:p w14:paraId="268B3B70" w14:textId="77777777" w:rsidR="00270475" w:rsidRPr="00584AEA" w:rsidRDefault="00270475" w:rsidP="00270475">
      <w:pPr>
        <w:jc w:val="both"/>
        <w:rPr>
          <w:rFonts w:ascii="Arrus" w:hAnsi="Arrus" w:cs="BFNFEP+Arial"/>
          <w:sz w:val="26"/>
          <w:szCs w:val="30"/>
          <w:lang w:val="en-GB"/>
        </w:rPr>
      </w:pPr>
    </w:p>
    <w:p w14:paraId="268B3B71" w14:textId="77777777" w:rsidR="00270475" w:rsidRPr="00584AEA" w:rsidRDefault="00270475" w:rsidP="00270475">
      <w:pPr>
        <w:jc w:val="both"/>
        <w:rPr>
          <w:rFonts w:ascii="Arrus" w:hAnsi="Arrus" w:cs="BFNFEP+Arial"/>
          <w:sz w:val="26"/>
          <w:szCs w:val="30"/>
          <w:lang w:val="en-GB"/>
        </w:rPr>
      </w:pPr>
    </w:p>
    <w:p w14:paraId="268B3B72" w14:textId="77777777" w:rsidR="00270475" w:rsidRPr="00584AEA" w:rsidRDefault="00270475" w:rsidP="00270475">
      <w:pPr>
        <w:jc w:val="both"/>
        <w:rPr>
          <w:rFonts w:ascii="Arrus" w:hAnsi="Arrus" w:cs="BFNFEP+Arial"/>
          <w:sz w:val="26"/>
          <w:szCs w:val="30"/>
          <w:lang w:val="en-GB"/>
        </w:rPr>
      </w:pPr>
    </w:p>
    <w:p w14:paraId="268B3B73" w14:textId="77777777" w:rsidR="00270475" w:rsidRPr="00584AEA" w:rsidRDefault="00270475" w:rsidP="00270475">
      <w:pPr>
        <w:jc w:val="both"/>
        <w:rPr>
          <w:rFonts w:ascii="Arrus" w:hAnsi="Arrus" w:cs="BFNFEP+Arial"/>
          <w:sz w:val="26"/>
          <w:szCs w:val="30"/>
          <w:lang w:val="en-GB"/>
        </w:rPr>
      </w:pPr>
    </w:p>
    <w:p w14:paraId="268B3B74" w14:textId="77777777" w:rsidR="00270475" w:rsidRPr="00584AEA" w:rsidRDefault="00270475" w:rsidP="00270475">
      <w:pPr>
        <w:jc w:val="both"/>
        <w:rPr>
          <w:rFonts w:ascii="Arrus" w:hAnsi="Arrus" w:cs="BFNFEP+Arial"/>
          <w:sz w:val="26"/>
          <w:szCs w:val="30"/>
          <w:lang w:val="en-GB"/>
        </w:rPr>
      </w:pPr>
    </w:p>
    <w:p w14:paraId="268B3B75" w14:textId="77777777" w:rsidR="00270475" w:rsidRPr="00584AEA" w:rsidRDefault="00270475" w:rsidP="00270475">
      <w:pPr>
        <w:jc w:val="both"/>
        <w:rPr>
          <w:rFonts w:ascii="Arrus" w:hAnsi="Arrus" w:cs="BFNFEP+Arial"/>
          <w:sz w:val="26"/>
          <w:szCs w:val="30"/>
          <w:lang w:val="en-GB"/>
        </w:rPr>
      </w:pPr>
    </w:p>
    <w:p w14:paraId="268B3B76" w14:textId="77777777" w:rsidR="00270475" w:rsidRPr="00584AEA" w:rsidRDefault="00270475" w:rsidP="00270475">
      <w:pPr>
        <w:jc w:val="both"/>
        <w:rPr>
          <w:rFonts w:ascii="Arrus" w:hAnsi="Arrus" w:cs="BFNFEP+Arial"/>
          <w:sz w:val="26"/>
          <w:szCs w:val="30"/>
          <w:lang w:val="en-GB"/>
        </w:rPr>
      </w:pPr>
    </w:p>
    <w:p w14:paraId="268B3B77" w14:textId="77777777" w:rsidR="00270475" w:rsidRPr="00584AEA" w:rsidRDefault="00270475" w:rsidP="00270475">
      <w:pPr>
        <w:jc w:val="both"/>
        <w:rPr>
          <w:rFonts w:ascii="Arrus" w:hAnsi="Arrus" w:cs="BFNFEP+Arial"/>
          <w:sz w:val="26"/>
          <w:szCs w:val="30"/>
          <w:lang w:val="en-GB"/>
        </w:rPr>
      </w:pPr>
    </w:p>
    <w:p w14:paraId="268B3B78" w14:textId="77777777" w:rsidR="00270475" w:rsidRPr="00584AEA" w:rsidRDefault="00270475" w:rsidP="00270475">
      <w:pPr>
        <w:jc w:val="both"/>
        <w:rPr>
          <w:rFonts w:ascii="Arrus" w:hAnsi="Arrus" w:cs="BFNFEP+Arial"/>
          <w:sz w:val="26"/>
          <w:szCs w:val="30"/>
          <w:lang w:val="en-GB"/>
        </w:rPr>
      </w:pPr>
    </w:p>
    <w:p w14:paraId="268B3B79" w14:textId="77777777" w:rsidR="00270475" w:rsidRPr="00584AEA" w:rsidRDefault="00270475" w:rsidP="00270475">
      <w:pPr>
        <w:jc w:val="both"/>
        <w:rPr>
          <w:rFonts w:ascii="Arrus" w:hAnsi="Arrus" w:cs="BFNFEP+Arial"/>
          <w:sz w:val="26"/>
          <w:szCs w:val="30"/>
          <w:lang w:val="en-GB"/>
        </w:rPr>
      </w:pPr>
    </w:p>
    <w:p w14:paraId="268B3B7A" w14:textId="77777777" w:rsidR="00270475" w:rsidRPr="00584AEA" w:rsidRDefault="00270475" w:rsidP="00270475">
      <w:pPr>
        <w:jc w:val="both"/>
        <w:rPr>
          <w:rFonts w:ascii="Arrus" w:hAnsi="Arrus" w:cs="BFNFEP+Arial"/>
          <w:sz w:val="26"/>
          <w:szCs w:val="30"/>
          <w:lang w:val="en-GB"/>
        </w:rPr>
      </w:pPr>
    </w:p>
    <w:p w14:paraId="268B3B7B" w14:textId="77777777" w:rsidR="00270475" w:rsidRPr="00584AEA" w:rsidRDefault="00270475" w:rsidP="00270475">
      <w:pPr>
        <w:jc w:val="both"/>
        <w:rPr>
          <w:rFonts w:ascii="Arrus" w:hAnsi="Arrus" w:cs="BFNFEP+Arial"/>
          <w:sz w:val="26"/>
          <w:szCs w:val="30"/>
          <w:lang w:val="en-GB"/>
        </w:rPr>
      </w:pPr>
    </w:p>
    <w:p w14:paraId="268B3B7C"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lastRenderedPageBreak/>
        <w:t>13- NGO Sector</w:t>
      </w:r>
    </w:p>
    <w:p w14:paraId="268B3B7D" w14:textId="77777777" w:rsidR="00270475" w:rsidRPr="00584AEA" w:rsidRDefault="00270475" w:rsidP="00270475">
      <w:pPr>
        <w:jc w:val="both"/>
        <w:rPr>
          <w:rFonts w:ascii="Arrus" w:hAnsi="Arrus"/>
          <w:b/>
          <w:bCs/>
          <w:sz w:val="30"/>
          <w:szCs w:val="40"/>
          <w:lang w:val="en-GB"/>
        </w:rPr>
      </w:pPr>
    </w:p>
    <w:p w14:paraId="268B3B7E" w14:textId="77777777" w:rsidR="00270475" w:rsidRPr="00584AEA" w:rsidRDefault="00270475" w:rsidP="00270475">
      <w:pPr>
        <w:ind w:firstLine="720"/>
        <w:jc w:val="both"/>
        <w:rPr>
          <w:rFonts w:ascii="Arrus" w:hAnsi="Arrus" w:cs="Humanist777BT-LightB"/>
          <w:sz w:val="22"/>
          <w:szCs w:val="26"/>
          <w:lang w:val="en-GB"/>
        </w:rPr>
      </w:pPr>
      <w:r w:rsidRPr="00584AEA">
        <w:rPr>
          <w:rFonts w:ascii="Arrus" w:hAnsi="Arrus"/>
          <w:sz w:val="22"/>
          <w:szCs w:val="28"/>
          <w:lang w:val="en-GB"/>
        </w:rPr>
        <w:t xml:space="preserve">Charity and welfare activities for the deprived, weak and distressed people are the part and parcel of every religion. The history of charitable and welfare activities and organisation engaged in such activities is as old in India as in any other part of the world. Previously, the organisations involved in these activities were better known as voluntary organisations. In recent years, these are more popularly known as nongovernmental organisations or NGOs because they are not under the direct control of the government. These organisations have been engaged in many useful activities for peace, welfare and socioeconomic development of society. Some of these organisations specifically act for certain sections of society and others act for more general purposes. About 1.5 million NGOs work in India. According to Society for Participatory Research in Asia, 73.4 per cent NGOs have no paid staff or just one. 19 million persons work as volunteers. The break-up is as follows: 26.05 in religious activities, 21.3 in community/social service17.9 in sports and culture, 6.6 in health. </w:t>
      </w:r>
      <w:r w:rsidRPr="00584AEA">
        <w:rPr>
          <w:rFonts w:ascii="Arrus" w:hAnsi="Arrus" w:cs="Humanist777BT-BoldB"/>
          <w:b/>
          <w:bCs/>
          <w:sz w:val="22"/>
          <w:szCs w:val="26"/>
          <w:lang w:val="en-GB"/>
        </w:rPr>
        <w:t xml:space="preserve">There have been efforts by the government to control as well as help the activities of these organizations. Association for Voluntary Agencies for Rural Development (AVARD) </w:t>
      </w:r>
      <w:r w:rsidRPr="00584AEA">
        <w:rPr>
          <w:rFonts w:ascii="Arrus" w:hAnsi="Arrus" w:cs="Humanist777BT-LightB"/>
          <w:sz w:val="22"/>
          <w:szCs w:val="26"/>
          <w:lang w:val="en-GB"/>
        </w:rPr>
        <w:t xml:space="preserve">was founded as a consortium of major voluntary agencies. As the NGO sector has been continuously growing in size and impact, there have been bigger efforts to streamline their functioning. Several organizations like </w:t>
      </w:r>
      <w:r w:rsidRPr="00584AEA">
        <w:rPr>
          <w:rFonts w:ascii="Arrus" w:hAnsi="Arrus" w:cs="Humanist777BT-BoldB"/>
          <w:b/>
          <w:bCs/>
          <w:sz w:val="22"/>
          <w:szCs w:val="26"/>
          <w:lang w:val="en-GB"/>
        </w:rPr>
        <w:t>Foundation (India), National Foundation for India</w:t>
      </w:r>
      <w:r w:rsidRPr="00584AEA">
        <w:rPr>
          <w:rFonts w:ascii="Arrus" w:hAnsi="Arrus" w:cs="Humanist777BT-LightB"/>
          <w:sz w:val="22"/>
          <w:szCs w:val="26"/>
          <w:lang w:val="en-GB"/>
        </w:rPr>
        <w:t xml:space="preserve">, and the </w:t>
      </w:r>
      <w:r w:rsidRPr="00584AEA">
        <w:rPr>
          <w:rFonts w:ascii="Arrus" w:hAnsi="Arrus" w:cs="Humanist777BT-BoldB"/>
          <w:b/>
          <w:bCs/>
          <w:sz w:val="22"/>
          <w:szCs w:val="26"/>
          <w:lang w:val="en-GB"/>
        </w:rPr>
        <w:t xml:space="preserve">Society for Service to Voluntary Organizations </w:t>
      </w:r>
      <w:r w:rsidRPr="00584AEA">
        <w:rPr>
          <w:rFonts w:ascii="Arrus" w:hAnsi="Arrus" w:cs="Humanist777BT-LightB"/>
          <w:sz w:val="22"/>
          <w:szCs w:val="26"/>
          <w:lang w:val="en-GB"/>
        </w:rPr>
        <w:t xml:space="preserve">are among the non-profit organizations that provide information resources, services, and networking opportunities to NGOs. Similarly, the </w:t>
      </w:r>
      <w:r w:rsidRPr="00584AEA">
        <w:rPr>
          <w:rFonts w:ascii="Arrus" w:hAnsi="Arrus" w:cs="Humanist777BT-BoldB"/>
          <w:b/>
          <w:bCs/>
          <w:sz w:val="22"/>
          <w:szCs w:val="26"/>
          <w:lang w:val="en-GB"/>
        </w:rPr>
        <w:t xml:space="preserve">Credibility Alliance </w:t>
      </w:r>
      <w:r w:rsidRPr="00584AEA">
        <w:rPr>
          <w:rFonts w:ascii="Arrus" w:hAnsi="Arrus" w:cs="Humanist777BT-LightB"/>
          <w:sz w:val="22"/>
          <w:szCs w:val="26"/>
          <w:lang w:val="en-GB"/>
        </w:rPr>
        <w:t>is an initiative by a group of NGOs committed to enhancing accountability and transparency in the voluntary sector through good governance.</w:t>
      </w:r>
    </w:p>
    <w:p w14:paraId="268B3B7F" w14:textId="77777777" w:rsidR="00270475" w:rsidRPr="00584AEA" w:rsidRDefault="00270475" w:rsidP="00270475">
      <w:pPr>
        <w:jc w:val="both"/>
        <w:rPr>
          <w:rFonts w:ascii="Arrus" w:hAnsi="Arrus" w:cs="Humanist777BT-LightB"/>
          <w:sz w:val="22"/>
          <w:szCs w:val="26"/>
          <w:lang w:val="en-GB"/>
        </w:rPr>
      </w:pPr>
    </w:p>
    <w:p w14:paraId="268B3B80" w14:textId="77777777" w:rsidR="00270475" w:rsidRPr="00584AEA" w:rsidRDefault="00270475" w:rsidP="00270475">
      <w:pPr>
        <w:ind w:firstLine="720"/>
        <w:jc w:val="both"/>
        <w:rPr>
          <w:rFonts w:ascii="Arrus" w:hAnsi="Arrus" w:cs="Humanist777BT-LightB"/>
          <w:sz w:val="22"/>
          <w:szCs w:val="26"/>
          <w:lang w:val="en-GB"/>
        </w:rPr>
      </w:pPr>
      <w:r w:rsidRPr="00584AEA">
        <w:rPr>
          <w:rFonts w:ascii="Arrus" w:hAnsi="Arrus" w:cs="Humanist777BT-LightB"/>
          <w:sz w:val="22"/>
          <w:szCs w:val="26"/>
          <w:lang w:val="en-GB"/>
        </w:rPr>
        <w:t xml:space="preserve">Unfortunately power groups have become instrumental in directly or indirectly using these NGOs for their own goals. The impact of the forces of economics has become immense. Most of the NGOs now receive funds from the Government or private funding agencies and pursue their programmes. Seeing the increasing availability of funds and the increasing interests of the powerful lobbies in using these so-called voluntary organizations, NGOs are mushrooming everywhere. Unfortunately many of these NGOs have little nobility in their aims and are only involved in spreading certain attitudes among the people in the hope of getting some returns. Many of the activities and the </w:t>
      </w:r>
      <w:r w:rsidRPr="00584AEA">
        <w:rPr>
          <w:rFonts w:ascii="Arrus" w:hAnsi="Arrus" w:cs="Humanist777BT-LightB"/>
          <w:sz w:val="22"/>
          <w:szCs w:val="26"/>
          <w:lang w:val="en-GB"/>
        </w:rPr>
        <w:lastRenderedPageBreak/>
        <w:t xml:space="preserve">programmes have faulty philosophical foundations only aimed at promoting the line of the thinking of the forces of economics. </w:t>
      </w:r>
    </w:p>
    <w:p w14:paraId="268B3B81" w14:textId="77777777" w:rsidR="00270475" w:rsidRPr="00584AEA" w:rsidRDefault="00270475" w:rsidP="00270475">
      <w:pPr>
        <w:jc w:val="both"/>
        <w:rPr>
          <w:rFonts w:ascii="Arrus" w:hAnsi="Arrus" w:cs="Humanist777BT-LightB"/>
          <w:sz w:val="22"/>
          <w:szCs w:val="26"/>
          <w:lang w:val="en-GB"/>
        </w:rPr>
      </w:pPr>
    </w:p>
    <w:p w14:paraId="268B3B82" w14:textId="77777777" w:rsidR="00270475" w:rsidRPr="00584AEA" w:rsidRDefault="00270475" w:rsidP="00270475">
      <w:pPr>
        <w:ind w:firstLine="720"/>
        <w:jc w:val="both"/>
        <w:rPr>
          <w:rFonts w:ascii="Arrus" w:hAnsi="Arrus" w:cs="Humanist777BT-LightB"/>
          <w:sz w:val="22"/>
          <w:szCs w:val="26"/>
          <w:lang w:val="en-GB"/>
        </w:rPr>
      </w:pPr>
      <w:r w:rsidRPr="00584AEA">
        <w:rPr>
          <w:rFonts w:ascii="Arrus" w:hAnsi="Arrus" w:cs="Humanist777BT-LightB"/>
          <w:sz w:val="22"/>
          <w:szCs w:val="26"/>
          <w:lang w:val="en-GB"/>
        </w:rPr>
        <w:t xml:space="preserve">NGOs are a 2000 billion annual turnover sector. This sector is important not only from the economic point of view but also because of its wide reaching social and political implications. </w:t>
      </w:r>
      <w:r w:rsidRPr="00584AEA">
        <w:rPr>
          <w:rFonts w:ascii="Arrus" w:hAnsi="Arrus" w:cs="Humanist777BT-LightB"/>
          <w:b/>
          <w:bCs/>
          <w:sz w:val="22"/>
          <w:szCs w:val="26"/>
          <w:lang w:val="en-GB"/>
        </w:rPr>
        <w:t>This sector can to a great extent determine the direction of the nation and the community. If properly used, this has the capacity to bring about revolutions in the country. It can emerge as the 5</w:t>
      </w:r>
      <w:r w:rsidRPr="00584AEA">
        <w:rPr>
          <w:rFonts w:ascii="Arrus" w:hAnsi="Arrus" w:cs="Humanist777BT-LightB"/>
          <w:b/>
          <w:bCs/>
          <w:sz w:val="22"/>
          <w:szCs w:val="26"/>
          <w:vertAlign w:val="superscript"/>
          <w:lang w:val="en-GB"/>
        </w:rPr>
        <w:t>th</w:t>
      </w:r>
      <w:r w:rsidRPr="00584AEA">
        <w:rPr>
          <w:rFonts w:ascii="Arrus" w:hAnsi="Arrus" w:cs="Humanist777BT-LightB"/>
          <w:b/>
          <w:bCs/>
          <w:sz w:val="22"/>
          <w:szCs w:val="26"/>
          <w:lang w:val="en-GB"/>
        </w:rPr>
        <w:t xml:space="preserve"> state after media</w:t>
      </w:r>
      <w:r w:rsidRPr="00584AEA">
        <w:rPr>
          <w:rFonts w:ascii="Arrus" w:hAnsi="Arrus" w:cs="Humanist777BT-LightB"/>
          <w:sz w:val="22"/>
          <w:szCs w:val="26"/>
          <w:lang w:val="en-GB"/>
        </w:rPr>
        <w:t xml:space="preserve">. But for that to happen, NGO sector will have to use the funding agencies diplomatically and will have to find additional alternative ways of financing so that they can pursue an independent ideology and course of action. If NGOs remain wholly dependent on the funding agencies, they will willy-nilly become another arm of the forces of economics just like the other institutions like Parliament, Law and Media which all are directly or indirectly playing into the their hands. </w:t>
      </w:r>
    </w:p>
    <w:p w14:paraId="268B3B83" w14:textId="77777777" w:rsidR="00270475" w:rsidRPr="00584AEA" w:rsidRDefault="00270475" w:rsidP="00270475">
      <w:pPr>
        <w:jc w:val="both"/>
        <w:rPr>
          <w:rFonts w:ascii="Arrus" w:hAnsi="Arrus" w:cs="Humanist777BT-LightB"/>
          <w:sz w:val="22"/>
          <w:szCs w:val="26"/>
          <w:lang w:val="en-GB"/>
        </w:rPr>
      </w:pPr>
    </w:p>
    <w:p w14:paraId="268B3B84" w14:textId="77777777" w:rsidR="00270475" w:rsidRPr="00584AEA" w:rsidRDefault="00270475" w:rsidP="00270475">
      <w:pPr>
        <w:jc w:val="both"/>
        <w:rPr>
          <w:rFonts w:ascii="Arrus" w:hAnsi="Arrus" w:cs="Humanist777BT-LightB"/>
          <w:b/>
          <w:bCs/>
          <w:sz w:val="22"/>
          <w:szCs w:val="26"/>
          <w:lang w:val="en-GB"/>
        </w:rPr>
      </w:pPr>
      <w:r w:rsidRPr="00584AEA">
        <w:rPr>
          <w:rFonts w:ascii="Arrus" w:hAnsi="Arrus" w:cs="Humanist777BT-LightB"/>
          <w:b/>
          <w:bCs/>
          <w:sz w:val="22"/>
          <w:szCs w:val="26"/>
          <w:lang w:val="en-GB"/>
        </w:rPr>
        <w:t>Avail funds available for acceptable purposes</w:t>
      </w:r>
    </w:p>
    <w:p w14:paraId="268B3B85" w14:textId="77777777" w:rsidR="00270475" w:rsidRPr="00584AEA" w:rsidRDefault="00270475" w:rsidP="00270475">
      <w:pPr>
        <w:jc w:val="both"/>
        <w:rPr>
          <w:rFonts w:ascii="Arrus" w:hAnsi="Arrus" w:cs="Humanist777BT-LightB"/>
          <w:sz w:val="22"/>
          <w:szCs w:val="26"/>
          <w:lang w:val="en-GB"/>
        </w:rPr>
      </w:pPr>
    </w:p>
    <w:p w14:paraId="268B3B86" w14:textId="77777777" w:rsidR="00270475" w:rsidRPr="00584AEA" w:rsidRDefault="00270475" w:rsidP="00270475">
      <w:pPr>
        <w:ind w:firstLine="720"/>
        <w:jc w:val="both"/>
        <w:rPr>
          <w:rFonts w:ascii="Arrus" w:hAnsi="Arrus" w:cs="Humanist777BT-LightB"/>
          <w:sz w:val="22"/>
          <w:szCs w:val="26"/>
          <w:lang w:val="en-GB"/>
        </w:rPr>
      </w:pPr>
      <w:r w:rsidRPr="00584AEA">
        <w:rPr>
          <w:rFonts w:ascii="Arrus" w:hAnsi="Arrus" w:cs="Humanist777BT-LightB"/>
          <w:sz w:val="22"/>
          <w:szCs w:val="26"/>
          <w:lang w:val="en-GB"/>
        </w:rPr>
        <w:t xml:space="preserve">Muslims have not succeeded in taking advantage of the interest shown by various funding agencies. Neither have they been able to garner support for activities of genuine benefit to the community nor have they been able to create a network of NGOs to promote their ideologies and concerns. Despite the increasingly dubious nature of the aims of the funding agencies, there are still many areas where Muslims can collaborate with the governmental and non-governmental agencies for their socioeconomic empowerment. These include education, health, and welfare schemes for the widows, disabled, destitute, workers, microfinance, hygiene, rural development, women and childcare and the care of the elderly.  There are huge funds available for work in these fields not only with the governmental departments but also in the social sector of many private companies and organisations floated by </w:t>
      </w:r>
      <w:r w:rsidRPr="00584AEA">
        <w:rPr>
          <w:rFonts w:ascii="Arrus" w:hAnsi="Arrus" w:cs="Humanist777BT-LightB"/>
          <w:b/>
          <w:bCs/>
          <w:sz w:val="22"/>
          <w:szCs w:val="26"/>
          <w:lang w:val="en-GB"/>
        </w:rPr>
        <w:t>philanthropists. Muslim NGOs must come forward to develop partnerships with them. There is a special need to focus on health and education sectors but all the possible sectors and avenues must be explored.</w:t>
      </w:r>
      <w:r w:rsidRPr="00584AEA">
        <w:rPr>
          <w:rFonts w:ascii="Arrus" w:hAnsi="Arrus" w:cs="Humanist777BT-LightB"/>
          <w:sz w:val="22"/>
          <w:szCs w:val="26"/>
          <w:lang w:val="en-GB"/>
        </w:rPr>
        <w:t xml:space="preserve"> </w:t>
      </w:r>
    </w:p>
    <w:p w14:paraId="268B3B87" w14:textId="77777777" w:rsidR="00270475" w:rsidRPr="00584AEA" w:rsidRDefault="00270475" w:rsidP="00270475">
      <w:pPr>
        <w:ind w:firstLine="720"/>
        <w:jc w:val="both"/>
        <w:rPr>
          <w:rFonts w:ascii="Arrus" w:hAnsi="Arrus" w:cs="Humanist777BT-LightB"/>
          <w:sz w:val="22"/>
          <w:szCs w:val="26"/>
          <w:lang w:val="en-GB"/>
        </w:rPr>
      </w:pPr>
    </w:p>
    <w:p w14:paraId="268B3B88" w14:textId="77777777" w:rsidR="00270475" w:rsidRPr="00584AEA" w:rsidRDefault="00270475" w:rsidP="00270475">
      <w:pPr>
        <w:ind w:firstLine="720"/>
        <w:jc w:val="both"/>
        <w:rPr>
          <w:rFonts w:ascii="Arrus" w:hAnsi="Arrus" w:cs="Humanist777BT-LightB"/>
          <w:sz w:val="22"/>
          <w:szCs w:val="26"/>
          <w:lang w:val="en-GB"/>
        </w:rPr>
      </w:pPr>
      <w:r w:rsidRPr="00584AEA">
        <w:rPr>
          <w:rFonts w:ascii="Arrus" w:hAnsi="Arrus" w:cs="Humanist777BT-LightB"/>
          <w:sz w:val="22"/>
          <w:szCs w:val="26"/>
          <w:lang w:val="en-GB"/>
        </w:rPr>
        <w:t xml:space="preserve">Innovative programmes can be easily prepared by the Muslim NGOs because they are aware of the social needs of their community and psychological proclivities. They can sit with the funding agencies to develop these innovative programmes and they will find these agencies more than willing to support them, particularly in the field of the </w:t>
      </w:r>
      <w:r w:rsidRPr="00584AEA">
        <w:rPr>
          <w:rFonts w:ascii="Arrus" w:hAnsi="Arrus" w:cs="Humanist777BT-LightB"/>
          <w:sz w:val="22"/>
          <w:szCs w:val="26"/>
          <w:lang w:val="en-GB"/>
        </w:rPr>
        <w:lastRenderedPageBreak/>
        <w:t xml:space="preserve">education and health of women and children. These agencies have their own psychological proclivities and the NGO functionaries must learn to make proper use of these inclinations without compromising their ideological convictions. Care has to be taken not to become part of the programmes that directly or indirectly seek to undermine the religious and moral convictions of the people or seek to promote activities that are in clear disregard of the great peace and health protective values of Islam. </w:t>
      </w:r>
    </w:p>
    <w:p w14:paraId="268B3B89" w14:textId="77777777" w:rsidR="00270475" w:rsidRPr="00584AEA" w:rsidRDefault="00270475" w:rsidP="00270475">
      <w:pPr>
        <w:jc w:val="both"/>
        <w:rPr>
          <w:rFonts w:ascii="Arrus" w:hAnsi="Arrus" w:cs="Humanist777BT-LightB"/>
          <w:sz w:val="22"/>
          <w:szCs w:val="26"/>
          <w:lang w:val="en-GB"/>
        </w:rPr>
      </w:pPr>
    </w:p>
    <w:p w14:paraId="268B3B8A" w14:textId="77777777" w:rsidR="00270475" w:rsidRPr="00584AEA" w:rsidRDefault="00270475" w:rsidP="00270475">
      <w:pPr>
        <w:ind w:firstLine="720"/>
        <w:jc w:val="both"/>
        <w:rPr>
          <w:rFonts w:ascii="Arrus" w:hAnsi="Arrus" w:cs="Humanist777BT-LightB"/>
          <w:sz w:val="22"/>
          <w:szCs w:val="26"/>
          <w:lang w:val="en-GB"/>
        </w:rPr>
      </w:pPr>
      <w:r w:rsidRPr="00584AEA">
        <w:rPr>
          <w:rFonts w:ascii="Arrus" w:hAnsi="Arrus" w:cs="Humanist777BT-LightB"/>
          <w:sz w:val="22"/>
          <w:szCs w:val="26"/>
          <w:lang w:val="en-GB"/>
        </w:rPr>
        <w:t xml:space="preserve">The government must be pressurised to make sure that at least 20 per cent of all the funds available with its departments must be allotted to Muslim NGOs. A </w:t>
      </w:r>
      <w:r w:rsidRPr="00584AEA">
        <w:rPr>
          <w:rFonts w:ascii="Arrus" w:hAnsi="Arrus" w:cs="Humanist777BT-LightB"/>
          <w:b/>
          <w:bCs/>
          <w:sz w:val="22"/>
          <w:szCs w:val="26"/>
          <w:lang w:val="en-GB"/>
        </w:rPr>
        <w:t>Mother NGO of Muslims</w:t>
      </w:r>
      <w:r w:rsidRPr="00584AEA">
        <w:rPr>
          <w:rFonts w:ascii="Arrus" w:hAnsi="Arrus" w:cs="Humanist777BT-LightB"/>
          <w:sz w:val="22"/>
          <w:szCs w:val="26"/>
          <w:lang w:val="en-GB"/>
        </w:rPr>
        <w:t xml:space="preserve"> needs to be established without delay that can develop a network of Muslim NGOs, monitor the NGO schemes available with the governmental and non-governmental funding agencies, arrange special coordination programmes between these agencies and Muslim NGOs, advise the upcoming NGOs to develop the requisite infrastructure and monitor their work. </w:t>
      </w:r>
    </w:p>
    <w:p w14:paraId="268B3B8B" w14:textId="77777777" w:rsidR="00270475" w:rsidRPr="00584AEA" w:rsidRDefault="00270475" w:rsidP="00270475">
      <w:pPr>
        <w:jc w:val="both"/>
        <w:rPr>
          <w:rFonts w:ascii="Arrus" w:hAnsi="Arrus" w:cs="Humanist777BT-LightB"/>
          <w:sz w:val="22"/>
          <w:szCs w:val="26"/>
          <w:lang w:val="en-GB"/>
        </w:rPr>
      </w:pPr>
    </w:p>
    <w:p w14:paraId="268B3B8C" w14:textId="77777777" w:rsidR="00270475" w:rsidRPr="00584AEA" w:rsidRDefault="00270475" w:rsidP="00270475">
      <w:pPr>
        <w:jc w:val="both"/>
        <w:rPr>
          <w:rFonts w:ascii="Arrus" w:hAnsi="Arrus" w:cs="Humanist777BT-LightB"/>
          <w:b/>
          <w:bCs/>
          <w:sz w:val="22"/>
          <w:szCs w:val="26"/>
          <w:lang w:val="en-GB"/>
        </w:rPr>
      </w:pPr>
      <w:r w:rsidRPr="00584AEA">
        <w:rPr>
          <w:rFonts w:ascii="Arrus" w:hAnsi="Arrus" w:cs="Humanist777BT-LightB"/>
          <w:b/>
          <w:bCs/>
          <w:sz w:val="22"/>
          <w:szCs w:val="26"/>
          <w:lang w:val="en-GB"/>
        </w:rPr>
        <w:t>Special purposes</w:t>
      </w:r>
    </w:p>
    <w:p w14:paraId="268B3B8D" w14:textId="77777777" w:rsidR="00270475" w:rsidRPr="00584AEA" w:rsidRDefault="00270475" w:rsidP="00270475">
      <w:pPr>
        <w:jc w:val="both"/>
        <w:rPr>
          <w:rFonts w:ascii="Arrus" w:hAnsi="Arrus" w:cs="Humanist777BT-LightB"/>
          <w:b/>
          <w:bCs/>
          <w:sz w:val="22"/>
          <w:szCs w:val="26"/>
          <w:lang w:val="en-GB"/>
        </w:rPr>
      </w:pPr>
    </w:p>
    <w:p w14:paraId="268B3B8E" w14:textId="77777777" w:rsidR="00270475" w:rsidRPr="00584AEA" w:rsidRDefault="00270475" w:rsidP="00270475">
      <w:pPr>
        <w:ind w:firstLine="720"/>
        <w:jc w:val="both"/>
        <w:rPr>
          <w:rFonts w:ascii="Arrus" w:hAnsi="Arrus" w:cs="Humanist777BT-LightB"/>
          <w:sz w:val="22"/>
          <w:szCs w:val="26"/>
          <w:lang w:val="en-GB"/>
        </w:rPr>
      </w:pPr>
      <w:r w:rsidRPr="00584AEA">
        <w:rPr>
          <w:rFonts w:ascii="Arrus" w:hAnsi="Arrus" w:cs="Humanist777BT-LightB"/>
          <w:sz w:val="22"/>
          <w:szCs w:val="26"/>
          <w:lang w:val="en-GB"/>
        </w:rPr>
        <w:t xml:space="preserve">Apart from the activities that the national and international agencies are promoting, there are special requirements of Muslims. They must not forget that their larger aim is to promote righteousness and campaign against evils. Islam lays clear guidelines comprising </w:t>
      </w:r>
      <w:r w:rsidRPr="00584AEA">
        <w:rPr>
          <w:rFonts w:ascii="Arrus" w:hAnsi="Arrus" w:cs="Humanist777BT-LightB"/>
          <w:b/>
          <w:bCs/>
          <w:sz w:val="22"/>
          <w:szCs w:val="26"/>
          <w:lang w:val="en-GB"/>
        </w:rPr>
        <w:t>Fundamental Rights, Fundamental Duties and Fundamental Prohibitions.</w:t>
      </w:r>
      <w:r w:rsidRPr="00584AEA">
        <w:rPr>
          <w:rFonts w:ascii="Arrus" w:hAnsi="Arrus" w:cs="Humanist777BT-LightB"/>
          <w:sz w:val="22"/>
          <w:szCs w:val="26"/>
          <w:lang w:val="en-GB"/>
        </w:rPr>
        <w:t xml:space="preserve"> Muslim NGOs are duty bound to work within these parameters and must act to promote the peace protective and health protective social system of Islam aimed at achieving peace and security of the whole mankind.  Muslims do not only have the governmental and non-Muslim funding agencies for supporting these endeavours; they also have funding agencies controlled by Muslim countries, Islamic organisations and Muslim philanthropists. Muslim individuals are also always ready to support welfare activities. They must therefore not hesitate to initiate programmes that would defeat the designs of the forces that seek to diffuse morality and popularise evils in society. Muslim NGOs must engage in </w:t>
      </w:r>
    </w:p>
    <w:p w14:paraId="268B3B8F" w14:textId="77777777" w:rsidR="00270475" w:rsidRPr="00584AEA" w:rsidRDefault="00270475" w:rsidP="00270475">
      <w:pPr>
        <w:ind w:firstLine="720"/>
        <w:jc w:val="both"/>
        <w:rPr>
          <w:rFonts w:ascii="Arrus" w:hAnsi="Arrus" w:cs="Humanist777BT-LightB"/>
          <w:sz w:val="22"/>
          <w:szCs w:val="26"/>
          <w:lang w:val="en-GB"/>
        </w:rPr>
      </w:pPr>
    </w:p>
    <w:p w14:paraId="268B3B90" w14:textId="77777777" w:rsidR="00270475" w:rsidRPr="00584AEA" w:rsidRDefault="00270475" w:rsidP="00270475">
      <w:pPr>
        <w:tabs>
          <w:tab w:val="left" w:pos="1530"/>
        </w:tabs>
        <w:ind w:left="360" w:hanging="360"/>
        <w:jc w:val="both"/>
        <w:rPr>
          <w:rFonts w:ascii="Arrus" w:hAnsi="Arrus" w:cs="Humanist777BT-LightB"/>
          <w:sz w:val="22"/>
          <w:szCs w:val="26"/>
          <w:lang w:val="en-GB"/>
        </w:rPr>
      </w:pPr>
      <w:r w:rsidRPr="00584AEA">
        <w:rPr>
          <w:rFonts w:ascii="Arrus" w:hAnsi="Arrus" w:cs="Humanist777BT-LightB"/>
          <w:sz w:val="22"/>
          <w:szCs w:val="26"/>
          <w:lang w:val="en-GB"/>
        </w:rPr>
        <w:t>1.</w:t>
      </w:r>
      <w:r w:rsidRPr="00584AEA">
        <w:rPr>
          <w:rFonts w:ascii="Arrus" w:hAnsi="Arrus" w:cs="Humanist777BT-LightB"/>
          <w:b/>
          <w:bCs/>
          <w:sz w:val="22"/>
          <w:szCs w:val="26"/>
          <w:lang w:val="en-GB"/>
        </w:rPr>
        <w:tab/>
        <w:t>Intensive campaigning to implement fundamental prohibitions:</w:t>
      </w:r>
      <w:r w:rsidRPr="00584AEA">
        <w:rPr>
          <w:rFonts w:ascii="Arrus" w:hAnsi="Arrus" w:cs="Humanist777BT-LightB"/>
          <w:sz w:val="22"/>
          <w:szCs w:val="26"/>
          <w:lang w:val="en-GB"/>
        </w:rPr>
        <w:t xml:space="preserve"> </w:t>
      </w:r>
    </w:p>
    <w:p w14:paraId="268B3B91" w14:textId="77777777" w:rsidR="00270475" w:rsidRPr="00584AEA" w:rsidRDefault="00270475" w:rsidP="00270475">
      <w:pPr>
        <w:tabs>
          <w:tab w:val="left" w:pos="1530"/>
        </w:tabs>
        <w:ind w:left="360" w:hanging="360"/>
        <w:jc w:val="both"/>
        <w:rPr>
          <w:rFonts w:ascii="Arrus" w:hAnsi="Arrus" w:cs="Humanist777BT-LightB"/>
          <w:sz w:val="22"/>
          <w:szCs w:val="26"/>
          <w:lang w:val="en-GB"/>
        </w:rPr>
      </w:pPr>
      <w:r w:rsidRPr="00584AEA">
        <w:rPr>
          <w:rFonts w:ascii="Arrus" w:hAnsi="Arrus" w:cs="Humanist777BT-LightB"/>
          <w:sz w:val="22"/>
          <w:szCs w:val="26"/>
          <w:lang w:val="en-GB"/>
        </w:rPr>
        <w:tab/>
        <w:t xml:space="preserve">(a) Legal activism to get “Fundamental Prohibitions” introduced in constitution along with “Fundamental Rights” and “Fundamental Duties” and to get ”Right to Health” enshrined in constitution, </w:t>
      </w:r>
    </w:p>
    <w:p w14:paraId="268B3B92" w14:textId="77777777" w:rsidR="00270475" w:rsidRPr="00584AEA" w:rsidRDefault="00270475" w:rsidP="00270475">
      <w:pPr>
        <w:tabs>
          <w:tab w:val="left" w:pos="1530"/>
        </w:tabs>
        <w:ind w:left="360" w:hanging="360"/>
        <w:jc w:val="both"/>
        <w:rPr>
          <w:rFonts w:ascii="Arrus" w:hAnsi="Arrus" w:cs="Humanist777BT-LightB"/>
          <w:sz w:val="22"/>
          <w:szCs w:val="26"/>
          <w:lang w:val="en-GB"/>
        </w:rPr>
      </w:pPr>
      <w:r w:rsidRPr="00584AEA">
        <w:rPr>
          <w:rFonts w:ascii="Arrus" w:hAnsi="Arrus" w:cs="Humanist777BT-LightB"/>
          <w:sz w:val="22"/>
          <w:szCs w:val="26"/>
          <w:lang w:val="en-GB"/>
        </w:rPr>
        <w:lastRenderedPageBreak/>
        <w:tab/>
        <w:t xml:space="preserve">(b) mass mobilisation campaign in favour of these legal measures; </w:t>
      </w:r>
    </w:p>
    <w:p w14:paraId="268B3B93" w14:textId="77777777" w:rsidR="00270475" w:rsidRPr="00584AEA" w:rsidRDefault="00270475" w:rsidP="00270475">
      <w:pPr>
        <w:tabs>
          <w:tab w:val="left" w:pos="1530"/>
        </w:tabs>
        <w:ind w:left="360" w:hanging="360"/>
        <w:jc w:val="both"/>
        <w:rPr>
          <w:rFonts w:ascii="Arrus" w:hAnsi="Arrus" w:cs="Humanist777BT-LightB"/>
          <w:sz w:val="22"/>
          <w:szCs w:val="26"/>
          <w:lang w:val="en-GB"/>
        </w:rPr>
      </w:pPr>
      <w:r w:rsidRPr="00584AEA">
        <w:rPr>
          <w:rFonts w:ascii="Arrus" w:hAnsi="Arrus" w:cs="Humanist777BT-LightB"/>
          <w:sz w:val="22"/>
          <w:szCs w:val="26"/>
          <w:lang w:val="en-GB"/>
        </w:rPr>
        <w:tab/>
        <w:t xml:space="preserve">(c) social awareness campaigns against alcohol, dregs, substance abuse, smoking, prostitution, promiscuity, pornography, homosexuality, gambling, betting, etc including use of religious programmes like Tablighi congregations, </w:t>
      </w:r>
      <w:proofErr w:type="spellStart"/>
      <w:r w:rsidRPr="00584AEA">
        <w:rPr>
          <w:rFonts w:ascii="Arrus" w:hAnsi="Arrus" w:cs="Humanist777BT-LightB"/>
          <w:sz w:val="22"/>
          <w:szCs w:val="26"/>
          <w:lang w:val="en-GB"/>
        </w:rPr>
        <w:t>Jumaa</w:t>
      </w:r>
      <w:proofErr w:type="spellEnd"/>
      <w:r w:rsidRPr="00584AEA">
        <w:rPr>
          <w:rFonts w:ascii="Arrus" w:hAnsi="Arrus" w:cs="Humanist777BT-LightB"/>
          <w:sz w:val="22"/>
          <w:szCs w:val="26"/>
          <w:lang w:val="en-GB"/>
        </w:rPr>
        <w:t xml:space="preserve"> Khutbas, etc; </w:t>
      </w:r>
    </w:p>
    <w:p w14:paraId="268B3B94" w14:textId="77777777" w:rsidR="00270475" w:rsidRPr="00584AEA" w:rsidRDefault="00270475" w:rsidP="00270475">
      <w:pPr>
        <w:tabs>
          <w:tab w:val="left" w:pos="1530"/>
        </w:tabs>
        <w:ind w:left="360" w:hanging="360"/>
        <w:jc w:val="both"/>
        <w:rPr>
          <w:rFonts w:ascii="Arrus" w:hAnsi="Arrus" w:cs="Humanist777BT-LightB"/>
          <w:sz w:val="22"/>
          <w:szCs w:val="26"/>
          <w:lang w:val="en-GB"/>
        </w:rPr>
      </w:pPr>
    </w:p>
    <w:p w14:paraId="268B3B95" w14:textId="77777777" w:rsidR="00270475" w:rsidRPr="00584AEA" w:rsidRDefault="00270475" w:rsidP="00270475">
      <w:pPr>
        <w:tabs>
          <w:tab w:val="left" w:pos="1530"/>
        </w:tabs>
        <w:ind w:left="360" w:hanging="360"/>
        <w:jc w:val="both"/>
        <w:rPr>
          <w:rFonts w:ascii="Arrus" w:hAnsi="Arrus" w:cs="Humanist777BT-LightB"/>
          <w:sz w:val="22"/>
          <w:szCs w:val="26"/>
          <w:lang w:val="en-GB"/>
        </w:rPr>
      </w:pPr>
      <w:r w:rsidRPr="00584AEA">
        <w:rPr>
          <w:rFonts w:ascii="Arrus" w:hAnsi="Arrus" w:cs="Humanist777BT-LightB"/>
          <w:sz w:val="22"/>
          <w:szCs w:val="26"/>
          <w:lang w:val="en-GB"/>
        </w:rPr>
        <w:t>2.</w:t>
      </w:r>
      <w:r w:rsidRPr="00584AEA">
        <w:rPr>
          <w:rFonts w:ascii="Arrus" w:hAnsi="Arrus" w:cs="Humanist777BT-LightB"/>
          <w:sz w:val="22"/>
          <w:szCs w:val="26"/>
          <w:lang w:val="en-GB"/>
        </w:rPr>
        <w:tab/>
      </w:r>
      <w:r w:rsidRPr="00584AEA">
        <w:rPr>
          <w:rFonts w:ascii="Arrus" w:hAnsi="Arrus" w:cs="Humanist777BT-LightB"/>
          <w:b/>
          <w:bCs/>
          <w:sz w:val="22"/>
          <w:szCs w:val="26"/>
          <w:lang w:val="en-GB"/>
        </w:rPr>
        <w:t>Campaigns for moral development</w:t>
      </w:r>
      <w:r w:rsidRPr="00584AEA">
        <w:rPr>
          <w:rFonts w:ascii="Arrus" w:hAnsi="Arrus" w:cs="Humanist777BT-LightB"/>
          <w:sz w:val="22"/>
          <w:szCs w:val="26"/>
          <w:lang w:val="en-GB"/>
        </w:rPr>
        <w:t xml:space="preserve"> including honesty, humility, care for neighbours, charity, old, destitute, weak, disabled etc. good family relationships, care for parents, etc</w:t>
      </w:r>
    </w:p>
    <w:p w14:paraId="268B3B96" w14:textId="77777777" w:rsidR="00270475" w:rsidRPr="00584AEA" w:rsidRDefault="00270475" w:rsidP="00270475">
      <w:pPr>
        <w:tabs>
          <w:tab w:val="left" w:pos="1530"/>
        </w:tabs>
        <w:ind w:left="360" w:hanging="360"/>
        <w:jc w:val="both"/>
        <w:rPr>
          <w:rFonts w:ascii="Arrus" w:hAnsi="Arrus" w:cs="Humanist777BT-LightB"/>
          <w:sz w:val="22"/>
          <w:szCs w:val="26"/>
          <w:lang w:val="en-GB"/>
        </w:rPr>
      </w:pPr>
    </w:p>
    <w:p w14:paraId="268B3B97" w14:textId="77777777" w:rsidR="00270475" w:rsidRPr="00584AEA" w:rsidRDefault="00270475" w:rsidP="00270475">
      <w:pPr>
        <w:tabs>
          <w:tab w:val="left" w:pos="1530"/>
        </w:tabs>
        <w:ind w:left="360" w:hanging="360"/>
        <w:jc w:val="both"/>
        <w:rPr>
          <w:rFonts w:ascii="Arrus" w:hAnsi="Arrus" w:cs="Humanist777BT-LightB"/>
          <w:sz w:val="22"/>
          <w:szCs w:val="26"/>
          <w:lang w:val="en-GB"/>
        </w:rPr>
      </w:pPr>
      <w:r w:rsidRPr="00584AEA">
        <w:rPr>
          <w:rFonts w:ascii="Arrus" w:hAnsi="Arrus" w:cs="Humanist777BT-LightB"/>
          <w:sz w:val="22"/>
          <w:szCs w:val="26"/>
          <w:lang w:val="en-GB"/>
        </w:rPr>
        <w:t>3.</w:t>
      </w:r>
      <w:r w:rsidRPr="00584AEA">
        <w:rPr>
          <w:rFonts w:ascii="Arrus" w:hAnsi="Arrus" w:cs="Humanist777BT-LightB"/>
          <w:b/>
          <w:bCs/>
          <w:sz w:val="22"/>
          <w:szCs w:val="26"/>
          <w:lang w:val="en-GB"/>
        </w:rPr>
        <w:tab/>
        <w:t>Welfare programmes for the weak;</w:t>
      </w:r>
    </w:p>
    <w:p w14:paraId="268B3B98" w14:textId="77777777" w:rsidR="00270475" w:rsidRPr="00584AEA" w:rsidRDefault="00270475" w:rsidP="00270475">
      <w:pPr>
        <w:tabs>
          <w:tab w:val="left" w:pos="1530"/>
        </w:tabs>
        <w:ind w:left="360" w:hanging="360"/>
        <w:jc w:val="both"/>
        <w:rPr>
          <w:rFonts w:ascii="Arrus" w:hAnsi="Arrus" w:cs="Humanist777BT-LightB"/>
          <w:sz w:val="22"/>
          <w:szCs w:val="26"/>
          <w:lang w:val="en-GB"/>
        </w:rPr>
      </w:pPr>
    </w:p>
    <w:p w14:paraId="268B3B99" w14:textId="77777777" w:rsidR="00270475" w:rsidRPr="00584AEA" w:rsidRDefault="00270475" w:rsidP="00270475">
      <w:pPr>
        <w:tabs>
          <w:tab w:val="left" w:pos="1530"/>
        </w:tabs>
        <w:ind w:left="360" w:hanging="360"/>
        <w:jc w:val="both"/>
        <w:rPr>
          <w:rFonts w:ascii="Arrus" w:hAnsi="Arrus" w:cs="Humanist777BT-LightB"/>
          <w:sz w:val="22"/>
          <w:szCs w:val="26"/>
          <w:lang w:val="en-GB"/>
        </w:rPr>
      </w:pPr>
      <w:r w:rsidRPr="00584AEA">
        <w:rPr>
          <w:rFonts w:ascii="Arrus" w:hAnsi="Arrus" w:cs="Humanist777BT-LightB"/>
          <w:sz w:val="22"/>
          <w:szCs w:val="26"/>
          <w:lang w:val="en-GB"/>
        </w:rPr>
        <w:t>4.</w:t>
      </w:r>
      <w:r w:rsidRPr="00584AEA">
        <w:rPr>
          <w:rFonts w:ascii="Arrus" w:hAnsi="Arrus" w:cs="Humanist777BT-LightB"/>
          <w:sz w:val="22"/>
          <w:szCs w:val="26"/>
          <w:lang w:val="en-GB"/>
        </w:rPr>
        <w:tab/>
      </w:r>
      <w:r w:rsidRPr="00584AEA">
        <w:rPr>
          <w:rFonts w:ascii="Arrus" w:hAnsi="Arrus" w:cs="Humanist777BT-LightB"/>
          <w:b/>
          <w:bCs/>
          <w:sz w:val="22"/>
          <w:szCs w:val="26"/>
          <w:lang w:val="en-GB"/>
        </w:rPr>
        <w:t>Awareness programmes for education, hygiene,</w:t>
      </w:r>
      <w:r w:rsidRPr="00584AEA">
        <w:rPr>
          <w:rFonts w:ascii="Arrus" w:hAnsi="Arrus" w:cs="Humanist777BT-LightB"/>
          <w:sz w:val="22"/>
          <w:szCs w:val="26"/>
          <w:lang w:val="en-GB"/>
        </w:rPr>
        <w:t xml:space="preserve"> etc</w:t>
      </w:r>
    </w:p>
    <w:p w14:paraId="268B3B9A" w14:textId="77777777" w:rsidR="00270475" w:rsidRPr="00584AEA" w:rsidRDefault="00270475" w:rsidP="00270475">
      <w:pPr>
        <w:tabs>
          <w:tab w:val="left" w:pos="1530"/>
        </w:tabs>
        <w:ind w:left="360" w:hanging="360"/>
        <w:jc w:val="both"/>
        <w:rPr>
          <w:rFonts w:ascii="Arrus" w:hAnsi="Arrus" w:cs="Humanist777BT-LightB"/>
          <w:sz w:val="22"/>
          <w:szCs w:val="26"/>
          <w:lang w:val="en-GB"/>
        </w:rPr>
      </w:pPr>
    </w:p>
    <w:p w14:paraId="268B3B9B" w14:textId="77777777" w:rsidR="00270475" w:rsidRPr="00584AEA" w:rsidRDefault="00270475" w:rsidP="00270475">
      <w:pPr>
        <w:tabs>
          <w:tab w:val="left" w:pos="1530"/>
        </w:tabs>
        <w:ind w:left="360" w:hanging="360"/>
        <w:jc w:val="both"/>
        <w:rPr>
          <w:rFonts w:ascii="Arrus" w:hAnsi="Arrus" w:cs="Humanist777BT-LightB"/>
          <w:sz w:val="22"/>
          <w:szCs w:val="26"/>
          <w:lang w:val="en-GB"/>
        </w:rPr>
      </w:pPr>
      <w:r w:rsidRPr="00584AEA">
        <w:rPr>
          <w:rFonts w:ascii="Arrus" w:hAnsi="Arrus" w:cs="Humanist777BT-LightB"/>
          <w:sz w:val="22"/>
          <w:szCs w:val="26"/>
          <w:lang w:val="en-GB"/>
        </w:rPr>
        <w:t>5.</w:t>
      </w:r>
      <w:r w:rsidRPr="00584AEA">
        <w:rPr>
          <w:rFonts w:ascii="Arrus" w:hAnsi="Arrus" w:cs="Humanist777BT-LightB"/>
          <w:sz w:val="22"/>
          <w:szCs w:val="26"/>
          <w:lang w:val="en-GB"/>
        </w:rPr>
        <w:tab/>
      </w:r>
      <w:r w:rsidRPr="00584AEA">
        <w:rPr>
          <w:rFonts w:ascii="Arrus" w:hAnsi="Arrus" w:cs="Humanist777BT-LightB"/>
          <w:b/>
          <w:bCs/>
          <w:sz w:val="22"/>
          <w:szCs w:val="26"/>
          <w:lang w:val="en-GB"/>
        </w:rPr>
        <w:t>Campaigns against economic disparity and corruption in public life;</w:t>
      </w:r>
    </w:p>
    <w:p w14:paraId="268B3B9C" w14:textId="77777777" w:rsidR="00270475" w:rsidRPr="00584AEA" w:rsidRDefault="00270475" w:rsidP="00270475">
      <w:pPr>
        <w:tabs>
          <w:tab w:val="left" w:pos="1530"/>
        </w:tabs>
        <w:ind w:left="360" w:hanging="360"/>
        <w:jc w:val="both"/>
        <w:rPr>
          <w:rFonts w:ascii="Arrus" w:hAnsi="Arrus" w:cs="Humanist777BT-LightB"/>
          <w:sz w:val="22"/>
          <w:szCs w:val="26"/>
          <w:lang w:val="en-GB"/>
        </w:rPr>
      </w:pPr>
    </w:p>
    <w:p w14:paraId="268B3B9D" w14:textId="77777777" w:rsidR="00270475" w:rsidRPr="00584AEA" w:rsidRDefault="00270475" w:rsidP="00270475">
      <w:pPr>
        <w:tabs>
          <w:tab w:val="left" w:pos="1530"/>
        </w:tabs>
        <w:ind w:left="360" w:hanging="360"/>
        <w:jc w:val="both"/>
        <w:rPr>
          <w:rFonts w:ascii="Arrus" w:hAnsi="Arrus" w:cs="Humanist777BT-LightB"/>
          <w:sz w:val="22"/>
          <w:szCs w:val="26"/>
          <w:lang w:val="en-GB"/>
        </w:rPr>
      </w:pPr>
      <w:r w:rsidRPr="00584AEA">
        <w:rPr>
          <w:rFonts w:ascii="Arrus" w:hAnsi="Arrus" w:cs="Humanist777BT-LightB"/>
          <w:sz w:val="22"/>
          <w:szCs w:val="26"/>
          <w:lang w:val="en-GB"/>
        </w:rPr>
        <w:t>6.</w:t>
      </w:r>
      <w:r w:rsidRPr="00584AEA">
        <w:rPr>
          <w:rFonts w:ascii="Arrus" w:hAnsi="Arrus" w:cs="Humanist777BT-LightB"/>
          <w:sz w:val="22"/>
          <w:szCs w:val="26"/>
          <w:lang w:val="en-GB"/>
        </w:rPr>
        <w:tab/>
      </w:r>
      <w:r w:rsidRPr="00584AEA">
        <w:rPr>
          <w:rFonts w:ascii="Arrus" w:hAnsi="Arrus" w:cs="Humanist777BT-LightB"/>
          <w:b/>
          <w:bCs/>
          <w:sz w:val="22"/>
          <w:szCs w:val="26"/>
          <w:lang w:val="en-GB"/>
        </w:rPr>
        <w:t>Campaigns for Communal amity and inter-sectarian unity</w:t>
      </w:r>
    </w:p>
    <w:p w14:paraId="268B3B9E" w14:textId="77777777" w:rsidR="00270475" w:rsidRPr="00584AEA" w:rsidRDefault="00270475" w:rsidP="00270475">
      <w:pPr>
        <w:jc w:val="both"/>
        <w:rPr>
          <w:rFonts w:ascii="Arrus" w:hAnsi="Arrus" w:cs="Humanist777BT-LightB"/>
          <w:sz w:val="22"/>
          <w:szCs w:val="26"/>
          <w:lang w:val="en-GB"/>
        </w:rPr>
      </w:pPr>
      <w:r w:rsidRPr="00584AEA">
        <w:rPr>
          <w:rFonts w:ascii="Arrus" w:hAnsi="Arrus" w:cs="Humanist777BT-LightB"/>
          <w:sz w:val="22"/>
          <w:szCs w:val="26"/>
          <w:lang w:val="en-GB"/>
        </w:rPr>
        <w:t xml:space="preserve"> </w:t>
      </w:r>
    </w:p>
    <w:p w14:paraId="268B3B9F" w14:textId="77777777" w:rsidR="00270475" w:rsidRPr="00584AEA" w:rsidRDefault="00270475" w:rsidP="00270475">
      <w:pPr>
        <w:ind w:firstLine="720"/>
        <w:jc w:val="both"/>
        <w:rPr>
          <w:rFonts w:ascii="Arrus" w:hAnsi="Arrus" w:cs="Humanist777BT-LightB"/>
          <w:sz w:val="22"/>
          <w:szCs w:val="26"/>
          <w:lang w:val="en-GB"/>
        </w:rPr>
      </w:pPr>
      <w:r w:rsidRPr="00584AEA">
        <w:rPr>
          <w:rFonts w:ascii="Arrus" w:hAnsi="Arrus" w:cs="Humanist777BT-LightB"/>
          <w:sz w:val="22"/>
          <w:szCs w:val="26"/>
          <w:lang w:val="en-GB"/>
        </w:rPr>
        <w:t xml:space="preserve">Retired people must take special interest in these kinds of programmes. They command the respect in society, have good understanding of issues and have time to organise in activities that relate to not only </w:t>
      </w:r>
      <w:proofErr w:type="spellStart"/>
      <w:r w:rsidRPr="00584AEA">
        <w:rPr>
          <w:rFonts w:ascii="Arrus" w:hAnsi="Arrus" w:cs="Humanist777BT-LightB"/>
          <w:sz w:val="22"/>
          <w:szCs w:val="26"/>
          <w:lang w:val="en-GB"/>
        </w:rPr>
        <w:t>Haquq</w:t>
      </w:r>
      <w:proofErr w:type="spellEnd"/>
      <w:r w:rsidRPr="00584AEA">
        <w:rPr>
          <w:rFonts w:ascii="Arrus" w:hAnsi="Arrus" w:cs="Humanist777BT-LightB"/>
          <w:sz w:val="22"/>
          <w:szCs w:val="26"/>
          <w:lang w:val="en-GB"/>
        </w:rPr>
        <w:t xml:space="preserve">-Allah but also </w:t>
      </w:r>
      <w:proofErr w:type="spellStart"/>
      <w:r w:rsidRPr="00584AEA">
        <w:rPr>
          <w:rFonts w:ascii="Arrus" w:hAnsi="Arrus" w:cs="Humanist777BT-LightB"/>
          <w:sz w:val="22"/>
          <w:szCs w:val="26"/>
          <w:lang w:val="en-GB"/>
        </w:rPr>
        <w:t>Haquq</w:t>
      </w:r>
      <w:proofErr w:type="spellEnd"/>
      <w:r w:rsidRPr="00584AEA">
        <w:rPr>
          <w:rFonts w:ascii="Arrus" w:hAnsi="Arrus" w:cs="Humanist777BT-LightB"/>
          <w:sz w:val="22"/>
          <w:szCs w:val="26"/>
          <w:lang w:val="en-GB"/>
        </w:rPr>
        <w:t xml:space="preserve">-al-Ibaad. </w:t>
      </w:r>
    </w:p>
    <w:p w14:paraId="268B3BA0" w14:textId="77777777" w:rsidR="00270475" w:rsidRPr="00584AEA" w:rsidRDefault="00270475" w:rsidP="00270475">
      <w:pPr>
        <w:jc w:val="both"/>
        <w:rPr>
          <w:rFonts w:ascii="Arrus" w:hAnsi="Arrus" w:cs="Humanist777BT-LightB"/>
          <w:sz w:val="22"/>
          <w:szCs w:val="26"/>
          <w:lang w:val="en-GB"/>
        </w:rPr>
      </w:pPr>
    </w:p>
    <w:p w14:paraId="268B3BA1" w14:textId="77777777" w:rsidR="00270475" w:rsidRPr="00584AEA" w:rsidRDefault="00270475" w:rsidP="00270475">
      <w:pPr>
        <w:ind w:firstLine="720"/>
        <w:jc w:val="both"/>
        <w:rPr>
          <w:rFonts w:ascii="Arrus" w:hAnsi="Arrus" w:cs="Humanist777BT-LightB"/>
          <w:sz w:val="22"/>
          <w:szCs w:val="26"/>
          <w:lang w:val="en-GB"/>
        </w:rPr>
      </w:pPr>
      <w:r w:rsidRPr="00584AEA">
        <w:rPr>
          <w:rFonts w:ascii="Arrus" w:hAnsi="Arrus" w:cs="Humanist777BT-LightB"/>
          <w:sz w:val="22"/>
          <w:szCs w:val="26"/>
          <w:lang w:val="en-GB"/>
        </w:rPr>
        <w:t xml:space="preserve">There is a special need to </w:t>
      </w:r>
      <w:r w:rsidRPr="00584AEA">
        <w:rPr>
          <w:rFonts w:ascii="Arrus" w:hAnsi="Arrus" w:cs="Humanist777BT-LightB"/>
          <w:b/>
          <w:bCs/>
          <w:sz w:val="22"/>
          <w:szCs w:val="26"/>
          <w:lang w:val="en-GB"/>
        </w:rPr>
        <w:t>campaign against prostitution accompanied with rehabilitation of prostitutes.</w:t>
      </w:r>
      <w:r w:rsidRPr="00584AEA">
        <w:rPr>
          <w:rFonts w:ascii="Arrus" w:hAnsi="Arrus" w:cs="Humanist777BT-LightB"/>
          <w:sz w:val="22"/>
          <w:szCs w:val="26"/>
          <w:lang w:val="en-GB"/>
        </w:rPr>
        <w:t xml:space="preserve"> There cannot be a bigger blot on the face of mankind in general and womankind in particular than that it allows, promotes or pushes its womenfolk in a dirty work that endangers their own health and health of all those men and women that directly or indirectly come in their contact. Unfortunately Muslim women too are involved in significant numbers in the so-called profession.  Most of them have been forced or lured in the trade. Given a chance, majority of them would walk out of it if they are given an opportunity to lead a respectable life. The pimps and brothel owners need to be tackled with iron hand, and a campaign must be run to let the customers know how much risk their behaviour poses to them, their families and society. </w:t>
      </w:r>
    </w:p>
    <w:p w14:paraId="268B3BA2" w14:textId="77777777" w:rsidR="00270475" w:rsidRPr="00584AEA" w:rsidRDefault="00270475" w:rsidP="00270475">
      <w:pPr>
        <w:jc w:val="both"/>
        <w:rPr>
          <w:rFonts w:ascii="Arrus" w:hAnsi="Arrus" w:cs="Humanist777BT-LightB"/>
          <w:sz w:val="22"/>
          <w:szCs w:val="26"/>
          <w:lang w:val="en-GB"/>
        </w:rPr>
      </w:pPr>
    </w:p>
    <w:p w14:paraId="268B3BA3" w14:textId="77777777" w:rsidR="00270475" w:rsidRPr="00584AEA" w:rsidRDefault="00270475" w:rsidP="00270475">
      <w:pPr>
        <w:ind w:firstLine="360"/>
        <w:jc w:val="both"/>
        <w:rPr>
          <w:rFonts w:ascii="Arrus" w:hAnsi="Arrus" w:cs="Humanist777BT-LightB"/>
          <w:sz w:val="22"/>
          <w:szCs w:val="26"/>
          <w:lang w:val="en-GB"/>
        </w:rPr>
      </w:pPr>
      <w:r w:rsidRPr="00584AEA">
        <w:rPr>
          <w:rFonts w:ascii="Arrus" w:hAnsi="Arrus" w:cs="Humanist777BT-LightB"/>
          <w:sz w:val="22"/>
          <w:szCs w:val="26"/>
          <w:lang w:val="en-GB"/>
        </w:rPr>
        <w:t xml:space="preserve">Another area that needs attention is begging. Begging is very common in India including Muslims. Muslim NGOs must organise </w:t>
      </w:r>
      <w:r w:rsidRPr="00584AEA">
        <w:rPr>
          <w:rFonts w:ascii="Arrus" w:hAnsi="Arrus" w:cs="Humanist777BT-LightB"/>
          <w:b/>
          <w:bCs/>
          <w:sz w:val="22"/>
          <w:szCs w:val="26"/>
          <w:lang w:val="en-GB"/>
        </w:rPr>
        <w:t>beggars’ rehabilitation centres.</w:t>
      </w:r>
      <w:r w:rsidRPr="00584AEA">
        <w:rPr>
          <w:rFonts w:ascii="Arrus" w:hAnsi="Arrus" w:cs="Humanist777BT-LightB"/>
          <w:sz w:val="22"/>
          <w:szCs w:val="26"/>
          <w:lang w:val="en-GB"/>
        </w:rPr>
        <w:t xml:space="preserve"> Beggars include alcohol, drug and substance addicts, handicapped, widows, destitute, sick and </w:t>
      </w:r>
      <w:r w:rsidRPr="00584AEA">
        <w:rPr>
          <w:rFonts w:ascii="Arrus" w:hAnsi="Arrus" w:cs="Humanist777BT-LightB"/>
          <w:sz w:val="22"/>
          <w:szCs w:val="26"/>
          <w:lang w:val="en-GB"/>
        </w:rPr>
        <w:lastRenderedPageBreak/>
        <w:t>unemployed. They should be categorised and be dealt accordingly. The homes for beggars must include arrangements for:</w:t>
      </w:r>
    </w:p>
    <w:p w14:paraId="268B3BA4" w14:textId="77777777" w:rsidR="00270475" w:rsidRPr="00584AEA" w:rsidRDefault="00270475" w:rsidP="00270475">
      <w:pPr>
        <w:ind w:firstLine="360"/>
        <w:jc w:val="both"/>
        <w:rPr>
          <w:rFonts w:ascii="Arrus" w:hAnsi="Arrus" w:cs="Humanist777BT-LightB"/>
          <w:sz w:val="22"/>
          <w:szCs w:val="26"/>
          <w:lang w:val="en-GB"/>
        </w:rPr>
      </w:pPr>
    </w:p>
    <w:p w14:paraId="268B3BA5" w14:textId="77777777" w:rsidR="00270475" w:rsidRPr="00584AEA" w:rsidRDefault="00270475" w:rsidP="006F4670">
      <w:pPr>
        <w:pStyle w:val="ListParagraph"/>
        <w:numPr>
          <w:ilvl w:val="0"/>
          <w:numId w:val="163"/>
        </w:numPr>
        <w:tabs>
          <w:tab w:val="left" w:pos="720"/>
        </w:tabs>
        <w:jc w:val="both"/>
        <w:rPr>
          <w:rFonts w:ascii="Arrus" w:hAnsi="Arrus" w:cs="Humanist777BT-LightB"/>
          <w:b/>
          <w:bCs/>
          <w:sz w:val="22"/>
          <w:szCs w:val="26"/>
          <w:lang w:val="en-GB"/>
        </w:rPr>
      </w:pPr>
      <w:r w:rsidRPr="00584AEA">
        <w:rPr>
          <w:rFonts w:ascii="Arrus" w:hAnsi="Arrus" w:cs="Humanist777BT-LightB"/>
          <w:b/>
          <w:bCs/>
          <w:sz w:val="22"/>
          <w:szCs w:val="26"/>
          <w:lang w:val="en-GB"/>
        </w:rPr>
        <w:t>De-addiction;</w:t>
      </w:r>
    </w:p>
    <w:p w14:paraId="268B3BA6" w14:textId="77777777" w:rsidR="00270475" w:rsidRPr="00584AEA" w:rsidRDefault="00270475" w:rsidP="006F4670">
      <w:pPr>
        <w:pStyle w:val="ListParagraph"/>
        <w:numPr>
          <w:ilvl w:val="0"/>
          <w:numId w:val="163"/>
        </w:numPr>
        <w:tabs>
          <w:tab w:val="left" w:pos="720"/>
        </w:tabs>
        <w:jc w:val="both"/>
        <w:rPr>
          <w:rFonts w:ascii="Arrus" w:hAnsi="Arrus" w:cs="Humanist777BT-LightB"/>
          <w:b/>
          <w:bCs/>
          <w:sz w:val="22"/>
          <w:szCs w:val="26"/>
          <w:lang w:val="en-GB"/>
        </w:rPr>
      </w:pPr>
      <w:r w:rsidRPr="00584AEA">
        <w:rPr>
          <w:rFonts w:ascii="Arrus" w:hAnsi="Arrus" w:cs="Humanist777BT-LightB"/>
          <w:b/>
          <w:bCs/>
          <w:sz w:val="22"/>
          <w:szCs w:val="26"/>
          <w:lang w:val="en-GB"/>
        </w:rPr>
        <w:t>Part time employmen</w:t>
      </w:r>
      <w:r w:rsidRPr="00584AEA">
        <w:rPr>
          <w:rFonts w:ascii="Arrus" w:hAnsi="Arrus" w:cs="Humanist777BT-LightB"/>
          <w:sz w:val="22"/>
          <w:szCs w:val="26"/>
          <w:lang w:val="en-GB"/>
        </w:rPr>
        <w:t>t like washing clothes, ironing clothes, envelope making, other low physical effort works that can help the home and its inmates in living;</w:t>
      </w:r>
    </w:p>
    <w:p w14:paraId="268B3BA7" w14:textId="77777777" w:rsidR="00270475" w:rsidRPr="00584AEA" w:rsidRDefault="00270475" w:rsidP="006F4670">
      <w:pPr>
        <w:pStyle w:val="ListParagraph"/>
        <w:numPr>
          <w:ilvl w:val="0"/>
          <w:numId w:val="163"/>
        </w:numPr>
        <w:tabs>
          <w:tab w:val="left" w:pos="720"/>
        </w:tabs>
        <w:jc w:val="both"/>
        <w:rPr>
          <w:rFonts w:ascii="Arrus" w:hAnsi="Arrus" w:cs="Humanist777BT-LightB"/>
          <w:b/>
          <w:bCs/>
          <w:sz w:val="22"/>
          <w:szCs w:val="26"/>
          <w:lang w:val="en-GB"/>
        </w:rPr>
      </w:pPr>
      <w:r w:rsidRPr="00584AEA">
        <w:rPr>
          <w:rFonts w:ascii="Arrus" w:hAnsi="Arrus" w:cs="Humanist777BT-LightB"/>
          <w:b/>
          <w:bCs/>
          <w:sz w:val="22"/>
          <w:szCs w:val="26"/>
          <w:lang w:val="en-GB"/>
        </w:rPr>
        <w:t>Special efforts for the unemployed</w:t>
      </w:r>
      <w:r w:rsidRPr="00584AEA">
        <w:rPr>
          <w:rFonts w:ascii="Arrus" w:hAnsi="Arrus" w:cs="Humanist777BT-LightB"/>
          <w:sz w:val="22"/>
          <w:szCs w:val="26"/>
          <w:lang w:val="en-GB"/>
        </w:rPr>
        <w:t xml:space="preserve"> including arrangements for training in different kinds of works;</w:t>
      </w:r>
    </w:p>
    <w:p w14:paraId="268B3BA8" w14:textId="77777777" w:rsidR="00270475" w:rsidRPr="00584AEA" w:rsidRDefault="00270475" w:rsidP="006F4670">
      <w:pPr>
        <w:pStyle w:val="ListParagraph"/>
        <w:numPr>
          <w:ilvl w:val="0"/>
          <w:numId w:val="163"/>
        </w:numPr>
        <w:tabs>
          <w:tab w:val="left" w:pos="720"/>
        </w:tabs>
        <w:jc w:val="both"/>
        <w:rPr>
          <w:rFonts w:ascii="Arrus" w:hAnsi="Arrus" w:cs="Humanist777BT-LightB"/>
          <w:b/>
          <w:bCs/>
          <w:sz w:val="22"/>
          <w:szCs w:val="26"/>
          <w:lang w:val="en-GB"/>
        </w:rPr>
      </w:pPr>
      <w:r w:rsidRPr="00584AEA">
        <w:rPr>
          <w:rFonts w:ascii="Arrus" w:hAnsi="Arrus" w:cs="Humanist777BT-LightB"/>
          <w:b/>
          <w:bCs/>
          <w:sz w:val="22"/>
          <w:szCs w:val="26"/>
          <w:lang w:val="en-GB"/>
        </w:rPr>
        <w:t>Islamic counselling</w:t>
      </w:r>
      <w:r w:rsidRPr="00584AEA">
        <w:rPr>
          <w:rFonts w:ascii="Arrus" w:hAnsi="Arrus" w:cs="Humanist777BT-LightB" w:hint="eastAsia"/>
          <w:b/>
          <w:bCs/>
          <w:sz w:val="22"/>
          <w:szCs w:val="26"/>
          <w:lang w:val="en-GB"/>
        </w:rPr>
        <w:t>;</w:t>
      </w:r>
    </w:p>
    <w:p w14:paraId="268B3BA9" w14:textId="77777777" w:rsidR="00270475" w:rsidRPr="00584AEA" w:rsidRDefault="00270475" w:rsidP="006F4670">
      <w:pPr>
        <w:pStyle w:val="ListParagraph"/>
        <w:numPr>
          <w:ilvl w:val="0"/>
          <w:numId w:val="163"/>
        </w:numPr>
        <w:tabs>
          <w:tab w:val="left" w:pos="720"/>
        </w:tabs>
        <w:jc w:val="both"/>
        <w:rPr>
          <w:rFonts w:ascii="Arrus" w:hAnsi="Arrus" w:cs="Humanist777BT-LightB"/>
          <w:b/>
          <w:bCs/>
          <w:sz w:val="22"/>
          <w:szCs w:val="26"/>
          <w:lang w:val="en-GB"/>
        </w:rPr>
      </w:pPr>
      <w:r w:rsidRPr="00584AEA">
        <w:rPr>
          <w:rFonts w:ascii="Arrus" w:hAnsi="Arrus" w:cs="Humanist777BT-LightB"/>
          <w:b/>
          <w:bCs/>
          <w:sz w:val="22"/>
          <w:szCs w:val="26"/>
          <w:lang w:val="en-GB"/>
        </w:rPr>
        <w:t>Educational programmes;</w:t>
      </w:r>
    </w:p>
    <w:p w14:paraId="268B3BAA" w14:textId="77777777" w:rsidR="00270475" w:rsidRPr="00584AEA" w:rsidRDefault="00270475" w:rsidP="006F4670">
      <w:pPr>
        <w:pStyle w:val="ListParagraph"/>
        <w:numPr>
          <w:ilvl w:val="0"/>
          <w:numId w:val="163"/>
        </w:numPr>
        <w:tabs>
          <w:tab w:val="left" w:pos="720"/>
        </w:tabs>
        <w:jc w:val="both"/>
        <w:rPr>
          <w:rFonts w:ascii="Arrus" w:hAnsi="Arrus" w:cs="Humanist777BT-LightB"/>
          <w:b/>
          <w:bCs/>
          <w:sz w:val="22"/>
          <w:szCs w:val="26"/>
          <w:lang w:val="en-GB"/>
        </w:rPr>
      </w:pPr>
      <w:r w:rsidRPr="00584AEA">
        <w:rPr>
          <w:rFonts w:ascii="Arrus" w:hAnsi="Arrus" w:cs="Humanist777BT-LightB"/>
          <w:b/>
          <w:bCs/>
          <w:sz w:val="22"/>
          <w:szCs w:val="26"/>
          <w:lang w:val="en-GB"/>
        </w:rPr>
        <w:t>Treatment of the sick;</w:t>
      </w:r>
    </w:p>
    <w:p w14:paraId="268B3BAB" w14:textId="77777777" w:rsidR="00270475" w:rsidRPr="00584AEA" w:rsidRDefault="00270475" w:rsidP="006F4670">
      <w:pPr>
        <w:pStyle w:val="ListParagraph"/>
        <w:numPr>
          <w:ilvl w:val="0"/>
          <w:numId w:val="163"/>
        </w:numPr>
        <w:tabs>
          <w:tab w:val="left" w:pos="720"/>
        </w:tabs>
        <w:jc w:val="both"/>
        <w:rPr>
          <w:rFonts w:ascii="Arrus" w:hAnsi="Arrus" w:cs="Humanist777BT-LightB"/>
          <w:b/>
          <w:bCs/>
          <w:sz w:val="22"/>
          <w:szCs w:val="26"/>
          <w:lang w:val="en-GB"/>
        </w:rPr>
      </w:pPr>
      <w:r w:rsidRPr="00584AEA">
        <w:rPr>
          <w:rFonts w:ascii="Arrus" w:hAnsi="Arrus" w:cs="Humanist777BT-LightB"/>
          <w:b/>
          <w:bCs/>
          <w:sz w:val="22"/>
          <w:szCs w:val="26"/>
          <w:lang w:val="en-GB"/>
        </w:rPr>
        <w:t>Other rehabilitation programmes</w:t>
      </w:r>
    </w:p>
    <w:p w14:paraId="268B3BAC" w14:textId="77777777" w:rsidR="00270475" w:rsidRPr="00584AEA" w:rsidRDefault="00270475" w:rsidP="00270475">
      <w:pPr>
        <w:jc w:val="both"/>
        <w:rPr>
          <w:rFonts w:ascii="Arrus" w:hAnsi="Arrus" w:cs="Humanist777BT-LightB"/>
          <w:sz w:val="22"/>
          <w:szCs w:val="26"/>
          <w:lang w:val="en-GB"/>
        </w:rPr>
      </w:pPr>
    </w:p>
    <w:p w14:paraId="268B3BAD" w14:textId="77777777" w:rsidR="00270475" w:rsidRPr="00584AEA" w:rsidRDefault="00270475" w:rsidP="00270475">
      <w:pPr>
        <w:ind w:firstLine="720"/>
        <w:jc w:val="both"/>
        <w:rPr>
          <w:rFonts w:ascii="Arrus" w:hAnsi="Arrus" w:cs="Humanist777BT-LightB"/>
          <w:sz w:val="22"/>
          <w:szCs w:val="26"/>
          <w:lang w:val="en-GB"/>
        </w:rPr>
      </w:pPr>
      <w:r w:rsidRPr="00584AEA">
        <w:rPr>
          <w:rFonts w:ascii="Arrus" w:hAnsi="Arrus" w:cs="Humanist777BT-LightB"/>
          <w:sz w:val="22"/>
          <w:szCs w:val="26"/>
          <w:lang w:val="en-GB"/>
        </w:rPr>
        <w:t xml:space="preserve">These works can be organised through mutual networking of NGOs and other welfare organisations and charity hospitals. </w:t>
      </w:r>
    </w:p>
    <w:p w14:paraId="268B3BAE" w14:textId="77777777" w:rsidR="00270475" w:rsidRPr="00584AEA" w:rsidRDefault="00270475" w:rsidP="00270475">
      <w:pPr>
        <w:jc w:val="both"/>
        <w:rPr>
          <w:rFonts w:ascii="Arrus" w:hAnsi="Arrus" w:cs="Humanist777BT-LightB"/>
          <w:sz w:val="22"/>
          <w:szCs w:val="26"/>
          <w:lang w:val="en-GB"/>
        </w:rPr>
      </w:pPr>
    </w:p>
    <w:p w14:paraId="268B3BAF" w14:textId="77777777" w:rsidR="00270475" w:rsidRPr="00584AEA" w:rsidRDefault="00270475" w:rsidP="00270475">
      <w:pPr>
        <w:ind w:firstLine="720"/>
        <w:jc w:val="both"/>
        <w:rPr>
          <w:rFonts w:ascii="Arrus" w:hAnsi="Arrus" w:cs="Humanist777BT-LightB"/>
          <w:sz w:val="22"/>
          <w:szCs w:val="26"/>
          <w:lang w:val="en-GB"/>
        </w:rPr>
      </w:pPr>
      <w:r w:rsidRPr="00584AEA">
        <w:rPr>
          <w:rFonts w:ascii="Arrus" w:hAnsi="Arrus" w:cs="Humanist777BT-LightB"/>
          <w:sz w:val="22"/>
          <w:szCs w:val="26"/>
          <w:lang w:val="en-GB"/>
        </w:rPr>
        <w:t xml:space="preserve">It is to be noted that many of the aims mentioned above can also attract support of the independent groups belonging to other religions. As discussed elsewhere, coming together of all religious groups for common objectives is the need of the hour. This will reinforce the positive role of religion in society. The two major economic orders of the last century – Capitalism and Socialism, seek to marginalise or totally negate religion and tend to present it as a negative force. They have used religions to first fight with one another and then to seek interfaith unity only for certain stated purposes. Religious scholars have to understand that religious are the guardians of morality and ethics in society. Absence of religion will have much greater destructive effects than the positive effects that the enemies of religion propagate. But for that to happen, religious people will have to abandon the cloak of communalism that it sometimes wears mostly as the result of the games of political and economic forces, and will have to work together to fight against immorality and irreligiousness. NGOs can certainly play a crucial role in this, and Muslim NGOs must take a lead in organising a new Interfaith movement that works for countering the effects of the God-less movements. </w:t>
      </w:r>
    </w:p>
    <w:p w14:paraId="268B3BB0" w14:textId="77777777" w:rsidR="00270475" w:rsidRPr="00584AEA" w:rsidRDefault="00270475" w:rsidP="00270475">
      <w:pPr>
        <w:jc w:val="both"/>
        <w:rPr>
          <w:rFonts w:ascii="Arrus" w:hAnsi="Arrus" w:cs="Humanist777BT-LightB"/>
          <w:sz w:val="22"/>
          <w:szCs w:val="26"/>
          <w:lang w:val="en-GB"/>
        </w:rPr>
      </w:pPr>
    </w:p>
    <w:p w14:paraId="268B3BB1" w14:textId="77777777" w:rsidR="00270475" w:rsidRPr="00584AEA" w:rsidRDefault="00270475" w:rsidP="00270475">
      <w:pPr>
        <w:jc w:val="both"/>
        <w:rPr>
          <w:rFonts w:ascii="Arrus" w:hAnsi="Arrus" w:cs="Humanist777BT-LightB"/>
          <w:b/>
          <w:bCs/>
          <w:sz w:val="22"/>
          <w:szCs w:val="26"/>
          <w:lang w:val="en-GB"/>
        </w:rPr>
      </w:pPr>
      <w:r w:rsidRPr="00584AEA">
        <w:rPr>
          <w:rFonts w:ascii="Arrus" w:hAnsi="Arrus" w:cs="Humanist777BT-LightB"/>
          <w:b/>
          <w:bCs/>
          <w:sz w:val="22"/>
          <w:szCs w:val="26"/>
          <w:lang w:val="en-GB"/>
        </w:rPr>
        <w:t>Procedural Hassles</w:t>
      </w:r>
    </w:p>
    <w:p w14:paraId="268B3BB2" w14:textId="77777777" w:rsidR="00270475" w:rsidRPr="00584AEA" w:rsidRDefault="00270475" w:rsidP="00270475">
      <w:pPr>
        <w:jc w:val="both"/>
        <w:rPr>
          <w:rFonts w:ascii="Arrus" w:hAnsi="Arrus" w:cs="Humanist777BT-LightB"/>
          <w:b/>
          <w:bCs/>
          <w:sz w:val="22"/>
          <w:szCs w:val="26"/>
          <w:lang w:val="en-GB"/>
        </w:rPr>
      </w:pPr>
    </w:p>
    <w:p w14:paraId="268B3BB3" w14:textId="77777777" w:rsidR="00270475" w:rsidRPr="00584AEA" w:rsidRDefault="00270475" w:rsidP="00270475">
      <w:pPr>
        <w:ind w:firstLine="720"/>
        <w:jc w:val="both"/>
        <w:rPr>
          <w:rFonts w:ascii="Arrus" w:hAnsi="Arrus" w:cs="Humanist777BT-LightB"/>
          <w:sz w:val="22"/>
          <w:szCs w:val="26"/>
          <w:lang w:val="en-GB"/>
        </w:rPr>
      </w:pPr>
      <w:r w:rsidRPr="00584AEA">
        <w:rPr>
          <w:rFonts w:ascii="Arrus" w:hAnsi="Arrus" w:cs="Humanist777BT-LightB"/>
          <w:sz w:val="22"/>
          <w:szCs w:val="26"/>
          <w:lang w:val="en-GB"/>
        </w:rPr>
        <w:t xml:space="preserve">Often Muslim organisations work without following the procedures with the result that they find it hard to raise funds for their activities. They need proper registration under Societies Registration </w:t>
      </w:r>
      <w:r w:rsidRPr="00584AEA">
        <w:rPr>
          <w:rFonts w:ascii="Arrus" w:hAnsi="Arrus" w:cs="Humanist777BT-LightB"/>
          <w:sz w:val="22"/>
          <w:szCs w:val="26"/>
          <w:lang w:val="en-GB"/>
        </w:rPr>
        <w:lastRenderedPageBreak/>
        <w:t xml:space="preserve">Act or as Trust or non-profit Company. Besides, they need to know that: </w:t>
      </w:r>
    </w:p>
    <w:p w14:paraId="268B3BB4" w14:textId="77777777" w:rsidR="00270475" w:rsidRPr="00584AEA" w:rsidRDefault="00270475" w:rsidP="00270475">
      <w:pPr>
        <w:jc w:val="both"/>
        <w:rPr>
          <w:rFonts w:ascii="Arrus" w:hAnsi="Arrus" w:cs="Humanist777BT-LightB"/>
          <w:sz w:val="22"/>
          <w:szCs w:val="26"/>
          <w:lang w:val="en-GB"/>
        </w:rPr>
      </w:pPr>
      <w:r w:rsidRPr="00584AEA">
        <w:rPr>
          <w:rFonts w:ascii="Arrus" w:hAnsi="Arrus" w:cs="Humanist777BT-LightB"/>
          <w:sz w:val="22"/>
          <w:szCs w:val="26"/>
          <w:lang w:val="en-GB"/>
        </w:rPr>
        <w:t>1. Section 80G allows voluntary organizations working in specified areas deemed to be charitable to register with the income tax authority. This enables donors (individuals and companies) to claim tax relief on 50% of the amount donated, up to 10% of the donor’s income.</w:t>
      </w:r>
    </w:p>
    <w:p w14:paraId="268B3BB5" w14:textId="77777777" w:rsidR="00270475" w:rsidRPr="00584AEA" w:rsidRDefault="00270475" w:rsidP="00270475">
      <w:pPr>
        <w:jc w:val="both"/>
        <w:rPr>
          <w:rFonts w:ascii="Arrus" w:hAnsi="Arrus" w:cs="Humanist777BT-LightB"/>
          <w:sz w:val="22"/>
          <w:szCs w:val="26"/>
          <w:lang w:val="en-GB"/>
        </w:rPr>
      </w:pPr>
      <w:r w:rsidRPr="00584AEA">
        <w:rPr>
          <w:rFonts w:ascii="Arrus" w:hAnsi="Arrus" w:cs="Humanist777BT-LightB"/>
          <w:sz w:val="22"/>
          <w:szCs w:val="26"/>
          <w:lang w:val="en-GB"/>
        </w:rPr>
        <w:t xml:space="preserve">2. Section 35AC allows contributions to be 100% deductible. However its application is specific to projects, generally research projects, rather than to organizations </w:t>
      </w:r>
    </w:p>
    <w:p w14:paraId="268B3BB6" w14:textId="77777777" w:rsidR="00270475" w:rsidRPr="00584AEA" w:rsidRDefault="00270475" w:rsidP="00270475">
      <w:pPr>
        <w:jc w:val="both"/>
        <w:rPr>
          <w:rFonts w:ascii="Arrus" w:hAnsi="Arrus" w:cs="Humanist777BT-LightB"/>
          <w:sz w:val="22"/>
          <w:szCs w:val="26"/>
          <w:lang w:val="en-GB"/>
        </w:rPr>
      </w:pPr>
      <w:r w:rsidRPr="00584AEA">
        <w:rPr>
          <w:rFonts w:ascii="Arrus" w:hAnsi="Arrus" w:cs="Humanist777BT-LightB"/>
          <w:sz w:val="22"/>
          <w:szCs w:val="26"/>
          <w:lang w:val="en-GB"/>
        </w:rPr>
        <w:t>3. Section 35 (I to III ) provides for a similar 100% exemption for donations to approved scientific research associations such as universities, colleges, or other institutions for scientific research, research in social science, or statistical research.</w:t>
      </w:r>
    </w:p>
    <w:p w14:paraId="268B3BB7" w14:textId="77777777" w:rsidR="00270475" w:rsidRPr="00584AEA" w:rsidRDefault="00270475" w:rsidP="00270475">
      <w:pPr>
        <w:jc w:val="both"/>
        <w:rPr>
          <w:rFonts w:ascii="Arrus" w:hAnsi="Arrus" w:cs="Humanist777BT-LightB"/>
          <w:sz w:val="22"/>
          <w:szCs w:val="26"/>
          <w:lang w:val="en-GB"/>
        </w:rPr>
      </w:pPr>
      <w:r w:rsidRPr="00584AEA">
        <w:rPr>
          <w:rFonts w:ascii="Arrus" w:hAnsi="Arrus" w:cs="Humanist777BT-LightB"/>
          <w:sz w:val="22"/>
          <w:szCs w:val="26"/>
          <w:lang w:val="en-GB"/>
        </w:rPr>
        <w:t>5. Bilateral development assistance to NGOs continues to be governed by the Foreign Contribution (Regulation) Act, 1976. Only organizations registered under the act—nearly 30,000 at present—are permitted to receive bilateral assistance.</w:t>
      </w:r>
    </w:p>
    <w:p w14:paraId="268B3BB8" w14:textId="77777777" w:rsidR="00270475" w:rsidRPr="00584AEA" w:rsidRDefault="00270475" w:rsidP="00270475">
      <w:pPr>
        <w:jc w:val="both"/>
        <w:rPr>
          <w:rFonts w:ascii="Arrus" w:hAnsi="Arrus" w:cs="Humanist777BT-LightB"/>
          <w:sz w:val="22"/>
          <w:szCs w:val="26"/>
          <w:lang w:val="en-GB"/>
        </w:rPr>
      </w:pPr>
      <w:r w:rsidRPr="00584AEA">
        <w:rPr>
          <w:rFonts w:ascii="Arrus" w:hAnsi="Arrus" w:cs="Humanist777BT-LightB"/>
          <w:sz w:val="22"/>
          <w:szCs w:val="26"/>
          <w:lang w:val="en-GB"/>
        </w:rPr>
        <w:t>In May 2007, the cabinet of ministers of the</w:t>
      </w:r>
    </w:p>
    <w:p w14:paraId="268B3BB9" w14:textId="77777777" w:rsidR="00270475" w:rsidRPr="00584AEA" w:rsidRDefault="00270475" w:rsidP="00270475">
      <w:pPr>
        <w:jc w:val="both"/>
        <w:rPr>
          <w:rFonts w:ascii="Arrus" w:hAnsi="Arrus" w:cs="Humanist777BT-LightB"/>
          <w:sz w:val="22"/>
          <w:szCs w:val="26"/>
          <w:lang w:val="en-GB"/>
        </w:rPr>
      </w:pPr>
      <w:r w:rsidRPr="00584AEA">
        <w:rPr>
          <w:rFonts w:ascii="Arrus" w:hAnsi="Arrus" w:cs="Humanist777BT-LightB"/>
          <w:sz w:val="22"/>
          <w:szCs w:val="26"/>
          <w:lang w:val="en-GB"/>
        </w:rPr>
        <w:t xml:space="preserve">6. Government of India approved the National Policy on the Voluntary Sector12 as the first step in a process to evolve a new working relationship between the government and volunteer organizations. </w:t>
      </w:r>
    </w:p>
    <w:p w14:paraId="268B3BBA" w14:textId="77777777" w:rsidR="00270475" w:rsidRPr="00584AEA" w:rsidRDefault="00270475" w:rsidP="00270475">
      <w:pPr>
        <w:jc w:val="both"/>
        <w:rPr>
          <w:rFonts w:ascii="Arrus" w:hAnsi="Arrus" w:cs="Humanist777BT-LightB"/>
          <w:sz w:val="22"/>
          <w:szCs w:val="26"/>
          <w:lang w:val="en-GB"/>
        </w:rPr>
      </w:pPr>
    </w:p>
    <w:p w14:paraId="268B3BBB" w14:textId="77777777" w:rsidR="00270475" w:rsidRPr="00584AEA" w:rsidRDefault="00270475" w:rsidP="00270475">
      <w:pPr>
        <w:jc w:val="both"/>
        <w:rPr>
          <w:rFonts w:ascii="Arrus" w:hAnsi="Arrus" w:cs="Humanist777BT-LightB"/>
          <w:b/>
          <w:bCs/>
          <w:sz w:val="22"/>
          <w:szCs w:val="26"/>
          <w:lang w:val="en-GB"/>
        </w:rPr>
      </w:pPr>
      <w:r w:rsidRPr="00584AEA">
        <w:rPr>
          <w:rFonts w:ascii="Arrus" w:hAnsi="Arrus" w:cs="Humanist777BT-LightB"/>
          <w:b/>
          <w:bCs/>
          <w:sz w:val="22"/>
          <w:szCs w:val="26"/>
          <w:lang w:val="en-GB"/>
        </w:rPr>
        <w:t>Cooperation with international agencies</w:t>
      </w:r>
    </w:p>
    <w:p w14:paraId="268B3BBC" w14:textId="77777777" w:rsidR="00270475" w:rsidRPr="00584AEA" w:rsidRDefault="00270475" w:rsidP="00270475">
      <w:pPr>
        <w:jc w:val="both"/>
        <w:rPr>
          <w:rFonts w:ascii="Arrus" w:hAnsi="Arrus" w:cs="Humanist777BT-LightB"/>
          <w:sz w:val="22"/>
          <w:szCs w:val="26"/>
          <w:lang w:val="en-GB"/>
        </w:rPr>
      </w:pPr>
    </w:p>
    <w:p w14:paraId="268B3BBD" w14:textId="77777777" w:rsidR="00270475" w:rsidRPr="00584AEA" w:rsidRDefault="00270475" w:rsidP="00270475">
      <w:pPr>
        <w:ind w:firstLine="720"/>
        <w:jc w:val="both"/>
        <w:rPr>
          <w:rFonts w:ascii="Arrus" w:hAnsi="Arrus" w:cs="Humanist777BT-LightB"/>
          <w:sz w:val="22"/>
          <w:szCs w:val="26"/>
          <w:lang w:val="en-GB"/>
        </w:rPr>
      </w:pPr>
      <w:r w:rsidRPr="00584AEA">
        <w:rPr>
          <w:rFonts w:ascii="Arrus" w:hAnsi="Arrus" w:cs="Humanist777BT-LightB"/>
          <w:sz w:val="22"/>
          <w:szCs w:val="26"/>
          <w:lang w:val="en-GB"/>
        </w:rPr>
        <w:t xml:space="preserve">NGOs must also seek collaboration with international agencies working in the field of relief, education, health, childcare, women care, human rights etc. Several UN agencies, Swedish and other Western agencies, Islamic Development Bank and Agha Khan Foundation are willing to collaborate with the agencies working in India. Care is however needed in deciding the modulations of the support. Nothing that contradicts the ideological parameters of Islam should be accepted. The programmes like Family Welfare, AIDS control programmes, women care, etc need special care, as it is through these programmes that elements contradicting Islamic principles are often sought to be introduced. </w:t>
      </w:r>
    </w:p>
    <w:p w14:paraId="268B3BBE" w14:textId="77777777" w:rsidR="00270475" w:rsidRPr="00584AEA" w:rsidRDefault="00270475" w:rsidP="00270475">
      <w:pPr>
        <w:jc w:val="both"/>
        <w:rPr>
          <w:rFonts w:ascii="Arrus" w:hAnsi="Arrus" w:cs="Humanist777BT-LightB"/>
          <w:sz w:val="22"/>
          <w:szCs w:val="26"/>
          <w:lang w:val="en-GB"/>
        </w:rPr>
      </w:pPr>
    </w:p>
    <w:p w14:paraId="268B3BBF" w14:textId="77777777" w:rsidR="00270475" w:rsidRPr="00584AEA" w:rsidRDefault="00270475" w:rsidP="00270475">
      <w:pPr>
        <w:jc w:val="both"/>
        <w:rPr>
          <w:rFonts w:ascii="Arrus" w:hAnsi="Arrus" w:cs="Humanist777BT-LightB"/>
          <w:b/>
          <w:bCs/>
          <w:sz w:val="22"/>
          <w:szCs w:val="26"/>
          <w:lang w:val="en-GB"/>
        </w:rPr>
      </w:pPr>
      <w:r w:rsidRPr="00584AEA">
        <w:rPr>
          <w:rFonts w:ascii="Arrus" w:hAnsi="Arrus" w:cs="Humanist777BT-LightB"/>
          <w:b/>
          <w:bCs/>
          <w:sz w:val="22"/>
          <w:szCs w:val="26"/>
          <w:lang w:val="en-GB"/>
        </w:rPr>
        <w:t>Dynamics of NGOs</w:t>
      </w:r>
    </w:p>
    <w:p w14:paraId="268B3BC0" w14:textId="77777777" w:rsidR="00270475" w:rsidRPr="00584AEA" w:rsidRDefault="00270475" w:rsidP="00270475">
      <w:pPr>
        <w:jc w:val="both"/>
        <w:rPr>
          <w:rFonts w:ascii="Arrus" w:hAnsi="Arrus" w:cs="Humanist777BT-LightB"/>
          <w:sz w:val="22"/>
          <w:szCs w:val="26"/>
          <w:lang w:val="en-GB"/>
        </w:rPr>
      </w:pPr>
    </w:p>
    <w:p w14:paraId="268B3BC1" w14:textId="77777777" w:rsidR="00270475" w:rsidRPr="00584AEA" w:rsidRDefault="00270475" w:rsidP="00270475">
      <w:pPr>
        <w:ind w:firstLine="720"/>
        <w:jc w:val="both"/>
        <w:rPr>
          <w:rFonts w:ascii="Arrus" w:hAnsi="Arrus" w:cs="Humanist777BT-LightB"/>
          <w:sz w:val="22"/>
          <w:szCs w:val="26"/>
          <w:lang w:val="en-GB"/>
        </w:rPr>
      </w:pPr>
      <w:r w:rsidRPr="00584AEA">
        <w:rPr>
          <w:rFonts w:ascii="Arrus" w:hAnsi="Arrus" w:cs="Humanist777BT-LightB"/>
          <w:sz w:val="22"/>
          <w:szCs w:val="26"/>
          <w:lang w:val="en-GB"/>
        </w:rPr>
        <w:t>As already discussed, Muslims need to understand the dynamics of NGO sector. The government policy towards voluntary activities identifies four objectives:</w:t>
      </w:r>
    </w:p>
    <w:p w14:paraId="268B3BC2" w14:textId="77777777" w:rsidR="00270475" w:rsidRPr="00584AEA" w:rsidRDefault="00270475" w:rsidP="00270475">
      <w:pPr>
        <w:jc w:val="both"/>
        <w:rPr>
          <w:rFonts w:ascii="Arrus" w:hAnsi="Arrus" w:cs="Humanist777BT-LightB"/>
          <w:sz w:val="22"/>
          <w:szCs w:val="26"/>
          <w:lang w:val="en-GB"/>
        </w:rPr>
      </w:pPr>
      <w:r w:rsidRPr="00584AEA">
        <w:rPr>
          <w:rFonts w:ascii="Arrus" w:hAnsi="Arrus" w:cs="Humanist777BT-LightB"/>
          <w:sz w:val="22"/>
          <w:szCs w:val="26"/>
          <w:lang w:val="en-GB"/>
        </w:rPr>
        <w:t xml:space="preserve">1. </w:t>
      </w:r>
      <w:r w:rsidRPr="00584AEA">
        <w:rPr>
          <w:rFonts w:ascii="Arrus" w:hAnsi="Arrus" w:cs="Humanist777BT-LightB"/>
          <w:b/>
          <w:bCs/>
          <w:sz w:val="22"/>
          <w:szCs w:val="26"/>
          <w:lang w:val="en-GB"/>
        </w:rPr>
        <w:t xml:space="preserve">Create an enabling environment for volunteer organizations </w:t>
      </w:r>
      <w:r w:rsidRPr="00584AEA">
        <w:rPr>
          <w:rFonts w:ascii="Arrus" w:hAnsi="Arrus" w:cs="Humanist777BT-LightB"/>
          <w:sz w:val="22"/>
          <w:szCs w:val="26"/>
          <w:lang w:val="en-GB"/>
        </w:rPr>
        <w:t xml:space="preserve">that stimulates their enterprise and effectiveness, and safeguards their </w:t>
      </w:r>
      <w:r w:rsidRPr="00584AEA">
        <w:rPr>
          <w:rFonts w:ascii="Arrus" w:hAnsi="Arrus" w:cs="Humanist777BT-LightB"/>
          <w:sz w:val="22"/>
          <w:szCs w:val="26"/>
          <w:lang w:val="en-GB"/>
        </w:rPr>
        <w:lastRenderedPageBreak/>
        <w:t>autonomy.</w:t>
      </w:r>
    </w:p>
    <w:p w14:paraId="268B3BC3" w14:textId="77777777" w:rsidR="00270475" w:rsidRPr="00584AEA" w:rsidRDefault="00270475" w:rsidP="00270475">
      <w:pPr>
        <w:jc w:val="both"/>
        <w:rPr>
          <w:rFonts w:ascii="Arrus" w:hAnsi="Arrus" w:cs="Humanist777BT-LightB"/>
          <w:b/>
          <w:bCs/>
          <w:sz w:val="22"/>
          <w:szCs w:val="26"/>
          <w:lang w:val="en-GB"/>
        </w:rPr>
      </w:pPr>
      <w:r w:rsidRPr="00584AEA">
        <w:rPr>
          <w:rFonts w:ascii="Arrus" w:hAnsi="Arrus" w:cs="Humanist777BT-LightB"/>
          <w:sz w:val="22"/>
          <w:szCs w:val="26"/>
          <w:lang w:val="en-GB"/>
        </w:rPr>
        <w:t xml:space="preserve">2. </w:t>
      </w:r>
      <w:r w:rsidRPr="00584AEA">
        <w:rPr>
          <w:rFonts w:ascii="Arrus" w:hAnsi="Arrus" w:cs="Humanist777BT-LightB"/>
          <w:b/>
          <w:bCs/>
          <w:sz w:val="22"/>
          <w:szCs w:val="26"/>
          <w:lang w:val="en-GB"/>
        </w:rPr>
        <w:t>Enable volunteer organizations to legitimately mobilize necessary local and foreign financial resources.</w:t>
      </w:r>
    </w:p>
    <w:p w14:paraId="268B3BC4" w14:textId="77777777" w:rsidR="00270475" w:rsidRPr="00584AEA" w:rsidRDefault="00270475" w:rsidP="00270475">
      <w:pPr>
        <w:jc w:val="both"/>
        <w:rPr>
          <w:rFonts w:ascii="Arrus" w:hAnsi="Arrus" w:cs="Humanist777BT-LightB"/>
          <w:sz w:val="22"/>
          <w:szCs w:val="26"/>
          <w:lang w:val="en-GB"/>
        </w:rPr>
      </w:pPr>
      <w:r w:rsidRPr="00584AEA">
        <w:rPr>
          <w:rFonts w:ascii="Arrus" w:hAnsi="Arrus" w:cs="Humanist777BT-LightB"/>
          <w:sz w:val="22"/>
          <w:szCs w:val="26"/>
          <w:lang w:val="en-GB"/>
        </w:rPr>
        <w:t>3. I</w:t>
      </w:r>
      <w:r w:rsidRPr="00584AEA">
        <w:rPr>
          <w:rFonts w:ascii="Arrus" w:hAnsi="Arrus" w:cs="Humanist777BT-LightB"/>
          <w:b/>
          <w:bCs/>
          <w:sz w:val="22"/>
          <w:szCs w:val="26"/>
          <w:lang w:val="en-GB"/>
        </w:rPr>
        <w:t>dentify systems by which the government may work together with volunteer organizations</w:t>
      </w:r>
      <w:r w:rsidRPr="00584AEA">
        <w:rPr>
          <w:rFonts w:ascii="Arrus" w:hAnsi="Arrus" w:cs="Humanist777BT-LightB"/>
          <w:sz w:val="22"/>
          <w:szCs w:val="26"/>
          <w:lang w:val="en-GB"/>
        </w:rPr>
        <w:t>, based on the principles of mutual trust and respect, and with shared responsibility.</w:t>
      </w:r>
    </w:p>
    <w:p w14:paraId="268B3BC5" w14:textId="77777777" w:rsidR="00270475" w:rsidRPr="00584AEA" w:rsidRDefault="00270475" w:rsidP="00270475">
      <w:pPr>
        <w:jc w:val="both"/>
        <w:rPr>
          <w:rFonts w:ascii="Arrus" w:hAnsi="Arrus" w:cs="Humanist777BT-LightB"/>
          <w:b/>
          <w:bCs/>
          <w:sz w:val="22"/>
          <w:szCs w:val="26"/>
          <w:lang w:val="en-GB"/>
        </w:rPr>
      </w:pPr>
      <w:r w:rsidRPr="00584AEA">
        <w:rPr>
          <w:rFonts w:ascii="Arrus" w:hAnsi="Arrus" w:cs="Humanist777BT-LightB"/>
          <w:sz w:val="22"/>
          <w:szCs w:val="26"/>
          <w:lang w:val="en-GB"/>
        </w:rPr>
        <w:t xml:space="preserve">4. </w:t>
      </w:r>
      <w:r w:rsidRPr="00584AEA">
        <w:rPr>
          <w:rFonts w:ascii="Arrus" w:hAnsi="Arrus" w:cs="Humanist777BT-LightB"/>
          <w:b/>
          <w:bCs/>
          <w:sz w:val="22"/>
          <w:szCs w:val="26"/>
          <w:lang w:val="en-GB"/>
        </w:rPr>
        <w:t>Encourage volunteer organizations to adopt transparent, accountable systems of governance and management.</w:t>
      </w:r>
    </w:p>
    <w:p w14:paraId="268B3BC6" w14:textId="77777777" w:rsidR="00270475" w:rsidRPr="00584AEA" w:rsidRDefault="00270475" w:rsidP="00270475">
      <w:pPr>
        <w:jc w:val="both"/>
        <w:rPr>
          <w:rFonts w:ascii="Arrus" w:hAnsi="Arrus" w:cs="Humanist777BT-LightB"/>
          <w:sz w:val="22"/>
          <w:szCs w:val="26"/>
          <w:lang w:val="en-GB"/>
        </w:rPr>
      </w:pPr>
    </w:p>
    <w:p w14:paraId="268B3BC7" w14:textId="77777777" w:rsidR="00270475" w:rsidRPr="00584AEA" w:rsidRDefault="00270475" w:rsidP="00270475">
      <w:pPr>
        <w:ind w:firstLine="720"/>
        <w:jc w:val="both"/>
        <w:rPr>
          <w:rFonts w:ascii="Arrus" w:hAnsi="Arrus" w:cs="Humanist777BT-LightB"/>
          <w:sz w:val="22"/>
          <w:szCs w:val="26"/>
          <w:lang w:val="en-GB"/>
        </w:rPr>
      </w:pPr>
      <w:r w:rsidRPr="00584AEA">
        <w:rPr>
          <w:rFonts w:ascii="Arrus" w:hAnsi="Arrus" w:cs="Humanist777BT-LightB"/>
          <w:sz w:val="22"/>
          <w:szCs w:val="26"/>
          <w:lang w:val="en-GB"/>
        </w:rPr>
        <w:t>As suggested before, a</w:t>
      </w:r>
      <w:r w:rsidRPr="00584AEA">
        <w:rPr>
          <w:rFonts w:ascii="Arrus" w:hAnsi="Arrus" w:cs="Humanist777BT-LightB"/>
          <w:b/>
          <w:bCs/>
          <w:sz w:val="22"/>
          <w:szCs w:val="26"/>
          <w:lang w:val="en-GB"/>
        </w:rPr>
        <w:t xml:space="preserve"> Mother NGO of Muslims </w:t>
      </w:r>
      <w:r w:rsidRPr="00584AEA">
        <w:rPr>
          <w:rFonts w:ascii="Arrus" w:hAnsi="Arrus" w:cs="Humanist777BT-LightB"/>
          <w:sz w:val="22"/>
          <w:szCs w:val="26"/>
          <w:lang w:val="en-GB"/>
        </w:rPr>
        <w:t xml:space="preserve">may be formed that can prepare a list of all the funding agencies and the areas in which they support NGOs.  </w:t>
      </w:r>
    </w:p>
    <w:p w14:paraId="268B3BC8" w14:textId="77777777" w:rsidR="00270475" w:rsidRPr="00584AEA" w:rsidRDefault="00270475" w:rsidP="00270475">
      <w:pPr>
        <w:jc w:val="both"/>
        <w:rPr>
          <w:rFonts w:ascii="Arrus" w:hAnsi="Arrus" w:cs="Humanist777BT-LightB"/>
          <w:sz w:val="22"/>
          <w:szCs w:val="26"/>
          <w:lang w:val="en-GB"/>
        </w:rPr>
      </w:pPr>
    </w:p>
    <w:p w14:paraId="268B3BC9" w14:textId="77777777" w:rsidR="00270475" w:rsidRPr="00584AEA" w:rsidRDefault="00270475" w:rsidP="00270475">
      <w:pPr>
        <w:ind w:firstLine="360"/>
        <w:jc w:val="both"/>
        <w:rPr>
          <w:rFonts w:ascii="Arrus" w:hAnsi="Arrus" w:cs="Humanist777BT-LightB"/>
          <w:sz w:val="22"/>
          <w:szCs w:val="26"/>
          <w:lang w:val="en-GB"/>
        </w:rPr>
      </w:pPr>
      <w:r w:rsidRPr="00584AEA">
        <w:rPr>
          <w:rFonts w:ascii="Arrus" w:hAnsi="Arrus" w:cs="Humanist777BT-LightB"/>
          <w:sz w:val="22"/>
          <w:szCs w:val="26"/>
          <w:lang w:val="en-GB"/>
        </w:rPr>
        <w:t>The Muslim NGOs must be able to attain following objectives apart from the ones mentioned above:</w:t>
      </w:r>
    </w:p>
    <w:p w14:paraId="268B3BCA" w14:textId="77777777" w:rsidR="00270475" w:rsidRPr="00584AEA" w:rsidRDefault="00270475" w:rsidP="006F4670">
      <w:pPr>
        <w:numPr>
          <w:ilvl w:val="0"/>
          <w:numId w:val="68"/>
        </w:numPr>
        <w:tabs>
          <w:tab w:val="left" w:pos="360"/>
        </w:tabs>
        <w:ind w:left="360" w:right="-630" w:hanging="360"/>
        <w:jc w:val="both"/>
        <w:rPr>
          <w:rFonts w:ascii="Arrus" w:hAnsi="Arrus"/>
          <w:sz w:val="22"/>
          <w:szCs w:val="28"/>
          <w:lang w:val="en-GB"/>
        </w:rPr>
      </w:pPr>
      <w:r w:rsidRPr="00584AEA">
        <w:rPr>
          <w:rFonts w:ascii="Arrus" w:hAnsi="Arrus"/>
          <w:b/>
          <w:bCs/>
          <w:sz w:val="22"/>
          <w:szCs w:val="28"/>
          <w:lang w:val="en-GB"/>
        </w:rPr>
        <w:t xml:space="preserve">Status of women </w:t>
      </w:r>
      <w:r w:rsidRPr="00584AEA">
        <w:rPr>
          <w:rFonts w:ascii="Arrus" w:hAnsi="Arrus"/>
          <w:bCs/>
          <w:sz w:val="22"/>
          <w:szCs w:val="28"/>
          <w:lang w:val="en-GB"/>
        </w:rPr>
        <w:t>i</w:t>
      </w:r>
      <w:r w:rsidRPr="00584AEA">
        <w:rPr>
          <w:rFonts w:ascii="Arrus" w:hAnsi="Arrus"/>
          <w:sz w:val="22"/>
          <w:szCs w:val="28"/>
          <w:lang w:val="en-GB"/>
        </w:rPr>
        <w:t>n Islam with special emphasis on their reproductive rights;</w:t>
      </w:r>
    </w:p>
    <w:p w14:paraId="268B3BCB" w14:textId="77777777" w:rsidR="00270475" w:rsidRPr="00584AEA" w:rsidRDefault="00270475" w:rsidP="006F4670">
      <w:pPr>
        <w:numPr>
          <w:ilvl w:val="0"/>
          <w:numId w:val="68"/>
        </w:numPr>
        <w:tabs>
          <w:tab w:val="left" w:pos="360"/>
        </w:tabs>
        <w:ind w:left="360" w:right="-630" w:hanging="360"/>
        <w:jc w:val="both"/>
        <w:rPr>
          <w:rFonts w:ascii="Arrus" w:hAnsi="Arrus"/>
          <w:sz w:val="22"/>
          <w:szCs w:val="28"/>
          <w:lang w:val="en-GB"/>
        </w:rPr>
      </w:pPr>
      <w:r w:rsidRPr="00584AEA">
        <w:rPr>
          <w:rFonts w:ascii="Arrus" w:hAnsi="Arrus"/>
          <w:b/>
          <w:bCs/>
          <w:sz w:val="22"/>
          <w:szCs w:val="28"/>
          <w:lang w:val="en-GB"/>
        </w:rPr>
        <w:t>Rights of children</w:t>
      </w:r>
      <w:r w:rsidRPr="00584AEA">
        <w:rPr>
          <w:rFonts w:ascii="Arrus" w:hAnsi="Arrus"/>
          <w:sz w:val="22"/>
          <w:szCs w:val="28"/>
          <w:lang w:val="en-GB"/>
        </w:rPr>
        <w:t xml:space="preserve"> especially related to their health and education with particular emphasis on the rights of girl children;</w:t>
      </w:r>
    </w:p>
    <w:p w14:paraId="268B3BCC" w14:textId="77777777" w:rsidR="00270475" w:rsidRPr="00584AEA" w:rsidRDefault="00270475" w:rsidP="006F4670">
      <w:pPr>
        <w:numPr>
          <w:ilvl w:val="0"/>
          <w:numId w:val="68"/>
        </w:numPr>
        <w:tabs>
          <w:tab w:val="left" w:pos="360"/>
        </w:tabs>
        <w:ind w:left="360" w:right="-630" w:hanging="360"/>
        <w:jc w:val="both"/>
        <w:rPr>
          <w:rFonts w:ascii="Arrus" w:hAnsi="Arrus"/>
          <w:b/>
          <w:bCs/>
          <w:sz w:val="22"/>
          <w:szCs w:val="28"/>
          <w:lang w:val="en-GB"/>
        </w:rPr>
      </w:pPr>
      <w:r w:rsidRPr="00584AEA">
        <w:rPr>
          <w:rFonts w:ascii="Arrus" w:hAnsi="Arrus"/>
          <w:b/>
          <w:bCs/>
          <w:sz w:val="22"/>
          <w:szCs w:val="28"/>
          <w:lang w:val="en-GB"/>
        </w:rPr>
        <w:t>Importance of family and health;</w:t>
      </w:r>
    </w:p>
    <w:p w14:paraId="268B3BCD" w14:textId="77777777" w:rsidR="00270475" w:rsidRPr="00584AEA" w:rsidRDefault="00270475" w:rsidP="006F4670">
      <w:pPr>
        <w:numPr>
          <w:ilvl w:val="0"/>
          <w:numId w:val="68"/>
        </w:numPr>
        <w:tabs>
          <w:tab w:val="left" w:pos="360"/>
        </w:tabs>
        <w:ind w:left="360" w:right="-630" w:hanging="360"/>
        <w:jc w:val="both"/>
        <w:rPr>
          <w:rFonts w:ascii="Arrus" w:hAnsi="Arrus"/>
          <w:sz w:val="22"/>
          <w:szCs w:val="28"/>
          <w:lang w:val="en-GB"/>
        </w:rPr>
      </w:pPr>
      <w:r w:rsidRPr="00584AEA">
        <w:rPr>
          <w:rFonts w:ascii="Arrus" w:hAnsi="Arrus"/>
          <w:b/>
          <w:bCs/>
          <w:sz w:val="22"/>
          <w:szCs w:val="28"/>
          <w:lang w:val="en-GB"/>
        </w:rPr>
        <w:t>Antenatal, natal and postnatal care</w:t>
      </w:r>
      <w:r w:rsidRPr="00584AEA">
        <w:rPr>
          <w:rFonts w:ascii="Arrus" w:hAnsi="Arrus"/>
          <w:sz w:val="22"/>
          <w:szCs w:val="28"/>
          <w:lang w:val="en-GB"/>
        </w:rPr>
        <w:t xml:space="preserve"> with quotes from Qur’an and Hadith;</w:t>
      </w:r>
    </w:p>
    <w:p w14:paraId="268B3BCE" w14:textId="77777777" w:rsidR="00270475" w:rsidRPr="00584AEA" w:rsidRDefault="00270475" w:rsidP="006F4670">
      <w:pPr>
        <w:numPr>
          <w:ilvl w:val="0"/>
          <w:numId w:val="68"/>
        </w:numPr>
        <w:tabs>
          <w:tab w:val="left" w:pos="360"/>
        </w:tabs>
        <w:ind w:left="360" w:right="-630" w:hanging="360"/>
        <w:jc w:val="both"/>
        <w:rPr>
          <w:rFonts w:ascii="Arrus" w:hAnsi="Arrus"/>
          <w:sz w:val="22"/>
          <w:szCs w:val="28"/>
          <w:lang w:val="en-GB"/>
        </w:rPr>
      </w:pPr>
      <w:r w:rsidRPr="00584AEA">
        <w:rPr>
          <w:rFonts w:ascii="Arrus" w:hAnsi="Arrus"/>
          <w:sz w:val="22"/>
          <w:szCs w:val="28"/>
          <w:lang w:val="en-GB"/>
        </w:rPr>
        <w:t>I</w:t>
      </w:r>
      <w:r w:rsidRPr="00584AEA">
        <w:rPr>
          <w:rFonts w:ascii="Arrus" w:hAnsi="Arrus"/>
          <w:b/>
          <w:bCs/>
          <w:sz w:val="22"/>
          <w:szCs w:val="28"/>
          <w:lang w:val="en-GB"/>
        </w:rPr>
        <w:t xml:space="preserve">mportance of two years breastfeeding </w:t>
      </w:r>
      <w:r w:rsidRPr="00584AEA">
        <w:rPr>
          <w:rFonts w:ascii="Arrus" w:hAnsi="Arrus"/>
          <w:sz w:val="22"/>
          <w:szCs w:val="28"/>
          <w:lang w:val="en-GB"/>
        </w:rPr>
        <w:t>as prescribed by Qur’an and its application vis-à-vis spacing by at least three years;</w:t>
      </w:r>
    </w:p>
    <w:p w14:paraId="268B3BCF" w14:textId="77777777" w:rsidR="00270475" w:rsidRPr="00584AEA" w:rsidRDefault="00270475" w:rsidP="006F4670">
      <w:pPr>
        <w:numPr>
          <w:ilvl w:val="0"/>
          <w:numId w:val="68"/>
        </w:numPr>
        <w:tabs>
          <w:tab w:val="left" w:pos="360"/>
        </w:tabs>
        <w:ind w:left="360" w:right="-630" w:hanging="360"/>
        <w:jc w:val="both"/>
        <w:rPr>
          <w:rFonts w:ascii="Arrus" w:hAnsi="Arrus"/>
          <w:b/>
          <w:bCs/>
          <w:sz w:val="22"/>
          <w:szCs w:val="28"/>
          <w:lang w:val="en-GB"/>
        </w:rPr>
      </w:pPr>
      <w:r w:rsidRPr="00584AEA">
        <w:rPr>
          <w:rFonts w:ascii="Arrus" w:hAnsi="Arrus"/>
          <w:b/>
          <w:bCs/>
          <w:sz w:val="22"/>
          <w:szCs w:val="28"/>
          <w:lang w:val="en-GB"/>
        </w:rPr>
        <w:t>Adverse Effects of early marriage and repeated pregnancies;</w:t>
      </w:r>
    </w:p>
    <w:p w14:paraId="268B3BD0" w14:textId="77777777" w:rsidR="00270475" w:rsidRPr="00584AEA" w:rsidRDefault="00270475" w:rsidP="006F4670">
      <w:pPr>
        <w:numPr>
          <w:ilvl w:val="0"/>
          <w:numId w:val="68"/>
        </w:numPr>
        <w:tabs>
          <w:tab w:val="left" w:pos="360"/>
        </w:tabs>
        <w:ind w:left="360" w:right="-630" w:hanging="360"/>
        <w:jc w:val="both"/>
        <w:rPr>
          <w:rFonts w:ascii="Arrus" w:hAnsi="Arrus"/>
          <w:sz w:val="22"/>
          <w:szCs w:val="28"/>
          <w:lang w:val="en-GB"/>
        </w:rPr>
      </w:pPr>
      <w:r w:rsidRPr="00584AEA">
        <w:rPr>
          <w:rFonts w:ascii="Arrus" w:hAnsi="Arrus"/>
          <w:b/>
          <w:bCs/>
          <w:sz w:val="22"/>
          <w:szCs w:val="28"/>
          <w:lang w:val="en-GB"/>
        </w:rPr>
        <w:t>Reproductive health concerns</w:t>
      </w:r>
      <w:r w:rsidRPr="00584AEA">
        <w:rPr>
          <w:rFonts w:ascii="Arrus" w:hAnsi="Arrus"/>
          <w:sz w:val="22"/>
          <w:szCs w:val="28"/>
          <w:lang w:val="en-GB"/>
        </w:rPr>
        <w:t xml:space="preserve"> with emphasis on HIV prevention through avoiding of risky sex practices</w:t>
      </w:r>
    </w:p>
    <w:p w14:paraId="268B3BD1" w14:textId="77777777" w:rsidR="00270475" w:rsidRPr="00584AEA" w:rsidRDefault="00270475" w:rsidP="006F4670">
      <w:pPr>
        <w:numPr>
          <w:ilvl w:val="0"/>
          <w:numId w:val="68"/>
        </w:numPr>
        <w:tabs>
          <w:tab w:val="left" w:pos="360"/>
        </w:tabs>
        <w:ind w:left="360" w:right="-630" w:hanging="360"/>
        <w:jc w:val="both"/>
        <w:rPr>
          <w:rFonts w:ascii="Arrus" w:hAnsi="Arrus"/>
          <w:b/>
          <w:bCs/>
          <w:sz w:val="22"/>
          <w:szCs w:val="28"/>
          <w:lang w:val="en-GB"/>
        </w:rPr>
      </w:pPr>
      <w:r w:rsidRPr="00584AEA">
        <w:rPr>
          <w:rFonts w:ascii="Arrus" w:hAnsi="Arrus"/>
          <w:sz w:val="22"/>
          <w:szCs w:val="28"/>
          <w:lang w:val="en-GB"/>
        </w:rPr>
        <w:t>I</w:t>
      </w:r>
      <w:r w:rsidRPr="00584AEA">
        <w:rPr>
          <w:rFonts w:ascii="Arrus" w:hAnsi="Arrus"/>
          <w:b/>
          <w:bCs/>
          <w:sz w:val="22"/>
          <w:szCs w:val="28"/>
          <w:lang w:val="en-GB"/>
        </w:rPr>
        <w:t>mportance of child vaccination</w:t>
      </w:r>
      <w:r w:rsidRPr="00584AEA">
        <w:rPr>
          <w:rFonts w:ascii="Arrus" w:hAnsi="Arrus" w:hint="eastAsia"/>
          <w:b/>
          <w:bCs/>
          <w:sz w:val="22"/>
          <w:szCs w:val="28"/>
          <w:lang w:val="en-GB"/>
        </w:rPr>
        <w:t>’</w:t>
      </w:r>
    </w:p>
    <w:p w14:paraId="268B3BD2" w14:textId="77777777" w:rsidR="00270475" w:rsidRPr="00584AEA" w:rsidRDefault="00270475" w:rsidP="006F4670">
      <w:pPr>
        <w:numPr>
          <w:ilvl w:val="0"/>
          <w:numId w:val="68"/>
        </w:numPr>
        <w:tabs>
          <w:tab w:val="left" w:pos="360"/>
        </w:tabs>
        <w:ind w:left="360" w:right="-630" w:hanging="360"/>
        <w:jc w:val="both"/>
        <w:rPr>
          <w:rFonts w:ascii="Arrus" w:hAnsi="Arrus"/>
          <w:sz w:val="22"/>
          <w:szCs w:val="28"/>
          <w:lang w:val="en-GB"/>
        </w:rPr>
      </w:pPr>
      <w:r w:rsidRPr="00584AEA">
        <w:rPr>
          <w:rFonts w:ascii="Arrus" w:hAnsi="Arrus"/>
          <w:sz w:val="22"/>
          <w:szCs w:val="28"/>
          <w:lang w:val="en-GB"/>
        </w:rPr>
        <w:t>M</w:t>
      </w:r>
      <w:r w:rsidRPr="00584AEA">
        <w:rPr>
          <w:rFonts w:ascii="Arrus" w:hAnsi="Arrus"/>
          <w:b/>
          <w:bCs/>
          <w:sz w:val="22"/>
          <w:szCs w:val="28"/>
          <w:lang w:val="en-GB"/>
        </w:rPr>
        <w:t xml:space="preserve">uch greater concern for the health of all family </w:t>
      </w:r>
      <w:r w:rsidRPr="00584AEA">
        <w:rPr>
          <w:rFonts w:ascii="Arrus" w:hAnsi="Arrus"/>
          <w:sz w:val="22"/>
          <w:szCs w:val="28"/>
          <w:lang w:val="en-GB"/>
        </w:rPr>
        <w:t>particularly women and children;</w:t>
      </w:r>
    </w:p>
    <w:p w14:paraId="268B3BD3" w14:textId="77777777" w:rsidR="00270475" w:rsidRPr="00584AEA" w:rsidRDefault="00270475" w:rsidP="006F4670">
      <w:pPr>
        <w:numPr>
          <w:ilvl w:val="0"/>
          <w:numId w:val="68"/>
        </w:numPr>
        <w:tabs>
          <w:tab w:val="left" w:pos="360"/>
        </w:tabs>
        <w:ind w:left="360" w:right="-630" w:hanging="360"/>
        <w:jc w:val="both"/>
        <w:rPr>
          <w:rFonts w:ascii="Arrus" w:hAnsi="Arrus"/>
          <w:b/>
          <w:bCs/>
          <w:sz w:val="22"/>
          <w:szCs w:val="28"/>
          <w:lang w:val="en-GB"/>
        </w:rPr>
      </w:pPr>
      <w:r w:rsidRPr="00584AEA">
        <w:rPr>
          <w:rFonts w:ascii="Arrus" w:hAnsi="Arrus"/>
          <w:b/>
          <w:bCs/>
          <w:sz w:val="22"/>
          <w:szCs w:val="28"/>
          <w:lang w:val="en-GB"/>
        </w:rPr>
        <w:t>Much greater concern for the education and growth of girl children;</w:t>
      </w:r>
    </w:p>
    <w:p w14:paraId="268B3BD4" w14:textId="77777777" w:rsidR="00270475" w:rsidRPr="00584AEA" w:rsidRDefault="00270475" w:rsidP="006F4670">
      <w:pPr>
        <w:numPr>
          <w:ilvl w:val="0"/>
          <w:numId w:val="68"/>
        </w:numPr>
        <w:tabs>
          <w:tab w:val="left" w:pos="360"/>
        </w:tabs>
        <w:ind w:left="360" w:right="-630" w:hanging="360"/>
        <w:jc w:val="both"/>
        <w:rPr>
          <w:rFonts w:ascii="Arrus" w:hAnsi="Arrus"/>
          <w:sz w:val="22"/>
          <w:szCs w:val="28"/>
          <w:lang w:val="en-GB"/>
        </w:rPr>
      </w:pPr>
      <w:r w:rsidRPr="00584AEA">
        <w:rPr>
          <w:rFonts w:ascii="Arrus" w:hAnsi="Arrus"/>
          <w:sz w:val="22"/>
          <w:szCs w:val="28"/>
          <w:lang w:val="en-GB"/>
        </w:rPr>
        <w:t xml:space="preserve">Much greater understanding that the </w:t>
      </w:r>
      <w:r w:rsidRPr="00584AEA">
        <w:rPr>
          <w:rFonts w:ascii="Arrus" w:hAnsi="Arrus"/>
          <w:b/>
          <w:bCs/>
          <w:sz w:val="22"/>
          <w:szCs w:val="28"/>
          <w:lang w:val="en-GB"/>
        </w:rPr>
        <w:t>ideal space between two issues</w:t>
      </w:r>
      <w:r w:rsidRPr="00584AEA">
        <w:rPr>
          <w:rFonts w:ascii="Arrus" w:hAnsi="Arrus"/>
          <w:sz w:val="22"/>
          <w:szCs w:val="28"/>
          <w:lang w:val="en-GB"/>
        </w:rPr>
        <w:t xml:space="preserve"> should not be less than three years;</w:t>
      </w:r>
    </w:p>
    <w:p w14:paraId="268B3BD5" w14:textId="77777777" w:rsidR="00270475" w:rsidRPr="00584AEA" w:rsidRDefault="00270475" w:rsidP="006F4670">
      <w:pPr>
        <w:numPr>
          <w:ilvl w:val="0"/>
          <w:numId w:val="68"/>
        </w:numPr>
        <w:tabs>
          <w:tab w:val="left" w:pos="360"/>
        </w:tabs>
        <w:ind w:left="360" w:right="-630" w:hanging="360"/>
        <w:jc w:val="both"/>
        <w:rPr>
          <w:rFonts w:ascii="Arrus" w:hAnsi="Arrus"/>
          <w:b/>
          <w:bCs/>
          <w:sz w:val="22"/>
          <w:szCs w:val="28"/>
          <w:lang w:val="en-GB"/>
        </w:rPr>
      </w:pPr>
      <w:r w:rsidRPr="00584AEA">
        <w:rPr>
          <w:rFonts w:ascii="Arrus" w:hAnsi="Arrus"/>
          <w:sz w:val="22"/>
          <w:szCs w:val="28"/>
          <w:lang w:val="en-GB"/>
        </w:rPr>
        <w:t>Much greater understanding that there s</w:t>
      </w:r>
      <w:r w:rsidRPr="00584AEA">
        <w:rPr>
          <w:rFonts w:ascii="Arrus" w:hAnsi="Arrus"/>
          <w:b/>
          <w:bCs/>
          <w:sz w:val="22"/>
          <w:szCs w:val="28"/>
          <w:lang w:val="en-GB"/>
        </w:rPr>
        <w:t>hould not be any discrimination between baby boys and girls;</w:t>
      </w:r>
    </w:p>
    <w:p w14:paraId="268B3BD6" w14:textId="77777777" w:rsidR="00270475" w:rsidRPr="00584AEA" w:rsidRDefault="00270475" w:rsidP="006F4670">
      <w:pPr>
        <w:numPr>
          <w:ilvl w:val="0"/>
          <w:numId w:val="68"/>
        </w:numPr>
        <w:tabs>
          <w:tab w:val="left" w:pos="360"/>
        </w:tabs>
        <w:ind w:left="360" w:right="-630" w:hanging="360"/>
        <w:jc w:val="both"/>
        <w:rPr>
          <w:rFonts w:ascii="Arrus" w:hAnsi="Arrus"/>
          <w:sz w:val="22"/>
          <w:szCs w:val="28"/>
          <w:lang w:val="en-GB"/>
        </w:rPr>
      </w:pPr>
      <w:r w:rsidRPr="00584AEA">
        <w:rPr>
          <w:rFonts w:ascii="Arrus" w:hAnsi="Arrus"/>
          <w:sz w:val="22"/>
          <w:szCs w:val="28"/>
          <w:lang w:val="en-GB"/>
        </w:rPr>
        <w:t xml:space="preserve">Much greater mobilisation of </w:t>
      </w:r>
      <w:r w:rsidRPr="00584AEA">
        <w:rPr>
          <w:rFonts w:ascii="Arrus" w:hAnsi="Arrus"/>
          <w:b/>
          <w:bCs/>
          <w:sz w:val="22"/>
          <w:szCs w:val="28"/>
          <w:lang w:val="en-GB"/>
        </w:rPr>
        <w:t xml:space="preserve">support against abortions in general </w:t>
      </w:r>
      <w:r w:rsidRPr="00584AEA">
        <w:rPr>
          <w:rFonts w:ascii="Arrus" w:hAnsi="Arrus"/>
          <w:sz w:val="22"/>
          <w:szCs w:val="28"/>
          <w:lang w:val="en-GB"/>
        </w:rPr>
        <w:t>and  family feticide in particular;</w:t>
      </w:r>
    </w:p>
    <w:p w14:paraId="268B3BD7" w14:textId="77777777" w:rsidR="00270475" w:rsidRPr="00584AEA" w:rsidRDefault="00270475" w:rsidP="006F4670">
      <w:pPr>
        <w:numPr>
          <w:ilvl w:val="0"/>
          <w:numId w:val="68"/>
        </w:numPr>
        <w:tabs>
          <w:tab w:val="left" w:pos="360"/>
        </w:tabs>
        <w:ind w:left="360" w:right="-630" w:hanging="360"/>
        <w:jc w:val="both"/>
        <w:rPr>
          <w:rFonts w:ascii="Arrus" w:hAnsi="Arrus"/>
          <w:b/>
          <w:bCs/>
          <w:sz w:val="22"/>
          <w:szCs w:val="28"/>
          <w:lang w:val="en-GB"/>
        </w:rPr>
      </w:pPr>
      <w:r w:rsidRPr="00584AEA">
        <w:rPr>
          <w:rFonts w:ascii="Arrus" w:hAnsi="Arrus"/>
          <w:sz w:val="22"/>
          <w:szCs w:val="28"/>
          <w:lang w:val="en-GB"/>
        </w:rPr>
        <w:t>Better understanding for the need of</w:t>
      </w:r>
      <w:r w:rsidRPr="00584AEA">
        <w:rPr>
          <w:rFonts w:ascii="Arrus" w:hAnsi="Arrus"/>
          <w:b/>
          <w:bCs/>
          <w:sz w:val="22"/>
          <w:szCs w:val="28"/>
          <w:lang w:val="en-GB"/>
        </w:rPr>
        <w:t xml:space="preserve"> proper MCH;</w:t>
      </w:r>
    </w:p>
    <w:p w14:paraId="268B3BD8" w14:textId="77777777" w:rsidR="00270475" w:rsidRPr="00584AEA" w:rsidRDefault="00270475" w:rsidP="006F4670">
      <w:pPr>
        <w:numPr>
          <w:ilvl w:val="0"/>
          <w:numId w:val="68"/>
        </w:numPr>
        <w:tabs>
          <w:tab w:val="left" w:pos="360"/>
        </w:tabs>
        <w:ind w:left="360" w:right="-630" w:hanging="360"/>
        <w:jc w:val="both"/>
        <w:rPr>
          <w:rFonts w:ascii="Arrus" w:hAnsi="Arrus"/>
          <w:b/>
          <w:bCs/>
          <w:sz w:val="22"/>
          <w:szCs w:val="28"/>
          <w:lang w:val="en-GB"/>
        </w:rPr>
      </w:pPr>
      <w:r w:rsidRPr="00584AEA">
        <w:rPr>
          <w:rFonts w:ascii="Arrus" w:hAnsi="Arrus"/>
          <w:sz w:val="22"/>
          <w:szCs w:val="28"/>
          <w:lang w:val="en-GB"/>
        </w:rPr>
        <w:t xml:space="preserve">Better understanding of the need of </w:t>
      </w:r>
      <w:r w:rsidRPr="00584AEA">
        <w:rPr>
          <w:rFonts w:ascii="Arrus" w:hAnsi="Arrus"/>
          <w:b/>
          <w:bCs/>
          <w:sz w:val="22"/>
          <w:szCs w:val="28"/>
          <w:lang w:val="en-GB"/>
        </w:rPr>
        <w:t>complete child vaccination;</w:t>
      </w:r>
    </w:p>
    <w:p w14:paraId="268B3BD9" w14:textId="77777777" w:rsidR="00270475" w:rsidRPr="00584AEA" w:rsidRDefault="00270475" w:rsidP="006F4670">
      <w:pPr>
        <w:numPr>
          <w:ilvl w:val="0"/>
          <w:numId w:val="68"/>
        </w:numPr>
        <w:tabs>
          <w:tab w:val="left" w:pos="360"/>
        </w:tabs>
        <w:ind w:left="360" w:right="-630" w:hanging="360"/>
        <w:jc w:val="both"/>
        <w:rPr>
          <w:rFonts w:ascii="Arrus" w:hAnsi="Arrus"/>
          <w:b/>
          <w:bCs/>
          <w:sz w:val="22"/>
          <w:szCs w:val="28"/>
          <w:lang w:val="en-GB"/>
        </w:rPr>
      </w:pPr>
      <w:r w:rsidRPr="00584AEA">
        <w:rPr>
          <w:rFonts w:ascii="Arrus" w:hAnsi="Arrus"/>
          <w:sz w:val="22"/>
          <w:szCs w:val="28"/>
          <w:lang w:val="en-GB"/>
        </w:rPr>
        <w:t xml:space="preserve">Much better awareness </w:t>
      </w:r>
      <w:proofErr w:type="spellStart"/>
      <w:r w:rsidRPr="00584AEA">
        <w:rPr>
          <w:rFonts w:ascii="Arrus" w:hAnsi="Arrus"/>
          <w:sz w:val="22"/>
          <w:szCs w:val="28"/>
          <w:lang w:val="en-GB"/>
        </w:rPr>
        <w:t>bout</w:t>
      </w:r>
      <w:proofErr w:type="spellEnd"/>
      <w:r w:rsidRPr="00584AEA">
        <w:rPr>
          <w:rFonts w:ascii="Arrus" w:hAnsi="Arrus"/>
          <w:sz w:val="22"/>
          <w:szCs w:val="28"/>
          <w:lang w:val="en-GB"/>
        </w:rPr>
        <w:t xml:space="preserve"> the issues of the</w:t>
      </w:r>
      <w:r w:rsidRPr="00584AEA">
        <w:rPr>
          <w:rFonts w:ascii="Arrus" w:hAnsi="Arrus"/>
          <w:b/>
          <w:bCs/>
          <w:sz w:val="22"/>
          <w:szCs w:val="28"/>
          <w:lang w:val="en-GB"/>
        </w:rPr>
        <w:t xml:space="preserve"> empowerment of women;</w:t>
      </w:r>
    </w:p>
    <w:p w14:paraId="268B3BDA" w14:textId="77777777" w:rsidR="00270475" w:rsidRPr="00584AEA" w:rsidRDefault="00270475" w:rsidP="006F4670">
      <w:pPr>
        <w:numPr>
          <w:ilvl w:val="0"/>
          <w:numId w:val="68"/>
        </w:numPr>
        <w:tabs>
          <w:tab w:val="left" w:pos="360"/>
        </w:tabs>
        <w:ind w:left="360" w:right="-630" w:hanging="360"/>
        <w:jc w:val="both"/>
        <w:rPr>
          <w:rFonts w:ascii="Arrus" w:hAnsi="Arrus"/>
          <w:sz w:val="22"/>
          <w:szCs w:val="28"/>
          <w:lang w:val="en-GB"/>
        </w:rPr>
      </w:pPr>
      <w:r w:rsidRPr="00584AEA">
        <w:rPr>
          <w:rFonts w:ascii="Arrus" w:hAnsi="Arrus"/>
          <w:sz w:val="22"/>
          <w:szCs w:val="28"/>
          <w:lang w:val="en-GB"/>
        </w:rPr>
        <w:t xml:space="preserve">Much better </w:t>
      </w:r>
      <w:r w:rsidRPr="00584AEA">
        <w:rPr>
          <w:rFonts w:ascii="Arrus" w:hAnsi="Arrus"/>
          <w:b/>
          <w:bCs/>
          <w:sz w:val="22"/>
          <w:szCs w:val="28"/>
          <w:lang w:val="en-GB"/>
        </w:rPr>
        <w:t>communal amity;</w:t>
      </w:r>
    </w:p>
    <w:p w14:paraId="268B3BDB" w14:textId="77777777" w:rsidR="00270475" w:rsidRPr="00584AEA" w:rsidRDefault="00270475" w:rsidP="006F4670">
      <w:pPr>
        <w:numPr>
          <w:ilvl w:val="0"/>
          <w:numId w:val="68"/>
        </w:numPr>
        <w:tabs>
          <w:tab w:val="left" w:pos="360"/>
        </w:tabs>
        <w:ind w:left="360" w:right="-630" w:hanging="360"/>
        <w:jc w:val="both"/>
        <w:rPr>
          <w:rFonts w:ascii="Arrus" w:hAnsi="Arrus"/>
          <w:sz w:val="22"/>
          <w:szCs w:val="28"/>
          <w:lang w:val="en-GB"/>
        </w:rPr>
      </w:pPr>
      <w:r w:rsidRPr="00584AEA">
        <w:rPr>
          <w:rFonts w:ascii="Arrus" w:hAnsi="Arrus"/>
          <w:sz w:val="22"/>
          <w:szCs w:val="28"/>
          <w:lang w:val="en-GB"/>
        </w:rPr>
        <w:t>Much greater c</w:t>
      </w:r>
      <w:r w:rsidRPr="00584AEA">
        <w:rPr>
          <w:rFonts w:ascii="Arrus" w:hAnsi="Arrus"/>
          <w:b/>
          <w:bCs/>
          <w:sz w:val="22"/>
          <w:szCs w:val="28"/>
          <w:lang w:val="en-GB"/>
        </w:rPr>
        <w:t>oncern for the destitute;</w:t>
      </w:r>
    </w:p>
    <w:p w14:paraId="268B3BDC" w14:textId="77777777" w:rsidR="00270475" w:rsidRPr="00584AEA" w:rsidRDefault="00270475" w:rsidP="006F4670">
      <w:pPr>
        <w:numPr>
          <w:ilvl w:val="0"/>
          <w:numId w:val="68"/>
        </w:numPr>
        <w:tabs>
          <w:tab w:val="left" w:pos="360"/>
        </w:tabs>
        <w:ind w:left="360" w:right="-630" w:hanging="360"/>
        <w:jc w:val="both"/>
        <w:rPr>
          <w:rFonts w:ascii="Arrus" w:hAnsi="Arrus"/>
          <w:sz w:val="22"/>
          <w:szCs w:val="28"/>
          <w:lang w:val="en-GB"/>
        </w:rPr>
      </w:pPr>
      <w:r w:rsidRPr="00584AEA">
        <w:rPr>
          <w:rFonts w:ascii="Arrus" w:hAnsi="Arrus"/>
          <w:sz w:val="22"/>
          <w:szCs w:val="28"/>
          <w:lang w:val="en-GB"/>
        </w:rPr>
        <w:lastRenderedPageBreak/>
        <w:t xml:space="preserve">Much greater </w:t>
      </w:r>
      <w:r w:rsidRPr="00584AEA">
        <w:rPr>
          <w:rFonts w:ascii="Arrus" w:hAnsi="Arrus"/>
          <w:b/>
          <w:bCs/>
          <w:sz w:val="22"/>
          <w:szCs w:val="28"/>
          <w:lang w:val="en-GB"/>
        </w:rPr>
        <w:t>concern for the disabled;</w:t>
      </w:r>
    </w:p>
    <w:p w14:paraId="268B3BDD" w14:textId="77777777" w:rsidR="00270475" w:rsidRPr="00584AEA" w:rsidRDefault="00270475" w:rsidP="006F4670">
      <w:pPr>
        <w:numPr>
          <w:ilvl w:val="0"/>
          <w:numId w:val="68"/>
        </w:numPr>
        <w:tabs>
          <w:tab w:val="left" w:pos="360"/>
        </w:tabs>
        <w:ind w:left="360" w:right="-630" w:hanging="360"/>
        <w:jc w:val="both"/>
        <w:rPr>
          <w:rFonts w:ascii="Arrus" w:hAnsi="Arrus"/>
          <w:b/>
          <w:bCs/>
          <w:sz w:val="22"/>
          <w:szCs w:val="28"/>
          <w:lang w:val="en-GB"/>
        </w:rPr>
      </w:pPr>
      <w:r w:rsidRPr="00584AEA">
        <w:rPr>
          <w:rFonts w:ascii="Arrus" w:hAnsi="Arrus"/>
          <w:sz w:val="22"/>
          <w:szCs w:val="28"/>
          <w:lang w:val="en-GB"/>
        </w:rPr>
        <w:t xml:space="preserve">Much greater </w:t>
      </w:r>
      <w:r w:rsidRPr="00584AEA">
        <w:rPr>
          <w:rFonts w:ascii="Arrus" w:hAnsi="Arrus"/>
          <w:b/>
          <w:bCs/>
          <w:sz w:val="22"/>
          <w:szCs w:val="28"/>
          <w:lang w:val="en-GB"/>
        </w:rPr>
        <w:t>concern for the elderly;</w:t>
      </w:r>
    </w:p>
    <w:p w14:paraId="268B3BDE" w14:textId="77777777" w:rsidR="00270475" w:rsidRPr="00584AEA" w:rsidRDefault="00270475" w:rsidP="006F4670">
      <w:pPr>
        <w:numPr>
          <w:ilvl w:val="0"/>
          <w:numId w:val="68"/>
        </w:numPr>
        <w:tabs>
          <w:tab w:val="left" w:pos="360"/>
        </w:tabs>
        <w:ind w:left="360" w:right="-630" w:hanging="360"/>
        <w:jc w:val="both"/>
        <w:rPr>
          <w:rFonts w:ascii="Arrus" w:hAnsi="Arrus"/>
          <w:sz w:val="22"/>
          <w:szCs w:val="28"/>
          <w:lang w:val="en-GB"/>
        </w:rPr>
      </w:pPr>
      <w:r w:rsidRPr="00584AEA">
        <w:rPr>
          <w:rFonts w:ascii="Arrus" w:hAnsi="Arrus"/>
          <w:sz w:val="22"/>
          <w:szCs w:val="28"/>
          <w:lang w:val="en-GB"/>
        </w:rPr>
        <w:t xml:space="preserve">Much greater </w:t>
      </w:r>
      <w:r w:rsidRPr="00584AEA">
        <w:rPr>
          <w:rFonts w:ascii="Arrus" w:hAnsi="Arrus"/>
          <w:b/>
          <w:bCs/>
          <w:sz w:val="22"/>
          <w:szCs w:val="28"/>
          <w:lang w:val="en-GB"/>
        </w:rPr>
        <w:t>concern for orphans;</w:t>
      </w:r>
    </w:p>
    <w:p w14:paraId="268B3BDF" w14:textId="77777777" w:rsidR="00270475" w:rsidRPr="00584AEA" w:rsidRDefault="00270475" w:rsidP="006F4670">
      <w:pPr>
        <w:numPr>
          <w:ilvl w:val="0"/>
          <w:numId w:val="68"/>
        </w:numPr>
        <w:tabs>
          <w:tab w:val="left" w:pos="360"/>
        </w:tabs>
        <w:ind w:left="360" w:right="-630" w:hanging="360"/>
        <w:jc w:val="both"/>
        <w:rPr>
          <w:rFonts w:ascii="Arrus" w:hAnsi="Arrus"/>
          <w:sz w:val="22"/>
          <w:szCs w:val="28"/>
          <w:lang w:val="en-GB"/>
        </w:rPr>
      </w:pPr>
      <w:r w:rsidRPr="00584AEA">
        <w:rPr>
          <w:rFonts w:ascii="Arrus" w:hAnsi="Arrus"/>
          <w:sz w:val="22"/>
          <w:szCs w:val="28"/>
          <w:lang w:val="en-GB"/>
        </w:rPr>
        <w:t xml:space="preserve">Much greater </w:t>
      </w:r>
      <w:r w:rsidRPr="00584AEA">
        <w:rPr>
          <w:rFonts w:ascii="Arrus" w:hAnsi="Arrus"/>
          <w:b/>
          <w:bCs/>
          <w:sz w:val="22"/>
          <w:szCs w:val="28"/>
          <w:lang w:val="en-GB"/>
        </w:rPr>
        <w:t>concern for poor</w:t>
      </w:r>
      <w:r w:rsidRPr="00584AEA">
        <w:rPr>
          <w:rFonts w:ascii="Arrus" w:hAnsi="Arrus"/>
          <w:sz w:val="22"/>
          <w:szCs w:val="28"/>
          <w:lang w:val="en-GB"/>
        </w:rPr>
        <w:t>;</w:t>
      </w:r>
    </w:p>
    <w:p w14:paraId="268B3BE0" w14:textId="77777777" w:rsidR="00270475" w:rsidRPr="00584AEA" w:rsidRDefault="00270475" w:rsidP="006F4670">
      <w:pPr>
        <w:numPr>
          <w:ilvl w:val="0"/>
          <w:numId w:val="68"/>
        </w:numPr>
        <w:tabs>
          <w:tab w:val="left" w:pos="360"/>
        </w:tabs>
        <w:ind w:left="360" w:right="-630" w:hanging="360"/>
        <w:jc w:val="both"/>
        <w:rPr>
          <w:rFonts w:ascii="Arrus" w:hAnsi="Arrus"/>
          <w:sz w:val="22"/>
          <w:szCs w:val="28"/>
          <w:lang w:val="en-GB"/>
        </w:rPr>
      </w:pPr>
      <w:r w:rsidRPr="00584AEA">
        <w:rPr>
          <w:rFonts w:ascii="Arrus" w:hAnsi="Arrus"/>
          <w:sz w:val="22"/>
          <w:szCs w:val="28"/>
          <w:lang w:val="en-GB"/>
        </w:rPr>
        <w:t xml:space="preserve">Much greater </w:t>
      </w:r>
      <w:r w:rsidRPr="00584AEA">
        <w:rPr>
          <w:rFonts w:ascii="Arrus" w:hAnsi="Arrus"/>
          <w:b/>
          <w:bCs/>
          <w:sz w:val="22"/>
          <w:szCs w:val="28"/>
          <w:lang w:val="en-GB"/>
        </w:rPr>
        <w:t>concern for widows</w:t>
      </w:r>
      <w:r w:rsidRPr="00584AEA">
        <w:rPr>
          <w:rFonts w:ascii="Arrus" w:hAnsi="Arrus"/>
          <w:sz w:val="22"/>
          <w:szCs w:val="28"/>
          <w:lang w:val="en-GB"/>
        </w:rPr>
        <w:t>;</w:t>
      </w:r>
    </w:p>
    <w:p w14:paraId="268B3BE1" w14:textId="77777777" w:rsidR="00270475" w:rsidRPr="00584AEA" w:rsidRDefault="00270475" w:rsidP="006F4670">
      <w:pPr>
        <w:numPr>
          <w:ilvl w:val="0"/>
          <w:numId w:val="68"/>
        </w:numPr>
        <w:tabs>
          <w:tab w:val="left" w:pos="360"/>
        </w:tabs>
        <w:ind w:left="360" w:right="-630" w:hanging="360"/>
        <w:jc w:val="both"/>
        <w:rPr>
          <w:rFonts w:ascii="Arrus" w:hAnsi="Arrus"/>
          <w:sz w:val="22"/>
          <w:szCs w:val="28"/>
          <w:lang w:val="en-GB"/>
        </w:rPr>
      </w:pPr>
      <w:r w:rsidRPr="00584AEA">
        <w:rPr>
          <w:rFonts w:ascii="Arrus" w:hAnsi="Arrus"/>
          <w:sz w:val="22"/>
          <w:szCs w:val="28"/>
          <w:lang w:val="en-GB"/>
        </w:rPr>
        <w:t>Much greater c</w:t>
      </w:r>
      <w:r w:rsidRPr="00584AEA">
        <w:rPr>
          <w:rFonts w:ascii="Arrus" w:hAnsi="Arrus"/>
          <w:b/>
          <w:bCs/>
          <w:sz w:val="22"/>
          <w:szCs w:val="28"/>
          <w:lang w:val="en-GB"/>
        </w:rPr>
        <w:t>oncern for others in distress</w:t>
      </w:r>
      <w:r w:rsidRPr="00584AEA">
        <w:rPr>
          <w:rFonts w:ascii="Arrus" w:hAnsi="Arrus"/>
          <w:sz w:val="22"/>
          <w:szCs w:val="28"/>
          <w:lang w:val="en-GB"/>
        </w:rPr>
        <w:t>;</w:t>
      </w:r>
    </w:p>
    <w:p w14:paraId="268B3BE2" w14:textId="77777777" w:rsidR="00270475" w:rsidRPr="00584AEA" w:rsidRDefault="00270475" w:rsidP="006F4670">
      <w:pPr>
        <w:numPr>
          <w:ilvl w:val="0"/>
          <w:numId w:val="68"/>
        </w:numPr>
        <w:tabs>
          <w:tab w:val="left" w:pos="360"/>
        </w:tabs>
        <w:ind w:left="360" w:right="-630" w:hanging="360"/>
        <w:jc w:val="both"/>
        <w:rPr>
          <w:rFonts w:ascii="Arrus" w:hAnsi="Arrus"/>
          <w:b/>
          <w:bCs/>
          <w:sz w:val="22"/>
          <w:szCs w:val="28"/>
          <w:lang w:val="en-GB"/>
        </w:rPr>
      </w:pPr>
      <w:r w:rsidRPr="00584AEA">
        <w:rPr>
          <w:rFonts w:ascii="Arrus" w:hAnsi="Arrus"/>
          <w:sz w:val="22"/>
          <w:szCs w:val="28"/>
          <w:lang w:val="en-GB"/>
        </w:rPr>
        <w:t>Much greater c</w:t>
      </w:r>
      <w:r w:rsidRPr="00584AEA">
        <w:rPr>
          <w:rFonts w:ascii="Arrus" w:hAnsi="Arrus"/>
          <w:b/>
          <w:bCs/>
          <w:sz w:val="22"/>
          <w:szCs w:val="28"/>
          <w:lang w:val="en-GB"/>
        </w:rPr>
        <w:t>oncern for the need of moral education;</w:t>
      </w:r>
    </w:p>
    <w:p w14:paraId="268B3BE3" w14:textId="77777777" w:rsidR="00270475" w:rsidRPr="00584AEA" w:rsidRDefault="00270475" w:rsidP="006F4670">
      <w:pPr>
        <w:numPr>
          <w:ilvl w:val="0"/>
          <w:numId w:val="68"/>
        </w:numPr>
        <w:tabs>
          <w:tab w:val="left" w:pos="360"/>
        </w:tabs>
        <w:ind w:left="360" w:right="-630" w:hanging="360"/>
        <w:jc w:val="both"/>
        <w:rPr>
          <w:rFonts w:ascii="Arrus" w:hAnsi="Arrus"/>
          <w:b/>
          <w:bCs/>
          <w:sz w:val="22"/>
          <w:szCs w:val="28"/>
          <w:lang w:val="en-GB"/>
        </w:rPr>
      </w:pPr>
      <w:r w:rsidRPr="00584AEA">
        <w:rPr>
          <w:rFonts w:ascii="Arrus" w:hAnsi="Arrus"/>
          <w:sz w:val="22"/>
          <w:szCs w:val="28"/>
          <w:lang w:val="en-GB"/>
        </w:rPr>
        <w:t>Much greater concern for</w:t>
      </w:r>
      <w:r w:rsidRPr="00584AEA">
        <w:rPr>
          <w:rFonts w:ascii="Arrus" w:hAnsi="Arrus"/>
          <w:b/>
          <w:bCs/>
          <w:sz w:val="22"/>
          <w:szCs w:val="28"/>
          <w:lang w:val="en-GB"/>
        </w:rPr>
        <w:t xml:space="preserve"> personal and social hygiene.</w:t>
      </w:r>
    </w:p>
    <w:p w14:paraId="268B3BE4" w14:textId="77777777" w:rsidR="00270475" w:rsidRPr="00584AEA" w:rsidRDefault="00270475" w:rsidP="00270475">
      <w:pPr>
        <w:jc w:val="both"/>
        <w:rPr>
          <w:rFonts w:ascii="Arrus" w:hAnsi="Arrus"/>
          <w:sz w:val="22"/>
          <w:szCs w:val="28"/>
          <w:lang w:val="en-GB"/>
        </w:rPr>
      </w:pPr>
    </w:p>
    <w:p w14:paraId="268B3BE5"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Muslim Women NGOs</w:t>
      </w:r>
    </w:p>
    <w:p w14:paraId="268B3BE6" w14:textId="77777777" w:rsidR="00270475" w:rsidRPr="00584AEA" w:rsidRDefault="00270475" w:rsidP="00270475">
      <w:pPr>
        <w:jc w:val="both"/>
        <w:rPr>
          <w:rFonts w:ascii="Arrus" w:hAnsi="Arrus"/>
          <w:sz w:val="22"/>
          <w:szCs w:val="28"/>
          <w:lang w:val="en-GB"/>
        </w:rPr>
      </w:pPr>
    </w:p>
    <w:p w14:paraId="268B3BE7"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Muslim women must take increasing interest in the affairs of the community. The women who have retired from jobs, the women who have become relatively free of their household duties and the women who can contribute without adversely affecting their jobs and families must take special interest. </w:t>
      </w:r>
    </w:p>
    <w:p w14:paraId="268B3BE8" w14:textId="77777777" w:rsidR="00270475" w:rsidRPr="00584AEA" w:rsidRDefault="00270475" w:rsidP="00270475">
      <w:pPr>
        <w:jc w:val="both"/>
        <w:rPr>
          <w:rFonts w:ascii="Arrus" w:hAnsi="Arrus"/>
          <w:sz w:val="22"/>
          <w:szCs w:val="28"/>
          <w:lang w:val="en-GB"/>
        </w:rPr>
      </w:pPr>
    </w:p>
    <w:p w14:paraId="268B3BE9" w14:textId="77777777" w:rsidR="00270475" w:rsidRPr="00584AEA" w:rsidRDefault="00270475" w:rsidP="00270475">
      <w:pPr>
        <w:jc w:val="both"/>
        <w:rPr>
          <w:rFonts w:ascii="Arrus" w:hAnsi="Arrus"/>
          <w:b/>
          <w:bCs/>
          <w:sz w:val="22"/>
          <w:szCs w:val="28"/>
          <w:lang w:val="en-GB"/>
        </w:rPr>
      </w:pPr>
    </w:p>
    <w:p w14:paraId="268B3BEA" w14:textId="77777777" w:rsidR="00270475" w:rsidRPr="00584AEA" w:rsidRDefault="00270475" w:rsidP="00270475">
      <w:pPr>
        <w:jc w:val="both"/>
        <w:rPr>
          <w:rFonts w:ascii="Arrus" w:hAnsi="Arrus"/>
          <w:b/>
          <w:bCs/>
          <w:sz w:val="22"/>
          <w:szCs w:val="28"/>
          <w:lang w:val="en-GB"/>
        </w:rPr>
      </w:pPr>
    </w:p>
    <w:p w14:paraId="268B3BEB" w14:textId="77777777" w:rsidR="00270475" w:rsidRPr="00584AEA" w:rsidRDefault="00270475" w:rsidP="00270475">
      <w:pPr>
        <w:jc w:val="both"/>
        <w:rPr>
          <w:rFonts w:ascii="Arrus" w:hAnsi="Arrus"/>
          <w:b/>
          <w:bCs/>
          <w:sz w:val="22"/>
          <w:szCs w:val="28"/>
          <w:lang w:val="en-GB"/>
        </w:rPr>
      </w:pPr>
    </w:p>
    <w:p w14:paraId="268B3BEC" w14:textId="77777777" w:rsidR="00270475" w:rsidRPr="00584AEA" w:rsidRDefault="00270475" w:rsidP="00270475">
      <w:pPr>
        <w:jc w:val="both"/>
        <w:rPr>
          <w:rFonts w:ascii="Arrus" w:hAnsi="Arrus"/>
          <w:b/>
          <w:bCs/>
          <w:sz w:val="22"/>
          <w:szCs w:val="28"/>
          <w:lang w:val="en-GB"/>
        </w:rPr>
      </w:pPr>
    </w:p>
    <w:p w14:paraId="268B3BED" w14:textId="77777777" w:rsidR="00270475" w:rsidRPr="00584AEA" w:rsidRDefault="00270475" w:rsidP="00270475">
      <w:pPr>
        <w:jc w:val="both"/>
        <w:rPr>
          <w:rFonts w:ascii="Arrus" w:hAnsi="Arrus"/>
          <w:b/>
          <w:bCs/>
          <w:sz w:val="22"/>
          <w:szCs w:val="28"/>
          <w:lang w:val="en-GB"/>
        </w:rPr>
      </w:pPr>
    </w:p>
    <w:p w14:paraId="268B3BEE" w14:textId="77777777" w:rsidR="00270475" w:rsidRPr="00584AEA" w:rsidRDefault="00270475" w:rsidP="00270475">
      <w:pPr>
        <w:jc w:val="both"/>
        <w:rPr>
          <w:rFonts w:ascii="Arrus" w:hAnsi="Arrus"/>
          <w:b/>
          <w:bCs/>
          <w:sz w:val="22"/>
          <w:szCs w:val="28"/>
          <w:lang w:val="en-GB"/>
        </w:rPr>
      </w:pPr>
    </w:p>
    <w:p w14:paraId="268B3BEF"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8888</w:t>
      </w:r>
    </w:p>
    <w:p w14:paraId="268B3BF0" w14:textId="77777777" w:rsidR="00270475" w:rsidRPr="00584AEA" w:rsidRDefault="00270475" w:rsidP="00270475">
      <w:pPr>
        <w:jc w:val="both"/>
        <w:rPr>
          <w:rFonts w:ascii="Arrus" w:hAnsi="Arrus"/>
          <w:sz w:val="22"/>
          <w:szCs w:val="28"/>
          <w:lang w:val="en-GB"/>
        </w:rPr>
      </w:pPr>
    </w:p>
    <w:p w14:paraId="268B3BF1" w14:textId="77777777" w:rsidR="00270475" w:rsidRPr="00584AEA" w:rsidRDefault="00270475" w:rsidP="00270475">
      <w:pPr>
        <w:rPr>
          <w:rFonts w:ascii="Arrus" w:hAnsi="Arrus"/>
          <w:b/>
          <w:sz w:val="50"/>
          <w:szCs w:val="28"/>
        </w:rPr>
      </w:pPr>
      <w:r w:rsidRPr="00584AEA">
        <w:rPr>
          <w:rFonts w:ascii="Arrus" w:hAnsi="Arrus"/>
          <w:b/>
          <w:sz w:val="50"/>
          <w:szCs w:val="28"/>
        </w:rPr>
        <w:t>Minority Welfare Schemes of Ministry of Minority Affairs</w:t>
      </w:r>
    </w:p>
    <w:p w14:paraId="268B3BF2" w14:textId="77777777" w:rsidR="00270475" w:rsidRPr="00584AEA" w:rsidRDefault="00270475" w:rsidP="00270475">
      <w:pPr>
        <w:rPr>
          <w:rFonts w:ascii="Arrus" w:hAnsi="Arrus" w:cs="Times New Roman"/>
          <w:b/>
          <w:bCs/>
          <w:color w:val="000000"/>
          <w:sz w:val="22"/>
          <w:szCs w:val="22"/>
          <w:lang w:eastAsia="en-GB"/>
        </w:rPr>
      </w:pPr>
    </w:p>
    <w:p w14:paraId="268B3BF3" w14:textId="77777777" w:rsidR="00270475" w:rsidRPr="00584AEA" w:rsidRDefault="00270475" w:rsidP="00270475">
      <w:pPr>
        <w:spacing w:line="225" w:lineRule="atLeast"/>
        <w:rPr>
          <w:rFonts w:ascii="Arrus" w:hAnsi="Arrus" w:cs="Times New Roman"/>
          <w:color w:val="000000"/>
          <w:sz w:val="22"/>
          <w:szCs w:val="22"/>
          <w:lang w:eastAsia="en-GB"/>
        </w:rPr>
      </w:pPr>
      <w:hyperlink r:id="rId826" w:tooltip="Multi-sectoral Development Programme (MSDP)" w:history="1">
        <w:r w:rsidRPr="00584AEA">
          <w:rPr>
            <w:rFonts w:ascii="Arrus" w:hAnsi="Arrus" w:cs="Times New Roman"/>
            <w:color w:val="000000"/>
            <w:sz w:val="22"/>
            <w:szCs w:val="22"/>
            <w:lang w:eastAsia="en-GB"/>
          </w:rPr>
          <w:t>Multi-sectoral Development Programme (</w:t>
        </w:r>
        <w:proofErr w:type="spellStart"/>
        <w:r w:rsidRPr="00584AEA">
          <w:rPr>
            <w:rFonts w:ascii="Arrus" w:hAnsi="Arrus" w:cs="Times New Roman"/>
            <w:color w:val="000000"/>
            <w:sz w:val="22"/>
            <w:szCs w:val="22"/>
            <w:lang w:eastAsia="en-GB"/>
          </w:rPr>
          <w:t>MsDP</w:t>
        </w:r>
        <w:proofErr w:type="spellEnd"/>
        <w:r w:rsidRPr="00584AEA">
          <w:rPr>
            <w:rFonts w:ascii="Arrus" w:hAnsi="Arrus" w:cs="Times New Roman"/>
            <w:color w:val="000000"/>
            <w:sz w:val="22"/>
            <w:szCs w:val="22"/>
            <w:lang w:eastAsia="en-GB"/>
          </w:rPr>
          <w:t>)</w:t>
        </w:r>
      </w:hyperlink>
    </w:p>
    <w:p w14:paraId="268B3BF4" w14:textId="77777777" w:rsidR="00270475" w:rsidRPr="00584AEA" w:rsidRDefault="00270475" w:rsidP="00270475">
      <w:pPr>
        <w:spacing w:line="225" w:lineRule="atLeast"/>
        <w:rPr>
          <w:rFonts w:ascii="Arrus" w:hAnsi="Arrus" w:cs="Times New Roman"/>
          <w:color w:val="000000"/>
          <w:sz w:val="22"/>
          <w:szCs w:val="22"/>
          <w:lang w:eastAsia="en-GB"/>
        </w:rPr>
      </w:pPr>
      <w:hyperlink r:id="rId827" w:history="1">
        <w:r w:rsidRPr="00584AEA">
          <w:rPr>
            <w:rFonts w:ascii="Arrus" w:hAnsi="Arrus" w:cs="Times New Roman"/>
            <w:color w:val="000000"/>
            <w:sz w:val="22"/>
            <w:szCs w:val="22"/>
            <w:lang w:eastAsia="en-GB"/>
          </w:rPr>
          <w:t>Scholarship Schemes</w:t>
        </w:r>
      </w:hyperlink>
    </w:p>
    <w:p w14:paraId="268B3BF5" w14:textId="77777777" w:rsidR="00270475" w:rsidRPr="00584AEA" w:rsidRDefault="00270475" w:rsidP="00270475">
      <w:pPr>
        <w:spacing w:line="225" w:lineRule="atLeast"/>
        <w:rPr>
          <w:rFonts w:ascii="Arrus" w:hAnsi="Arrus" w:cs="Times New Roman"/>
          <w:color w:val="000000"/>
          <w:sz w:val="22"/>
          <w:szCs w:val="22"/>
          <w:lang w:eastAsia="en-GB"/>
        </w:rPr>
      </w:pPr>
      <w:hyperlink r:id="rId828" w:tooltip="Free Coaching and Allied Scheme" w:history="1">
        <w:r w:rsidRPr="00584AEA">
          <w:rPr>
            <w:rFonts w:ascii="Arrus" w:hAnsi="Arrus" w:cs="Times New Roman"/>
            <w:color w:val="000000"/>
            <w:sz w:val="22"/>
            <w:szCs w:val="22"/>
            <w:lang w:eastAsia="en-GB"/>
          </w:rPr>
          <w:t>Free Coaching and Allied Scheme</w:t>
        </w:r>
      </w:hyperlink>
    </w:p>
    <w:p w14:paraId="268B3BF6" w14:textId="77777777" w:rsidR="00270475" w:rsidRPr="00584AEA" w:rsidRDefault="00270475" w:rsidP="00270475">
      <w:pPr>
        <w:spacing w:line="225" w:lineRule="atLeast"/>
        <w:rPr>
          <w:rFonts w:ascii="Arrus" w:hAnsi="Arrus" w:cs="Times New Roman"/>
          <w:color w:val="000000"/>
          <w:sz w:val="22"/>
          <w:szCs w:val="22"/>
          <w:lang w:eastAsia="en-GB"/>
        </w:rPr>
      </w:pPr>
      <w:hyperlink r:id="rId829" w:tooltip=" Computerization of the records of state Waqf  Boards Scheme" w:history="1">
        <w:r w:rsidRPr="00584AEA">
          <w:rPr>
            <w:rFonts w:ascii="Arrus" w:hAnsi="Arrus" w:cs="Times New Roman"/>
            <w:color w:val="000000"/>
            <w:sz w:val="22"/>
            <w:szCs w:val="22"/>
            <w:lang w:eastAsia="en-GB"/>
          </w:rPr>
          <w:t>Computerization of the records of State Waqf Boards Scheme</w:t>
        </w:r>
      </w:hyperlink>
    </w:p>
    <w:p w14:paraId="268B3BF7" w14:textId="77777777" w:rsidR="00270475" w:rsidRPr="00584AEA" w:rsidRDefault="00270475" w:rsidP="00270475">
      <w:pPr>
        <w:spacing w:line="225" w:lineRule="atLeast"/>
        <w:rPr>
          <w:rFonts w:ascii="Arrus" w:hAnsi="Arrus" w:cs="Times New Roman"/>
          <w:color w:val="000000"/>
          <w:sz w:val="22"/>
          <w:szCs w:val="22"/>
          <w:lang w:eastAsia="en-GB"/>
        </w:rPr>
      </w:pPr>
      <w:hyperlink r:id="rId830" w:tooltip="NFDFC" w:history="1">
        <w:r w:rsidRPr="00584AEA">
          <w:rPr>
            <w:rFonts w:ascii="Arrus" w:hAnsi="Arrus" w:cs="Times New Roman"/>
            <w:color w:val="000000"/>
            <w:sz w:val="22"/>
            <w:szCs w:val="22"/>
            <w:lang w:eastAsia="en-GB"/>
          </w:rPr>
          <w:t>Equity to National Minorities Development and Finance Corporation(NMDFC)</w:t>
        </w:r>
      </w:hyperlink>
    </w:p>
    <w:p w14:paraId="268B3BF8" w14:textId="77777777" w:rsidR="00270475" w:rsidRPr="00584AEA" w:rsidRDefault="00270475" w:rsidP="00270475">
      <w:pPr>
        <w:spacing w:line="225" w:lineRule="atLeast"/>
        <w:rPr>
          <w:rFonts w:ascii="Arrus" w:hAnsi="Arrus" w:cs="Times New Roman"/>
          <w:color w:val="000000"/>
          <w:sz w:val="22"/>
          <w:szCs w:val="22"/>
          <w:lang w:eastAsia="en-GB"/>
        </w:rPr>
      </w:pPr>
      <w:hyperlink r:id="rId831" w:tooltip="Corpus Funds to MAEF" w:history="1">
        <w:r w:rsidRPr="00584AEA">
          <w:rPr>
            <w:rFonts w:ascii="Arrus" w:hAnsi="Arrus" w:cs="Times New Roman"/>
            <w:color w:val="000000"/>
            <w:sz w:val="22"/>
            <w:szCs w:val="22"/>
            <w:lang w:eastAsia="en-GB"/>
          </w:rPr>
          <w:t>Corpus Fund to Maulana Azad Education Foundation(MAEF)</w:t>
        </w:r>
      </w:hyperlink>
    </w:p>
    <w:p w14:paraId="268B3BF9" w14:textId="77777777" w:rsidR="00270475" w:rsidRPr="00584AEA" w:rsidRDefault="00270475" w:rsidP="00270475">
      <w:pPr>
        <w:spacing w:line="225" w:lineRule="atLeast"/>
        <w:rPr>
          <w:rFonts w:ascii="Arrus" w:hAnsi="Arrus" w:cs="Times New Roman"/>
          <w:color w:val="000000"/>
          <w:sz w:val="22"/>
          <w:szCs w:val="22"/>
          <w:lang w:eastAsia="en-GB"/>
        </w:rPr>
      </w:pPr>
      <w:hyperlink r:id="rId832" w:tooltip="Maulana Azad National Fellowship for Minority Students Scheme" w:history="1">
        <w:r w:rsidRPr="00584AEA">
          <w:rPr>
            <w:rFonts w:ascii="Arrus" w:hAnsi="Arrus" w:cs="Times New Roman"/>
            <w:color w:val="000000"/>
            <w:sz w:val="22"/>
            <w:szCs w:val="22"/>
            <w:lang w:eastAsia="en-GB"/>
          </w:rPr>
          <w:t>Maulana Azad National Fellowship for Minority Students Scheme</w:t>
        </w:r>
      </w:hyperlink>
    </w:p>
    <w:p w14:paraId="268B3BFA" w14:textId="77777777" w:rsidR="00270475" w:rsidRPr="00584AEA" w:rsidRDefault="00270475" w:rsidP="00270475">
      <w:pPr>
        <w:spacing w:line="225" w:lineRule="atLeast"/>
        <w:rPr>
          <w:rFonts w:ascii="Arrus" w:hAnsi="Arrus" w:cs="Times New Roman"/>
          <w:color w:val="000000"/>
          <w:sz w:val="22"/>
          <w:szCs w:val="22"/>
          <w:lang w:eastAsia="en-GB"/>
        </w:rPr>
      </w:pPr>
      <w:hyperlink r:id="rId833" w:tooltip="Grant in Aid Scheme To State Channelising Agencies Of National Minorities Development &amp; Finance Corporation" w:history="1">
        <w:r w:rsidRPr="00584AEA">
          <w:rPr>
            <w:rFonts w:ascii="Arrus" w:hAnsi="Arrus" w:cs="Times New Roman"/>
            <w:color w:val="000000"/>
            <w:sz w:val="22"/>
            <w:szCs w:val="22"/>
            <w:lang w:eastAsia="en-GB"/>
          </w:rPr>
          <w:t xml:space="preserve">Grant in Aid Scheme to State </w:t>
        </w:r>
        <w:proofErr w:type="spellStart"/>
        <w:r w:rsidRPr="00584AEA">
          <w:rPr>
            <w:rFonts w:ascii="Arrus" w:hAnsi="Arrus" w:cs="Times New Roman"/>
            <w:color w:val="000000"/>
            <w:sz w:val="22"/>
            <w:szCs w:val="22"/>
            <w:lang w:eastAsia="en-GB"/>
          </w:rPr>
          <w:t>Channelising</w:t>
        </w:r>
        <w:proofErr w:type="spellEnd"/>
        <w:r w:rsidRPr="00584AEA">
          <w:rPr>
            <w:rFonts w:ascii="Arrus" w:hAnsi="Arrus" w:cs="Times New Roman"/>
            <w:color w:val="000000"/>
            <w:sz w:val="22"/>
            <w:szCs w:val="22"/>
            <w:lang w:eastAsia="en-GB"/>
          </w:rPr>
          <w:t xml:space="preserve"> Agencies of National Minorities Development &amp; Finance Corporation</w:t>
        </w:r>
      </w:hyperlink>
    </w:p>
    <w:p w14:paraId="268B3BFB" w14:textId="77777777" w:rsidR="00270475" w:rsidRPr="00584AEA" w:rsidRDefault="00270475" w:rsidP="00270475">
      <w:pPr>
        <w:spacing w:line="225" w:lineRule="atLeast"/>
        <w:rPr>
          <w:rFonts w:ascii="Arrus" w:hAnsi="Arrus" w:cs="Times New Roman"/>
          <w:color w:val="000000"/>
          <w:sz w:val="22"/>
          <w:szCs w:val="22"/>
          <w:lang w:eastAsia="en-GB"/>
        </w:rPr>
      </w:pPr>
      <w:hyperlink r:id="rId834" w:tooltip="Reasearch/Studies, Monitoring and Evaluation of Development Scheme Including Publicity" w:history="1">
        <w:proofErr w:type="spellStart"/>
        <w:r w:rsidRPr="00584AEA">
          <w:rPr>
            <w:rFonts w:ascii="Arrus" w:hAnsi="Arrus" w:cs="Times New Roman"/>
            <w:color w:val="000000"/>
            <w:sz w:val="22"/>
            <w:szCs w:val="22"/>
            <w:lang w:eastAsia="en-GB"/>
          </w:rPr>
          <w:t>Reasearch</w:t>
        </w:r>
        <w:proofErr w:type="spellEnd"/>
        <w:r w:rsidRPr="00584AEA">
          <w:rPr>
            <w:rFonts w:ascii="Arrus" w:hAnsi="Arrus" w:cs="Times New Roman"/>
            <w:color w:val="000000"/>
            <w:sz w:val="22"/>
            <w:szCs w:val="22"/>
            <w:lang w:eastAsia="en-GB"/>
          </w:rPr>
          <w:t xml:space="preserve">/Studies, Monitoring and Evaluation of Development Scheme </w:t>
        </w:r>
        <w:r w:rsidRPr="00584AEA">
          <w:rPr>
            <w:rFonts w:ascii="Arrus" w:hAnsi="Arrus" w:cs="Times New Roman"/>
            <w:color w:val="000000"/>
            <w:sz w:val="22"/>
            <w:szCs w:val="22"/>
            <w:lang w:eastAsia="en-GB"/>
          </w:rPr>
          <w:lastRenderedPageBreak/>
          <w:t>Including Publicity</w:t>
        </w:r>
      </w:hyperlink>
    </w:p>
    <w:p w14:paraId="268B3BFC" w14:textId="77777777" w:rsidR="00270475" w:rsidRPr="00584AEA" w:rsidRDefault="00270475" w:rsidP="00270475">
      <w:pPr>
        <w:spacing w:line="225" w:lineRule="atLeast"/>
        <w:rPr>
          <w:rFonts w:ascii="Arrus" w:hAnsi="Arrus" w:cs="Times New Roman"/>
          <w:color w:val="000000"/>
          <w:sz w:val="22"/>
          <w:szCs w:val="22"/>
          <w:lang w:eastAsia="en-GB"/>
        </w:rPr>
      </w:pPr>
      <w:hyperlink r:id="rId835" w:tooltip="&quot;Nai Roshni&quot; - The scheme of Leadership Development of Minority Women Scheme" w:history="1">
        <w:r w:rsidRPr="00584AEA">
          <w:rPr>
            <w:rFonts w:ascii="Arrus" w:hAnsi="Arrus" w:cs="Times New Roman"/>
            <w:color w:val="000000"/>
            <w:sz w:val="22"/>
            <w:szCs w:val="22"/>
            <w:lang w:eastAsia="en-GB"/>
          </w:rPr>
          <w:t>"Nai Roshni" - The scheme of Leadership Development of Minority Women Scheme</w:t>
        </w:r>
      </w:hyperlink>
    </w:p>
    <w:p w14:paraId="268B3BFD" w14:textId="77777777" w:rsidR="00270475" w:rsidRPr="00584AEA" w:rsidRDefault="00270475" w:rsidP="00270475">
      <w:pPr>
        <w:spacing w:line="225" w:lineRule="atLeast"/>
        <w:rPr>
          <w:rFonts w:ascii="Arrus" w:hAnsi="Arrus" w:cs="Times New Roman"/>
          <w:color w:val="000000"/>
          <w:sz w:val="22"/>
          <w:szCs w:val="22"/>
          <w:lang w:eastAsia="en-GB"/>
        </w:rPr>
      </w:pPr>
      <w:hyperlink r:id="rId836" w:tooltip="&quot;Seekho aur Kamao(Learn &amp; Earn)&quot;- The Scheme for Skill Development of Minorities." w:history="1">
        <w:r w:rsidRPr="00584AEA">
          <w:rPr>
            <w:rFonts w:ascii="Arrus" w:hAnsi="Arrus" w:cs="Times New Roman"/>
            <w:color w:val="000000"/>
            <w:sz w:val="22"/>
            <w:szCs w:val="22"/>
            <w:lang w:eastAsia="en-GB"/>
          </w:rPr>
          <w:t>"</w:t>
        </w:r>
        <w:proofErr w:type="spellStart"/>
        <w:r w:rsidRPr="00584AEA">
          <w:rPr>
            <w:rFonts w:ascii="Arrus" w:hAnsi="Arrus" w:cs="Times New Roman"/>
            <w:color w:val="000000"/>
            <w:sz w:val="22"/>
            <w:szCs w:val="22"/>
            <w:lang w:eastAsia="en-GB"/>
          </w:rPr>
          <w:t>Seekho</w:t>
        </w:r>
        <w:proofErr w:type="spellEnd"/>
        <w:r w:rsidRPr="00584AEA">
          <w:rPr>
            <w:rFonts w:ascii="Arrus" w:hAnsi="Arrus" w:cs="Times New Roman"/>
            <w:color w:val="000000"/>
            <w:sz w:val="22"/>
            <w:szCs w:val="22"/>
            <w:lang w:eastAsia="en-GB"/>
          </w:rPr>
          <w:t xml:space="preserve"> aur </w:t>
        </w:r>
        <w:proofErr w:type="spellStart"/>
        <w:r w:rsidRPr="00584AEA">
          <w:rPr>
            <w:rFonts w:ascii="Arrus" w:hAnsi="Arrus" w:cs="Times New Roman"/>
            <w:color w:val="000000"/>
            <w:sz w:val="22"/>
            <w:szCs w:val="22"/>
            <w:lang w:eastAsia="en-GB"/>
          </w:rPr>
          <w:t>Kamao</w:t>
        </w:r>
        <w:proofErr w:type="spellEnd"/>
        <w:r w:rsidRPr="00584AEA">
          <w:rPr>
            <w:rFonts w:ascii="Arrus" w:hAnsi="Arrus" w:cs="Times New Roman"/>
            <w:color w:val="000000"/>
            <w:sz w:val="22"/>
            <w:szCs w:val="22"/>
            <w:lang w:eastAsia="en-GB"/>
          </w:rPr>
          <w:t>(Learn &amp; Earn)"- The Scheme for Skill Development of Minorities.</w:t>
        </w:r>
      </w:hyperlink>
    </w:p>
    <w:p w14:paraId="268B3BFE" w14:textId="77777777" w:rsidR="00270475" w:rsidRPr="00584AEA" w:rsidRDefault="00270475" w:rsidP="00270475">
      <w:pPr>
        <w:spacing w:line="225" w:lineRule="atLeast"/>
        <w:rPr>
          <w:rFonts w:ascii="Arrus" w:hAnsi="Arrus" w:cs="Times New Roman"/>
          <w:color w:val="000000"/>
          <w:sz w:val="22"/>
          <w:szCs w:val="22"/>
          <w:lang w:eastAsia="en-GB"/>
        </w:rPr>
      </w:pPr>
      <w:hyperlink r:id="rId837" w:tooltip="&quot;Jiyo Parsis&quot; - The Central Sector Scheme for Containing Population Decline of Parsis in India" w:history="1">
        <w:r w:rsidRPr="00584AEA">
          <w:rPr>
            <w:rFonts w:ascii="Arrus" w:hAnsi="Arrus" w:cs="Times New Roman"/>
            <w:color w:val="000000"/>
            <w:sz w:val="22"/>
            <w:szCs w:val="22"/>
            <w:lang w:eastAsia="en-GB"/>
          </w:rPr>
          <w:t>"Jiyo Parsi" - The Central Sector Scheme for Containing Population Decline of Parsis in India</w:t>
        </w:r>
      </w:hyperlink>
    </w:p>
    <w:p w14:paraId="268B3BFF" w14:textId="77777777" w:rsidR="00270475" w:rsidRPr="00584AEA" w:rsidRDefault="00270475" w:rsidP="00270475">
      <w:pPr>
        <w:spacing w:line="225" w:lineRule="atLeast"/>
        <w:rPr>
          <w:rFonts w:ascii="Arrus" w:hAnsi="Arrus" w:cs="Times New Roman"/>
          <w:color w:val="000000"/>
          <w:sz w:val="22"/>
          <w:szCs w:val="22"/>
          <w:lang w:eastAsia="en-GB"/>
        </w:rPr>
      </w:pPr>
      <w:hyperlink r:id="rId838" w:tooltip="Padho Pardesh - Scheme of Interest Subsidy on Educational Loans for Overseas Studies for the students belonging to minorities. " w:history="1">
        <w:proofErr w:type="spellStart"/>
        <w:r w:rsidRPr="00584AEA">
          <w:rPr>
            <w:rFonts w:ascii="Arrus" w:hAnsi="Arrus" w:cs="Times New Roman"/>
            <w:color w:val="000000"/>
            <w:sz w:val="22"/>
            <w:szCs w:val="22"/>
            <w:lang w:eastAsia="en-GB"/>
          </w:rPr>
          <w:t>Padho</w:t>
        </w:r>
        <w:proofErr w:type="spellEnd"/>
        <w:r w:rsidRPr="00584AEA">
          <w:rPr>
            <w:rFonts w:ascii="Arrus" w:hAnsi="Arrus" w:cs="Times New Roman"/>
            <w:color w:val="000000"/>
            <w:sz w:val="22"/>
            <w:szCs w:val="22"/>
            <w:lang w:eastAsia="en-GB"/>
          </w:rPr>
          <w:t xml:space="preserve"> </w:t>
        </w:r>
        <w:proofErr w:type="spellStart"/>
        <w:r w:rsidRPr="00584AEA">
          <w:rPr>
            <w:rFonts w:ascii="Arrus" w:hAnsi="Arrus" w:cs="Times New Roman"/>
            <w:color w:val="000000"/>
            <w:sz w:val="22"/>
            <w:szCs w:val="22"/>
            <w:lang w:eastAsia="en-GB"/>
          </w:rPr>
          <w:t>Pardesh</w:t>
        </w:r>
        <w:proofErr w:type="spellEnd"/>
        <w:r w:rsidRPr="00584AEA">
          <w:rPr>
            <w:rFonts w:ascii="Arrus" w:hAnsi="Arrus" w:cs="Times New Roman"/>
            <w:color w:val="000000"/>
            <w:sz w:val="22"/>
            <w:szCs w:val="22"/>
            <w:lang w:eastAsia="en-GB"/>
          </w:rPr>
          <w:t xml:space="preserve"> - Scheme of Interest Subsidy on Educational Loans for Overseas Studies for the students belonging to minorities.</w:t>
        </w:r>
      </w:hyperlink>
    </w:p>
    <w:p w14:paraId="268B3C00" w14:textId="77777777" w:rsidR="00270475" w:rsidRPr="00584AEA" w:rsidRDefault="00270475" w:rsidP="00270475">
      <w:pPr>
        <w:spacing w:line="225" w:lineRule="atLeast"/>
        <w:rPr>
          <w:rFonts w:ascii="Arrus" w:hAnsi="Arrus" w:cs="Times New Roman"/>
          <w:color w:val="000000"/>
          <w:sz w:val="22"/>
          <w:szCs w:val="22"/>
          <w:lang w:eastAsia="en-GB"/>
        </w:rPr>
      </w:pPr>
      <w:hyperlink r:id="rId839" w:tooltip="Support for Students clearing Prelims Conducted by UPSC/SSC,State Public Service Commission(PSC) etc." w:history="1">
        <w:r w:rsidRPr="00584AEA">
          <w:rPr>
            <w:rFonts w:ascii="Arrus" w:hAnsi="Arrus" w:cs="Times New Roman"/>
            <w:color w:val="000000"/>
            <w:sz w:val="22"/>
            <w:szCs w:val="22"/>
            <w:lang w:eastAsia="en-GB"/>
          </w:rPr>
          <w:t>Support for Students clearing Prelims conducted by UPSC/</w:t>
        </w:r>
        <w:proofErr w:type="spellStart"/>
        <w:r w:rsidRPr="00584AEA">
          <w:rPr>
            <w:rFonts w:ascii="Arrus" w:hAnsi="Arrus" w:cs="Times New Roman"/>
            <w:color w:val="000000"/>
            <w:sz w:val="22"/>
            <w:szCs w:val="22"/>
            <w:lang w:eastAsia="en-GB"/>
          </w:rPr>
          <w:t>SSC,State</w:t>
        </w:r>
        <w:proofErr w:type="spellEnd"/>
        <w:r w:rsidRPr="00584AEA">
          <w:rPr>
            <w:rFonts w:ascii="Arrus" w:hAnsi="Arrus" w:cs="Times New Roman"/>
            <w:color w:val="000000"/>
            <w:sz w:val="22"/>
            <w:szCs w:val="22"/>
            <w:lang w:eastAsia="en-GB"/>
          </w:rPr>
          <w:t xml:space="preserve"> Public Service Commission(PSC) etc.</w:t>
        </w:r>
      </w:hyperlink>
    </w:p>
    <w:p w14:paraId="268B3C01" w14:textId="77777777" w:rsidR="00270475" w:rsidRPr="00584AEA" w:rsidRDefault="00270475" w:rsidP="00270475">
      <w:pPr>
        <w:spacing w:line="225" w:lineRule="atLeast"/>
        <w:rPr>
          <w:rFonts w:ascii="Arrus" w:hAnsi="Arrus" w:cs="Times New Roman"/>
          <w:color w:val="000000"/>
          <w:sz w:val="22"/>
          <w:szCs w:val="22"/>
          <w:lang w:eastAsia="en-GB"/>
        </w:rPr>
      </w:pPr>
      <w:hyperlink r:id="rId840" w:history="1">
        <w:r w:rsidRPr="00584AEA">
          <w:rPr>
            <w:rFonts w:ascii="Arrus" w:hAnsi="Arrus" w:cs="Times New Roman"/>
            <w:color w:val="000000"/>
            <w:sz w:val="22"/>
            <w:szCs w:val="22"/>
            <w:lang w:eastAsia="en-GB"/>
          </w:rPr>
          <w:t xml:space="preserve">“Hamari </w:t>
        </w:r>
        <w:proofErr w:type="spellStart"/>
        <w:r w:rsidRPr="00584AEA">
          <w:rPr>
            <w:rFonts w:ascii="Arrus" w:hAnsi="Arrus" w:cs="Times New Roman"/>
            <w:color w:val="000000"/>
            <w:sz w:val="22"/>
            <w:szCs w:val="22"/>
            <w:lang w:eastAsia="en-GB"/>
          </w:rPr>
          <w:t>Dharohar</w:t>
        </w:r>
        <w:proofErr w:type="spellEnd"/>
        <w:r w:rsidRPr="00584AEA">
          <w:rPr>
            <w:rFonts w:ascii="Arrus" w:hAnsi="Arrus" w:cs="Times New Roman"/>
            <w:color w:val="000000"/>
            <w:sz w:val="22"/>
            <w:szCs w:val="22"/>
            <w:lang w:eastAsia="en-GB"/>
          </w:rPr>
          <w:t>”- scheme to Preserve Rich Heritage of Minority Communities of India under the Overall Concept of Indian Culture</w:t>
        </w:r>
      </w:hyperlink>
    </w:p>
    <w:p w14:paraId="268B3C02" w14:textId="77777777" w:rsidR="00270475" w:rsidRPr="00584AEA" w:rsidRDefault="00270475" w:rsidP="00270475">
      <w:pPr>
        <w:spacing w:line="225" w:lineRule="atLeast"/>
        <w:rPr>
          <w:rFonts w:ascii="Arrus" w:hAnsi="Arrus" w:cs="Times New Roman"/>
          <w:color w:val="000000"/>
          <w:sz w:val="22"/>
          <w:szCs w:val="22"/>
          <w:lang w:eastAsia="en-GB"/>
        </w:rPr>
      </w:pPr>
      <w:hyperlink r:id="rId841" w:tooltip="Maulana Azad Sehat Scheme for Institutions Financially Aided" w:history="1">
        <w:r w:rsidRPr="00584AEA">
          <w:rPr>
            <w:rFonts w:ascii="Arrus" w:hAnsi="Arrus" w:cs="Times New Roman"/>
            <w:color w:val="000000"/>
            <w:sz w:val="22"/>
            <w:szCs w:val="22"/>
            <w:lang w:eastAsia="en-GB"/>
          </w:rPr>
          <w:t>Maulana Azad Sehat Scheme for Institutions Financially Aided</w:t>
        </w:r>
      </w:hyperlink>
    </w:p>
    <w:p w14:paraId="268B3C03" w14:textId="77777777" w:rsidR="00270475" w:rsidRPr="00584AEA" w:rsidRDefault="00270475" w:rsidP="00270475">
      <w:pPr>
        <w:spacing w:line="225" w:lineRule="atLeast"/>
        <w:rPr>
          <w:rFonts w:ascii="Arrus" w:hAnsi="Arrus" w:cs="Times New Roman"/>
          <w:color w:val="000000"/>
          <w:sz w:val="22"/>
          <w:szCs w:val="22"/>
          <w:lang w:eastAsia="en-GB"/>
        </w:rPr>
      </w:pPr>
      <w:hyperlink r:id="rId842" w:tooltip="Minority Cyber Gram" w:history="1">
        <w:r w:rsidRPr="00584AEA">
          <w:rPr>
            <w:rFonts w:ascii="Arrus" w:hAnsi="Arrus" w:cs="Times New Roman"/>
            <w:color w:val="000000"/>
            <w:sz w:val="22"/>
            <w:szCs w:val="22"/>
            <w:lang w:eastAsia="en-GB"/>
          </w:rPr>
          <w:t>Minority Cyber Gram</w:t>
        </w:r>
      </w:hyperlink>
    </w:p>
    <w:p w14:paraId="268B3C04" w14:textId="77777777" w:rsidR="00270475" w:rsidRPr="00584AEA" w:rsidRDefault="00270475" w:rsidP="00270475">
      <w:pPr>
        <w:spacing w:line="225" w:lineRule="atLeast"/>
        <w:rPr>
          <w:rFonts w:ascii="Arrus" w:hAnsi="Arrus" w:cs="Times New Roman"/>
          <w:color w:val="000000"/>
          <w:sz w:val="22"/>
          <w:szCs w:val="22"/>
          <w:lang w:eastAsia="en-GB"/>
        </w:rPr>
      </w:pPr>
      <w:hyperlink r:id="rId843" w:tooltip="Scheme for Strengthening of State Waqf Boards. " w:history="1">
        <w:r w:rsidRPr="00584AEA">
          <w:rPr>
            <w:rFonts w:ascii="Arrus" w:hAnsi="Arrus" w:cs="Times New Roman"/>
            <w:color w:val="000000"/>
            <w:sz w:val="22"/>
            <w:szCs w:val="22"/>
            <w:lang w:eastAsia="en-GB"/>
          </w:rPr>
          <w:t>Scheme for Strengthening of State Waqf Boards.</w:t>
        </w:r>
      </w:hyperlink>
    </w:p>
    <w:p w14:paraId="268B3C05" w14:textId="77777777" w:rsidR="00270475" w:rsidRPr="00584AEA" w:rsidRDefault="00270475" w:rsidP="00270475">
      <w:pPr>
        <w:spacing w:line="225" w:lineRule="atLeast"/>
        <w:rPr>
          <w:rFonts w:ascii="Arrus" w:hAnsi="Arrus" w:cs="Times New Roman"/>
          <w:color w:val="000000"/>
          <w:sz w:val="22"/>
          <w:szCs w:val="22"/>
          <w:lang w:eastAsia="en-GB"/>
        </w:rPr>
      </w:pPr>
      <w:hyperlink r:id="rId844" w:tooltip="&quot;USTTAD&quot; - Upgrading the Skills and Training in Traditional Arts/ Crafts for Development" w:history="1">
        <w:r w:rsidRPr="00584AEA">
          <w:rPr>
            <w:rFonts w:ascii="Arrus" w:hAnsi="Arrus" w:cs="Times New Roman"/>
            <w:color w:val="000000"/>
            <w:sz w:val="22"/>
            <w:szCs w:val="22"/>
            <w:lang w:eastAsia="en-GB"/>
          </w:rPr>
          <w:t>"USTTAD" - Upgrading the Skills and Training in Traditional Arts/ Crafts for Development</w:t>
        </w:r>
      </w:hyperlink>
    </w:p>
    <w:p w14:paraId="268B3C06" w14:textId="77777777" w:rsidR="00270475" w:rsidRPr="00584AEA" w:rsidRDefault="00270475" w:rsidP="00270475">
      <w:pPr>
        <w:rPr>
          <w:sz w:val="28"/>
          <w:szCs w:val="28"/>
        </w:rPr>
      </w:pPr>
    </w:p>
    <w:p w14:paraId="268B3C07" w14:textId="77777777" w:rsidR="00270475" w:rsidRPr="00584AEA" w:rsidRDefault="00270475" w:rsidP="00270475">
      <w:pPr>
        <w:rPr>
          <w:rFonts w:ascii="Arrus" w:hAnsi="Arrus"/>
          <w:b/>
          <w:sz w:val="30"/>
          <w:szCs w:val="28"/>
        </w:rPr>
      </w:pPr>
      <w:r w:rsidRPr="00584AEA">
        <w:rPr>
          <w:rFonts w:ascii="Arrus" w:hAnsi="Arrus"/>
          <w:b/>
          <w:sz w:val="30"/>
          <w:szCs w:val="28"/>
        </w:rPr>
        <w:t>Scholarship Schemes</w:t>
      </w:r>
    </w:p>
    <w:p w14:paraId="268B3C08" w14:textId="77777777" w:rsidR="00270475" w:rsidRPr="00584AEA" w:rsidRDefault="00270475" w:rsidP="00270475">
      <w:pPr>
        <w:pStyle w:val="NormalWeb"/>
        <w:shd w:val="clear" w:color="auto" w:fill="FFFFFF"/>
        <w:spacing w:line="360" w:lineRule="atLeast"/>
        <w:rPr>
          <w:rFonts w:ascii="Arrus" w:hAnsi="Arrus"/>
          <w:sz w:val="22"/>
          <w:szCs w:val="22"/>
        </w:rPr>
      </w:pPr>
      <w:hyperlink r:id="rId845" w:history="1">
        <w:r w:rsidRPr="00584AEA">
          <w:rPr>
            <w:rStyle w:val="Hyperlink"/>
            <w:rFonts w:ascii="Arrus" w:hAnsi="Arrus"/>
            <w:sz w:val="22"/>
            <w:szCs w:val="22"/>
          </w:rPr>
          <w:t>Pre-Matric Scholarship Scheme</w:t>
        </w:r>
      </w:hyperlink>
    </w:p>
    <w:p w14:paraId="268B3C09" w14:textId="77777777" w:rsidR="00270475" w:rsidRPr="00584AEA" w:rsidRDefault="00270475" w:rsidP="00270475">
      <w:pPr>
        <w:pStyle w:val="NormalWeb"/>
        <w:shd w:val="clear" w:color="auto" w:fill="FFFFFF"/>
        <w:spacing w:line="360" w:lineRule="atLeast"/>
        <w:rPr>
          <w:rFonts w:ascii="Arrus" w:hAnsi="Arrus"/>
          <w:sz w:val="22"/>
          <w:szCs w:val="22"/>
        </w:rPr>
      </w:pPr>
      <w:hyperlink r:id="rId846" w:history="1">
        <w:r w:rsidRPr="00584AEA">
          <w:rPr>
            <w:rStyle w:val="Hyperlink"/>
            <w:rFonts w:ascii="Arrus" w:hAnsi="Arrus"/>
            <w:sz w:val="22"/>
            <w:szCs w:val="22"/>
          </w:rPr>
          <w:t>Post-Matric Scholarship Scheme</w:t>
        </w:r>
      </w:hyperlink>
    </w:p>
    <w:p w14:paraId="268B3C0A" w14:textId="77777777" w:rsidR="00270475" w:rsidRPr="00584AEA" w:rsidRDefault="00270475" w:rsidP="00270475">
      <w:pPr>
        <w:pStyle w:val="NormalWeb"/>
        <w:shd w:val="clear" w:color="auto" w:fill="FFFFFF"/>
        <w:spacing w:line="360" w:lineRule="atLeast"/>
        <w:rPr>
          <w:rFonts w:ascii="Arrus" w:hAnsi="Arrus"/>
          <w:sz w:val="22"/>
          <w:szCs w:val="22"/>
        </w:rPr>
      </w:pPr>
      <w:hyperlink r:id="rId847" w:history="1">
        <w:r w:rsidRPr="00584AEA">
          <w:rPr>
            <w:rStyle w:val="Hyperlink"/>
            <w:rFonts w:ascii="Arrus" w:hAnsi="Arrus"/>
            <w:sz w:val="22"/>
            <w:szCs w:val="22"/>
          </w:rPr>
          <w:t>Fees Reimbursement Scheme for Minority Community</w:t>
        </w:r>
      </w:hyperlink>
    </w:p>
    <w:p w14:paraId="268B3C0B" w14:textId="77777777" w:rsidR="00270475" w:rsidRPr="00584AEA" w:rsidRDefault="00270475" w:rsidP="00270475">
      <w:pPr>
        <w:pStyle w:val="NormalWeb"/>
        <w:shd w:val="clear" w:color="auto" w:fill="FFFFFF"/>
        <w:spacing w:line="360" w:lineRule="atLeast"/>
        <w:rPr>
          <w:rFonts w:ascii="Arrus" w:hAnsi="Arrus"/>
          <w:sz w:val="22"/>
          <w:szCs w:val="22"/>
        </w:rPr>
      </w:pPr>
      <w:hyperlink r:id="rId848" w:history="1">
        <w:r w:rsidRPr="00584AEA">
          <w:rPr>
            <w:rStyle w:val="Hyperlink"/>
            <w:rFonts w:ascii="Arrus" w:hAnsi="Arrus"/>
            <w:sz w:val="22"/>
            <w:szCs w:val="22"/>
          </w:rPr>
          <w:t>Daughter's Marriage Scheme for Minority Community</w:t>
        </w:r>
      </w:hyperlink>
    </w:p>
    <w:p w14:paraId="268B3C0C" w14:textId="77777777" w:rsidR="00270475" w:rsidRPr="00584AEA" w:rsidRDefault="00270475" w:rsidP="00270475">
      <w:pPr>
        <w:pStyle w:val="NormalWeb"/>
        <w:shd w:val="clear" w:color="auto" w:fill="FFFFFF"/>
        <w:spacing w:line="360" w:lineRule="atLeast"/>
        <w:rPr>
          <w:rFonts w:ascii="Arrus" w:hAnsi="Arrus"/>
          <w:sz w:val="22"/>
          <w:szCs w:val="22"/>
        </w:rPr>
      </w:pPr>
      <w:r w:rsidRPr="00584AEA">
        <w:rPr>
          <w:rFonts w:ascii="Arrus" w:hAnsi="Arrus"/>
          <w:sz w:val="22"/>
          <w:szCs w:val="22"/>
        </w:rPr>
        <w:t>Coaching Scheme for Minority Community</w:t>
      </w:r>
    </w:p>
    <w:p w14:paraId="268B3C0D" w14:textId="77777777" w:rsidR="00270475" w:rsidRPr="00584AEA" w:rsidRDefault="00270475" w:rsidP="00270475">
      <w:pPr>
        <w:pStyle w:val="NormalWeb"/>
        <w:shd w:val="clear" w:color="auto" w:fill="FFFFFF"/>
        <w:spacing w:line="360" w:lineRule="atLeast"/>
        <w:rPr>
          <w:rFonts w:ascii="Arrus" w:hAnsi="Arrus"/>
          <w:sz w:val="22"/>
          <w:szCs w:val="22"/>
        </w:rPr>
      </w:pPr>
      <w:hyperlink r:id="rId849" w:tgtFrame="_blank" w:history="1">
        <w:r w:rsidRPr="00584AEA">
          <w:rPr>
            <w:rStyle w:val="Hyperlink"/>
            <w:rFonts w:ascii="Arrus" w:hAnsi="Arrus"/>
            <w:bCs/>
            <w:sz w:val="22"/>
            <w:szCs w:val="22"/>
          </w:rPr>
          <w:t>Multi-sectoral Development Programme(</w:t>
        </w:r>
        <w:proofErr w:type="spellStart"/>
        <w:r w:rsidRPr="00584AEA">
          <w:rPr>
            <w:rStyle w:val="Hyperlink"/>
            <w:rFonts w:ascii="Arrus" w:hAnsi="Arrus"/>
            <w:bCs/>
            <w:sz w:val="22"/>
            <w:szCs w:val="22"/>
          </w:rPr>
          <w:t>MsDP</w:t>
        </w:r>
        <w:proofErr w:type="spellEnd"/>
        <w:r w:rsidRPr="00584AEA">
          <w:rPr>
            <w:rStyle w:val="Hyperlink"/>
            <w:rFonts w:ascii="Arrus" w:hAnsi="Arrus"/>
            <w:bCs/>
            <w:sz w:val="22"/>
            <w:szCs w:val="22"/>
          </w:rPr>
          <w:t>)- Online Monitoring System</w:t>
        </w:r>
      </w:hyperlink>
    </w:p>
    <w:p w14:paraId="268B3C0E" w14:textId="77777777" w:rsidR="00270475" w:rsidRPr="00584AEA" w:rsidRDefault="00270475" w:rsidP="00270475">
      <w:pPr>
        <w:spacing w:line="213" w:lineRule="atLeast"/>
        <w:jc w:val="both"/>
        <w:rPr>
          <w:rFonts w:ascii="Arrus" w:hAnsi="Arrus"/>
          <w:b/>
          <w:sz w:val="26"/>
          <w:szCs w:val="28"/>
        </w:rPr>
      </w:pPr>
      <w:r w:rsidRPr="00584AEA">
        <w:rPr>
          <w:rFonts w:ascii="Arrus" w:hAnsi="Arrus"/>
          <w:b/>
          <w:sz w:val="26"/>
          <w:szCs w:val="28"/>
        </w:rPr>
        <w:t>Nai Roshni Scheme</w:t>
      </w:r>
    </w:p>
    <w:p w14:paraId="268B3C0F" w14:textId="77777777" w:rsidR="00270475" w:rsidRPr="00584AEA" w:rsidRDefault="00270475" w:rsidP="00270475">
      <w:pPr>
        <w:spacing w:line="213" w:lineRule="atLeast"/>
        <w:jc w:val="both"/>
        <w:rPr>
          <w:rFonts w:ascii="Arrus" w:hAnsi="Arrus"/>
          <w:sz w:val="22"/>
          <w:szCs w:val="22"/>
        </w:rPr>
      </w:pPr>
    </w:p>
    <w:p w14:paraId="268B3C10" w14:textId="77777777" w:rsidR="00270475" w:rsidRPr="00584AEA" w:rsidRDefault="00270475" w:rsidP="00270475">
      <w:pPr>
        <w:spacing w:line="213" w:lineRule="atLeast"/>
        <w:jc w:val="both"/>
        <w:rPr>
          <w:rFonts w:ascii="Arrus" w:hAnsi="Arrus"/>
          <w:sz w:val="22"/>
          <w:szCs w:val="22"/>
        </w:rPr>
      </w:pPr>
      <w:r w:rsidRPr="00584AEA">
        <w:rPr>
          <w:rFonts w:ascii="Arrus" w:hAnsi="Arrus"/>
          <w:sz w:val="22"/>
          <w:szCs w:val="22"/>
        </w:rPr>
        <w:t>Ministry of Minority Affairs has started a scheme entitled “Nai Roshni” aimed at empowering women of minority sections. Describing the purpose of the scheme, the Ministry’s official website says:</w:t>
      </w:r>
    </w:p>
    <w:p w14:paraId="268B3C11" w14:textId="77777777" w:rsidR="00270475" w:rsidRPr="00584AEA" w:rsidRDefault="00270475" w:rsidP="00270475">
      <w:pPr>
        <w:spacing w:line="213" w:lineRule="atLeast"/>
        <w:jc w:val="both"/>
        <w:rPr>
          <w:rFonts w:ascii="Arrus" w:hAnsi="Arrus"/>
          <w:i/>
          <w:sz w:val="22"/>
          <w:szCs w:val="22"/>
        </w:rPr>
      </w:pPr>
      <w:r w:rsidRPr="00584AEA">
        <w:rPr>
          <w:rFonts w:ascii="Arrus" w:hAnsi="Arrus"/>
          <w:i/>
          <w:sz w:val="22"/>
          <w:szCs w:val="22"/>
        </w:rPr>
        <w:t xml:space="preserve">“Ministry women empowerment, Ministry started “Nai Roshni”, a Leadership Development Programme for Minority Women in 2012-13. The objective of the scheme is to empower and instill confidence among </w:t>
      </w:r>
      <w:r w:rsidRPr="00584AEA">
        <w:rPr>
          <w:rFonts w:ascii="Arrus" w:hAnsi="Arrus"/>
          <w:i/>
          <w:sz w:val="22"/>
          <w:szCs w:val="22"/>
        </w:rPr>
        <w:lastRenderedPageBreak/>
        <w:t xml:space="preserve">minority women, including their </w:t>
      </w:r>
      <w:proofErr w:type="spellStart"/>
      <w:r w:rsidRPr="00584AEA">
        <w:rPr>
          <w:rFonts w:ascii="Arrus" w:hAnsi="Arrus"/>
          <w:i/>
          <w:sz w:val="22"/>
          <w:szCs w:val="22"/>
        </w:rPr>
        <w:t>neighbours</w:t>
      </w:r>
      <w:proofErr w:type="spellEnd"/>
      <w:r w:rsidRPr="00584AEA">
        <w:rPr>
          <w:rFonts w:ascii="Arrus" w:hAnsi="Arrus"/>
          <w:i/>
          <w:sz w:val="22"/>
          <w:szCs w:val="22"/>
        </w:rPr>
        <w:t xml:space="preserve"> from other communities living in the same village/locality, by providing knowledge, tools and techniques for interacting with Government systems, banks and other institutions at all levels.</w:t>
      </w:r>
      <w:r w:rsidRPr="00584AEA">
        <w:rPr>
          <w:rFonts w:ascii="Arrus" w:hAnsi="Arrus"/>
          <w:i/>
          <w:sz w:val="22"/>
          <w:szCs w:val="22"/>
        </w:rPr>
        <w:br/>
        <w:t xml:space="preserve">Empowerment of women per se is not only essential for equity, but also constitutes a critical element in our fight for poverty reduction, economic growth and strengthening of civil society. Women and children are always the worst sufferers in a poverty stricken family and need support. Empowering women, especially mothers, is even more important as it is in homes that she nourishes, nurture and </w:t>
      </w:r>
      <w:proofErr w:type="spellStart"/>
      <w:r w:rsidRPr="00584AEA">
        <w:rPr>
          <w:rFonts w:ascii="Arrus" w:hAnsi="Arrus"/>
          <w:i/>
          <w:sz w:val="22"/>
          <w:szCs w:val="22"/>
        </w:rPr>
        <w:t>moulds</w:t>
      </w:r>
      <w:proofErr w:type="spellEnd"/>
      <w:r w:rsidRPr="00584AEA">
        <w:rPr>
          <w:rFonts w:ascii="Arrus" w:hAnsi="Arrus"/>
          <w:i/>
          <w:sz w:val="22"/>
          <w:szCs w:val="22"/>
        </w:rPr>
        <w:t xml:space="preserve"> the character of her offspring.</w:t>
      </w:r>
    </w:p>
    <w:p w14:paraId="268B3C12" w14:textId="77777777" w:rsidR="00270475" w:rsidRPr="00584AEA" w:rsidRDefault="00270475" w:rsidP="00270475">
      <w:pPr>
        <w:spacing w:line="213" w:lineRule="atLeast"/>
        <w:jc w:val="both"/>
        <w:rPr>
          <w:rFonts w:ascii="Arrus" w:hAnsi="Arrus"/>
          <w:i/>
          <w:sz w:val="22"/>
          <w:szCs w:val="22"/>
        </w:rPr>
      </w:pPr>
      <w:r w:rsidRPr="00584AEA">
        <w:rPr>
          <w:rFonts w:ascii="Arrus" w:hAnsi="Arrus"/>
          <w:i/>
          <w:sz w:val="22"/>
          <w:szCs w:val="22"/>
        </w:rPr>
        <w:br/>
        <w:t>The effort would embolden minority women to move out of the confines of their home and community and assume leadership roles and assert their rights, collectively or individually, in accessing services, facilities, skills, and opportunities besides claiming their due share of development benefits of the Government for improving their lives and living conditions.</w:t>
      </w:r>
    </w:p>
    <w:p w14:paraId="268B3C13" w14:textId="77777777" w:rsidR="00270475" w:rsidRPr="00584AEA" w:rsidRDefault="00270475" w:rsidP="00270475">
      <w:pPr>
        <w:spacing w:line="213" w:lineRule="atLeast"/>
        <w:jc w:val="both"/>
        <w:rPr>
          <w:rFonts w:ascii="Arrus" w:hAnsi="Arrus"/>
          <w:i/>
          <w:sz w:val="22"/>
          <w:szCs w:val="22"/>
        </w:rPr>
      </w:pPr>
      <w:r w:rsidRPr="00584AEA">
        <w:rPr>
          <w:rFonts w:ascii="Arrus" w:hAnsi="Arrus"/>
          <w:i/>
          <w:sz w:val="22"/>
          <w:szCs w:val="22"/>
        </w:rPr>
        <w:br/>
        <w:t xml:space="preserve">“Nai Roshni” programme is run with the help of NGOs, Civil societies and Government Institutions all over the country. It includes various training modules like Leadership of Women, Educational Programmes, Health and Hygiene, </w:t>
      </w:r>
      <w:proofErr w:type="spellStart"/>
      <w:r w:rsidRPr="00584AEA">
        <w:rPr>
          <w:rFonts w:ascii="Arrus" w:hAnsi="Arrus"/>
          <w:i/>
          <w:sz w:val="22"/>
          <w:szCs w:val="22"/>
        </w:rPr>
        <w:t>Swachch</w:t>
      </w:r>
      <w:proofErr w:type="spellEnd"/>
      <w:r w:rsidRPr="00584AEA">
        <w:rPr>
          <w:rFonts w:ascii="Arrus" w:hAnsi="Arrus"/>
          <w:i/>
          <w:sz w:val="22"/>
          <w:szCs w:val="22"/>
        </w:rPr>
        <w:t xml:space="preserve"> Bharat, Financial Literacy, Life Skills, Legal Rights of Women, Digital Literacy and Advocacy for Social and Behavioural Change.”</w:t>
      </w:r>
    </w:p>
    <w:p w14:paraId="268B3C14" w14:textId="77777777" w:rsidR="00270475" w:rsidRPr="00584AEA" w:rsidRDefault="00270475" w:rsidP="00270475">
      <w:pPr>
        <w:spacing w:line="213" w:lineRule="atLeast"/>
        <w:jc w:val="both"/>
        <w:rPr>
          <w:rFonts w:ascii="Arrus" w:hAnsi="Arrus"/>
          <w:sz w:val="22"/>
          <w:szCs w:val="22"/>
        </w:rPr>
      </w:pPr>
      <w:r w:rsidRPr="00584AEA">
        <w:rPr>
          <w:rFonts w:ascii="Arrus" w:hAnsi="Arrus"/>
          <w:sz w:val="22"/>
          <w:szCs w:val="22"/>
        </w:rPr>
        <w:t> </w:t>
      </w:r>
    </w:p>
    <w:p w14:paraId="268B3C15" w14:textId="77777777" w:rsidR="00270475" w:rsidRPr="00584AEA" w:rsidRDefault="00270475" w:rsidP="00270475">
      <w:pPr>
        <w:spacing w:line="213" w:lineRule="atLeast"/>
        <w:jc w:val="both"/>
        <w:rPr>
          <w:rFonts w:ascii="Arrus" w:hAnsi="Arrus"/>
          <w:sz w:val="22"/>
          <w:szCs w:val="22"/>
        </w:rPr>
      </w:pPr>
      <w:r w:rsidRPr="00584AEA">
        <w:rPr>
          <w:rFonts w:ascii="Arrus" w:hAnsi="Arrus"/>
          <w:b/>
          <w:bCs/>
          <w:sz w:val="22"/>
          <w:szCs w:val="22"/>
        </w:rPr>
        <w:t>Objectives:</w:t>
      </w:r>
      <w:r w:rsidRPr="00584AEA">
        <w:rPr>
          <w:rStyle w:val="apple-converted-space"/>
          <w:rFonts w:ascii="Arrus" w:eastAsiaTheme="majorEastAsia" w:hAnsi="Arrus"/>
          <w:b/>
          <w:bCs/>
          <w:sz w:val="22"/>
          <w:szCs w:val="22"/>
        </w:rPr>
        <w:t> </w:t>
      </w:r>
      <w:r w:rsidRPr="00584AEA">
        <w:rPr>
          <w:rFonts w:ascii="Arrus" w:hAnsi="Arrus"/>
          <w:sz w:val="22"/>
          <w:szCs w:val="22"/>
        </w:rPr>
        <w:br/>
      </w:r>
      <w:r w:rsidRPr="00584AEA">
        <w:rPr>
          <w:rFonts w:ascii="Arrus" w:hAnsi="Arrus"/>
          <w:sz w:val="22"/>
          <w:szCs w:val="22"/>
        </w:rPr>
        <w:br/>
        <w:t>• Empower and install confidence in women of minority communities by equipping them with knowledge, tools and techniques to interact with government systems, banks and intermediaries;</w:t>
      </w:r>
    </w:p>
    <w:p w14:paraId="268B3C16" w14:textId="77777777" w:rsidR="00270475" w:rsidRPr="00584AEA" w:rsidRDefault="00270475" w:rsidP="00270475">
      <w:pPr>
        <w:spacing w:line="213" w:lineRule="atLeast"/>
        <w:jc w:val="both"/>
        <w:rPr>
          <w:rFonts w:ascii="Arrus" w:hAnsi="Arrus"/>
          <w:sz w:val="22"/>
          <w:szCs w:val="22"/>
        </w:rPr>
      </w:pPr>
      <w:r w:rsidRPr="00584AEA">
        <w:rPr>
          <w:rFonts w:ascii="Arrus" w:hAnsi="Arrus"/>
          <w:sz w:val="22"/>
          <w:szCs w:val="22"/>
        </w:rPr>
        <w:br/>
        <w:t>• Encouraging minority community women to move out of the home and assume leadership roles within the community;</w:t>
      </w:r>
    </w:p>
    <w:p w14:paraId="268B3C17" w14:textId="77777777" w:rsidR="00270475" w:rsidRPr="00584AEA" w:rsidRDefault="00270475" w:rsidP="00270475">
      <w:pPr>
        <w:spacing w:line="213" w:lineRule="atLeast"/>
        <w:jc w:val="both"/>
        <w:rPr>
          <w:rFonts w:ascii="Arrus" w:hAnsi="Arrus"/>
          <w:sz w:val="22"/>
          <w:szCs w:val="22"/>
        </w:rPr>
      </w:pPr>
      <w:r w:rsidRPr="00584AEA">
        <w:rPr>
          <w:rFonts w:ascii="Arrus" w:hAnsi="Arrus"/>
          <w:b/>
          <w:bCs/>
          <w:sz w:val="22"/>
          <w:szCs w:val="22"/>
        </w:rPr>
        <w:t>Features</w:t>
      </w:r>
      <w:r w:rsidRPr="00584AEA">
        <w:rPr>
          <w:rFonts w:ascii="Arrus" w:hAnsi="Arrus"/>
          <w:sz w:val="22"/>
          <w:szCs w:val="22"/>
        </w:rPr>
        <w:br/>
      </w:r>
      <w:r w:rsidRPr="00584AEA">
        <w:rPr>
          <w:rFonts w:ascii="Arrus" w:hAnsi="Arrus"/>
          <w:sz w:val="22"/>
          <w:szCs w:val="22"/>
        </w:rPr>
        <w:br/>
        <w:t xml:space="preserve">• </w:t>
      </w:r>
      <w:proofErr w:type="spellStart"/>
      <w:r w:rsidRPr="00584AEA">
        <w:rPr>
          <w:rFonts w:ascii="Arrus" w:hAnsi="Arrus"/>
          <w:sz w:val="22"/>
          <w:szCs w:val="22"/>
        </w:rPr>
        <w:t>Organisations</w:t>
      </w:r>
      <w:proofErr w:type="spellEnd"/>
      <w:r w:rsidRPr="00584AEA">
        <w:rPr>
          <w:rFonts w:ascii="Arrus" w:hAnsi="Arrus"/>
          <w:sz w:val="22"/>
          <w:szCs w:val="22"/>
        </w:rPr>
        <w:t xml:space="preserve"> eligible under the scheme for applying for financial assistance include:</w:t>
      </w:r>
    </w:p>
    <w:p w14:paraId="268B3C18" w14:textId="77777777" w:rsidR="00270475" w:rsidRPr="00584AEA" w:rsidRDefault="00270475" w:rsidP="00270475">
      <w:pPr>
        <w:spacing w:line="213" w:lineRule="atLeast"/>
        <w:jc w:val="both"/>
        <w:rPr>
          <w:rFonts w:ascii="Arrus" w:hAnsi="Arrus"/>
          <w:sz w:val="22"/>
          <w:szCs w:val="22"/>
        </w:rPr>
      </w:pPr>
      <w:r w:rsidRPr="00584AEA">
        <w:rPr>
          <w:rFonts w:ascii="Arrus" w:hAnsi="Arrus"/>
          <w:sz w:val="22"/>
          <w:szCs w:val="22"/>
        </w:rPr>
        <w:t>Society registered under the Societies Registration Act, 1860.</w:t>
      </w:r>
    </w:p>
    <w:p w14:paraId="268B3C19" w14:textId="77777777" w:rsidR="00270475" w:rsidRPr="00584AEA" w:rsidRDefault="00270475" w:rsidP="00270475">
      <w:pPr>
        <w:spacing w:line="213" w:lineRule="atLeast"/>
        <w:jc w:val="both"/>
        <w:rPr>
          <w:rFonts w:ascii="Arrus" w:hAnsi="Arrus"/>
          <w:sz w:val="22"/>
          <w:szCs w:val="22"/>
        </w:rPr>
      </w:pPr>
      <w:r w:rsidRPr="00584AEA">
        <w:rPr>
          <w:rFonts w:ascii="Arrus" w:hAnsi="Arrus"/>
          <w:sz w:val="22"/>
          <w:szCs w:val="22"/>
        </w:rPr>
        <w:t>Public Trust registered under any law for the time being in force.</w:t>
      </w:r>
    </w:p>
    <w:p w14:paraId="268B3C1A" w14:textId="77777777" w:rsidR="00270475" w:rsidRPr="00584AEA" w:rsidRDefault="00270475" w:rsidP="00270475">
      <w:pPr>
        <w:spacing w:line="213" w:lineRule="atLeast"/>
        <w:jc w:val="both"/>
        <w:rPr>
          <w:rFonts w:ascii="Arrus" w:hAnsi="Arrus"/>
          <w:sz w:val="22"/>
          <w:szCs w:val="22"/>
        </w:rPr>
      </w:pPr>
      <w:r w:rsidRPr="00584AEA">
        <w:rPr>
          <w:rFonts w:ascii="Arrus" w:hAnsi="Arrus"/>
          <w:sz w:val="22"/>
          <w:szCs w:val="22"/>
        </w:rPr>
        <w:t>Private limited non-profit company registered under Section 25 of the Indian Companies Act</w:t>
      </w:r>
    </w:p>
    <w:p w14:paraId="268B3C1B" w14:textId="77777777" w:rsidR="00270475" w:rsidRPr="00584AEA" w:rsidRDefault="00270475" w:rsidP="00270475">
      <w:pPr>
        <w:pStyle w:val="ListParagraph"/>
        <w:spacing w:line="213" w:lineRule="atLeast"/>
        <w:ind w:left="0"/>
        <w:jc w:val="both"/>
        <w:rPr>
          <w:rFonts w:ascii="Arrus" w:hAnsi="Arrus"/>
          <w:sz w:val="22"/>
          <w:szCs w:val="22"/>
        </w:rPr>
      </w:pPr>
      <w:r w:rsidRPr="00584AEA">
        <w:rPr>
          <w:rFonts w:ascii="Arrus" w:hAnsi="Arrus"/>
          <w:sz w:val="22"/>
          <w:szCs w:val="22"/>
        </w:rPr>
        <w:lastRenderedPageBreak/>
        <w:t xml:space="preserve">(d) Universities/ Institutions of higher learning </w:t>
      </w:r>
      <w:proofErr w:type="spellStart"/>
      <w:r w:rsidRPr="00584AEA">
        <w:rPr>
          <w:rFonts w:ascii="Arrus" w:hAnsi="Arrus"/>
          <w:sz w:val="22"/>
          <w:szCs w:val="22"/>
        </w:rPr>
        <w:t>recognised</w:t>
      </w:r>
      <w:proofErr w:type="spellEnd"/>
      <w:r w:rsidRPr="00584AEA">
        <w:rPr>
          <w:rFonts w:ascii="Arrus" w:hAnsi="Arrus"/>
          <w:sz w:val="22"/>
          <w:szCs w:val="22"/>
        </w:rPr>
        <w:t xml:space="preserve"> by UGC</w:t>
      </w:r>
    </w:p>
    <w:p w14:paraId="268B3C1C" w14:textId="77777777" w:rsidR="00270475" w:rsidRPr="00584AEA" w:rsidRDefault="00270475" w:rsidP="00270475">
      <w:pPr>
        <w:pStyle w:val="ListParagraph"/>
        <w:spacing w:line="213" w:lineRule="atLeast"/>
        <w:ind w:left="0"/>
        <w:jc w:val="both"/>
        <w:rPr>
          <w:rFonts w:ascii="Arrus" w:hAnsi="Arrus"/>
          <w:sz w:val="22"/>
          <w:szCs w:val="22"/>
        </w:rPr>
      </w:pPr>
      <w:r w:rsidRPr="00584AEA">
        <w:rPr>
          <w:rFonts w:ascii="Arrus" w:hAnsi="Arrus"/>
          <w:sz w:val="22"/>
          <w:szCs w:val="22"/>
        </w:rPr>
        <w:t>(e) Training institutes of Central and State Government/UT Administration including Panchayati</w:t>
      </w:r>
      <w:r w:rsidRPr="00584AEA">
        <w:rPr>
          <w:rStyle w:val="apple-converted-space"/>
          <w:rFonts w:ascii="Arrus" w:eastAsiaTheme="majorEastAsia" w:hAnsi="Arrus"/>
          <w:sz w:val="22"/>
          <w:szCs w:val="22"/>
        </w:rPr>
        <w:t> </w:t>
      </w:r>
      <w:r w:rsidRPr="00584AEA">
        <w:rPr>
          <w:rFonts w:ascii="Arrus" w:hAnsi="Arrus"/>
          <w:sz w:val="22"/>
          <w:szCs w:val="22"/>
        </w:rPr>
        <w:t>Raj Training institutes.</w:t>
      </w:r>
      <w:r w:rsidRPr="00584AEA">
        <w:rPr>
          <w:rFonts w:ascii="Arrus" w:hAnsi="Arrus"/>
          <w:sz w:val="22"/>
          <w:szCs w:val="22"/>
        </w:rPr>
        <w:br/>
        <w:t>(f) Duly registered Cooperative Societies of Women/ Self Help Groups.</w:t>
      </w:r>
    </w:p>
    <w:p w14:paraId="268B3C1D" w14:textId="77777777" w:rsidR="00270475" w:rsidRPr="00584AEA" w:rsidRDefault="00270475" w:rsidP="00270475">
      <w:pPr>
        <w:pStyle w:val="ListParagraph"/>
        <w:spacing w:line="213" w:lineRule="atLeast"/>
        <w:ind w:left="0"/>
        <w:jc w:val="both"/>
        <w:rPr>
          <w:rFonts w:ascii="Arrus" w:hAnsi="Arrus"/>
          <w:sz w:val="22"/>
          <w:szCs w:val="22"/>
        </w:rPr>
      </w:pPr>
      <w:r w:rsidRPr="00584AEA">
        <w:rPr>
          <w:rFonts w:ascii="Arrus" w:hAnsi="Arrus"/>
          <w:sz w:val="22"/>
          <w:szCs w:val="22"/>
        </w:rPr>
        <w:br/>
        <w:t xml:space="preserve">• The scheme will be implemented through the above </w:t>
      </w:r>
      <w:proofErr w:type="spellStart"/>
      <w:r w:rsidRPr="00584AEA">
        <w:rPr>
          <w:rFonts w:ascii="Arrus" w:hAnsi="Arrus"/>
          <w:sz w:val="22"/>
          <w:szCs w:val="22"/>
        </w:rPr>
        <w:t>organisations</w:t>
      </w:r>
      <w:proofErr w:type="spellEnd"/>
      <w:r w:rsidRPr="00584AEA">
        <w:rPr>
          <w:rFonts w:ascii="Arrus" w:hAnsi="Arrus"/>
          <w:sz w:val="22"/>
          <w:szCs w:val="22"/>
        </w:rPr>
        <w:t xml:space="preserve"> with the aid of Ministry of Minority Affairs</w:t>
      </w:r>
    </w:p>
    <w:p w14:paraId="268B3C1E" w14:textId="77777777" w:rsidR="00270475" w:rsidRPr="00584AEA" w:rsidRDefault="00270475" w:rsidP="00270475">
      <w:pPr>
        <w:pStyle w:val="ListParagraph"/>
        <w:spacing w:line="213" w:lineRule="atLeast"/>
        <w:ind w:left="0"/>
        <w:jc w:val="both"/>
        <w:rPr>
          <w:rFonts w:ascii="Arrus" w:hAnsi="Arrus"/>
          <w:sz w:val="22"/>
          <w:szCs w:val="22"/>
        </w:rPr>
      </w:pPr>
      <w:r w:rsidRPr="00584AEA">
        <w:rPr>
          <w:rFonts w:ascii="Arrus" w:hAnsi="Arrus"/>
          <w:sz w:val="22"/>
          <w:szCs w:val="22"/>
        </w:rPr>
        <w:t xml:space="preserve">• Leadership development training modules will be developed pertaining to rights of women in education, employment, livelihood </w:t>
      </w:r>
      <w:proofErr w:type="spellStart"/>
      <w:r w:rsidRPr="00584AEA">
        <w:rPr>
          <w:rFonts w:ascii="Arrus" w:hAnsi="Arrus"/>
          <w:sz w:val="22"/>
          <w:szCs w:val="22"/>
        </w:rPr>
        <w:t>etc</w:t>
      </w:r>
      <w:proofErr w:type="spellEnd"/>
      <w:r w:rsidRPr="00584AEA">
        <w:rPr>
          <w:rFonts w:ascii="Arrus" w:hAnsi="Arrus"/>
          <w:sz w:val="22"/>
          <w:szCs w:val="22"/>
        </w:rPr>
        <w:t>; these will be used to empower women</w:t>
      </w:r>
    </w:p>
    <w:p w14:paraId="268B3C1F" w14:textId="77777777" w:rsidR="00270475" w:rsidRPr="00584AEA" w:rsidRDefault="00270475" w:rsidP="00270475">
      <w:pPr>
        <w:pStyle w:val="ListParagraph"/>
        <w:spacing w:line="213" w:lineRule="atLeast"/>
        <w:ind w:left="0"/>
        <w:jc w:val="both"/>
        <w:rPr>
          <w:rFonts w:ascii="Arrus" w:hAnsi="Arrus"/>
          <w:sz w:val="22"/>
          <w:szCs w:val="22"/>
        </w:rPr>
      </w:pPr>
      <w:r w:rsidRPr="00584AEA">
        <w:rPr>
          <w:rFonts w:ascii="Arrus" w:hAnsi="Arrus"/>
          <w:sz w:val="22"/>
          <w:szCs w:val="22"/>
        </w:rPr>
        <w:t>• Specific training modules will also be based on local needs and issues faced by women from the minority community</w:t>
      </w:r>
    </w:p>
    <w:p w14:paraId="268B3C20" w14:textId="77777777" w:rsidR="00270475" w:rsidRPr="00584AEA" w:rsidRDefault="00270475" w:rsidP="00270475">
      <w:pPr>
        <w:pStyle w:val="ListParagraph"/>
        <w:spacing w:line="213" w:lineRule="atLeast"/>
        <w:ind w:left="0"/>
        <w:jc w:val="both"/>
        <w:rPr>
          <w:rFonts w:ascii="Arrus" w:hAnsi="Arrus"/>
          <w:sz w:val="22"/>
          <w:szCs w:val="22"/>
        </w:rPr>
      </w:pPr>
      <w:r w:rsidRPr="00584AEA">
        <w:rPr>
          <w:rFonts w:ascii="Arrus" w:hAnsi="Arrus"/>
          <w:sz w:val="22"/>
          <w:szCs w:val="22"/>
        </w:rPr>
        <w:t>• Training modules will include audio visual aids and case studies and qualities of leadership will form an integral part of the training</w:t>
      </w:r>
    </w:p>
    <w:p w14:paraId="268B3C21" w14:textId="77777777" w:rsidR="00270475" w:rsidRPr="00584AEA" w:rsidRDefault="00270475" w:rsidP="00270475">
      <w:pPr>
        <w:pStyle w:val="ListParagraph"/>
        <w:spacing w:line="213" w:lineRule="atLeast"/>
        <w:ind w:left="0"/>
        <w:rPr>
          <w:rFonts w:ascii="Arrus" w:hAnsi="Arrus"/>
          <w:sz w:val="22"/>
          <w:szCs w:val="22"/>
        </w:rPr>
      </w:pPr>
      <w:r w:rsidRPr="00584AEA">
        <w:rPr>
          <w:rFonts w:ascii="Arrus" w:hAnsi="Arrus"/>
          <w:sz w:val="22"/>
          <w:szCs w:val="22"/>
        </w:rPr>
        <w:t>• Outside agencies may also be engaged for preparation of training modules</w:t>
      </w:r>
      <w:r w:rsidRPr="00584AEA">
        <w:rPr>
          <w:rStyle w:val="apple-converted-space"/>
          <w:rFonts w:ascii="Arrus" w:eastAsiaTheme="majorEastAsia" w:hAnsi="Arrus"/>
          <w:sz w:val="22"/>
          <w:szCs w:val="22"/>
        </w:rPr>
        <w:t> </w:t>
      </w:r>
      <w:r w:rsidRPr="00584AEA">
        <w:rPr>
          <w:rFonts w:ascii="Arrus" w:hAnsi="Arrus"/>
          <w:sz w:val="22"/>
          <w:szCs w:val="22"/>
        </w:rPr>
        <w:br/>
        <w:t>• Committee will also be there for approving training modules</w:t>
      </w:r>
      <w:r w:rsidRPr="00584AEA">
        <w:rPr>
          <w:rStyle w:val="apple-converted-space"/>
          <w:rFonts w:ascii="Arrus" w:eastAsiaTheme="majorEastAsia" w:hAnsi="Arrus"/>
          <w:sz w:val="22"/>
          <w:szCs w:val="22"/>
        </w:rPr>
        <w:t> </w:t>
      </w:r>
      <w:r w:rsidRPr="00584AEA">
        <w:rPr>
          <w:rFonts w:ascii="Arrus" w:hAnsi="Arrus"/>
          <w:sz w:val="22"/>
          <w:szCs w:val="22"/>
        </w:rPr>
        <w:br/>
      </w:r>
      <w:r w:rsidRPr="00584AEA">
        <w:rPr>
          <w:rFonts w:ascii="Arrus" w:hAnsi="Arrus"/>
          <w:sz w:val="22"/>
          <w:szCs w:val="22"/>
        </w:rPr>
        <w:br/>
      </w:r>
      <w:r w:rsidRPr="00584AEA">
        <w:rPr>
          <w:rFonts w:ascii="Arrus" w:hAnsi="Arrus"/>
          <w:b/>
          <w:bCs/>
          <w:sz w:val="22"/>
          <w:szCs w:val="22"/>
        </w:rPr>
        <w:t xml:space="preserve">The </w:t>
      </w:r>
      <w:proofErr w:type="spellStart"/>
      <w:r w:rsidRPr="00584AEA">
        <w:rPr>
          <w:rFonts w:ascii="Arrus" w:hAnsi="Arrus"/>
          <w:b/>
          <w:bCs/>
          <w:sz w:val="22"/>
          <w:szCs w:val="22"/>
        </w:rPr>
        <w:t>organisations</w:t>
      </w:r>
      <w:proofErr w:type="spellEnd"/>
      <w:r w:rsidRPr="00584AEA">
        <w:rPr>
          <w:rFonts w:ascii="Arrus" w:hAnsi="Arrus"/>
          <w:b/>
          <w:bCs/>
          <w:sz w:val="22"/>
          <w:szCs w:val="22"/>
        </w:rPr>
        <w:t xml:space="preserve"> will undertake the following activities:</w:t>
      </w:r>
      <w:r w:rsidRPr="00584AEA">
        <w:rPr>
          <w:rFonts w:ascii="Arrus" w:hAnsi="Arrus"/>
          <w:sz w:val="22"/>
          <w:szCs w:val="22"/>
        </w:rPr>
        <w:br/>
        <w:t>a. Selection of villages and urban localities where scheme is to be implemented</w:t>
      </w:r>
      <w:r w:rsidRPr="00584AEA">
        <w:rPr>
          <w:rStyle w:val="apple-converted-space"/>
          <w:rFonts w:ascii="Arrus" w:eastAsiaTheme="majorEastAsia" w:hAnsi="Arrus"/>
          <w:sz w:val="22"/>
          <w:szCs w:val="22"/>
        </w:rPr>
        <w:t> </w:t>
      </w:r>
      <w:r w:rsidRPr="00584AEA">
        <w:rPr>
          <w:rFonts w:ascii="Arrus" w:hAnsi="Arrus"/>
          <w:sz w:val="22"/>
          <w:szCs w:val="22"/>
        </w:rPr>
        <w:br/>
        <w:t>b. Identification of women for training and selection criteria</w:t>
      </w:r>
      <w:r w:rsidRPr="00584AEA">
        <w:rPr>
          <w:rStyle w:val="apple-converted-space"/>
          <w:rFonts w:ascii="Arrus" w:eastAsiaTheme="majorEastAsia" w:hAnsi="Arrus"/>
          <w:sz w:val="22"/>
          <w:szCs w:val="22"/>
        </w:rPr>
        <w:t> </w:t>
      </w:r>
      <w:r w:rsidRPr="00584AEA">
        <w:rPr>
          <w:rFonts w:ascii="Arrus" w:hAnsi="Arrus"/>
          <w:sz w:val="22"/>
          <w:szCs w:val="22"/>
        </w:rPr>
        <w:br/>
        <w:t xml:space="preserve">c. Administration of </w:t>
      </w:r>
      <w:proofErr w:type="spellStart"/>
      <w:r w:rsidRPr="00584AEA">
        <w:rPr>
          <w:rFonts w:ascii="Arrus" w:hAnsi="Arrus"/>
          <w:sz w:val="22"/>
          <w:szCs w:val="22"/>
        </w:rPr>
        <w:t>non residential</w:t>
      </w:r>
      <w:proofErr w:type="spellEnd"/>
      <w:r w:rsidRPr="00584AEA">
        <w:rPr>
          <w:rFonts w:ascii="Arrus" w:hAnsi="Arrus"/>
          <w:sz w:val="22"/>
          <w:szCs w:val="22"/>
        </w:rPr>
        <w:t xml:space="preserve"> and residential training for women from minority communities</w:t>
      </w:r>
    </w:p>
    <w:p w14:paraId="268B3C22" w14:textId="77777777" w:rsidR="00270475" w:rsidRPr="00584AEA" w:rsidRDefault="00270475" w:rsidP="00270475">
      <w:pPr>
        <w:pStyle w:val="ListParagraph"/>
        <w:spacing w:line="213" w:lineRule="atLeast"/>
        <w:ind w:left="0"/>
        <w:jc w:val="both"/>
        <w:rPr>
          <w:rFonts w:ascii="Arrus" w:hAnsi="Arrus"/>
          <w:sz w:val="22"/>
          <w:szCs w:val="22"/>
        </w:rPr>
      </w:pPr>
      <w:r w:rsidRPr="00584AEA">
        <w:rPr>
          <w:rFonts w:ascii="Arrus" w:hAnsi="Arrus"/>
          <w:sz w:val="22"/>
          <w:szCs w:val="22"/>
        </w:rPr>
        <w:t>• The scheme Nai Roshni has been implemented from the year 2012-2013</w:t>
      </w:r>
    </w:p>
    <w:p w14:paraId="268B3C23" w14:textId="77777777" w:rsidR="00270475" w:rsidRPr="00584AEA" w:rsidRDefault="00270475" w:rsidP="00270475">
      <w:pPr>
        <w:pStyle w:val="ListParagraph"/>
        <w:spacing w:line="213" w:lineRule="atLeast"/>
        <w:ind w:left="0"/>
        <w:jc w:val="both"/>
        <w:rPr>
          <w:rFonts w:ascii="Arrus" w:hAnsi="Arrus"/>
          <w:sz w:val="22"/>
          <w:szCs w:val="22"/>
        </w:rPr>
      </w:pPr>
      <w:r w:rsidRPr="00584AEA">
        <w:rPr>
          <w:rFonts w:ascii="Arrus" w:hAnsi="Arrus"/>
          <w:sz w:val="22"/>
          <w:szCs w:val="22"/>
        </w:rPr>
        <w:t>• Scheme aims to empower minority women and it is chiefly implemented through NGOs</w:t>
      </w:r>
    </w:p>
    <w:p w14:paraId="268B3C24" w14:textId="77777777" w:rsidR="00270475" w:rsidRPr="00584AEA" w:rsidRDefault="00270475" w:rsidP="00270475">
      <w:pPr>
        <w:pStyle w:val="ListParagraph"/>
        <w:spacing w:line="213" w:lineRule="atLeast"/>
        <w:ind w:left="0"/>
        <w:jc w:val="both"/>
        <w:rPr>
          <w:rFonts w:ascii="Arrus" w:hAnsi="Arrus"/>
          <w:sz w:val="22"/>
          <w:szCs w:val="22"/>
        </w:rPr>
      </w:pPr>
      <w:r w:rsidRPr="00584AEA">
        <w:rPr>
          <w:rFonts w:ascii="Arrus" w:hAnsi="Arrus"/>
          <w:sz w:val="22"/>
          <w:szCs w:val="22"/>
        </w:rPr>
        <w:t>• Under current guidelines, scheme is implemented through Gram Panchayat at village level and local urban bodies at district level</w:t>
      </w:r>
    </w:p>
    <w:p w14:paraId="268B3C25" w14:textId="77777777" w:rsidR="00270475" w:rsidRPr="00584AEA" w:rsidRDefault="00270475" w:rsidP="00270475">
      <w:pPr>
        <w:pStyle w:val="ListParagraph"/>
        <w:spacing w:line="213" w:lineRule="atLeast"/>
        <w:ind w:left="0"/>
        <w:jc w:val="both"/>
        <w:rPr>
          <w:rStyle w:val="apple-converted-space"/>
          <w:rFonts w:ascii="Arrus" w:eastAsiaTheme="majorEastAsia" w:hAnsi="Arrus"/>
          <w:sz w:val="22"/>
          <w:szCs w:val="22"/>
        </w:rPr>
      </w:pPr>
      <w:r w:rsidRPr="00584AEA">
        <w:rPr>
          <w:rFonts w:ascii="Arrus" w:hAnsi="Arrus"/>
          <w:sz w:val="22"/>
          <w:szCs w:val="22"/>
        </w:rPr>
        <w:t>• It is also telecast in electronic media in Hindi and regional languages</w:t>
      </w:r>
      <w:r w:rsidRPr="00584AEA">
        <w:rPr>
          <w:rStyle w:val="apple-converted-space"/>
          <w:rFonts w:ascii="Arrus" w:eastAsiaTheme="majorEastAsia" w:hAnsi="Arrus"/>
          <w:sz w:val="22"/>
          <w:szCs w:val="22"/>
        </w:rPr>
        <w:t> </w:t>
      </w:r>
    </w:p>
    <w:p w14:paraId="268B3C26" w14:textId="77777777" w:rsidR="00270475" w:rsidRPr="00584AEA" w:rsidRDefault="00270475" w:rsidP="00270475">
      <w:pPr>
        <w:pStyle w:val="ListParagraph"/>
        <w:spacing w:line="213" w:lineRule="atLeast"/>
        <w:ind w:left="0"/>
        <w:jc w:val="both"/>
        <w:rPr>
          <w:rFonts w:ascii="Arrus" w:hAnsi="Arrus"/>
          <w:b/>
          <w:sz w:val="22"/>
          <w:szCs w:val="22"/>
        </w:rPr>
      </w:pPr>
      <w:r w:rsidRPr="00584AEA">
        <w:rPr>
          <w:rFonts w:ascii="Arrus" w:hAnsi="Arrus"/>
          <w:b/>
          <w:sz w:val="22"/>
          <w:szCs w:val="22"/>
        </w:rPr>
        <w:br/>
        <w:t>Other schemes</w:t>
      </w:r>
    </w:p>
    <w:p w14:paraId="268B3C27" w14:textId="77777777" w:rsidR="00270475" w:rsidRPr="00584AEA" w:rsidRDefault="00270475" w:rsidP="00270475">
      <w:pPr>
        <w:pStyle w:val="ListParagraph"/>
        <w:spacing w:line="213" w:lineRule="atLeast"/>
        <w:ind w:left="0"/>
        <w:jc w:val="both"/>
        <w:rPr>
          <w:rStyle w:val="apple-converted-space"/>
          <w:rFonts w:ascii="Arrus" w:eastAsiaTheme="majorEastAsia" w:hAnsi="Arrus"/>
          <w:sz w:val="22"/>
          <w:szCs w:val="22"/>
        </w:rPr>
      </w:pPr>
      <w:r w:rsidRPr="00584AEA">
        <w:rPr>
          <w:rFonts w:ascii="Arrus" w:hAnsi="Arrus"/>
          <w:sz w:val="22"/>
          <w:szCs w:val="22"/>
        </w:rPr>
        <w:br/>
        <w:t>Other similar schemes implemented for welfare of minority community include</w:t>
      </w:r>
      <w:r w:rsidRPr="00584AEA">
        <w:rPr>
          <w:rStyle w:val="apple-converted-space"/>
          <w:rFonts w:ascii="Arrus" w:eastAsiaTheme="majorEastAsia" w:hAnsi="Arrus"/>
          <w:sz w:val="22"/>
          <w:szCs w:val="22"/>
        </w:rPr>
        <w:t> </w:t>
      </w:r>
    </w:p>
    <w:p w14:paraId="268B3C28" w14:textId="77777777" w:rsidR="00270475" w:rsidRPr="00584AEA" w:rsidRDefault="00270475" w:rsidP="00270475">
      <w:pPr>
        <w:pStyle w:val="ListParagraph"/>
        <w:spacing w:line="213" w:lineRule="atLeast"/>
        <w:ind w:left="0"/>
        <w:jc w:val="both"/>
        <w:rPr>
          <w:rFonts w:ascii="Arrus" w:hAnsi="Arrus"/>
          <w:sz w:val="22"/>
          <w:szCs w:val="22"/>
        </w:rPr>
      </w:pPr>
      <w:r w:rsidRPr="00584AEA">
        <w:rPr>
          <w:rFonts w:ascii="Arrus" w:hAnsi="Arrus"/>
          <w:sz w:val="22"/>
          <w:szCs w:val="22"/>
        </w:rPr>
        <w:t>• Multisectoral Development Programme (</w:t>
      </w:r>
      <w:proofErr w:type="spellStart"/>
      <w:r w:rsidRPr="00584AEA">
        <w:rPr>
          <w:rFonts w:ascii="Arrus" w:hAnsi="Arrus"/>
          <w:sz w:val="22"/>
          <w:szCs w:val="22"/>
        </w:rPr>
        <w:t>MsDP</w:t>
      </w:r>
      <w:proofErr w:type="spellEnd"/>
      <w:r w:rsidRPr="00584AEA">
        <w:rPr>
          <w:rFonts w:ascii="Arrus" w:hAnsi="Arrus"/>
          <w:sz w:val="22"/>
          <w:szCs w:val="22"/>
        </w:rPr>
        <w:t>): Aimed at improving the socioeconomic condition of minorities and providing utilities/amenities to them</w:t>
      </w:r>
    </w:p>
    <w:p w14:paraId="268B3C29" w14:textId="77777777" w:rsidR="00270475" w:rsidRPr="00584AEA" w:rsidRDefault="00270475" w:rsidP="00270475">
      <w:pPr>
        <w:pStyle w:val="ListParagraph"/>
        <w:spacing w:line="213" w:lineRule="atLeast"/>
        <w:ind w:left="0"/>
        <w:jc w:val="both"/>
        <w:rPr>
          <w:rFonts w:ascii="Arrus" w:hAnsi="Arrus"/>
          <w:sz w:val="22"/>
          <w:szCs w:val="22"/>
        </w:rPr>
      </w:pPr>
      <w:r w:rsidRPr="00584AEA">
        <w:rPr>
          <w:rFonts w:ascii="Arrus" w:hAnsi="Arrus"/>
          <w:sz w:val="22"/>
          <w:szCs w:val="22"/>
        </w:rPr>
        <w:br/>
        <w:t>• Pre-matric Scholarship Scheme: Scholarships are awarded to minority students up to class X,</w:t>
      </w:r>
    </w:p>
    <w:p w14:paraId="268B3C2A" w14:textId="77777777" w:rsidR="00270475" w:rsidRPr="00584AEA" w:rsidRDefault="00270475" w:rsidP="00270475">
      <w:pPr>
        <w:pStyle w:val="ListParagraph"/>
        <w:spacing w:line="213" w:lineRule="atLeast"/>
        <w:ind w:left="0"/>
        <w:jc w:val="both"/>
        <w:rPr>
          <w:rFonts w:ascii="Arrus" w:hAnsi="Arrus"/>
          <w:sz w:val="22"/>
          <w:szCs w:val="22"/>
        </w:rPr>
      </w:pPr>
      <w:r w:rsidRPr="00584AEA">
        <w:rPr>
          <w:rFonts w:ascii="Arrus" w:hAnsi="Arrus"/>
          <w:sz w:val="22"/>
          <w:szCs w:val="22"/>
        </w:rPr>
        <w:lastRenderedPageBreak/>
        <w:br/>
        <w:t>• Post-matric Scholarship Scheme: Scholarships are awarded to minority students from class XI onwards</w:t>
      </w:r>
    </w:p>
    <w:p w14:paraId="268B3C2B" w14:textId="77777777" w:rsidR="00270475" w:rsidRPr="00584AEA" w:rsidRDefault="00270475" w:rsidP="00270475">
      <w:pPr>
        <w:pStyle w:val="ListParagraph"/>
        <w:spacing w:line="213" w:lineRule="atLeast"/>
        <w:ind w:left="0"/>
        <w:jc w:val="both"/>
        <w:rPr>
          <w:rFonts w:ascii="Arrus" w:hAnsi="Arrus"/>
          <w:sz w:val="22"/>
          <w:szCs w:val="22"/>
        </w:rPr>
      </w:pPr>
      <w:r w:rsidRPr="00584AEA">
        <w:rPr>
          <w:rFonts w:ascii="Arrus" w:hAnsi="Arrus"/>
          <w:sz w:val="22"/>
          <w:szCs w:val="22"/>
        </w:rPr>
        <w:br/>
        <w:t>• Maulana Azad National Fellowship For Minority Students:</w:t>
      </w:r>
    </w:p>
    <w:p w14:paraId="268B3C2C" w14:textId="77777777" w:rsidR="00270475" w:rsidRPr="00584AEA" w:rsidRDefault="00270475" w:rsidP="00270475">
      <w:pPr>
        <w:rPr>
          <w:rFonts w:ascii="Arrus" w:hAnsi="Arrus"/>
          <w:b/>
          <w:sz w:val="30"/>
          <w:szCs w:val="28"/>
        </w:rPr>
      </w:pPr>
      <w:r w:rsidRPr="00584AEA">
        <w:rPr>
          <w:rFonts w:ascii="Arrus" w:hAnsi="Arrus"/>
          <w:sz w:val="22"/>
          <w:szCs w:val="22"/>
        </w:rPr>
        <w:t xml:space="preserve">Integrated five year fellowships in the form of financial assistance to minority students for higher studies such as </w:t>
      </w:r>
      <w:proofErr w:type="spellStart"/>
      <w:r w:rsidRPr="00584AEA">
        <w:rPr>
          <w:rFonts w:ascii="Arrus" w:hAnsi="Arrus"/>
          <w:sz w:val="22"/>
          <w:szCs w:val="22"/>
        </w:rPr>
        <w:t>M.Phil</w:t>
      </w:r>
      <w:proofErr w:type="spellEnd"/>
      <w:r w:rsidRPr="00584AEA">
        <w:rPr>
          <w:rFonts w:ascii="Arrus" w:hAnsi="Arrus"/>
          <w:sz w:val="22"/>
          <w:szCs w:val="22"/>
        </w:rPr>
        <w:t xml:space="preserve"> and </w:t>
      </w:r>
      <w:proofErr w:type="spellStart"/>
      <w:r w:rsidRPr="00584AEA">
        <w:rPr>
          <w:rFonts w:ascii="Arrus" w:hAnsi="Arrus"/>
          <w:sz w:val="22"/>
          <w:szCs w:val="22"/>
        </w:rPr>
        <w:t>Ph.D</w:t>
      </w:r>
      <w:proofErr w:type="spellEnd"/>
      <w:r w:rsidRPr="00584AEA">
        <w:rPr>
          <w:rFonts w:ascii="Arrus" w:hAnsi="Arrus"/>
          <w:sz w:val="22"/>
          <w:szCs w:val="22"/>
        </w:rPr>
        <w:br/>
      </w:r>
      <w:r w:rsidRPr="00584AEA">
        <w:rPr>
          <w:rFonts w:ascii="Arrus" w:hAnsi="Arrus"/>
          <w:sz w:val="22"/>
          <w:szCs w:val="22"/>
        </w:rPr>
        <w:br/>
        <w:t>• Merit-cum Means based Scholarship: Financial assistance to the poor and meritorious minority students pursuing professional studies</w:t>
      </w:r>
      <w:r w:rsidRPr="00584AEA">
        <w:rPr>
          <w:rFonts w:ascii="Arrus" w:hAnsi="Arrus"/>
          <w:sz w:val="22"/>
          <w:szCs w:val="22"/>
        </w:rPr>
        <w:br/>
      </w:r>
      <w:r w:rsidRPr="00584AEA">
        <w:rPr>
          <w:rFonts w:ascii="Arrus" w:hAnsi="Arrus"/>
          <w:sz w:val="22"/>
          <w:szCs w:val="22"/>
        </w:rPr>
        <w:br/>
        <w:t xml:space="preserve">• </w:t>
      </w:r>
      <w:proofErr w:type="spellStart"/>
      <w:r w:rsidRPr="00584AEA">
        <w:rPr>
          <w:rFonts w:ascii="Arrus" w:hAnsi="Arrus"/>
          <w:sz w:val="22"/>
          <w:szCs w:val="22"/>
        </w:rPr>
        <w:t>Padho</w:t>
      </w:r>
      <w:proofErr w:type="spellEnd"/>
      <w:r w:rsidRPr="00584AEA">
        <w:rPr>
          <w:rFonts w:ascii="Arrus" w:hAnsi="Arrus"/>
          <w:sz w:val="22"/>
          <w:szCs w:val="22"/>
        </w:rPr>
        <w:t xml:space="preserve"> </w:t>
      </w:r>
      <w:proofErr w:type="spellStart"/>
      <w:r w:rsidRPr="00584AEA">
        <w:rPr>
          <w:rFonts w:ascii="Arrus" w:hAnsi="Arrus"/>
          <w:sz w:val="22"/>
          <w:szCs w:val="22"/>
        </w:rPr>
        <w:t>Pardesh</w:t>
      </w:r>
      <w:proofErr w:type="spellEnd"/>
      <w:r w:rsidRPr="00584AEA">
        <w:rPr>
          <w:rFonts w:ascii="Arrus" w:hAnsi="Arrus"/>
          <w:sz w:val="22"/>
          <w:szCs w:val="22"/>
        </w:rPr>
        <w:t xml:space="preserve"> scheme: Interest subsidy on education loans for global studies for the students belonging to the Minority communities.</w:t>
      </w:r>
      <w:r w:rsidRPr="00584AEA">
        <w:rPr>
          <w:rFonts w:ascii="Arrus" w:hAnsi="Arrus"/>
          <w:sz w:val="22"/>
          <w:szCs w:val="22"/>
        </w:rPr>
        <w:br/>
      </w:r>
      <w:r w:rsidRPr="00584AEA">
        <w:rPr>
          <w:rFonts w:ascii="Arrus" w:hAnsi="Arrus"/>
          <w:sz w:val="22"/>
          <w:szCs w:val="22"/>
        </w:rPr>
        <w:br/>
        <w:t>• Prime Minister’s New 15 Point Programme for Welfare of Minorities: Covers various schemes of concerned Ministries/Departments by allocating 15% of physical targets/financial outlays for the minorities or via specific monitoring of flow of benefits. </w:t>
      </w:r>
    </w:p>
    <w:p w14:paraId="268B3C2D" w14:textId="77777777" w:rsidR="00270475" w:rsidRPr="00584AEA" w:rsidRDefault="00270475" w:rsidP="00270475">
      <w:pPr>
        <w:jc w:val="both"/>
        <w:rPr>
          <w:rFonts w:ascii="Arrus" w:hAnsi="Arrus" w:cs="Humanist777BT-LightB"/>
          <w:sz w:val="22"/>
          <w:szCs w:val="26"/>
          <w:lang w:val="en-GB"/>
        </w:rPr>
      </w:pPr>
    </w:p>
    <w:p w14:paraId="268B3C2E" w14:textId="77777777" w:rsidR="00270475" w:rsidRPr="00584AEA" w:rsidRDefault="00270475" w:rsidP="00270475">
      <w:pPr>
        <w:jc w:val="both"/>
        <w:rPr>
          <w:rFonts w:ascii="Arrus" w:hAnsi="Arrus" w:cs="Humanist777BT-LightB"/>
          <w:sz w:val="22"/>
          <w:szCs w:val="26"/>
          <w:lang w:val="en-GB"/>
        </w:rPr>
      </w:pPr>
    </w:p>
    <w:p w14:paraId="268B3C2F" w14:textId="77777777" w:rsidR="00270475" w:rsidRPr="00584AEA" w:rsidRDefault="00270475" w:rsidP="00270475">
      <w:pPr>
        <w:jc w:val="both"/>
        <w:rPr>
          <w:rFonts w:ascii="Arrus" w:hAnsi="Arrus"/>
          <w:b/>
          <w:bCs/>
          <w:sz w:val="30"/>
          <w:szCs w:val="40"/>
          <w:lang w:val="en-GB"/>
        </w:rPr>
      </w:pPr>
    </w:p>
    <w:p w14:paraId="268B3C30" w14:textId="77777777" w:rsidR="00270475" w:rsidRPr="00584AEA" w:rsidRDefault="00270475" w:rsidP="00270475">
      <w:pPr>
        <w:jc w:val="both"/>
        <w:rPr>
          <w:rFonts w:ascii="Arrus" w:hAnsi="Arrus"/>
          <w:sz w:val="22"/>
          <w:szCs w:val="28"/>
          <w:lang w:val="en-GB"/>
        </w:rPr>
      </w:pPr>
    </w:p>
    <w:p w14:paraId="268B3C31" w14:textId="77777777" w:rsidR="00270475" w:rsidRPr="00584AEA" w:rsidRDefault="00270475" w:rsidP="00270475">
      <w:pPr>
        <w:jc w:val="both"/>
        <w:rPr>
          <w:rFonts w:ascii="Arrus" w:hAnsi="Arrus" w:cs="Verdana,Bold"/>
          <w:b/>
          <w:bCs/>
          <w:sz w:val="28"/>
          <w:szCs w:val="32"/>
          <w:lang w:val="en-GB"/>
        </w:rPr>
      </w:pPr>
    </w:p>
    <w:p w14:paraId="268B3C32" w14:textId="77777777" w:rsidR="00270475" w:rsidRPr="00584AEA" w:rsidRDefault="00270475" w:rsidP="00270475">
      <w:pPr>
        <w:jc w:val="both"/>
        <w:rPr>
          <w:rFonts w:ascii="Arrus" w:hAnsi="Arrus" w:cs="Verdana,Bold"/>
          <w:b/>
          <w:bCs/>
          <w:sz w:val="28"/>
          <w:szCs w:val="32"/>
          <w:lang w:val="en-GB"/>
        </w:rPr>
      </w:pPr>
    </w:p>
    <w:p w14:paraId="268B3C33" w14:textId="77777777" w:rsidR="00270475" w:rsidRPr="00584AEA" w:rsidRDefault="00270475" w:rsidP="00270475">
      <w:pPr>
        <w:jc w:val="both"/>
        <w:rPr>
          <w:rFonts w:ascii="Arrus" w:hAnsi="Arrus" w:cs="Verdana,Bold"/>
          <w:b/>
          <w:bCs/>
          <w:sz w:val="28"/>
          <w:szCs w:val="32"/>
          <w:lang w:val="en-GB"/>
        </w:rPr>
      </w:pPr>
    </w:p>
    <w:p w14:paraId="268B3C34" w14:textId="77777777" w:rsidR="00270475" w:rsidRPr="00584AEA" w:rsidRDefault="00270475" w:rsidP="00270475">
      <w:pPr>
        <w:jc w:val="both"/>
        <w:rPr>
          <w:rFonts w:ascii="Arrus" w:hAnsi="Arrus" w:cs="Verdana,Bold"/>
          <w:b/>
          <w:bCs/>
          <w:sz w:val="28"/>
          <w:szCs w:val="32"/>
          <w:lang w:val="en-GB"/>
        </w:rPr>
      </w:pPr>
    </w:p>
    <w:p w14:paraId="268B3C35" w14:textId="77777777" w:rsidR="00270475" w:rsidRPr="00584AEA" w:rsidRDefault="00270475" w:rsidP="00270475">
      <w:pPr>
        <w:jc w:val="both"/>
        <w:rPr>
          <w:rFonts w:ascii="Arrus" w:hAnsi="Arrus" w:cs="Verdana,Bold"/>
          <w:b/>
          <w:bCs/>
          <w:sz w:val="28"/>
          <w:szCs w:val="32"/>
          <w:lang w:val="en-GB"/>
        </w:rPr>
      </w:pPr>
    </w:p>
    <w:p w14:paraId="268B3C36" w14:textId="77777777" w:rsidR="00270475" w:rsidRPr="00584AEA" w:rsidRDefault="00270475" w:rsidP="00270475">
      <w:pPr>
        <w:jc w:val="both"/>
        <w:rPr>
          <w:rFonts w:ascii="Arrus" w:hAnsi="Arrus" w:cs="Verdana,Bold"/>
          <w:b/>
          <w:bCs/>
          <w:sz w:val="28"/>
          <w:szCs w:val="32"/>
          <w:lang w:val="en-GB"/>
        </w:rPr>
      </w:pPr>
    </w:p>
    <w:p w14:paraId="268B3C37" w14:textId="77777777" w:rsidR="00270475" w:rsidRPr="00584AEA" w:rsidRDefault="00270475" w:rsidP="00270475">
      <w:pPr>
        <w:jc w:val="both"/>
        <w:rPr>
          <w:rFonts w:ascii="Arrus" w:hAnsi="Arrus" w:cs="Verdana,Bold"/>
          <w:b/>
          <w:bCs/>
          <w:sz w:val="28"/>
          <w:szCs w:val="32"/>
          <w:lang w:val="en-GB"/>
        </w:rPr>
      </w:pPr>
    </w:p>
    <w:p w14:paraId="268B3C38" w14:textId="77777777" w:rsidR="00270475" w:rsidRPr="00584AEA" w:rsidRDefault="00270475" w:rsidP="00270475">
      <w:pPr>
        <w:jc w:val="both"/>
        <w:rPr>
          <w:rFonts w:ascii="Arrus" w:hAnsi="Arrus" w:cs="Verdana,Bold"/>
          <w:b/>
          <w:bCs/>
          <w:sz w:val="28"/>
          <w:szCs w:val="32"/>
          <w:lang w:val="en-GB"/>
        </w:rPr>
      </w:pPr>
    </w:p>
    <w:p w14:paraId="268B3C39" w14:textId="77777777" w:rsidR="00270475" w:rsidRPr="00584AEA" w:rsidRDefault="00270475" w:rsidP="00270475">
      <w:pPr>
        <w:jc w:val="both"/>
        <w:rPr>
          <w:rFonts w:ascii="Arrus" w:hAnsi="Arrus" w:cs="Verdana,Bold"/>
          <w:b/>
          <w:bCs/>
          <w:sz w:val="28"/>
          <w:szCs w:val="32"/>
          <w:lang w:val="en-GB"/>
        </w:rPr>
      </w:pPr>
    </w:p>
    <w:p w14:paraId="268B3C3A" w14:textId="77777777" w:rsidR="00270475" w:rsidRPr="00584AEA" w:rsidRDefault="00270475" w:rsidP="00270475">
      <w:pPr>
        <w:spacing w:after="120"/>
        <w:ind w:left="720" w:hanging="720"/>
        <w:jc w:val="both"/>
        <w:rPr>
          <w:rFonts w:ascii="Arrus" w:hAnsi="Arrus"/>
          <w:b/>
          <w:bCs/>
          <w:sz w:val="42"/>
          <w:szCs w:val="52"/>
          <w:lang w:val="en-GB"/>
        </w:rPr>
      </w:pPr>
      <w:r w:rsidRPr="00584AEA">
        <w:rPr>
          <w:rFonts w:ascii="Arrus" w:hAnsi="Arrus"/>
          <w:b/>
          <w:bCs/>
          <w:sz w:val="42"/>
          <w:szCs w:val="52"/>
          <w:lang w:val="en-GB"/>
        </w:rPr>
        <w:t xml:space="preserve">7. Scope of Islamic Economics in India </w:t>
      </w:r>
    </w:p>
    <w:p w14:paraId="268B3C3B"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Ideological Position: Qur’anic Philosophy of Peace Economics</w:t>
      </w:r>
    </w:p>
    <w:p w14:paraId="268B3C3C" w14:textId="77777777" w:rsidR="00270475" w:rsidRPr="00584AEA" w:rsidRDefault="00270475" w:rsidP="00270475">
      <w:pPr>
        <w:spacing w:before="150"/>
        <w:ind w:firstLine="720"/>
        <w:jc w:val="both"/>
        <w:rPr>
          <w:rFonts w:ascii="Arrus" w:hAnsi="Arrus"/>
          <w:sz w:val="18"/>
          <w:szCs w:val="22"/>
          <w:lang w:val="en-GB"/>
        </w:rPr>
      </w:pPr>
      <w:r w:rsidRPr="00584AEA">
        <w:rPr>
          <w:rFonts w:ascii="Arrus" w:hAnsi="Arrus"/>
          <w:sz w:val="22"/>
          <w:szCs w:val="28"/>
          <w:lang w:val="en-GB"/>
        </w:rPr>
        <w:t xml:space="preserve">To understand the true nature, scope and extent of the Islamic </w:t>
      </w:r>
      <w:r w:rsidRPr="00584AEA">
        <w:rPr>
          <w:rFonts w:ascii="Arrus" w:hAnsi="Arrus"/>
          <w:sz w:val="22"/>
          <w:szCs w:val="28"/>
          <w:lang w:val="en-GB"/>
        </w:rPr>
        <w:lastRenderedPageBreak/>
        <w:t>philosophy of economics, we need to know what Qur’an intends and how the aims of Islamic philosophy are different from the current philosophy.</w:t>
      </w:r>
    </w:p>
    <w:p w14:paraId="268B3C3D" w14:textId="77777777" w:rsidR="00270475" w:rsidRPr="00584AEA" w:rsidRDefault="00270475" w:rsidP="00270475">
      <w:pPr>
        <w:spacing w:before="150"/>
        <w:jc w:val="both"/>
        <w:rPr>
          <w:rFonts w:ascii="Arrus" w:hAnsi="Arrus"/>
          <w:sz w:val="18"/>
          <w:szCs w:val="22"/>
          <w:lang w:val="en-GB"/>
        </w:rPr>
      </w:pPr>
      <w:r w:rsidRPr="00584AEA">
        <w:rPr>
          <w:rFonts w:ascii="Arrus" w:hAnsi="Arrus"/>
          <w:b/>
          <w:bCs/>
          <w:sz w:val="22"/>
          <w:szCs w:val="28"/>
          <w:lang w:val="en-GB"/>
        </w:rPr>
        <w:t>1.</w:t>
      </w:r>
      <w:r w:rsidRPr="00584AEA">
        <w:rPr>
          <w:rFonts w:ascii="Arrus" w:hAnsi="Arrus"/>
          <w:b/>
          <w:bCs/>
          <w:sz w:val="12"/>
          <w:szCs w:val="16"/>
          <w:lang w:val="en-GB"/>
        </w:rPr>
        <w:t xml:space="preserve">    </w:t>
      </w:r>
      <w:r w:rsidRPr="00584AEA">
        <w:rPr>
          <w:rFonts w:ascii="Arrus" w:hAnsi="Arrus"/>
          <w:sz w:val="22"/>
          <w:szCs w:val="28"/>
          <w:lang w:val="en-GB"/>
        </w:rPr>
        <w:t xml:space="preserve">The current economic philosophy that rules the world revolves around </w:t>
      </w:r>
      <w:r w:rsidRPr="00584AEA">
        <w:rPr>
          <w:rFonts w:ascii="Arrus" w:hAnsi="Arrus"/>
          <w:b/>
          <w:bCs/>
          <w:sz w:val="22"/>
          <w:szCs w:val="28"/>
          <w:lang w:val="en-GB"/>
        </w:rPr>
        <w:t>economic fundamentalism,</w:t>
      </w:r>
      <w:r w:rsidRPr="00584AEA">
        <w:rPr>
          <w:rFonts w:ascii="Arrus" w:hAnsi="Arrus"/>
          <w:sz w:val="22"/>
          <w:szCs w:val="28"/>
          <w:lang w:val="en-GB"/>
        </w:rPr>
        <w:t xml:space="preserve"> which dominates all the spheres of life. Its overriding influence can be seen in all the programmes at every level and in every field. </w:t>
      </w:r>
      <w:r w:rsidRPr="00584AEA">
        <w:rPr>
          <w:rFonts w:ascii="Arrus" w:hAnsi="Arrus"/>
          <w:b/>
          <w:bCs/>
          <w:sz w:val="22"/>
          <w:szCs w:val="28"/>
          <w:lang w:val="en-GB"/>
        </w:rPr>
        <w:t xml:space="preserve">Islamic economic philosophy is based on the supremacy of peace, which is a comprehensive state covering individuals, family and society; human peace, health, security and welfare are the guiding factors, and howsoever strong are the economic reasons, any activity that threatens comprehensive peace cannot be permitted. </w:t>
      </w:r>
    </w:p>
    <w:p w14:paraId="268B3C3E" w14:textId="77777777" w:rsidR="00270475" w:rsidRPr="00584AEA" w:rsidRDefault="00270475" w:rsidP="00270475">
      <w:pPr>
        <w:spacing w:before="150"/>
        <w:jc w:val="both"/>
        <w:rPr>
          <w:rFonts w:ascii="Arrus" w:hAnsi="Arrus"/>
          <w:sz w:val="18"/>
          <w:szCs w:val="22"/>
          <w:lang w:val="en-GB"/>
        </w:rPr>
      </w:pPr>
      <w:r w:rsidRPr="00584AEA">
        <w:rPr>
          <w:rFonts w:ascii="Arrus" w:hAnsi="Arrus"/>
          <w:sz w:val="22"/>
          <w:szCs w:val="28"/>
          <w:lang w:val="en-GB"/>
        </w:rPr>
        <w:t>2.</w:t>
      </w:r>
      <w:r w:rsidRPr="00584AEA">
        <w:rPr>
          <w:rFonts w:ascii="Arrus" w:hAnsi="Arrus"/>
          <w:sz w:val="12"/>
          <w:szCs w:val="16"/>
          <w:lang w:val="en-GB"/>
        </w:rPr>
        <w:t xml:space="preserve">     </w:t>
      </w:r>
      <w:r w:rsidRPr="00584AEA">
        <w:rPr>
          <w:rFonts w:ascii="Arrus" w:hAnsi="Arrus"/>
          <w:sz w:val="22"/>
          <w:szCs w:val="28"/>
          <w:lang w:val="en-GB"/>
        </w:rPr>
        <w:t xml:space="preserve">In Islam, </w:t>
      </w:r>
      <w:r w:rsidRPr="00584AEA">
        <w:rPr>
          <w:rFonts w:ascii="Arrus" w:hAnsi="Arrus"/>
          <w:b/>
          <w:bCs/>
          <w:sz w:val="22"/>
          <w:szCs w:val="28"/>
          <w:lang w:val="en-GB"/>
        </w:rPr>
        <w:t>economics cannot be seen or developed separately from the grand objectives of the system; the economic system has not only to work within the framework of Fundamental Rights, Fundamental Duties and Fundamental Prohibitions but has to play a proactive role in achieving those objectives.</w:t>
      </w:r>
      <w:r w:rsidRPr="00584AEA">
        <w:rPr>
          <w:rFonts w:ascii="Arrus" w:hAnsi="Arrus"/>
          <w:sz w:val="22"/>
          <w:szCs w:val="28"/>
          <w:lang w:val="en-GB"/>
        </w:rPr>
        <w:t xml:space="preserve"> In the current economic scenario, market forces rule and play the most decisive role in determining what is good or bad for society; their interests are often directly opposite to the interests of a healthy, secure and peaceful society.</w:t>
      </w:r>
    </w:p>
    <w:p w14:paraId="268B3C3F" w14:textId="77777777" w:rsidR="00270475" w:rsidRPr="00584AEA" w:rsidRDefault="00270475" w:rsidP="00270475">
      <w:pPr>
        <w:spacing w:before="150"/>
        <w:jc w:val="both"/>
        <w:rPr>
          <w:rFonts w:ascii="Arrus" w:hAnsi="Arrus"/>
          <w:sz w:val="18"/>
          <w:szCs w:val="22"/>
          <w:lang w:val="en-GB"/>
        </w:rPr>
      </w:pPr>
      <w:r w:rsidRPr="00584AEA">
        <w:rPr>
          <w:rFonts w:ascii="Arrus" w:hAnsi="Arrus"/>
          <w:sz w:val="22"/>
          <w:szCs w:val="28"/>
          <w:lang w:val="en-GB"/>
        </w:rPr>
        <w:t>3.</w:t>
      </w:r>
      <w:r w:rsidRPr="00584AEA">
        <w:rPr>
          <w:rFonts w:ascii="Arrus" w:hAnsi="Arrus"/>
          <w:sz w:val="12"/>
          <w:szCs w:val="16"/>
          <w:lang w:val="en-GB"/>
        </w:rPr>
        <w:t xml:space="preserve">     </w:t>
      </w:r>
      <w:r w:rsidRPr="00584AEA">
        <w:rPr>
          <w:rFonts w:ascii="Arrus" w:hAnsi="Arrus"/>
          <w:sz w:val="22"/>
          <w:szCs w:val="28"/>
          <w:lang w:val="en-GB"/>
        </w:rPr>
        <w:t xml:space="preserve">Islam makes a clear distinction between </w:t>
      </w:r>
      <w:r w:rsidRPr="00584AEA">
        <w:rPr>
          <w:rFonts w:ascii="Arrus" w:hAnsi="Arrus"/>
          <w:b/>
          <w:bCs/>
          <w:sz w:val="22"/>
          <w:szCs w:val="28"/>
          <w:lang w:val="en-GB"/>
        </w:rPr>
        <w:t>prohibited, undesirable, desirable and highly desirable activities depending upon their effects on society</w:t>
      </w:r>
      <w:r w:rsidRPr="00584AEA">
        <w:rPr>
          <w:rFonts w:ascii="Arrus" w:hAnsi="Arrus"/>
          <w:sz w:val="22"/>
          <w:szCs w:val="28"/>
          <w:lang w:val="en-GB"/>
        </w:rPr>
        <w:t xml:space="preserve">. An activity which is expressly prohibited cannot be allowed to take place; if it takes place, the culprits will have to be punished in accordance with the procedure </w:t>
      </w:r>
      <w:r w:rsidRPr="00584AEA">
        <w:rPr>
          <w:rFonts w:ascii="Arrus" w:hAnsi="Arrus"/>
          <w:b/>
          <w:bCs/>
          <w:sz w:val="22"/>
          <w:szCs w:val="28"/>
          <w:lang w:val="en-GB"/>
        </w:rPr>
        <w:t>of Law, the punishment being proportional to the dangers posed by the activity. In the current international system dominated by the market, only an activity that is supportive of the market interests is a desirable economic activity</w:t>
      </w:r>
      <w:r w:rsidRPr="00584AEA">
        <w:rPr>
          <w:rFonts w:ascii="Arrus" w:hAnsi="Arrus"/>
          <w:sz w:val="22"/>
          <w:szCs w:val="28"/>
          <w:lang w:val="en-GB"/>
        </w:rPr>
        <w:t>; other activities are either totally disregarded or are given minimal importance.</w:t>
      </w:r>
    </w:p>
    <w:p w14:paraId="268B3C40" w14:textId="77777777" w:rsidR="00270475" w:rsidRPr="00584AEA" w:rsidRDefault="00270475" w:rsidP="00270475">
      <w:pPr>
        <w:spacing w:before="150"/>
        <w:jc w:val="both"/>
        <w:rPr>
          <w:rFonts w:ascii="Arrus" w:hAnsi="Arrus"/>
          <w:sz w:val="18"/>
          <w:szCs w:val="22"/>
          <w:lang w:val="en-GB"/>
        </w:rPr>
      </w:pPr>
      <w:r w:rsidRPr="00584AEA">
        <w:rPr>
          <w:rFonts w:ascii="Arrus" w:hAnsi="Arrus"/>
          <w:sz w:val="22"/>
          <w:szCs w:val="28"/>
          <w:lang w:val="en-GB"/>
        </w:rPr>
        <w:t>4.</w:t>
      </w:r>
      <w:r w:rsidRPr="00584AEA">
        <w:rPr>
          <w:rFonts w:ascii="Arrus" w:hAnsi="Arrus"/>
          <w:sz w:val="12"/>
          <w:szCs w:val="16"/>
          <w:lang w:val="en-GB"/>
        </w:rPr>
        <w:t xml:space="preserve">     </w:t>
      </w:r>
      <w:r w:rsidRPr="00584AEA">
        <w:rPr>
          <w:rFonts w:ascii="Arrus" w:hAnsi="Arrus"/>
          <w:sz w:val="22"/>
          <w:szCs w:val="28"/>
          <w:lang w:val="en-GB"/>
        </w:rPr>
        <w:t xml:space="preserve">The aims and objectives of Islamic philosophy of economics </w:t>
      </w:r>
      <w:r w:rsidRPr="00584AEA">
        <w:rPr>
          <w:rFonts w:ascii="Arrus" w:hAnsi="Arrus"/>
          <w:b/>
          <w:bCs/>
          <w:sz w:val="22"/>
          <w:szCs w:val="28"/>
          <w:lang w:val="en-GB"/>
        </w:rPr>
        <w:t>are for the whole world, not just for the Muslim world</w:t>
      </w:r>
      <w:r w:rsidRPr="00584AEA">
        <w:rPr>
          <w:rFonts w:ascii="Arrus" w:hAnsi="Arrus"/>
          <w:sz w:val="22"/>
          <w:szCs w:val="28"/>
          <w:lang w:val="en-GB"/>
        </w:rPr>
        <w:t>. Its aims are: (</w:t>
      </w:r>
      <w:proofErr w:type="spellStart"/>
      <w:r w:rsidRPr="00584AEA">
        <w:rPr>
          <w:rFonts w:ascii="Arrus" w:hAnsi="Arrus"/>
          <w:sz w:val="22"/>
          <w:szCs w:val="28"/>
          <w:lang w:val="en-GB"/>
        </w:rPr>
        <w:t>i</w:t>
      </w:r>
      <w:proofErr w:type="spellEnd"/>
      <w:r w:rsidRPr="00584AEA">
        <w:rPr>
          <w:rFonts w:ascii="Arrus" w:hAnsi="Arrus"/>
          <w:sz w:val="22"/>
          <w:szCs w:val="28"/>
          <w:lang w:val="en-GB"/>
        </w:rPr>
        <w:t xml:space="preserve">) To ensure the overall </w:t>
      </w:r>
      <w:r w:rsidRPr="00584AEA">
        <w:rPr>
          <w:rFonts w:ascii="Arrus" w:hAnsi="Arrus"/>
          <w:b/>
          <w:bCs/>
          <w:sz w:val="22"/>
          <w:szCs w:val="28"/>
          <w:lang w:val="en-GB"/>
        </w:rPr>
        <w:t>peace in society at every level: individual, family, national and international</w:t>
      </w:r>
      <w:r w:rsidRPr="00584AEA">
        <w:rPr>
          <w:rFonts w:ascii="Arrus" w:hAnsi="Arrus"/>
          <w:sz w:val="22"/>
          <w:szCs w:val="28"/>
          <w:lang w:val="en-GB"/>
        </w:rPr>
        <w:t xml:space="preserve">; (ii) To ensure that no individual or group of individual indulges or is made to indulge in any activity that is </w:t>
      </w:r>
      <w:r w:rsidRPr="00584AEA">
        <w:rPr>
          <w:rFonts w:ascii="Arrus" w:hAnsi="Arrus"/>
          <w:b/>
          <w:bCs/>
          <w:sz w:val="22"/>
          <w:szCs w:val="28"/>
          <w:lang w:val="en-GB"/>
        </w:rPr>
        <w:t xml:space="preserve">dangerous to their own health or the health of others </w:t>
      </w:r>
      <w:r w:rsidRPr="00584AEA">
        <w:rPr>
          <w:rFonts w:ascii="Arrus" w:hAnsi="Arrus"/>
          <w:sz w:val="22"/>
          <w:szCs w:val="28"/>
          <w:lang w:val="en-GB"/>
        </w:rPr>
        <w:t xml:space="preserve">or for the general level of peace and security of society; (iii) To ensure that </w:t>
      </w:r>
      <w:r w:rsidRPr="00584AEA">
        <w:rPr>
          <w:rFonts w:ascii="Arrus" w:hAnsi="Arrus"/>
          <w:b/>
          <w:bCs/>
          <w:sz w:val="22"/>
          <w:szCs w:val="28"/>
          <w:lang w:val="en-GB"/>
        </w:rPr>
        <w:t>all the activities are duly rewarded in accordance with their benefices for society or punished in accordance with their hazards</w:t>
      </w:r>
      <w:r w:rsidRPr="00584AEA">
        <w:rPr>
          <w:rFonts w:ascii="Arrus" w:hAnsi="Arrus"/>
          <w:sz w:val="22"/>
          <w:szCs w:val="28"/>
          <w:lang w:val="en-GB"/>
        </w:rPr>
        <w:t xml:space="preserve">. (iv) To </w:t>
      </w:r>
      <w:r w:rsidRPr="00584AEA">
        <w:rPr>
          <w:rFonts w:ascii="Arrus" w:hAnsi="Arrus"/>
          <w:sz w:val="22"/>
          <w:szCs w:val="28"/>
          <w:lang w:val="en-GB"/>
        </w:rPr>
        <w:lastRenderedPageBreak/>
        <w:t xml:space="preserve">ensure that while individuals are given adequate freedom to engage in economic activities of their liking, </w:t>
      </w:r>
      <w:r w:rsidRPr="00584AEA">
        <w:rPr>
          <w:rFonts w:ascii="Arrus" w:hAnsi="Arrus"/>
          <w:b/>
          <w:bCs/>
          <w:sz w:val="22"/>
          <w:szCs w:val="28"/>
          <w:lang w:val="en-GB"/>
        </w:rPr>
        <w:t>society acts proactively to reverse any large scale disparities and prevent all forms of exploitation</w:t>
      </w:r>
      <w:r w:rsidRPr="00584AEA">
        <w:rPr>
          <w:rFonts w:ascii="Arrus" w:hAnsi="Arrus"/>
          <w:sz w:val="22"/>
          <w:szCs w:val="28"/>
          <w:lang w:val="en-GB"/>
        </w:rPr>
        <w:t xml:space="preserve">; (v) To ensure that the </w:t>
      </w:r>
      <w:r w:rsidRPr="00584AEA">
        <w:rPr>
          <w:rFonts w:ascii="Arrus" w:hAnsi="Arrus"/>
          <w:b/>
          <w:bCs/>
          <w:sz w:val="22"/>
          <w:szCs w:val="28"/>
          <w:lang w:val="en-GB"/>
        </w:rPr>
        <w:t>disabled, the less privileged, the needy and the ones who sacrifice themselves for larger aims are duly protected, socially and economicall</w:t>
      </w:r>
      <w:r w:rsidRPr="00584AEA">
        <w:rPr>
          <w:rFonts w:ascii="Arrus" w:hAnsi="Arrus"/>
          <w:sz w:val="22"/>
          <w:szCs w:val="28"/>
          <w:lang w:val="en-GB"/>
        </w:rPr>
        <w:t xml:space="preserve">y; (vi) To ensure that the diverse abilities of individuals are given societal and economic support.  </w:t>
      </w:r>
    </w:p>
    <w:p w14:paraId="268B3C41" w14:textId="77777777" w:rsidR="00270475" w:rsidRPr="00584AEA" w:rsidRDefault="00270475" w:rsidP="00270475">
      <w:pPr>
        <w:pStyle w:val="Heading1"/>
        <w:spacing w:before="240" w:after="60"/>
        <w:ind w:firstLine="720"/>
        <w:jc w:val="both"/>
        <w:rPr>
          <w:rFonts w:ascii="Arrus" w:hAnsi="Arrus"/>
          <w:b/>
          <w:bCs/>
          <w:kern w:val="32"/>
          <w:sz w:val="22"/>
          <w:szCs w:val="28"/>
          <w:lang w:val="en-GB"/>
        </w:rPr>
      </w:pPr>
      <w:r w:rsidRPr="00584AEA">
        <w:rPr>
          <w:rFonts w:ascii="Arrus" w:hAnsi="Arrus"/>
          <w:kern w:val="32"/>
          <w:sz w:val="22"/>
          <w:szCs w:val="28"/>
          <w:lang w:val="en-GB"/>
        </w:rPr>
        <w:t>Unfortunately, “Islamic Economics” has been reduced to Islamic finances meant for Muslims and has failed to address the needs of the world. An article, “Islamic economic jurisprudence”, appearing on Wikipedia and “Islamic Economics” says:</w:t>
      </w:r>
    </w:p>
    <w:p w14:paraId="268B3C42" w14:textId="77777777" w:rsidR="00270475" w:rsidRPr="00584AEA" w:rsidRDefault="00270475" w:rsidP="00270475">
      <w:pPr>
        <w:spacing w:before="150"/>
        <w:jc w:val="both"/>
        <w:rPr>
          <w:rFonts w:ascii="Arrus" w:hAnsi="Arrus"/>
          <w:i/>
          <w:sz w:val="22"/>
          <w:szCs w:val="28"/>
          <w:lang w:val="en-GB"/>
        </w:rPr>
      </w:pPr>
      <w:r w:rsidRPr="00584AEA">
        <w:rPr>
          <w:rFonts w:ascii="Arrus" w:hAnsi="Arrus"/>
          <w:i/>
          <w:sz w:val="22"/>
          <w:szCs w:val="28"/>
          <w:lang w:val="en-GB"/>
        </w:rPr>
        <w:t>“</w:t>
      </w:r>
      <w:r w:rsidRPr="00584AEA">
        <w:rPr>
          <w:rFonts w:ascii="Arrus" w:hAnsi="Arrus"/>
          <w:b/>
          <w:bCs/>
          <w:i/>
          <w:sz w:val="22"/>
          <w:szCs w:val="28"/>
          <w:lang w:val="en-GB"/>
        </w:rPr>
        <w:t>Islamic economics</w:t>
      </w:r>
      <w:r w:rsidRPr="00584AEA">
        <w:rPr>
          <w:rFonts w:ascii="Arrus" w:hAnsi="Arrus"/>
          <w:i/>
          <w:sz w:val="22"/>
          <w:szCs w:val="28"/>
          <w:lang w:val="en-GB"/>
        </w:rPr>
        <w:t xml:space="preserve"> is economics in accordance with Islamic law. Islamic economics can refer to the application of Islamic law to economic activity either where Islamic rule is in force or where it is not; i.e. it can refer to the creation of an Islamic economic system, or to simply following Islamic law in regards to spending, saving, investing, giving, etc. where the state does not follow Islamic law.” </w:t>
      </w:r>
    </w:p>
    <w:p w14:paraId="268B3C43" w14:textId="77777777" w:rsidR="00270475" w:rsidRPr="00584AEA" w:rsidRDefault="00270475" w:rsidP="00270475">
      <w:pPr>
        <w:spacing w:before="150"/>
        <w:ind w:firstLine="720"/>
        <w:jc w:val="both"/>
        <w:rPr>
          <w:rFonts w:ascii="Arrus" w:hAnsi="Arrus"/>
          <w:sz w:val="22"/>
          <w:szCs w:val="28"/>
          <w:lang w:val="en-GB"/>
        </w:rPr>
      </w:pPr>
      <w:r w:rsidRPr="00584AEA">
        <w:rPr>
          <w:rFonts w:ascii="Arrus" w:hAnsi="Arrus"/>
          <w:sz w:val="22"/>
          <w:szCs w:val="28"/>
          <w:lang w:val="en-GB"/>
        </w:rPr>
        <w:t>The above definition fails to capture the Qur’an’s philosophy of economics and does not indicate the basic aims of the Islamic economics. In the following definition, I have tried to capture the true nature of Islamic Economics:</w:t>
      </w:r>
    </w:p>
    <w:p w14:paraId="268B3C44" w14:textId="77777777" w:rsidR="00270475" w:rsidRPr="00584AEA" w:rsidRDefault="00270475" w:rsidP="00270475">
      <w:pPr>
        <w:spacing w:before="150"/>
        <w:jc w:val="both"/>
        <w:rPr>
          <w:rFonts w:ascii="Arrus" w:hAnsi="Arrus"/>
          <w:sz w:val="22"/>
          <w:szCs w:val="28"/>
          <w:lang w:val="en-GB"/>
        </w:rPr>
      </w:pPr>
      <w:r w:rsidRPr="00584AEA">
        <w:rPr>
          <w:rFonts w:ascii="Arrus" w:hAnsi="Arrus"/>
          <w:b/>
          <w:bCs/>
          <w:i/>
          <w:iCs/>
          <w:sz w:val="22"/>
          <w:szCs w:val="28"/>
          <w:lang w:val="en-GB"/>
        </w:rPr>
        <w:t>”Islamic Economics refers to the establishment of a world order where people, individuals or groups, are free to earn their livelihood through rightful use of the provisions of God and their abilities, natural or acquired, without the violations of the true goal of Comprehensive Peace that Qur’an envisages, that is within the boundaries of the three-dimensional system of Fundamental Rights, Fundamental Duties and Fundamental prohibitions, and the establishment of a system that ensures comfortable living for each and every human being including those who are in a disadvantageous position, temporarily or permanently, due to some reason.”</w:t>
      </w:r>
    </w:p>
    <w:p w14:paraId="268B3C45" w14:textId="77777777" w:rsidR="00270475" w:rsidRPr="00584AEA" w:rsidRDefault="00270475" w:rsidP="00270475">
      <w:pPr>
        <w:pStyle w:val="Heading1"/>
        <w:spacing w:before="240" w:after="60"/>
        <w:ind w:firstLine="720"/>
        <w:jc w:val="both"/>
        <w:rPr>
          <w:rFonts w:ascii="Arrus" w:hAnsi="Arrus"/>
          <w:b/>
          <w:kern w:val="32"/>
          <w:sz w:val="22"/>
          <w:szCs w:val="28"/>
          <w:lang w:val="en-GB"/>
        </w:rPr>
      </w:pPr>
      <w:r w:rsidRPr="00584AEA">
        <w:rPr>
          <w:rFonts w:ascii="Arrus" w:hAnsi="Arrus"/>
          <w:kern w:val="32"/>
          <w:sz w:val="22"/>
          <w:szCs w:val="28"/>
          <w:lang w:val="en-GB"/>
        </w:rPr>
        <w:t xml:space="preserve">It needs to be emphasised that economics is not just about the currency but is also about the work and services; it is not just about the goods and services produced by the big industry but also about the services of all kinds and goods of all kinds produced by all the individuals and all the groups, small or big; and it is not just about the calculation of Gross Domestic Product, Annual Growth and Per Capita Income but also about the effects produced on individual’s health, family </w:t>
      </w:r>
      <w:r w:rsidRPr="00584AEA">
        <w:rPr>
          <w:rFonts w:ascii="Arrus" w:hAnsi="Arrus"/>
          <w:kern w:val="32"/>
          <w:sz w:val="22"/>
          <w:szCs w:val="28"/>
          <w:lang w:val="en-GB"/>
        </w:rPr>
        <w:lastRenderedPageBreak/>
        <w:t xml:space="preserve">peace, social order and national and international peace. </w:t>
      </w:r>
    </w:p>
    <w:p w14:paraId="268B3C46" w14:textId="77777777" w:rsidR="00270475" w:rsidRPr="00584AEA" w:rsidRDefault="00270475" w:rsidP="00270475">
      <w:pPr>
        <w:pStyle w:val="Heading1"/>
        <w:spacing w:before="240" w:after="60"/>
        <w:ind w:firstLine="720"/>
        <w:jc w:val="both"/>
        <w:rPr>
          <w:rFonts w:ascii="Arrus" w:hAnsi="Arrus"/>
          <w:b/>
          <w:kern w:val="32"/>
          <w:sz w:val="22"/>
          <w:szCs w:val="28"/>
          <w:lang w:val="en-GB"/>
        </w:rPr>
      </w:pPr>
      <w:r w:rsidRPr="00584AEA">
        <w:rPr>
          <w:rFonts w:ascii="Arrus" w:hAnsi="Arrus"/>
          <w:kern w:val="32"/>
          <w:sz w:val="22"/>
          <w:szCs w:val="28"/>
          <w:lang w:val="en-GB"/>
        </w:rPr>
        <w:t xml:space="preserve">The position taken in the above statement is quite different from the current international definitions of economics as well as from the so-called Islamic Economics. The modern economic system dominated by market economics is not ready to accept anything that restricts its functioning, does not care about the adverse effects of economic activities and is not interested in helping the needy at the cost of the interests of the market; if it makes any concessions it is only for political reasons so that their position does not face any substantial challenge from society. </w:t>
      </w:r>
    </w:p>
    <w:p w14:paraId="268B3C47" w14:textId="77777777" w:rsidR="00270475" w:rsidRPr="00584AEA" w:rsidRDefault="00270475" w:rsidP="00270475">
      <w:pPr>
        <w:pStyle w:val="Heading1"/>
        <w:spacing w:before="240" w:after="60"/>
        <w:ind w:firstLine="720"/>
        <w:jc w:val="both"/>
        <w:rPr>
          <w:rFonts w:ascii="Arrus" w:hAnsi="Arrus"/>
          <w:b/>
          <w:bCs/>
          <w:kern w:val="32"/>
          <w:sz w:val="22"/>
          <w:szCs w:val="28"/>
          <w:lang w:val="en-GB"/>
        </w:rPr>
      </w:pPr>
      <w:r w:rsidRPr="00584AEA">
        <w:rPr>
          <w:rFonts w:ascii="Arrus" w:hAnsi="Arrus"/>
          <w:kern w:val="32"/>
          <w:sz w:val="22"/>
          <w:szCs w:val="28"/>
          <w:lang w:val="en-GB"/>
        </w:rPr>
        <w:t xml:space="preserve">“Islamic Economics”, the way it is being understood, on the other hand is more or less the continuation of the modern economic system with minor adjustments to suit the religious requirements so that the money of Muslims can be attracted and the clerics are kept in good humour. “Islamic finance” simply involves legal ways to make it look compatible with </w:t>
      </w:r>
      <w:r w:rsidRPr="00584AEA">
        <w:rPr>
          <w:rFonts w:ascii="Arrus" w:hAnsi="Arrus"/>
          <w:i/>
          <w:iCs/>
          <w:kern w:val="32"/>
          <w:sz w:val="22"/>
          <w:szCs w:val="28"/>
          <w:lang w:val="en-GB"/>
        </w:rPr>
        <w:t>Shariah</w:t>
      </w:r>
      <w:r w:rsidRPr="00584AEA">
        <w:rPr>
          <w:rFonts w:ascii="Arrus" w:hAnsi="Arrus"/>
          <w:kern w:val="32"/>
          <w:sz w:val="22"/>
          <w:szCs w:val="28"/>
          <w:lang w:val="en-GB"/>
        </w:rPr>
        <w:t xml:space="preserve"> in finer details without changing in any substantial degree the economic philosophy behind the system, which continues to be nearly the same as that of the market economics. While Islamic financial system is superior in many ways to the modern system, the effects of such a financial system, especially in absence of a coexistent fiscal policy based on the spirit behind the Qur’anic directives, are not as pronounced as they must be. In addition, it is an abysmal failure in influencing in any way the direction of the globalisation, which revolves around the commercialisation of not only human strengths but also of human weaknesses. So, while Islamic Finance is to be promoted, other important measures related to economics should not be lost sight of. </w:t>
      </w:r>
    </w:p>
    <w:p w14:paraId="268B3C48" w14:textId="77777777" w:rsidR="00270475" w:rsidRPr="00584AEA" w:rsidRDefault="00270475" w:rsidP="00270475">
      <w:pPr>
        <w:spacing w:after="120"/>
        <w:ind w:left="720" w:hanging="720"/>
        <w:jc w:val="both"/>
        <w:rPr>
          <w:rFonts w:ascii="Arrus" w:hAnsi="Arrus"/>
          <w:sz w:val="22"/>
          <w:szCs w:val="28"/>
          <w:lang w:val="en-GB"/>
        </w:rPr>
      </w:pPr>
    </w:p>
    <w:p w14:paraId="268B3C49" w14:textId="77777777" w:rsidR="00270475" w:rsidRPr="00584AEA" w:rsidRDefault="00270475" w:rsidP="00270475">
      <w:pPr>
        <w:jc w:val="both"/>
        <w:rPr>
          <w:rFonts w:ascii="Arrus" w:hAnsi="Arrus"/>
          <w:b/>
          <w:bCs/>
          <w:sz w:val="30"/>
          <w:szCs w:val="40"/>
          <w:lang w:val="en-GB"/>
        </w:rPr>
      </w:pPr>
      <w:r w:rsidRPr="00584AEA">
        <w:rPr>
          <w:rFonts w:ascii="Arrus" w:hAnsi="Arrus"/>
          <w:b/>
          <w:bCs/>
          <w:sz w:val="30"/>
          <w:szCs w:val="40"/>
          <w:lang w:val="en-GB"/>
        </w:rPr>
        <w:t>Dynamic Theory of Economics: Wealth Generation</w:t>
      </w:r>
    </w:p>
    <w:p w14:paraId="268B3C4A" w14:textId="77777777" w:rsidR="00270475" w:rsidRPr="00584AEA" w:rsidRDefault="00270475" w:rsidP="00270475">
      <w:pPr>
        <w:jc w:val="both"/>
        <w:rPr>
          <w:rFonts w:ascii="Arrus" w:hAnsi="Arrus"/>
          <w:sz w:val="22"/>
          <w:szCs w:val="28"/>
          <w:lang w:val="en-GB"/>
        </w:rPr>
      </w:pPr>
    </w:p>
    <w:p w14:paraId="268B3C4B"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Unfortunately, most of Islamic thinkers including Islamic economists have only been promoting what at best can be called a static model of economics. The whole focus has been on “interest free” economics, leading to Islamic financial system including Islamic banking, and the institution of Charity especially Zakah.  There has been hardly any emphasis on wealth generation, not realizing that without the generation of wealth neither Islamic finances nor Zakah based institutions can prosper. The truth is that Wealth generation </w:t>
      </w:r>
      <w:r w:rsidRPr="00584AEA">
        <w:rPr>
          <w:rFonts w:ascii="Arrus" w:hAnsi="Arrus"/>
          <w:sz w:val="22"/>
          <w:szCs w:val="28"/>
          <w:lang w:val="en-GB"/>
        </w:rPr>
        <w:lastRenderedPageBreak/>
        <w:t>through permissible means remains the cornerstone of a prosperous and healthy economics. The following verses from the Qur’an and Hadith demonstrate the importance of wealth generation:</w:t>
      </w:r>
    </w:p>
    <w:p w14:paraId="268B3C4C" w14:textId="77777777" w:rsidR="00270475" w:rsidRPr="00584AEA" w:rsidRDefault="00270475" w:rsidP="00270475">
      <w:pPr>
        <w:jc w:val="both"/>
        <w:rPr>
          <w:rFonts w:ascii="Arrus" w:hAnsi="Arrus"/>
          <w:i/>
          <w:iCs/>
          <w:sz w:val="22"/>
          <w:szCs w:val="28"/>
          <w:lang w:val="en-GB"/>
        </w:rPr>
      </w:pPr>
    </w:p>
    <w:p w14:paraId="268B3C4D" w14:textId="77777777" w:rsidR="00270475" w:rsidRPr="00584AEA" w:rsidRDefault="00270475" w:rsidP="00270475">
      <w:pPr>
        <w:jc w:val="both"/>
        <w:rPr>
          <w:rFonts w:ascii="Arrus" w:hAnsi="Arrus"/>
          <w:i/>
          <w:iCs/>
          <w:sz w:val="22"/>
          <w:szCs w:val="28"/>
          <w:lang w:val="en-GB"/>
        </w:rPr>
      </w:pPr>
      <w:r w:rsidRPr="00584AEA">
        <w:rPr>
          <w:rFonts w:ascii="Arrus" w:hAnsi="Arrus"/>
          <w:i/>
          <w:iCs/>
          <w:sz w:val="22"/>
          <w:szCs w:val="28"/>
          <w:lang w:val="en-GB"/>
        </w:rPr>
        <w:t>“Eat of the provision of your Lord, and be grateful to Him”.(34: 15)</w:t>
      </w:r>
    </w:p>
    <w:p w14:paraId="268B3C4E" w14:textId="77777777" w:rsidR="00270475" w:rsidRPr="00584AEA" w:rsidRDefault="00270475" w:rsidP="00270475">
      <w:pPr>
        <w:jc w:val="both"/>
        <w:rPr>
          <w:rFonts w:ascii="Arrus" w:hAnsi="Arrus"/>
          <w:i/>
          <w:iCs/>
          <w:sz w:val="22"/>
          <w:szCs w:val="28"/>
          <w:lang w:val="en-GB"/>
        </w:rPr>
      </w:pPr>
      <w:r w:rsidRPr="00584AEA">
        <w:rPr>
          <w:rFonts w:ascii="Arrus" w:hAnsi="Arrus"/>
          <w:i/>
          <w:iCs/>
          <w:sz w:val="22"/>
          <w:szCs w:val="28"/>
          <w:lang w:val="en-GB"/>
        </w:rPr>
        <w:t>“…and give them something out of the wealth that God has bestowed upon you”.(</w:t>
      </w:r>
      <w:r w:rsidRPr="00584AEA">
        <w:rPr>
          <w:rStyle w:val="st1"/>
          <w:rFonts w:ascii="Arrus" w:hAnsi="Arrus"/>
          <w:sz w:val="24"/>
          <w:szCs w:val="28"/>
          <w:lang w:val="en-GB"/>
        </w:rPr>
        <w:t>24:33)</w:t>
      </w:r>
      <w:r w:rsidRPr="00584AEA">
        <w:rPr>
          <w:rFonts w:ascii="Arrus" w:hAnsi="Arrus"/>
          <w:i/>
          <w:iCs/>
          <w:sz w:val="22"/>
          <w:szCs w:val="28"/>
          <w:lang w:val="en-GB"/>
        </w:rPr>
        <w:t xml:space="preserve"> </w:t>
      </w:r>
    </w:p>
    <w:p w14:paraId="268B3C4F" w14:textId="77777777" w:rsidR="00270475" w:rsidRPr="00584AEA" w:rsidRDefault="00270475" w:rsidP="00270475">
      <w:pPr>
        <w:jc w:val="both"/>
        <w:rPr>
          <w:rFonts w:ascii="Arrus" w:hAnsi="Arrus"/>
          <w:i/>
          <w:iCs/>
          <w:sz w:val="22"/>
          <w:szCs w:val="28"/>
          <w:lang w:val="en-GB"/>
        </w:rPr>
      </w:pPr>
      <w:r w:rsidRPr="00584AEA">
        <w:rPr>
          <w:rFonts w:ascii="Arrus" w:hAnsi="Arrus"/>
          <w:i/>
          <w:iCs/>
          <w:sz w:val="22"/>
          <w:szCs w:val="28"/>
          <w:lang w:val="en-GB"/>
        </w:rPr>
        <w:t>"God is rich but you are poor" (Qur'an 47:38).</w:t>
      </w:r>
    </w:p>
    <w:p w14:paraId="268B3C50" w14:textId="77777777" w:rsidR="00270475" w:rsidRPr="00584AEA" w:rsidRDefault="00270475" w:rsidP="00270475">
      <w:pPr>
        <w:jc w:val="both"/>
        <w:rPr>
          <w:rFonts w:ascii="Arrus" w:hAnsi="Arrus"/>
          <w:i/>
          <w:iCs/>
          <w:sz w:val="22"/>
          <w:szCs w:val="28"/>
          <w:lang w:val="en-GB"/>
        </w:rPr>
      </w:pPr>
      <w:r w:rsidRPr="00584AEA">
        <w:rPr>
          <w:rFonts w:ascii="Arrus" w:hAnsi="Arrus"/>
          <w:sz w:val="22"/>
          <w:szCs w:val="28"/>
          <w:lang w:val="en-GB"/>
        </w:rPr>
        <w:t xml:space="preserve"> “</w:t>
      </w:r>
      <w:r w:rsidRPr="00584AEA">
        <w:rPr>
          <w:rFonts w:ascii="Arrus" w:hAnsi="Arrus"/>
          <w:i/>
          <w:iCs/>
          <w:sz w:val="22"/>
          <w:szCs w:val="28"/>
          <w:lang w:val="en-GB"/>
        </w:rPr>
        <w:t>That man can have nothing but he strives for” (53:39)</w:t>
      </w:r>
    </w:p>
    <w:p w14:paraId="268B3C51" w14:textId="77777777" w:rsidR="00270475" w:rsidRPr="00584AEA" w:rsidRDefault="00270475" w:rsidP="00270475">
      <w:pPr>
        <w:jc w:val="both"/>
        <w:rPr>
          <w:rFonts w:ascii="Arrus" w:hAnsi="Arrus"/>
          <w:i/>
          <w:iCs/>
          <w:sz w:val="22"/>
          <w:szCs w:val="28"/>
          <w:lang w:val="en-GB"/>
        </w:rPr>
      </w:pPr>
      <w:r w:rsidRPr="00584AEA">
        <w:rPr>
          <w:rFonts w:ascii="Arrus" w:hAnsi="Arrus"/>
          <w:i/>
          <w:iCs/>
          <w:sz w:val="22"/>
          <w:szCs w:val="28"/>
          <w:lang w:val="en-GB"/>
        </w:rPr>
        <w:t>“</w:t>
      </w:r>
      <w:proofErr w:type="spellStart"/>
      <w:r w:rsidRPr="00584AEA">
        <w:rPr>
          <w:rFonts w:ascii="Arrus" w:hAnsi="Arrus"/>
          <w:i/>
          <w:iCs/>
          <w:sz w:val="22"/>
          <w:szCs w:val="28"/>
          <w:lang w:val="en-GB"/>
        </w:rPr>
        <w:t>Give</w:t>
      </w:r>
      <w:proofErr w:type="spellEnd"/>
      <w:r w:rsidRPr="00584AEA">
        <w:rPr>
          <w:rFonts w:ascii="Arrus" w:hAnsi="Arrus"/>
          <w:i/>
          <w:iCs/>
          <w:sz w:val="22"/>
          <w:szCs w:val="28"/>
          <w:lang w:val="en-GB"/>
        </w:rPr>
        <w:t xml:space="preserve"> to them from the property of Allah which he has bestowed upon you”. (24:33).</w:t>
      </w:r>
    </w:p>
    <w:p w14:paraId="268B3C52" w14:textId="77777777" w:rsidR="00270475" w:rsidRPr="00584AEA" w:rsidRDefault="00270475" w:rsidP="00270475">
      <w:pPr>
        <w:jc w:val="both"/>
        <w:rPr>
          <w:rFonts w:ascii="Arrus" w:hAnsi="Arrus"/>
          <w:i/>
          <w:iCs/>
          <w:sz w:val="22"/>
          <w:szCs w:val="28"/>
          <w:lang w:val="en-GB"/>
        </w:rPr>
      </w:pPr>
      <w:r w:rsidRPr="00584AEA">
        <w:rPr>
          <w:rFonts w:ascii="Arrus" w:hAnsi="Arrus"/>
          <w:i/>
          <w:iCs/>
          <w:sz w:val="22"/>
          <w:szCs w:val="28"/>
          <w:lang w:val="en-GB"/>
        </w:rPr>
        <w:t xml:space="preserve"> “O Children of Adam! We have bestowed raiment upon you to cover yourselves and as an adornment; the raiment of righteousness; that is better for you”.(7: 26)</w:t>
      </w:r>
    </w:p>
    <w:p w14:paraId="268B3C53" w14:textId="77777777" w:rsidR="00270475" w:rsidRPr="00584AEA" w:rsidRDefault="00270475" w:rsidP="00270475">
      <w:pPr>
        <w:jc w:val="both"/>
        <w:rPr>
          <w:rFonts w:ascii="Arrus" w:hAnsi="Arrus"/>
          <w:i/>
          <w:iCs/>
          <w:sz w:val="22"/>
          <w:szCs w:val="28"/>
          <w:lang w:val="en-GB"/>
        </w:rPr>
      </w:pPr>
      <w:r w:rsidRPr="00584AEA">
        <w:rPr>
          <w:rFonts w:ascii="Arrus" w:hAnsi="Arrus"/>
          <w:i/>
          <w:iCs/>
          <w:sz w:val="22"/>
          <w:szCs w:val="28"/>
          <w:lang w:val="en-GB"/>
        </w:rPr>
        <w:t>“And Who has created all the pairs and has appointed for you ships and cattle on which you ride in order that you may mount on their backs and they remember the favour of your Lord when you mount thereon, and say, ‘Glory be to Him Who has subjected this to us and could not have it by our effort alone’.”. (</w:t>
      </w:r>
      <w:r w:rsidRPr="00584AEA">
        <w:rPr>
          <w:rStyle w:val="st1"/>
          <w:rFonts w:ascii="Arrus" w:hAnsi="Arrus"/>
          <w:sz w:val="24"/>
          <w:szCs w:val="28"/>
          <w:lang w:val="en-GB"/>
        </w:rPr>
        <w:t>43:12-13)</w:t>
      </w:r>
    </w:p>
    <w:p w14:paraId="268B3C54" w14:textId="77777777" w:rsidR="00270475" w:rsidRPr="00584AEA" w:rsidRDefault="00270475" w:rsidP="00270475">
      <w:pPr>
        <w:pStyle w:val="Heading36"/>
        <w:jc w:val="both"/>
        <w:rPr>
          <w:rFonts w:ascii="Arrus" w:hAnsi="Arrus"/>
          <w:color w:val="auto"/>
          <w:sz w:val="22"/>
          <w:szCs w:val="28"/>
          <w:lang w:val="en-GB"/>
        </w:rPr>
      </w:pPr>
      <w:r w:rsidRPr="00584AEA">
        <w:rPr>
          <w:rFonts w:ascii="Arrus" w:hAnsi="Arrus"/>
          <w:i/>
          <w:iCs/>
          <w:color w:val="auto"/>
          <w:sz w:val="22"/>
          <w:szCs w:val="28"/>
          <w:lang w:val="en-GB"/>
        </w:rPr>
        <w:t>“Give not unto the foolish (what is in) your (keeping of their) wealth, which Allah had given you to maintain; but feed and clothe them for it, and speak kindly unto them”.(</w:t>
      </w:r>
      <w:r w:rsidRPr="00584AEA">
        <w:rPr>
          <w:rFonts w:ascii="Arrus" w:hAnsi="Arrus"/>
          <w:color w:val="auto"/>
          <w:sz w:val="22"/>
          <w:szCs w:val="28"/>
          <w:lang w:val="en-GB"/>
        </w:rPr>
        <w:t xml:space="preserve"> </w:t>
      </w:r>
      <w:hyperlink r:id="rId850" w:history="1">
        <w:r w:rsidRPr="00584AEA">
          <w:rPr>
            <w:rStyle w:val="Hyperlink"/>
            <w:rFonts w:ascii="Arrus" w:eastAsiaTheme="majorEastAsia" w:hAnsi="Arrus"/>
            <w:sz w:val="22"/>
            <w:szCs w:val="28"/>
            <w:lang w:val="en-GB"/>
          </w:rPr>
          <w:t>4:5</w:t>
        </w:r>
      </w:hyperlink>
      <w:r w:rsidRPr="00584AEA">
        <w:rPr>
          <w:rFonts w:ascii="Arrus" w:hAnsi="Arrus"/>
          <w:color w:val="auto"/>
          <w:sz w:val="22"/>
          <w:szCs w:val="28"/>
          <w:lang w:val="en-GB"/>
        </w:rPr>
        <w:t>)</w:t>
      </w:r>
    </w:p>
    <w:p w14:paraId="268B3C55" w14:textId="77777777" w:rsidR="00270475" w:rsidRPr="00584AEA" w:rsidRDefault="00270475" w:rsidP="00270475">
      <w:pPr>
        <w:jc w:val="both"/>
        <w:rPr>
          <w:rFonts w:ascii="Arrus" w:hAnsi="Arrus"/>
          <w:i/>
          <w:iCs/>
          <w:sz w:val="22"/>
          <w:szCs w:val="28"/>
          <w:lang w:val="en-GB"/>
        </w:rPr>
      </w:pPr>
      <w:r w:rsidRPr="00584AEA">
        <w:rPr>
          <w:rFonts w:ascii="Arrus" w:hAnsi="Arrus"/>
          <w:i/>
          <w:iCs/>
          <w:sz w:val="22"/>
          <w:szCs w:val="28"/>
          <w:lang w:val="en-GB"/>
        </w:rPr>
        <w:t>“ O ye who believe! When the call is heard for the prayer of the day of congregation, haste unto remembrance of Allah and leave your trading. That is better for you if ye did but know. And when the prayer ended, then disperse in the land and seek for Allah’s bounty and remember Allah much, that ye may be successful”. (62: 9-10).</w:t>
      </w:r>
    </w:p>
    <w:p w14:paraId="268B3C56" w14:textId="77777777" w:rsidR="00270475" w:rsidRPr="00584AEA" w:rsidRDefault="00270475" w:rsidP="00270475">
      <w:pPr>
        <w:jc w:val="both"/>
        <w:rPr>
          <w:rFonts w:ascii="Arrus" w:hAnsi="Arrus"/>
          <w:i/>
          <w:iCs/>
          <w:sz w:val="22"/>
          <w:szCs w:val="28"/>
          <w:lang w:val="en-GB"/>
        </w:rPr>
      </w:pPr>
      <w:r w:rsidRPr="00584AEA">
        <w:rPr>
          <w:rFonts w:ascii="Arrus" w:hAnsi="Arrus"/>
          <w:i/>
          <w:iCs/>
          <w:sz w:val="22"/>
          <w:szCs w:val="28"/>
          <w:lang w:val="en-GB"/>
        </w:rPr>
        <w:t>“Those who devour usury (</w:t>
      </w:r>
      <w:proofErr w:type="spellStart"/>
      <w:r w:rsidRPr="00584AEA">
        <w:rPr>
          <w:rFonts w:ascii="Arrus" w:hAnsi="Arrus"/>
          <w:i/>
          <w:iCs/>
          <w:sz w:val="22"/>
          <w:szCs w:val="28"/>
          <w:lang w:val="en-GB"/>
        </w:rPr>
        <w:t>riba</w:t>
      </w:r>
      <w:proofErr w:type="spellEnd"/>
      <w:r w:rsidRPr="00584AEA">
        <w:rPr>
          <w:rFonts w:ascii="Arrus" w:hAnsi="Arrus"/>
          <w:i/>
          <w:iCs/>
          <w:sz w:val="22"/>
          <w:szCs w:val="28"/>
          <w:lang w:val="en-GB"/>
        </w:rPr>
        <w:t>) will not stand except as stand one whom The Evil One by his touch hath driven to madness. That is because they say: “Trade is like usury”, But God hath permitted trade and forbidden usury (</w:t>
      </w:r>
      <w:proofErr w:type="spellStart"/>
      <w:r w:rsidRPr="00584AEA">
        <w:rPr>
          <w:rFonts w:ascii="Arrus" w:hAnsi="Arrus"/>
          <w:i/>
          <w:iCs/>
          <w:sz w:val="22"/>
          <w:szCs w:val="28"/>
          <w:lang w:val="en-GB"/>
        </w:rPr>
        <w:t>riba</w:t>
      </w:r>
      <w:proofErr w:type="spellEnd"/>
      <w:r w:rsidRPr="00584AEA">
        <w:rPr>
          <w:rFonts w:ascii="Arrus" w:hAnsi="Arrus"/>
          <w:i/>
          <w:iCs/>
          <w:sz w:val="22"/>
          <w:szCs w:val="28"/>
          <w:lang w:val="en-GB"/>
        </w:rPr>
        <w:t>)”.(</w:t>
      </w:r>
      <w:r w:rsidRPr="00584AEA">
        <w:rPr>
          <w:rStyle w:val="Heading1Char"/>
          <w:rFonts w:ascii="Arrus" w:hAnsi="Arrus"/>
          <w:sz w:val="22"/>
          <w:szCs w:val="28"/>
          <w:lang w:val="en-GB"/>
        </w:rPr>
        <w:t xml:space="preserve"> </w:t>
      </w:r>
      <w:r w:rsidRPr="00584AEA">
        <w:rPr>
          <w:rStyle w:val="st1"/>
          <w:rFonts w:ascii="Arrus" w:hAnsi="Arrus"/>
          <w:sz w:val="24"/>
          <w:szCs w:val="28"/>
          <w:lang w:val="en-GB"/>
        </w:rPr>
        <w:t>2:275)</w:t>
      </w:r>
    </w:p>
    <w:p w14:paraId="268B3C57" w14:textId="77777777" w:rsidR="00270475" w:rsidRPr="00584AEA" w:rsidRDefault="00270475" w:rsidP="00270475">
      <w:pPr>
        <w:pStyle w:val="Heading36"/>
        <w:jc w:val="both"/>
        <w:rPr>
          <w:rFonts w:ascii="Arrus" w:hAnsi="Arrus"/>
          <w:color w:val="auto"/>
          <w:sz w:val="22"/>
          <w:szCs w:val="28"/>
          <w:lang w:val="en-GB"/>
        </w:rPr>
      </w:pPr>
      <w:r w:rsidRPr="00584AEA">
        <w:rPr>
          <w:rFonts w:ascii="Arrus" w:hAnsi="Arrus"/>
          <w:i/>
          <w:iCs/>
          <w:color w:val="auto"/>
          <w:sz w:val="22"/>
          <w:szCs w:val="28"/>
          <w:lang w:val="en-GB"/>
        </w:rPr>
        <w:t>,”O who you believe, do not eat property among you in a false way, except through trade by mutual consent” (</w:t>
      </w:r>
      <w:r w:rsidRPr="00584AEA">
        <w:rPr>
          <w:rFonts w:ascii="Arrus" w:hAnsi="Arrus"/>
          <w:color w:val="auto"/>
          <w:sz w:val="22"/>
          <w:szCs w:val="28"/>
          <w:lang w:val="en-GB"/>
        </w:rPr>
        <w:t>4:29)</w:t>
      </w:r>
    </w:p>
    <w:p w14:paraId="268B3C58" w14:textId="77777777" w:rsidR="00270475" w:rsidRPr="00584AEA" w:rsidRDefault="00270475" w:rsidP="00270475">
      <w:pPr>
        <w:jc w:val="both"/>
        <w:rPr>
          <w:rFonts w:ascii="Arrus" w:hAnsi="Arrus"/>
          <w:i/>
          <w:iCs/>
          <w:sz w:val="22"/>
          <w:szCs w:val="28"/>
          <w:lang w:val="en-GB"/>
        </w:rPr>
      </w:pPr>
      <w:r w:rsidRPr="00584AEA">
        <w:rPr>
          <w:rFonts w:ascii="Arrus" w:hAnsi="Arrus"/>
          <w:i/>
          <w:iCs/>
          <w:sz w:val="22"/>
          <w:szCs w:val="28"/>
          <w:lang w:val="en-GB"/>
        </w:rPr>
        <w:t>” Take alms from their wealth, so that they may thereby be cleansed and purified, and pray for them, for your prayer will give them comfort. God hears all and knows all”.(</w:t>
      </w:r>
      <w:hyperlink r:id="rId851" w:history="1">
        <w:r w:rsidRPr="00584AEA">
          <w:rPr>
            <w:rStyle w:val="Hyperlink"/>
            <w:rFonts w:ascii="Arrus" w:eastAsiaTheme="majorEastAsia" w:hAnsi="Arrus"/>
            <w:sz w:val="22"/>
            <w:szCs w:val="28"/>
            <w:lang w:val="en-GB"/>
          </w:rPr>
          <w:t>9:103</w:t>
        </w:r>
      </w:hyperlink>
      <w:r w:rsidRPr="00584AEA">
        <w:rPr>
          <w:rFonts w:ascii="Arrus" w:hAnsi="Arrus"/>
          <w:sz w:val="22"/>
          <w:szCs w:val="28"/>
          <w:lang w:val="en-GB"/>
        </w:rPr>
        <w:t>)</w:t>
      </w:r>
    </w:p>
    <w:p w14:paraId="268B3C59" w14:textId="77777777" w:rsidR="00270475" w:rsidRPr="00584AEA" w:rsidRDefault="00270475" w:rsidP="00270475">
      <w:pPr>
        <w:jc w:val="both"/>
        <w:rPr>
          <w:rFonts w:ascii="Arrus" w:hAnsi="Arrus"/>
          <w:sz w:val="22"/>
          <w:szCs w:val="28"/>
          <w:lang w:val="en-GB"/>
        </w:rPr>
      </w:pPr>
    </w:p>
    <w:p w14:paraId="268B3C5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Prophet said:</w:t>
      </w:r>
    </w:p>
    <w:p w14:paraId="268B3C5B" w14:textId="77777777" w:rsidR="00270475" w:rsidRPr="00584AEA" w:rsidRDefault="00270475" w:rsidP="00270475">
      <w:pPr>
        <w:jc w:val="both"/>
        <w:rPr>
          <w:rFonts w:ascii="Arrus" w:hAnsi="Arrus"/>
          <w:sz w:val="22"/>
          <w:szCs w:val="28"/>
          <w:lang w:val="en-GB"/>
        </w:rPr>
      </w:pPr>
    </w:p>
    <w:p w14:paraId="268B3C5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“Learn the law of estate distribution, and teach them to people; for it is one half of knowledge and it will be forgotten and the first to be taken up from my community”. (</w:t>
      </w:r>
      <w:proofErr w:type="spellStart"/>
      <w:r w:rsidRPr="00584AEA">
        <w:rPr>
          <w:rFonts w:ascii="Arrus" w:hAnsi="Arrus"/>
          <w:sz w:val="22"/>
          <w:szCs w:val="28"/>
          <w:lang w:val="en-GB"/>
        </w:rPr>
        <w:t>Baihaqi</w:t>
      </w:r>
      <w:proofErr w:type="spellEnd"/>
      <w:r w:rsidRPr="00584AEA">
        <w:rPr>
          <w:rFonts w:ascii="Arrus" w:hAnsi="Arrus"/>
          <w:sz w:val="22"/>
          <w:szCs w:val="28"/>
          <w:lang w:val="en-GB"/>
        </w:rPr>
        <w:t xml:space="preserve">, </w:t>
      </w:r>
      <w:proofErr w:type="spellStart"/>
      <w:r w:rsidRPr="00584AEA">
        <w:rPr>
          <w:rFonts w:ascii="Arrus" w:hAnsi="Arrus"/>
          <w:sz w:val="22"/>
          <w:szCs w:val="28"/>
          <w:lang w:val="en-GB"/>
        </w:rPr>
        <w:t>Tarmizi</w:t>
      </w:r>
      <w:proofErr w:type="spellEnd"/>
      <w:r w:rsidRPr="00584AEA">
        <w:rPr>
          <w:rFonts w:ascii="Arrus" w:hAnsi="Arrus"/>
          <w:sz w:val="22"/>
          <w:szCs w:val="28"/>
          <w:lang w:val="en-GB"/>
        </w:rPr>
        <w:t xml:space="preserve"> and al-Hakim).</w:t>
      </w:r>
    </w:p>
    <w:p w14:paraId="268B3C5D" w14:textId="77777777" w:rsidR="00270475" w:rsidRPr="00584AEA" w:rsidRDefault="00270475" w:rsidP="00270475">
      <w:pPr>
        <w:jc w:val="both"/>
        <w:rPr>
          <w:rFonts w:ascii="Arrus" w:hAnsi="Arrus"/>
          <w:sz w:val="22"/>
          <w:szCs w:val="28"/>
          <w:lang w:val="en-GB"/>
        </w:rPr>
      </w:pPr>
    </w:p>
    <w:p w14:paraId="268B3C5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“Whoever develops an idle land, it belongs to him”. (Sahih Bukhari). </w:t>
      </w:r>
    </w:p>
    <w:p w14:paraId="268B3C5F" w14:textId="77777777" w:rsidR="00270475" w:rsidRPr="00584AEA" w:rsidRDefault="00270475" w:rsidP="00270475">
      <w:pPr>
        <w:jc w:val="both"/>
        <w:rPr>
          <w:rFonts w:ascii="Arrus" w:hAnsi="Arrus"/>
          <w:sz w:val="22"/>
          <w:szCs w:val="28"/>
          <w:lang w:val="en-GB"/>
        </w:rPr>
      </w:pPr>
    </w:p>
    <w:p w14:paraId="268B3C6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Prophet: “youth before old age, healthiness before sickness, wealth before poverty, ease before difficulty and life before death”.</w:t>
      </w:r>
    </w:p>
    <w:p w14:paraId="268B3C61" w14:textId="77777777" w:rsidR="00270475" w:rsidRPr="00584AEA" w:rsidRDefault="00270475" w:rsidP="00270475">
      <w:pPr>
        <w:jc w:val="both"/>
        <w:rPr>
          <w:rFonts w:ascii="Arrus" w:hAnsi="Arrus"/>
          <w:i/>
          <w:iCs/>
          <w:sz w:val="22"/>
          <w:szCs w:val="28"/>
          <w:lang w:val="en-GB"/>
        </w:rPr>
      </w:pPr>
      <w:r w:rsidRPr="00584AEA">
        <w:rPr>
          <w:rFonts w:ascii="Arrus" w:hAnsi="Arrus"/>
          <w:i/>
          <w:iCs/>
          <w:sz w:val="22"/>
          <w:szCs w:val="28"/>
          <w:lang w:val="en-GB"/>
        </w:rPr>
        <w:t>The prophet said “the upper hand is better than the lower hand”.(Bukhari)</w:t>
      </w:r>
    </w:p>
    <w:p w14:paraId="268B3C62" w14:textId="77777777" w:rsidR="00270475" w:rsidRPr="00584AEA" w:rsidRDefault="00270475" w:rsidP="00270475">
      <w:pPr>
        <w:jc w:val="both"/>
        <w:rPr>
          <w:rFonts w:ascii="Arrus" w:hAnsi="Arrus"/>
          <w:sz w:val="22"/>
          <w:szCs w:val="28"/>
          <w:lang w:val="en-GB"/>
        </w:rPr>
      </w:pPr>
    </w:p>
    <w:p w14:paraId="268B3C63"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It is clear that the following are the desirable activities in the sight of Allah:</w:t>
      </w:r>
    </w:p>
    <w:p w14:paraId="268B3C64" w14:textId="77777777" w:rsidR="00270475" w:rsidRPr="00584AEA" w:rsidRDefault="00270475" w:rsidP="006F4670">
      <w:pPr>
        <w:numPr>
          <w:ilvl w:val="0"/>
          <w:numId w:val="49"/>
        </w:numPr>
        <w:tabs>
          <w:tab w:val="left" w:pos="720"/>
        </w:tabs>
        <w:ind w:left="720" w:hanging="360"/>
        <w:jc w:val="both"/>
        <w:rPr>
          <w:rFonts w:ascii="Arrus" w:hAnsi="Arrus"/>
          <w:sz w:val="22"/>
          <w:szCs w:val="28"/>
          <w:lang w:val="en-GB"/>
        </w:rPr>
      </w:pPr>
      <w:r w:rsidRPr="00584AEA">
        <w:rPr>
          <w:rFonts w:ascii="Arrus" w:hAnsi="Arrus"/>
          <w:sz w:val="22"/>
          <w:szCs w:val="28"/>
          <w:lang w:val="en-GB"/>
        </w:rPr>
        <w:t>Wealth Generation through (</w:t>
      </w:r>
      <w:proofErr w:type="spellStart"/>
      <w:r w:rsidRPr="00584AEA">
        <w:rPr>
          <w:rFonts w:ascii="Arrus" w:hAnsi="Arrus"/>
          <w:sz w:val="22"/>
          <w:szCs w:val="28"/>
          <w:lang w:val="en-GB"/>
        </w:rPr>
        <w:t>i</w:t>
      </w:r>
      <w:proofErr w:type="spellEnd"/>
      <w:r w:rsidRPr="00584AEA">
        <w:rPr>
          <w:rFonts w:ascii="Arrus" w:hAnsi="Arrus"/>
          <w:sz w:val="22"/>
          <w:szCs w:val="28"/>
          <w:lang w:val="en-GB"/>
        </w:rPr>
        <w:t>) agriculture (ii) trading (iii) searching new sources of economic activities (iv) employment</w:t>
      </w:r>
    </w:p>
    <w:p w14:paraId="268B3C65" w14:textId="77777777" w:rsidR="00270475" w:rsidRPr="00584AEA" w:rsidRDefault="00270475" w:rsidP="006F4670">
      <w:pPr>
        <w:numPr>
          <w:ilvl w:val="0"/>
          <w:numId w:val="50"/>
        </w:numPr>
        <w:tabs>
          <w:tab w:val="left" w:pos="720"/>
        </w:tabs>
        <w:ind w:left="720" w:hanging="360"/>
        <w:jc w:val="both"/>
        <w:rPr>
          <w:rFonts w:ascii="Arrus" w:hAnsi="Arrus"/>
          <w:sz w:val="22"/>
          <w:szCs w:val="28"/>
          <w:lang w:val="en-GB"/>
        </w:rPr>
      </w:pPr>
      <w:r w:rsidRPr="00584AEA">
        <w:rPr>
          <w:rFonts w:ascii="Arrus" w:hAnsi="Arrus"/>
          <w:sz w:val="22"/>
          <w:szCs w:val="28"/>
          <w:lang w:val="en-GB"/>
        </w:rPr>
        <w:t xml:space="preserve">Distribution of wealth: Spending major portions of what one has earned, of course in activities permitted by Islam; for one’s spending is other’s income; the more the majority of the people belonging to a community, society or nation spend, the more is the growth of the economy in that community, society or nation. Clearly, while individuals are allowed to safeguard their own economic future by saving as much as they like, they are encouraged to spend more and save less. Spending is of two major types: Spending in Halal activities; and spending in the Path of God meaning spending in welfare activities. Spending in the path of God is different from the duties imposed on man – Zakah, Ushr and </w:t>
      </w:r>
      <w:proofErr w:type="spellStart"/>
      <w:r w:rsidRPr="00584AEA">
        <w:rPr>
          <w:rFonts w:ascii="Arrus" w:hAnsi="Arrus"/>
          <w:sz w:val="22"/>
          <w:szCs w:val="28"/>
          <w:lang w:val="en-GB"/>
        </w:rPr>
        <w:t>Khuums</w:t>
      </w:r>
      <w:proofErr w:type="spellEnd"/>
      <w:r w:rsidRPr="00584AEA">
        <w:rPr>
          <w:rFonts w:ascii="Arrus" w:hAnsi="Arrus"/>
          <w:sz w:val="22"/>
          <w:szCs w:val="28"/>
          <w:lang w:val="en-GB"/>
        </w:rPr>
        <w:t>.</w:t>
      </w:r>
    </w:p>
    <w:p w14:paraId="268B3C66" w14:textId="77777777" w:rsidR="00270475" w:rsidRPr="00584AEA" w:rsidRDefault="00270475" w:rsidP="006F4670">
      <w:pPr>
        <w:numPr>
          <w:ilvl w:val="0"/>
          <w:numId w:val="50"/>
        </w:numPr>
        <w:tabs>
          <w:tab w:val="left" w:pos="720"/>
        </w:tabs>
        <w:ind w:left="720" w:hanging="360"/>
        <w:jc w:val="both"/>
        <w:rPr>
          <w:rFonts w:ascii="Arrus" w:hAnsi="Arrus"/>
          <w:sz w:val="22"/>
          <w:szCs w:val="28"/>
          <w:lang w:val="en-GB"/>
        </w:rPr>
      </w:pPr>
      <w:r w:rsidRPr="00584AEA">
        <w:rPr>
          <w:rFonts w:ascii="Arrus" w:hAnsi="Arrus"/>
          <w:sz w:val="22"/>
          <w:szCs w:val="28"/>
          <w:lang w:val="en-GB"/>
        </w:rPr>
        <w:t xml:space="preserve">Welfare through various forms of charities like Zakah, Ushr and Khums, which need to guide the Taxation System: While Ushr can be described as a duty on production (10 pc of the produce; and in view of this writer should be applicable not only on agricultural produces but also on industrial produces), Zakah is a tax imposed on such accumulated wealth, which is not being used for economic activities and is beyond the specified limits of wealth. These limits, in this writer’s view, can be fixed by the authorities in view of the requirements of the time. </w:t>
      </w:r>
    </w:p>
    <w:p w14:paraId="268B3C67" w14:textId="77777777" w:rsidR="00270475" w:rsidRPr="00584AEA" w:rsidRDefault="00270475" w:rsidP="00270475">
      <w:pPr>
        <w:ind w:left="360"/>
        <w:jc w:val="both"/>
        <w:rPr>
          <w:rFonts w:ascii="Arrus" w:hAnsi="Arrus"/>
          <w:sz w:val="22"/>
          <w:szCs w:val="28"/>
          <w:lang w:val="en-GB"/>
        </w:rPr>
      </w:pPr>
    </w:p>
    <w:p w14:paraId="268B3C68" w14:textId="77777777" w:rsidR="00270475" w:rsidRPr="00584AEA" w:rsidRDefault="00270475" w:rsidP="00270475">
      <w:pPr>
        <w:ind w:firstLine="720"/>
        <w:jc w:val="both"/>
        <w:rPr>
          <w:rFonts w:ascii="Arrus" w:hAnsi="Arrus"/>
          <w:sz w:val="22"/>
          <w:szCs w:val="28"/>
          <w:lang w:val="en-GB"/>
        </w:rPr>
      </w:pPr>
      <w:r w:rsidRPr="00584AEA">
        <w:rPr>
          <w:rFonts w:ascii="Arrus" w:hAnsi="Arrus"/>
          <w:b/>
          <w:bCs/>
          <w:sz w:val="22"/>
          <w:szCs w:val="28"/>
          <w:lang w:val="en-GB"/>
        </w:rPr>
        <w:t xml:space="preserve">It is also evident from Qur’an and Hadith that Islam does not celebrate poverty. But it is equally true that it does not condemn poverty. </w:t>
      </w:r>
      <w:r w:rsidRPr="00584AEA">
        <w:rPr>
          <w:rFonts w:ascii="Arrus" w:hAnsi="Arrus"/>
          <w:sz w:val="22"/>
          <w:szCs w:val="28"/>
          <w:lang w:val="en-GB"/>
        </w:rPr>
        <w:t xml:space="preserve">Poverty is a condition that arises due to several factors, some of which are beyond human controls. Poverty is surely not desirable but is a fact of life. People may fall into its trap due to variety of reasons. Islam wants the avoidable reasons to be avoided. These include poverty on account of excessive spending, which means spending beyond manageable limits, usury, bad habits like drinking, smoking and </w:t>
      </w:r>
      <w:r w:rsidRPr="00584AEA">
        <w:rPr>
          <w:rFonts w:ascii="Arrus" w:hAnsi="Arrus"/>
          <w:sz w:val="22"/>
          <w:szCs w:val="28"/>
          <w:lang w:val="en-GB"/>
        </w:rPr>
        <w:lastRenderedPageBreak/>
        <w:t xml:space="preserve">sexual misdemeanours, mismanagement in business pursuits and undue risk taking in the methods of earning including gambling and betting. But poverty can also arise from unavoidable reasons like natural calamities, diseases, deaths or injuries of the earning or non-earning members of the family, sudden losses in the business or property due to variety of reasons and emerging of demands beyond one’s means. Poor are therefore to be not only helped in dire circumstances but also supported to be able to come out of their poverty. The help and support must come from individuals, community organizations and the state. How this help can come is a long subject and has various dimensions. But certainly one of the major methods of removing poverty from a society, community or nation is through generation of economic activity. If the members of society are keener on earning as well as spending most of what they have earned, this will result in much faster alleviation of poverty than through Zakah.  Even Zakah depends directly on the amount of wealth the members of the community possess. This is why, in the sight of Allah, one of the qualities of a </w:t>
      </w:r>
      <w:proofErr w:type="spellStart"/>
      <w:r w:rsidRPr="00584AEA">
        <w:rPr>
          <w:rFonts w:ascii="Arrus" w:hAnsi="Arrus"/>
          <w:sz w:val="22"/>
          <w:szCs w:val="28"/>
          <w:lang w:val="en-GB"/>
        </w:rPr>
        <w:t>muttaqi</w:t>
      </w:r>
      <w:proofErr w:type="spellEnd"/>
      <w:r w:rsidRPr="00584AEA">
        <w:rPr>
          <w:rFonts w:ascii="Arrus" w:hAnsi="Arrus"/>
          <w:sz w:val="22"/>
          <w:szCs w:val="28"/>
          <w:lang w:val="en-GB"/>
        </w:rPr>
        <w:t xml:space="preserve"> (One who is God conscious) is that he “spends of what We have provided him): </w:t>
      </w:r>
    </w:p>
    <w:p w14:paraId="268B3C69" w14:textId="77777777" w:rsidR="00270475" w:rsidRPr="00584AEA" w:rsidRDefault="00270475" w:rsidP="00270475">
      <w:pPr>
        <w:spacing w:before="150"/>
        <w:jc w:val="both"/>
        <w:rPr>
          <w:rFonts w:ascii="Arrus" w:hAnsi="Arrus"/>
          <w:i/>
          <w:iCs/>
          <w:sz w:val="22"/>
          <w:szCs w:val="28"/>
          <w:lang w:val="en-GB"/>
        </w:rPr>
      </w:pPr>
      <w:r w:rsidRPr="00584AEA">
        <w:rPr>
          <w:rFonts w:ascii="Arrus" w:hAnsi="Arrus"/>
          <w:b/>
          <w:bCs/>
          <w:i/>
          <w:iCs/>
          <w:sz w:val="22"/>
          <w:szCs w:val="28"/>
          <w:lang w:val="en-GB"/>
        </w:rPr>
        <w:t>“</w:t>
      </w:r>
      <w:r w:rsidRPr="00584AEA">
        <w:rPr>
          <w:rFonts w:ascii="Arrus" w:hAnsi="Arrus"/>
          <w:i/>
          <w:iCs/>
          <w:sz w:val="22"/>
          <w:szCs w:val="28"/>
          <w:lang w:val="en-GB"/>
        </w:rPr>
        <w:t xml:space="preserve">This is the Book; in it is guidance sure, without doubt, to those who fear Allah who believe in the Unseen, are steadfast in prayer, and </w:t>
      </w:r>
      <w:r w:rsidRPr="00584AEA">
        <w:rPr>
          <w:rFonts w:ascii="Arrus" w:hAnsi="Arrus"/>
          <w:b/>
          <w:bCs/>
          <w:i/>
          <w:iCs/>
          <w:sz w:val="22"/>
          <w:szCs w:val="28"/>
          <w:lang w:val="en-GB"/>
        </w:rPr>
        <w:t>spend out of what We have provided</w:t>
      </w:r>
      <w:r w:rsidRPr="00584AEA">
        <w:rPr>
          <w:rFonts w:ascii="Arrus" w:hAnsi="Arrus"/>
          <w:i/>
          <w:iCs/>
          <w:sz w:val="22"/>
          <w:szCs w:val="28"/>
          <w:lang w:val="en-GB"/>
        </w:rPr>
        <w:t xml:space="preserve"> for them;..” (2: 2-3)</w:t>
      </w:r>
    </w:p>
    <w:p w14:paraId="268B3C6A" w14:textId="77777777" w:rsidR="00270475" w:rsidRPr="00584AEA" w:rsidRDefault="00270475" w:rsidP="00270475">
      <w:pPr>
        <w:spacing w:before="150"/>
        <w:jc w:val="both"/>
        <w:rPr>
          <w:rFonts w:ascii="Arrus" w:hAnsi="Arrus"/>
          <w:i/>
          <w:iCs/>
          <w:sz w:val="22"/>
          <w:szCs w:val="28"/>
          <w:lang w:val="en-GB"/>
        </w:rPr>
      </w:pPr>
      <w:r w:rsidRPr="00584AEA">
        <w:rPr>
          <w:rFonts w:ascii="Arrus" w:hAnsi="Arrus"/>
          <w:i/>
          <w:iCs/>
          <w:sz w:val="22"/>
          <w:szCs w:val="28"/>
          <w:lang w:val="en-GB"/>
        </w:rPr>
        <w:t>The following verses further signify the importance of economic pursuits:</w:t>
      </w:r>
    </w:p>
    <w:p w14:paraId="268B3C6B" w14:textId="77777777" w:rsidR="00270475" w:rsidRPr="00584AEA" w:rsidRDefault="00270475" w:rsidP="00270475">
      <w:pPr>
        <w:spacing w:before="150"/>
        <w:jc w:val="both"/>
        <w:rPr>
          <w:rFonts w:ascii="Arrus" w:hAnsi="Arrus"/>
          <w:i/>
          <w:iCs/>
          <w:sz w:val="22"/>
          <w:szCs w:val="28"/>
          <w:lang w:val="en-GB"/>
        </w:rPr>
      </w:pPr>
      <w:r w:rsidRPr="00584AEA">
        <w:rPr>
          <w:rFonts w:ascii="Arrus" w:hAnsi="Arrus"/>
          <w:i/>
          <w:iCs/>
          <w:sz w:val="22"/>
          <w:szCs w:val="28"/>
          <w:lang w:val="en-GB"/>
        </w:rPr>
        <w:t xml:space="preserve">“He </w:t>
      </w:r>
      <w:proofErr w:type="spellStart"/>
      <w:r w:rsidRPr="00584AEA">
        <w:rPr>
          <w:rFonts w:ascii="Arrus" w:hAnsi="Arrus"/>
          <w:i/>
          <w:iCs/>
          <w:sz w:val="22"/>
          <w:szCs w:val="28"/>
          <w:lang w:val="en-GB"/>
        </w:rPr>
        <w:t>knoweth</w:t>
      </w:r>
      <w:proofErr w:type="spellEnd"/>
      <w:r w:rsidRPr="00584AEA">
        <w:rPr>
          <w:rFonts w:ascii="Arrus" w:hAnsi="Arrus"/>
          <w:i/>
          <w:iCs/>
          <w:sz w:val="22"/>
          <w:szCs w:val="28"/>
          <w:lang w:val="en-GB"/>
        </w:rPr>
        <w:t xml:space="preserve"> that there may be (some) among you in ill-health; others travelling through the land, seeking of </w:t>
      </w:r>
      <w:proofErr w:type="spellStart"/>
      <w:r w:rsidRPr="00584AEA">
        <w:rPr>
          <w:rFonts w:ascii="Arrus" w:hAnsi="Arrus"/>
          <w:i/>
          <w:iCs/>
          <w:sz w:val="22"/>
          <w:szCs w:val="28"/>
          <w:lang w:val="en-GB"/>
        </w:rPr>
        <w:t>Allah.s</w:t>
      </w:r>
      <w:proofErr w:type="spellEnd"/>
      <w:r w:rsidRPr="00584AEA">
        <w:rPr>
          <w:rFonts w:ascii="Arrus" w:hAnsi="Arrus"/>
          <w:i/>
          <w:iCs/>
          <w:sz w:val="22"/>
          <w:szCs w:val="28"/>
          <w:lang w:val="en-GB"/>
        </w:rPr>
        <w:t xml:space="preserve"> bounty (73:20)</w:t>
      </w:r>
    </w:p>
    <w:p w14:paraId="268B3C6C" w14:textId="77777777" w:rsidR="00270475" w:rsidRPr="00584AEA" w:rsidRDefault="00270475" w:rsidP="00270475">
      <w:pPr>
        <w:spacing w:before="150"/>
        <w:jc w:val="both"/>
        <w:rPr>
          <w:rFonts w:ascii="Arrus" w:hAnsi="Arrus"/>
          <w:i/>
          <w:iCs/>
          <w:sz w:val="22"/>
          <w:szCs w:val="28"/>
          <w:lang w:val="en-GB"/>
        </w:rPr>
      </w:pPr>
      <w:r w:rsidRPr="00584AEA">
        <w:rPr>
          <w:rFonts w:ascii="Arrus" w:hAnsi="Arrus"/>
          <w:i/>
          <w:iCs/>
          <w:sz w:val="22"/>
          <w:szCs w:val="28"/>
          <w:lang w:val="en-GB"/>
        </w:rPr>
        <w:t xml:space="preserve">It is He Who has made the sea subject, that ye may eat thereof flesh that is fresh and tender, and that ye may extract there from ornaments to wear; and thou </w:t>
      </w:r>
      <w:proofErr w:type="spellStart"/>
      <w:r w:rsidRPr="00584AEA">
        <w:rPr>
          <w:rFonts w:ascii="Arrus" w:hAnsi="Arrus"/>
          <w:i/>
          <w:iCs/>
          <w:sz w:val="22"/>
          <w:szCs w:val="28"/>
          <w:lang w:val="en-GB"/>
        </w:rPr>
        <w:t>seest</w:t>
      </w:r>
      <w:proofErr w:type="spellEnd"/>
      <w:r w:rsidRPr="00584AEA">
        <w:rPr>
          <w:rFonts w:ascii="Arrus" w:hAnsi="Arrus"/>
          <w:i/>
          <w:iCs/>
          <w:sz w:val="22"/>
          <w:szCs w:val="28"/>
          <w:lang w:val="en-GB"/>
        </w:rPr>
        <w:t xml:space="preserve"> the ships therein that plough the waves, that ye may seek (thus) of the bounty of Allah and that ye may be grateful. (16: 14)</w:t>
      </w:r>
    </w:p>
    <w:p w14:paraId="268B3C6D" w14:textId="77777777" w:rsidR="00270475" w:rsidRPr="00584AEA" w:rsidRDefault="00270475" w:rsidP="00270475">
      <w:pPr>
        <w:spacing w:before="150"/>
        <w:jc w:val="both"/>
        <w:rPr>
          <w:rFonts w:ascii="Arrus" w:hAnsi="Arrus"/>
          <w:i/>
          <w:iCs/>
          <w:sz w:val="22"/>
          <w:szCs w:val="28"/>
          <w:lang w:val="en-GB"/>
        </w:rPr>
      </w:pPr>
      <w:r w:rsidRPr="00584AEA">
        <w:rPr>
          <w:rFonts w:ascii="Arrus" w:hAnsi="Arrus"/>
          <w:i/>
          <w:iCs/>
          <w:sz w:val="22"/>
          <w:szCs w:val="28"/>
          <w:lang w:val="en-GB"/>
        </w:rPr>
        <w:t>And among His Signs is the sleep that ye take by night and by day, and the quest that ye (make for livelihood) out of His Bounty: verily in that are signs for those who hearken. (30: 23)</w:t>
      </w:r>
    </w:p>
    <w:p w14:paraId="268B3C6E" w14:textId="77777777" w:rsidR="00270475" w:rsidRPr="00584AEA" w:rsidRDefault="00270475" w:rsidP="00270475">
      <w:pPr>
        <w:spacing w:before="150"/>
        <w:jc w:val="both"/>
        <w:rPr>
          <w:rFonts w:ascii="Arrus" w:hAnsi="Arrus"/>
          <w:i/>
          <w:iCs/>
          <w:sz w:val="22"/>
          <w:szCs w:val="28"/>
          <w:lang w:val="en-GB"/>
        </w:rPr>
      </w:pPr>
      <w:r w:rsidRPr="00584AEA">
        <w:rPr>
          <w:rFonts w:ascii="Arrus" w:hAnsi="Arrus"/>
          <w:i/>
          <w:iCs/>
          <w:sz w:val="22"/>
          <w:szCs w:val="28"/>
          <w:lang w:val="en-GB"/>
        </w:rPr>
        <w:t>Then give the Glad Tidings to the Believers that they shall have from Allah a very great Bounty. (29: 47)</w:t>
      </w:r>
    </w:p>
    <w:p w14:paraId="268B3C6F" w14:textId="77777777" w:rsidR="00270475" w:rsidRPr="00584AEA" w:rsidRDefault="00270475" w:rsidP="00270475">
      <w:pPr>
        <w:spacing w:before="150"/>
        <w:jc w:val="both"/>
        <w:rPr>
          <w:rFonts w:ascii="Arrus" w:hAnsi="Arrus"/>
          <w:i/>
          <w:iCs/>
          <w:sz w:val="22"/>
          <w:szCs w:val="28"/>
          <w:lang w:val="en-GB"/>
        </w:rPr>
      </w:pPr>
      <w:r w:rsidRPr="00584AEA">
        <w:rPr>
          <w:rFonts w:ascii="Arrus" w:hAnsi="Arrus"/>
          <w:i/>
          <w:iCs/>
          <w:sz w:val="22"/>
          <w:szCs w:val="28"/>
          <w:lang w:val="en-GB"/>
        </w:rPr>
        <w:t xml:space="preserve">And when the Prayer is finished, then may ye disperse through the land, and seek of the Bounty of Allah. and celebrate the Praises of Allah often </w:t>
      </w:r>
      <w:r w:rsidRPr="00584AEA">
        <w:rPr>
          <w:rFonts w:ascii="Arrus" w:hAnsi="Arrus"/>
          <w:i/>
          <w:iCs/>
          <w:sz w:val="22"/>
          <w:szCs w:val="28"/>
          <w:lang w:val="en-GB"/>
        </w:rPr>
        <w:lastRenderedPageBreak/>
        <w:t>(and without stint): that ye may prosper. (60: 10)</w:t>
      </w:r>
    </w:p>
    <w:p w14:paraId="268B3C70" w14:textId="77777777" w:rsidR="00270475" w:rsidRPr="00584AEA" w:rsidRDefault="00270475" w:rsidP="00270475">
      <w:pPr>
        <w:spacing w:before="150"/>
        <w:jc w:val="both"/>
        <w:rPr>
          <w:rFonts w:ascii="Arrus" w:hAnsi="Arrus"/>
          <w:i/>
          <w:iCs/>
          <w:sz w:val="22"/>
          <w:szCs w:val="28"/>
          <w:lang w:val="en-GB"/>
        </w:rPr>
      </w:pPr>
      <w:r w:rsidRPr="00584AEA">
        <w:rPr>
          <w:rFonts w:ascii="Arrus" w:hAnsi="Arrus"/>
          <w:i/>
          <w:iCs/>
          <w:sz w:val="22"/>
          <w:szCs w:val="28"/>
          <w:lang w:val="en-GB"/>
        </w:rPr>
        <w:t>It is no crime in you if ye seek of the bounty of your Lord (during pilgrimage). Then when ye pour down from (Mount) Arafat, celebrate the praises of Allah at the Sacred Monument, and celebrate His praises as He has directed you, even though, before this, ye went astray.  (2: 198)</w:t>
      </w:r>
    </w:p>
    <w:p w14:paraId="268B3C71" w14:textId="77777777" w:rsidR="00270475" w:rsidRPr="00584AEA" w:rsidRDefault="00270475" w:rsidP="00270475">
      <w:pPr>
        <w:ind w:left="360"/>
        <w:jc w:val="both"/>
        <w:rPr>
          <w:rFonts w:ascii="Arrus" w:hAnsi="Arrus"/>
          <w:sz w:val="22"/>
          <w:szCs w:val="28"/>
          <w:lang w:val="en-GB"/>
        </w:rPr>
      </w:pPr>
    </w:p>
    <w:p w14:paraId="268B3C72"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Qur’an does not tax income; neither does it tax spending. If one earns billions and spends all, one does not have to pay Zakah. Income generation is welcome. And when one has income, spending and investing are the preferable options in preference to hoarding wealth for the purpose of the increase of its value (which is a big sin) or for the purpose of saving for one’s own status (which is allowed). If one saves money however, one has to pay Zakah on total accumulated wealth. The net message is clear: Islam aims to increase the economic activity through all possible and permissible means. </w:t>
      </w:r>
    </w:p>
    <w:p w14:paraId="268B3C73" w14:textId="77777777" w:rsidR="00270475" w:rsidRPr="00584AEA" w:rsidRDefault="00270475" w:rsidP="00270475">
      <w:pPr>
        <w:ind w:left="360"/>
        <w:jc w:val="both"/>
        <w:rPr>
          <w:rFonts w:ascii="Arrus" w:hAnsi="Arrus"/>
          <w:sz w:val="22"/>
          <w:szCs w:val="28"/>
          <w:lang w:val="en-GB"/>
        </w:rPr>
      </w:pPr>
    </w:p>
    <w:p w14:paraId="268B3C74" w14:textId="77777777" w:rsidR="00270475" w:rsidRPr="00584AEA" w:rsidRDefault="00270475" w:rsidP="00270475">
      <w:pPr>
        <w:ind w:firstLine="360"/>
        <w:jc w:val="both"/>
        <w:rPr>
          <w:rFonts w:ascii="Arrus" w:hAnsi="Arrus"/>
          <w:b/>
          <w:bCs/>
          <w:sz w:val="22"/>
          <w:szCs w:val="28"/>
          <w:lang w:val="en-GB"/>
        </w:rPr>
      </w:pPr>
      <w:r w:rsidRPr="00584AEA">
        <w:rPr>
          <w:rFonts w:ascii="Arrus" w:hAnsi="Arrus"/>
          <w:sz w:val="22"/>
          <w:szCs w:val="28"/>
          <w:lang w:val="en-GB"/>
        </w:rPr>
        <w:t xml:space="preserve">It may be argued that wealth is different from income. But in reality, </w:t>
      </w:r>
      <w:r w:rsidRPr="00584AEA">
        <w:rPr>
          <w:rFonts w:ascii="Arrus" w:hAnsi="Arrus"/>
          <w:b/>
          <w:bCs/>
          <w:sz w:val="22"/>
          <w:szCs w:val="28"/>
          <w:lang w:val="en-GB"/>
        </w:rPr>
        <w:t>wealth is nothing more than the saved income.</w:t>
      </w:r>
      <w:r w:rsidRPr="00584AEA">
        <w:rPr>
          <w:rFonts w:ascii="Arrus" w:hAnsi="Arrus"/>
          <w:sz w:val="22"/>
          <w:szCs w:val="28"/>
          <w:lang w:val="en-GB"/>
        </w:rPr>
        <w:t xml:space="preserve"> A person is not only wealthy on account of his having assets but also on account of his ability to spend more.  There are always certain persons in society -- and their presence is a gift to the whole mankind -- who care less for their wealth and more for the general welfare of society. They are the moral guides who should be respected and sung. But such people can always be expected to be in minority. The majority engages in economic pursuits for the sake of their families and also for gaining in financial strength. If their pursuit is within the bounds of </w:t>
      </w:r>
      <w:r w:rsidRPr="00584AEA">
        <w:rPr>
          <w:rFonts w:ascii="Arrus" w:hAnsi="Arrus"/>
          <w:i/>
          <w:iCs/>
          <w:sz w:val="22"/>
          <w:szCs w:val="28"/>
          <w:lang w:val="en-GB"/>
        </w:rPr>
        <w:t>Deen</w:t>
      </w:r>
      <w:r w:rsidRPr="00584AEA">
        <w:rPr>
          <w:rFonts w:ascii="Arrus" w:hAnsi="Arrus"/>
          <w:sz w:val="22"/>
          <w:szCs w:val="28"/>
          <w:lang w:val="en-GB"/>
        </w:rPr>
        <w:t>, this is certainly admirable, as their labour would directly or indirectly help the whole community.  If he spends for the sake of himself or his own family, he is helping the economy; if he invests, he is again helping the economy of the nation and community; if he gives part of his savings as charity, he again helps the economy. It is in this backdrop of wealth generation coupled with charity and welfare that Muslims must build up their economic infrastructure. T</w:t>
      </w:r>
      <w:r w:rsidRPr="00584AEA">
        <w:rPr>
          <w:rFonts w:ascii="Arrus" w:hAnsi="Arrus"/>
          <w:b/>
          <w:bCs/>
          <w:sz w:val="22"/>
          <w:szCs w:val="28"/>
          <w:lang w:val="en-GB"/>
        </w:rPr>
        <w:t>he economic activity must therefore centre on:</w:t>
      </w:r>
    </w:p>
    <w:p w14:paraId="268B3C75" w14:textId="77777777" w:rsidR="00270475" w:rsidRPr="00584AEA" w:rsidRDefault="00270475" w:rsidP="00270475">
      <w:pPr>
        <w:ind w:left="360"/>
        <w:jc w:val="both"/>
        <w:rPr>
          <w:rFonts w:ascii="Arrus" w:hAnsi="Arrus"/>
          <w:b/>
          <w:bCs/>
          <w:sz w:val="22"/>
          <w:szCs w:val="28"/>
          <w:lang w:val="en-GB"/>
        </w:rPr>
      </w:pPr>
    </w:p>
    <w:p w14:paraId="268B3C76" w14:textId="77777777" w:rsidR="00270475" w:rsidRPr="00584AEA" w:rsidRDefault="00270475" w:rsidP="006F4670">
      <w:pPr>
        <w:numPr>
          <w:ilvl w:val="0"/>
          <w:numId w:val="51"/>
        </w:numPr>
        <w:tabs>
          <w:tab w:val="left" w:pos="720"/>
        </w:tabs>
        <w:ind w:left="720" w:hanging="360"/>
        <w:jc w:val="both"/>
        <w:rPr>
          <w:rFonts w:ascii="Arrus" w:hAnsi="Arrus"/>
          <w:b/>
          <w:bCs/>
          <w:sz w:val="22"/>
          <w:szCs w:val="28"/>
          <w:lang w:val="en-GB"/>
        </w:rPr>
      </w:pPr>
      <w:r w:rsidRPr="00584AEA">
        <w:rPr>
          <w:rFonts w:ascii="Arrus" w:hAnsi="Arrus"/>
          <w:b/>
          <w:bCs/>
          <w:sz w:val="22"/>
          <w:szCs w:val="28"/>
          <w:lang w:val="en-GB"/>
        </w:rPr>
        <w:t>Wealth generation: Corporate Sector, Medium Industries, Small scale industry, Trading; Islamic finances, agriculture, non-farming rural industry, employment generation, etc;</w:t>
      </w:r>
    </w:p>
    <w:p w14:paraId="268B3C77" w14:textId="77777777" w:rsidR="00270475" w:rsidRPr="00584AEA" w:rsidRDefault="00270475" w:rsidP="006F4670">
      <w:pPr>
        <w:numPr>
          <w:ilvl w:val="0"/>
          <w:numId w:val="51"/>
        </w:numPr>
        <w:tabs>
          <w:tab w:val="left" w:pos="720"/>
        </w:tabs>
        <w:ind w:left="720" w:hanging="360"/>
        <w:jc w:val="both"/>
        <w:rPr>
          <w:rFonts w:ascii="Arrus" w:hAnsi="Arrus"/>
          <w:b/>
          <w:bCs/>
          <w:sz w:val="22"/>
          <w:szCs w:val="28"/>
          <w:lang w:val="en-GB"/>
        </w:rPr>
      </w:pPr>
      <w:r w:rsidRPr="00584AEA">
        <w:rPr>
          <w:rFonts w:ascii="Arrus" w:hAnsi="Arrus"/>
          <w:b/>
          <w:bCs/>
          <w:sz w:val="22"/>
          <w:szCs w:val="28"/>
          <w:lang w:val="en-GB"/>
        </w:rPr>
        <w:t xml:space="preserve">Wealth distribution through </w:t>
      </w:r>
      <w:r w:rsidRPr="00584AEA">
        <w:rPr>
          <w:rFonts w:ascii="Arrus" w:hAnsi="Arrus" w:hint="eastAsia"/>
          <w:b/>
          <w:bCs/>
          <w:sz w:val="22"/>
          <w:szCs w:val="28"/>
          <w:lang w:val="en-GB"/>
        </w:rPr>
        <w:t>measures</w:t>
      </w:r>
      <w:r w:rsidRPr="00584AEA">
        <w:rPr>
          <w:rFonts w:ascii="Arrus" w:hAnsi="Arrus"/>
          <w:b/>
          <w:bCs/>
          <w:sz w:val="22"/>
          <w:szCs w:val="28"/>
          <w:lang w:val="en-GB"/>
        </w:rPr>
        <w:t xml:space="preserve"> by society and the system;</w:t>
      </w:r>
    </w:p>
    <w:p w14:paraId="268B3C78" w14:textId="77777777" w:rsidR="00270475" w:rsidRPr="00584AEA" w:rsidRDefault="00270475" w:rsidP="006F4670">
      <w:pPr>
        <w:numPr>
          <w:ilvl w:val="0"/>
          <w:numId w:val="52"/>
        </w:numPr>
        <w:tabs>
          <w:tab w:val="left" w:pos="720"/>
        </w:tabs>
        <w:ind w:left="720" w:hanging="360"/>
        <w:jc w:val="both"/>
        <w:rPr>
          <w:rFonts w:ascii="Arrus" w:hAnsi="Arrus"/>
          <w:b/>
          <w:bCs/>
          <w:sz w:val="22"/>
          <w:szCs w:val="28"/>
          <w:lang w:val="en-GB"/>
        </w:rPr>
      </w:pPr>
      <w:r w:rsidRPr="00584AEA">
        <w:rPr>
          <w:rFonts w:ascii="Arrus" w:hAnsi="Arrus"/>
          <w:b/>
          <w:bCs/>
          <w:sz w:val="22"/>
          <w:szCs w:val="28"/>
          <w:lang w:val="en-GB"/>
        </w:rPr>
        <w:t xml:space="preserve">Charity and Welfare: Insurance schemes within Islamic </w:t>
      </w:r>
      <w:r w:rsidRPr="00584AEA">
        <w:rPr>
          <w:rFonts w:ascii="Arrus" w:hAnsi="Arrus"/>
          <w:b/>
          <w:bCs/>
          <w:sz w:val="22"/>
          <w:szCs w:val="28"/>
          <w:lang w:val="en-GB"/>
        </w:rPr>
        <w:lastRenderedPageBreak/>
        <w:t xml:space="preserve">parameters, welfare programmes for poor, weak, downtrodden, wayfarers, people involved in </w:t>
      </w:r>
      <w:r w:rsidRPr="00584AEA">
        <w:rPr>
          <w:rFonts w:ascii="Arrus" w:hAnsi="Arrus"/>
          <w:b/>
          <w:bCs/>
          <w:i/>
          <w:iCs/>
          <w:sz w:val="22"/>
          <w:szCs w:val="28"/>
          <w:lang w:val="en-GB"/>
        </w:rPr>
        <w:t>Dawah</w:t>
      </w:r>
      <w:r w:rsidRPr="00584AEA">
        <w:rPr>
          <w:rFonts w:ascii="Arrus" w:hAnsi="Arrus"/>
          <w:b/>
          <w:bCs/>
          <w:sz w:val="22"/>
          <w:szCs w:val="28"/>
          <w:lang w:val="en-GB"/>
        </w:rPr>
        <w:t>, research and welfare activities, old, destitute, sick, etc.</w:t>
      </w:r>
    </w:p>
    <w:p w14:paraId="268B3C79" w14:textId="77777777" w:rsidR="00270475" w:rsidRPr="00584AEA" w:rsidRDefault="00270475" w:rsidP="006F4670">
      <w:pPr>
        <w:numPr>
          <w:ilvl w:val="0"/>
          <w:numId w:val="52"/>
        </w:numPr>
        <w:tabs>
          <w:tab w:val="left" w:pos="720"/>
        </w:tabs>
        <w:ind w:left="720" w:hanging="360"/>
        <w:jc w:val="both"/>
        <w:rPr>
          <w:rFonts w:ascii="Arrus" w:hAnsi="Arrus"/>
          <w:b/>
          <w:bCs/>
          <w:sz w:val="22"/>
          <w:szCs w:val="28"/>
          <w:lang w:val="en-GB"/>
        </w:rPr>
      </w:pPr>
      <w:r w:rsidRPr="00584AEA">
        <w:rPr>
          <w:rFonts w:ascii="Arrus" w:hAnsi="Arrus"/>
          <w:b/>
          <w:bCs/>
          <w:sz w:val="22"/>
          <w:szCs w:val="28"/>
          <w:lang w:val="en-GB"/>
        </w:rPr>
        <w:t>Campaign against dirty economics: Commercialisation of human susceptibilities, economic disparity, corruption, etc;</w:t>
      </w:r>
    </w:p>
    <w:p w14:paraId="268B3C7A" w14:textId="77777777" w:rsidR="00270475" w:rsidRPr="00584AEA" w:rsidRDefault="00270475" w:rsidP="00270475">
      <w:pPr>
        <w:jc w:val="both"/>
        <w:rPr>
          <w:rFonts w:ascii="Arrus" w:hAnsi="Arrus"/>
          <w:b/>
          <w:bCs/>
          <w:sz w:val="42"/>
          <w:szCs w:val="52"/>
          <w:lang w:val="en-GB"/>
        </w:rPr>
      </w:pPr>
    </w:p>
    <w:p w14:paraId="268B3C7B" w14:textId="77777777" w:rsidR="00270475" w:rsidRPr="00584AEA" w:rsidRDefault="00270475" w:rsidP="00270475">
      <w:pPr>
        <w:jc w:val="both"/>
        <w:rPr>
          <w:rFonts w:ascii="Arrus" w:hAnsi="Arrus"/>
          <w:b/>
          <w:bCs/>
          <w:sz w:val="26"/>
          <w:szCs w:val="36"/>
          <w:lang w:val="en-GB"/>
        </w:rPr>
      </w:pPr>
    </w:p>
    <w:p w14:paraId="268B3C7C" w14:textId="77777777" w:rsidR="00270475" w:rsidRPr="00584AEA" w:rsidRDefault="00270475" w:rsidP="00270475">
      <w:pPr>
        <w:jc w:val="both"/>
        <w:rPr>
          <w:rFonts w:ascii="Arrus" w:hAnsi="Arrus"/>
          <w:b/>
          <w:bCs/>
          <w:sz w:val="26"/>
          <w:szCs w:val="36"/>
          <w:lang w:val="en-GB"/>
        </w:rPr>
      </w:pPr>
    </w:p>
    <w:p w14:paraId="268B3C7D" w14:textId="77777777" w:rsidR="00270475" w:rsidRPr="00584AEA" w:rsidRDefault="00270475" w:rsidP="00270475">
      <w:pPr>
        <w:jc w:val="both"/>
        <w:rPr>
          <w:rFonts w:ascii="Arrus" w:hAnsi="Arrus"/>
          <w:b/>
          <w:bCs/>
          <w:sz w:val="26"/>
          <w:szCs w:val="36"/>
          <w:lang w:val="en-GB"/>
        </w:rPr>
      </w:pPr>
    </w:p>
    <w:p w14:paraId="268B3C7E" w14:textId="77777777" w:rsidR="00270475" w:rsidRPr="00584AEA" w:rsidRDefault="00270475" w:rsidP="00270475">
      <w:pPr>
        <w:jc w:val="both"/>
        <w:rPr>
          <w:rFonts w:ascii="Arrus" w:hAnsi="Arrus"/>
          <w:b/>
          <w:bCs/>
          <w:sz w:val="26"/>
          <w:szCs w:val="36"/>
          <w:lang w:val="en-GB"/>
        </w:rPr>
      </w:pPr>
    </w:p>
    <w:p w14:paraId="268B3C7F" w14:textId="77777777" w:rsidR="00270475" w:rsidRPr="00584AEA" w:rsidRDefault="00270475" w:rsidP="00270475">
      <w:pPr>
        <w:jc w:val="both"/>
        <w:rPr>
          <w:rFonts w:ascii="Arrus" w:hAnsi="Arrus"/>
          <w:b/>
          <w:bCs/>
          <w:sz w:val="26"/>
          <w:szCs w:val="36"/>
          <w:lang w:val="en-GB"/>
        </w:rPr>
      </w:pPr>
    </w:p>
    <w:p w14:paraId="268B3C80" w14:textId="77777777" w:rsidR="00270475" w:rsidRPr="00584AEA" w:rsidRDefault="00270475" w:rsidP="00270475">
      <w:pPr>
        <w:jc w:val="both"/>
        <w:rPr>
          <w:rFonts w:ascii="Arrus" w:hAnsi="Arrus"/>
          <w:b/>
          <w:bCs/>
          <w:sz w:val="26"/>
          <w:szCs w:val="36"/>
          <w:lang w:val="en-GB"/>
        </w:rPr>
      </w:pPr>
    </w:p>
    <w:p w14:paraId="268B3C81" w14:textId="77777777" w:rsidR="00270475" w:rsidRPr="00584AEA" w:rsidRDefault="00270475" w:rsidP="00270475">
      <w:pPr>
        <w:jc w:val="both"/>
        <w:rPr>
          <w:rFonts w:ascii="Arrus" w:hAnsi="Arrus"/>
          <w:b/>
          <w:bCs/>
          <w:sz w:val="26"/>
          <w:szCs w:val="36"/>
          <w:lang w:val="en-GB"/>
        </w:rPr>
      </w:pPr>
    </w:p>
    <w:p w14:paraId="268B3C82" w14:textId="77777777" w:rsidR="00270475" w:rsidRPr="00584AEA" w:rsidRDefault="00270475" w:rsidP="00270475">
      <w:pPr>
        <w:rPr>
          <w:sz w:val="28"/>
          <w:szCs w:val="28"/>
        </w:rPr>
      </w:pPr>
    </w:p>
    <w:p w14:paraId="268B3C83" w14:textId="77777777" w:rsidR="00270475" w:rsidRPr="00584AEA" w:rsidRDefault="00270475" w:rsidP="00270475">
      <w:pPr>
        <w:jc w:val="both"/>
        <w:rPr>
          <w:rFonts w:ascii="Arrus" w:hAnsi="Arrus"/>
          <w:b/>
          <w:bCs/>
          <w:sz w:val="42"/>
          <w:szCs w:val="52"/>
          <w:lang w:val="en-GB"/>
        </w:rPr>
      </w:pPr>
    </w:p>
    <w:p w14:paraId="268B3C84" w14:textId="77777777" w:rsidR="00270475" w:rsidRPr="00584AEA" w:rsidRDefault="00270475" w:rsidP="00270475">
      <w:pPr>
        <w:jc w:val="both"/>
        <w:rPr>
          <w:rFonts w:ascii="Arrus" w:hAnsi="Arrus"/>
          <w:b/>
          <w:bCs/>
          <w:sz w:val="26"/>
          <w:szCs w:val="36"/>
          <w:lang w:val="en-GB"/>
        </w:rPr>
      </w:pPr>
    </w:p>
    <w:p w14:paraId="268B3C85" w14:textId="77777777" w:rsidR="00270475" w:rsidRPr="00584AEA" w:rsidRDefault="00270475" w:rsidP="00270475">
      <w:pPr>
        <w:jc w:val="both"/>
        <w:rPr>
          <w:rFonts w:ascii="Arrus" w:hAnsi="Arrus"/>
          <w:b/>
          <w:bCs/>
          <w:sz w:val="26"/>
          <w:szCs w:val="36"/>
          <w:lang w:val="en-GB"/>
        </w:rPr>
      </w:pPr>
    </w:p>
    <w:p w14:paraId="268B3C86" w14:textId="77777777" w:rsidR="00270475" w:rsidRPr="00584AEA" w:rsidRDefault="00270475" w:rsidP="00270475">
      <w:pPr>
        <w:jc w:val="both"/>
        <w:rPr>
          <w:rFonts w:ascii="Arrus" w:hAnsi="Arrus"/>
          <w:b/>
          <w:bCs/>
          <w:sz w:val="26"/>
          <w:szCs w:val="36"/>
          <w:lang w:val="en-GB"/>
        </w:rPr>
      </w:pPr>
    </w:p>
    <w:p w14:paraId="268B3C87" w14:textId="77777777" w:rsidR="00270475" w:rsidRPr="00584AEA" w:rsidRDefault="00270475" w:rsidP="00270475">
      <w:pPr>
        <w:jc w:val="both"/>
        <w:rPr>
          <w:rFonts w:ascii="Arrus" w:hAnsi="Arrus"/>
          <w:b/>
          <w:bCs/>
          <w:sz w:val="26"/>
          <w:szCs w:val="36"/>
          <w:lang w:val="en-GB"/>
        </w:rPr>
      </w:pPr>
    </w:p>
    <w:p w14:paraId="268B3C88" w14:textId="77777777" w:rsidR="00270475" w:rsidRPr="00584AEA" w:rsidRDefault="00270475" w:rsidP="00270475">
      <w:pPr>
        <w:jc w:val="both"/>
        <w:rPr>
          <w:rFonts w:ascii="Arrus" w:hAnsi="Arrus"/>
          <w:b/>
          <w:bCs/>
          <w:sz w:val="26"/>
          <w:szCs w:val="36"/>
          <w:lang w:val="en-GB"/>
        </w:rPr>
      </w:pPr>
    </w:p>
    <w:p w14:paraId="268B3C89" w14:textId="77777777" w:rsidR="00270475" w:rsidRPr="00584AEA" w:rsidRDefault="00270475" w:rsidP="00270475">
      <w:pPr>
        <w:jc w:val="both"/>
        <w:rPr>
          <w:rFonts w:ascii="Arrus" w:hAnsi="Arrus"/>
          <w:b/>
          <w:bCs/>
          <w:sz w:val="26"/>
          <w:szCs w:val="36"/>
          <w:lang w:val="en-GB"/>
        </w:rPr>
      </w:pPr>
    </w:p>
    <w:p w14:paraId="268B3C8A" w14:textId="77777777" w:rsidR="00270475" w:rsidRPr="00584AEA" w:rsidRDefault="00270475" w:rsidP="00270475">
      <w:pPr>
        <w:jc w:val="both"/>
        <w:rPr>
          <w:rFonts w:ascii="Arrus" w:hAnsi="Arrus"/>
          <w:b/>
          <w:bCs/>
          <w:sz w:val="26"/>
          <w:szCs w:val="36"/>
          <w:lang w:val="en-GB"/>
        </w:rPr>
      </w:pPr>
    </w:p>
    <w:p w14:paraId="268B3C8B" w14:textId="77777777" w:rsidR="00270475" w:rsidRPr="00584AEA" w:rsidRDefault="00270475" w:rsidP="00270475">
      <w:pPr>
        <w:jc w:val="both"/>
        <w:rPr>
          <w:rFonts w:ascii="Arrus" w:hAnsi="Arrus"/>
          <w:b/>
          <w:bCs/>
          <w:sz w:val="26"/>
          <w:szCs w:val="36"/>
          <w:lang w:val="en-GB"/>
        </w:rPr>
      </w:pPr>
    </w:p>
    <w:p w14:paraId="268B3C8C" w14:textId="77777777" w:rsidR="00270475" w:rsidRPr="00584AEA" w:rsidRDefault="00270475" w:rsidP="00270475">
      <w:pPr>
        <w:jc w:val="both"/>
        <w:rPr>
          <w:rFonts w:ascii="Arrus" w:hAnsi="Arrus"/>
          <w:b/>
          <w:bCs/>
          <w:sz w:val="26"/>
          <w:szCs w:val="36"/>
          <w:lang w:val="en-GB"/>
        </w:rPr>
      </w:pPr>
    </w:p>
    <w:p w14:paraId="268B3C8D" w14:textId="77777777" w:rsidR="00270475" w:rsidRPr="00584AEA" w:rsidRDefault="00270475" w:rsidP="00270475">
      <w:pPr>
        <w:jc w:val="both"/>
        <w:rPr>
          <w:rFonts w:ascii="Arrus" w:hAnsi="Arrus"/>
          <w:b/>
          <w:bCs/>
          <w:sz w:val="26"/>
          <w:szCs w:val="36"/>
          <w:lang w:val="en-GB"/>
        </w:rPr>
      </w:pPr>
    </w:p>
    <w:p w14:paraId="268B3C8E" w14:textId="77777777" w:rsidR="00270475" w:rsidRPr="00584AEA" w:rsidRDefault="00270475" w:rsidP="00270475">
      <w:pPr>
        <w:jc w:val="both"/>
        <w:rPr>
          <w:rFonts w:ascii="Arrus" w:hAnsi="Arrus"/>
          <w:b/>
          <w:bCs/>
          <w:sz w:val="26"/>
          <w:szCs w:val="36"/>
          <w:lang w:val="en-GB"/>
        </w:rPr>
      </w:pPr>
    </w:p>
    <w:p w14:paraId="268B3C8F" w14:textId="77777777" w:rsidR="00270475" w:rsidRPr="00584AEA" w:rsidRDefault="00270475" w:rsidP="00270475">
      <w:pPr>
        <w:jc w:val="both"/>
        <w:rPr>
          <w:rFonts w:ascii="Arrus" w:hAnsi="Arrus"/>
          <w:b/>
          <w:bCs/>
          <w:sz w:val="26"/>
          <w:szCs w:val="36"/>
          <w:lang w:val="en-GB"/>
        </w:rPr>
      </w:pPr>
    </w:p>
    <w:p w14:paraId="268B3C90" w14:textId="77777777" w:rsidR="00270475" w:rsidRPr="00584AEA" w:rsidRDefault="00270475" w:rsidP="00270475">
      <w:pPr>
        <w:jc w:val="both"/>
        <w:rPr>
          <w:rFonts w:ascii="Arrus" w:hAnsi="Arrus"/>
          <w:b/>
          <w:bCs/>
          <w:sz w:val="26"/>
          <w:szCs w:val="36"/>
          <w:lang w:val="en-GB"/>
        </w:rPr>
      </w:pPr>
    </w:p>
    <w:p w14:paraId="268B3C91" w14:textId="77777777" w:rsidR="00270475" w:rsidRPr="00584AEA" w:rsidRDefault="00270475" w:rsidP="00270475">
      <w:pPr>
        <w:jc w:val="both"/>
        <w:rPr>
          <w:rFonts w:ascii="Arrus" w:hAnsi="Arrus"/>
          <w:b/>
          <w:bCs/>
          <w:sz w:val="26"/>
          <w:szCs w:val="36"/>
          <w:lang w:val="en-GB"/>
        </w:rPr>
      </w:pPr>
    </w:p>
    <w:p w14:paraId="268B3C92" w14:textId="77777777" w:rsidR="00270475" w:rsidRPr="00584AEA" w:rsidRDefault="00270475" w:rsidP="00270475">
      <w:pPr>
        <w:jc w:val="both"/>
        <w:rPr>
          <w:rFonts w:ascii="Arrus" w:hAnsi="Arrus"/>
          <w:b/>
          <w:bCs/>
          <w:sz w:val="26"/>
          <w:szCs w:val="36"/>
          <w:lang w:val="en-GB"/>
        </w:rPr>
      </w:pPr>
    </w:p>
    <w:p w14:paraId="268B3C93"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t xml:space="preserve">“Peoples’ Corporate India” </w:t>
      </w:r>
    </w:p>
    <w:p w14:paraId="268B3C94" w14:textId="77777777" w:rsidR="00270475" w:rsidRPr="00584AEA" w:rsidRDefault="00270475" w:rsidP="00270475">
      <w:pPr>
        <w:jc w:val="both"/>
        <w:rPr>
          <w:rFonts w:ascii="Arrus" w:hAnsi="Arrus"/>
          <w:b/>
          <w:bCs/>
          <w:sz w:val="26"/>
          <w:szCs w:val="36"/>
          <w:lang w:val="en-GB"/>
        </w:rPr>
      </w:pPr>
      <w:r w:rsidRPr="00584AEA">
        <w:rPr>
          <w:rFonts w:ascii="Arrus" w:hAnsi="Arrus"/>
          <w:b/>
          <w:bCs/>
          <w:sz w:val="26"/>
          <w:szCs w:val="36"/>
          <w:lang w:val="en-GB"/>
        </w:rPr>
        <w:t xml:space="preserve">Exploring the scope of large scale Muslim participation in Corporate Sector, especially the Consumer Market </w:t>
      </w:r>
    </w:p>
    <w:p w14:paraId="268B3C95" w14:textId="77777777" w:rsidR="00270475" w:rsidRPr="00584AEA" w:rsidRDefault="00270475" w:rsidP="00270475">
      <w:pPr>
        <w:jc w:val="both"/>
        <w:rPr>
          <w:rFonts w:ascii="Arrus" w:hAnsi="Arrus" w:cs="Arial Narrow"/>
          <w:sz w:val="22"/>
          <w:szCs w:val="28"/>
          <w:lang w:val="en-GB"/>
        </w:rPr>
      </w:pPr>
    </w:p>
    <w:p w14:paraId="268B3C96"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national GDP growth in India has been on the higher side in </w:t>
      </w:r>
      <w:r w:rsidRPr="00584AEA">
        <w:rPr>
          <w:rFonts w:ascii="Arrus" w:hAnsi="Arrus"/>
          <w:sz w:val="22"/>
          <w:szCs w:val="28"/>
          <w:lang w:val="en-GB"/>
        </w:rPr>
        <w:lastRenderedPageBreak/>
        <w:t>the last decade. This is common knowledge that the “Growth” of a country, in modern terminologies, in effect reflects the industrial growth of the country. Employment problem cannot be solved except through a process of accelerated growth, which would create additional demand for labour and also provide the increase in labour productivity needed to achieve the much needed improvement in employment quality. A 6.5% GDP growth is not likely to bring about a significant improvement in the employment situation. According to the Approach Paper of the 12</w:t>
      </w:r>
      <w:r w:rsidRPr="00584AEA">
        <w:rPr>
          <w:rFonts w:ascii="Arrus" w:hAnsi="Arrus"/>
          <w:sz w:val="22"/>
          <w:szCs w:val="28"/>
          <w:vertAlign w:val="superscript"/>
          <w:lang w:val="en-GB"/>
        </w:rPr>
        <w:t>th</w:t>
      </w:r>
      <w:r w:rsidRPr="00584AEA">
        <w:rPr>
          <w:rFonts w:ascii="Arrus" w:hAnsi="Arrus"/>
          <w:sz w:val="22"/>
          <w:szCs w:val="28"/>
          <w:lang w:val="en-GB"/>
        </w:rPr>
        <w:t xml:space="preserve"> Planning Commission, growth rates of GDP between 8% and 9% are needed over the next ten years “if we want to see a significant improvement in the employment situation in the country”.   </w:t>
      </w:r>
    </w:p>
    <w:p w14:paraId="268B3C97" w14:textId="77777777" w:rsidR="00270475" w:rsidRPr="00584AEA" w:rsidRDefault="00270475" w:rsidP="00270475">
      <w:pPr>
        <w:jc w:val="both"/>
        <w:rPr>
          <w:rFonts w:ascii="Arrus" w:hAnsi="Arrus"/>
          <w:sz w:val="22"/>
          <w:szCs w:val="28"/>
          <w:lang w:val="en-GB"/>
        </w:rPr>
      </w:pPr>
    </w:p>
    <w:p w14:paraId="268B3C98"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Though agricultural and other growths are also part of “Growth”, but in today’s world, the whole emphasis is on Industrial growth. Muslims have unfortunately not benefited from this model because they have not been able to enlist their presence in the corporate sector. Muslim GDP growth rate should be at least the same as the national GDP. </w:t>
      </w:r>
    </w:p>
    <w:p w14:paraId="268B3C99" w14:textId="77777777" w:rsidR="00270475" w:rsidRPr="00584AEA" w:rsidRDefault="00270475" w:rsidP="00270475">
      <w:pPr>
        <w:jc w:val="both"/>
        <w:rPr>
          <w:rFonts w:ascii="Arrus" w:hAnsi="Arrus"/>
          <w:sz w:val="22"/>
          <w:szCs w:val="28"/>
          <w:lang w:val="en-GB"/>
        </w:rPr>
      </w:pPr>
    </w:p>
    <w:p w14:paraId="268B3C9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For a </w:t>
      </w:r>
      <w:r w:rsidRPr="00584AEA">
        <w:rPr>
          <w:rFonts w:ascii="Arrus" w:hAnsi="Arrus" w:hint="eastAsia"/>
          <w:sz w:val="22"/>
          <w:szCs w:val="28"/>
          <w:lang w:val="en-GB"/>
        </w:rPr>
        <w:t>productive</w:t>
      </w:r>
      <w:r w:rsidRPr="00584AEA">
        <w:rPr>
          <w:rFonts w:ascii="Arrus" w:hAnsi="Arrus"/>
          <w:sz w:val="22"/>
          <w:szCs w:val="28"/>
          <w:lang w:val="en-GB"/>
        </w:rPr>
        <w:t xml:space="preserve"> growth and comprehensive development, we have to adopt a Multi-dimensional concept that results in:</w:t>
      </w:r>
    </w:p>
    <w:p w14:paraId="268B3C9B" w14:textId="77777777" w:rsidR="00270475" w:rsidRPr="00584AEA" w:rsidRDefault="00270475" w:rsidP="00270475">
      <w:pPr>
        <w:jc w:val="both"/>
        <w:rPr>
          <w:rFonts w:ascii="Arrus" w:hAnsi="Arrus"/>
          <w:sz w:val="22"/>
          <w:szCs w:val="28"/>
          <w:lang w:val="en-GB"/>
        </w:rPr>
      </w:pPr>
    </w:p>
    <w:p w14:paraId="268B3C9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Lower the level of poverty among all the sections of society,</w:t>
      </w:r>
    </w:p>
    <w:p w14:paraId="268B3C9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Broad based and significant improvement in health outcomes, </w:t>
      </w:r>
    </w:p>
    <w:p w14:paraId="268B3C9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Universal access for children to school,</w:t>
      </w:r>
    </w:p>
    <w:p w14:paraId="268B3C9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*Increased access to higher education and improved standards of education, including skill development and Moral education</w:t>
      </w:r>
    </w:p>
    <w:p w14:paraId="268B3CA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In better opportunities for both wage employment and livelihood and</w:t>
      </w:r>
    </w:p>
    <w:p w14:paraId="268B3CA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Improvement in provision of basic amenities like water, electricity, roads, sanitation and housing. </w:t>
      </w:r>
    </w:p>
    <w:p w14:paraId="268B3CA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Particular attention needs to be paid to the needs of the women and children.</w:t>
      </w:r>
    </w:p>
    <w:p w14:paraId="268B3CA3" w14:textId="77777777" w:rsidR="00270475" w:rsidRPr="00584AEA" w:rsidRDefault="00270475" w:rsidP="00270475">
      <w:pPr>
        <w:jc w:val="both"/>
        <w:rPr>
          <w:rFonts w:ascii="Arrus" w:hAnsi="Arrus" w:cs="Arial Narrow"/>
          <w:sz w:val="22"/>
          <w:szCs w:val="28"/>
          <w:lang w:val="en-GB"/>
        </w:rPr>
      </w:pPr>
    </w:p>
    <w:p w14:paraId="268B3CA4" w14:textId="77777777" w:rsidR="00270475" w:rsidRPr="00584AEA" w:rsidRDefault="00270475" w:rsidP="00270475">
      <w:pPr>
        <w:ind w:firstLine="720"/>
        <w:jc w:val="both"/>
        <w:rPr>
          <w:rFonts w:ascii="Arrus" w:hAnsi="Arrus"/>
          <w:b/>
          <w:bCs/>
          <w:sz w:val="22"/>
          <w:szCs w:val="28"/>
          <w:lang w:val="en-GB"/>
        </w:rPr>
      </w:pPr>
      <w:r w:rsidRPr="00584AEA">
        <w:rPr>
          <w:rFonts w:ascii="Arrus" w:hAnsi="Arrus"/>
          <w:b/>
          <w:bCs/>
          <w:sz w:val="22"/>
          <w:szCs w:val="28"/>
          <w:lang w:val="en-GB"/>
        </w:rPr>
        <w:t xml:space="preserve">For an all-round development of the community, what was required was a comprehensive and coordinated planning involving both religious and modern education, political and economic empowerment, social revival with reforms wherever required and an ideological position covering all aspects of community, national and international affairs. Muslims have unfortunately endeavoured only to concentrate on education, and have ignored economic empowerment altogether. Education without economic empowerment can only lead to an increased production of a low </w:t>
      </w:r>
      <w:r w:rsidRPr="00584AEA">
        <w:rPr>
          <w:rFonts w:ascii="Arrus" w:hAnsi="Arrus"/>
          <w:b/>
          <w:bCs/>
          <w:sz w:val="22"/>
          <w:szCs w:val="28"/>
          <w:lang w:val="en-GB"/>
        </w:rPr>
        <w:lastRenderedPageBreak/>
        <w:t xml:space="preserve">middle class, with most being the employees of others. This is what has exactly happened in the Muslim community of India. </w:t>
      </w:r>
    </w:p>
    <w:p w14:paraId="268B3CA5" w14:textId="77777777" w:rsidR="00270475" w:rsidRPr="00584AEA" w:rsidRDefault="00270475" w:rsidP="00270475">
      <w:pPr>
        <w:jc w:val="both"/>
        <w:rPr>
          <w:rFonts w:ascii="Arrus" w:hAnsi="Arrus"/>
          <w:sz w:val="22"/>
          <w:szCs w:val="28"/>
          <w:lang w:val="en-GB"/>
        </w:rPr>
      </w:pPr>
    </w:p>
    <w:p w14:paraId="268B3CA6"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We are living in a world which is neither controlled by Sciences nor by religion. </w:t>
      </w:r>
      <w:r w:rsidRPr="00584AEA">
        <w:rPr>
          <w:rFonts w:ascii="Arrus" w:hAnsi="Arrus"/>
          <w:b/>
          <w:bCs/>
          <w:sz w:val="22"/>
          <w:szCs w:val="28"/>
          <w:lang w:val="en-GB"/>
        </w:rPr>
        <w:t>Today’s world is controlled by the forces of economics especially the market forces. It is they who decide what is right or wrong; it is they who from behind the scene control the affairs of the world; the political leaders are only their minions who just carry out their plans with suitable adjustments in the legal framework and governmental policies. If Muslims are not part of the Market dynamics in an effective way and are mere consumers, not the leaders of the market, the effects are bound to be devastating not only for Muslims as a community but for the mankind as a whole. Mankind will have to face the consequences of the adoption of the policies that ignore moral values to please the demands of the market</w:t>
      </w:r>
      <w:r w:rsidRPr="00584AEA">
        <w:rPr>
          <w:rFonts w:ascii="Arrus" w:hAnsi="Arrus"/>
          <w:sz w:val="22"/>
          <w:szCs w:val="28"/>
          <w:lang w:val="en-GB"/>
        </w:rPr>
        <w:t>.  But Muslims have largely been obsessed either with limited political issues concerning them or adopting education; and have not taken any notable steps in the direction of empowerment of Muslims as a powerful political and economic entity. This is high time we rectified our blunder and started concentrating on the proportionate participation of Muslims in the corporate sector, especially the consumer market.</w:t>
      </w:r>
    </w:p>
    <w:p w14:paraId="268B3CA7" w14:textId="77777777" w:rsidR="00270475" w:rsidRPr="00584AEA" w:rsidRDefault="00270475" w:rsidP="00270475">
      <w:pPr>
        <w:spacing w:before="150"/>
        <w:ind w:firstLine="720"/>
        <w:jc w:val="both"/>
        <w:rPr>
          <w:rFonts w:ascii="Arrus" w:hAnsi="Arrus"/>
          <w:sz w:val="22"/>
          <w:szCs w:val="28"/>
          <w:lang w:val="en-GB"/>
        </w:rPr>
      </w:pPr>
      <w:r w:rsidRPr="00584AEA">
        <w:rPr>
          <w:rFonts w:ascii="Arrus" w:hAnsi="Arrus"/>
          <w:b/>
          <w:bCs/>
          <w:sz w:val="22"/>
          <w:szCs w:val="28"/>
          <w:lang w:val="en-GB"/>
        </w:rPr>
        <w:t xml:space="preserve">With the kind of figures of Muslims in the Indian population, the number of companies owned by Muslims should have been at least one in seven. But among the Indian companies listed on Wikipedia, only two names with Muslims’ ownership figured out of several hundred. These two are of course Wipro and Cipla. A few others like </w:t>
      </w:r>
      <w:proofErr w:type="spellStart"/>
      <w:r w:rsidRPr="00584AEA">
        <w:rPr>
          <w:rFonts w:ascii="Arrus" w:hAnsi="Arrus"/>
          <w:b/>
          <w:bCs/>
          <w:sz w:val="22"/>
          <w:szCs w:val="28"/>
          <w:lang w:val="en-GB"/>
        </w:rPr>
        <w:t>Wockhradt</w:t>
      </w:r>
      <w:proofErr w:type="spellEnd"/>
      <w:r w:rsidRPr="00584AEA">
        <w:rPr>
          <w:rFonts w:ascii="Arrus" w:hAnsi="Arrus"/>
          <w:b/>
          <w:bCs/>
          <w:sz w:val="22"/>
          <w:szCs w:val="28"/>
          <w:lang w:val="en-GB"/>
        </w:rPr>
        <w:t xml:space="preserve">, Mid-Day </w:t>
      </w:r>
      <w:proofErr w:type="spellStart"/>
      <w:r w:rsidRPr="00584AEA">
        <w:rPr>
          <w:rFonts w:ascii="Arrus" w:hAnsi="Arrus"/>
          <w:b/>
          <w:bCs/>
          <w:sz w:val="22"/>
          <w:szCs w:val="28"/>
          <w:lang w:val="en-GB"/>
        </w:rPr>
        <w:t>Infomedia</w:t>
      </w:r>
      <w:proofErr w:type="spellEnd"/>
      <w:r w:rsidRPr="00584AEA">
        <w:rPr>
          <w:rFonts w:ascii="Arrus" w:hAnsi="Arrus"/>
          <w:b/>
          <w:bCs/>
          <w:sz w:val="22"/>
          <w:szCs w:val="28"/>
          <w:lang w:val="en-GB"/>
        </w:rPr>
        <w:t xml:space="preserve">  and Allana Group are emerging on the scene. The same is true for the world.</w:t>
      </w:r>
      <w:r w:rsidRPr="00584AEA">
        <w:rPr>
          <w:rFonts w:ascii="Arrus" w:hAnsi="Arrus"/>
          <w:sz w:val="22"/>
          <w:szCs w:val="28"/>
          <w:lang w:val="en-GB"/>
        </w:rPr>
        <w:t xml:space="preserve"> While Muslims have made some notable successes in the financial sector with the rising popularity of Islamic finances, the Muslim participation in the consumer industry remains negligible. This is despite the fact that as consumers, Muslims with around </w:t>
      </w:r>
      <w:r w:rsidRPr="00584AEA">
        <w:rPr>
          <w:rFonts w:ascii="Arrus" w:hAnsi="Arrus"/>
          <w:b/>
          <w:bCs/>
          <w:sz w:val="22"/>
          <w:szCs w:val="28"/>
          <w:lang w:val="en-GB"/>
        </w:rPr>
        <w:t>1570 million-population are about one fifth of the world population; and with a population of around 180 million</w:t>
      </w:r>
      <w:r w:rsidRPr="00584AEA">
        <w:rPr>
          <w:rFonts w:ascii="Arrus" w:hAnsi="Arrus"/>
          <w:sz w:val="22"/>
          <w:szCs w:val="28"/>
          <w:lang w:val="en-GB"/>
        </w:rPr>
        <w:t xml:space="preserve"> are about one seventh of the Indian population. The mere size of Muslim population is enough to ensure the success of any serious attempts to establish Muslim presence in the corporate world. </w:t>
      </w:r>
    </w:p>
    <w:p w14:paraId="268B3CA8" w14:textId="77777777" w:rsidR="00270475" w:rsidRPr="00584AEA" w:rsidRDefault="00270475" w:rsidP="00270475">
      <w:pPr>
        <w:spacing w:before="150"/>
        <w:ind w:firstLine="720"/>
        <w:jc w:val="both"/>
        <w:rPr>
          <w:rFonts w:ascii="Arrus" w:hAnsi="Arrus"/>
          <w:b/>
          <w:bCs/>
          <w:sz w:val="22"/>
          <w:szCs w:val="28"/>
          <w:lang w:val="en-GB"/>
        </w:rPr>
      </w:pPr>
      <w:r w:rsidRPr="00584AEA">
        <w:rPr>
          <w:rFonts w:ascii="Arrus" w:hAnsi="Arrus"/>
          <w:sz w:val="22"/>
          <w:szCs w:val="28"/>
          <w:lang w:val="en-GB"/>
        </w:rPr>
        <w:t xml:space="preserve">The Indian consumer market is set to scale new heights. With an estimated ten-fold increase in middle-class population and three-fold rise in household income, aggregate consumer spending is likely to more than quadruple from around US$ 428.69 billion in 2005 to US$ </w:t>
      </w:r>
      <w:r w:rsidRPr="00584AEA">
        <w:rPr>
          <w:rFonts w:ascii="Arrus" w:hAnsi="Arrus"/>
          <w:sz w:val="22"/>
          <w:szCs w:val="28"/>
          <w:lang w:val="en-GB"/>
        </w:rPr>
        <w:lastRenderedPageBreak/>
        <w:t xml:space="preserve">1.76 trillion in 2025. </w:t>
      </w:r>
      <w:r w:rsidRPr="00584AEA">
        <w:rPr>
          <w:rFonts w:ascii="Arrus" w:hAnsi="Arrus"/>
          <w:b/>
          <w:bCs/>
          <w:sz w:val="22"/>
          <w:szCs w:val="28"/>
          <w:lang w:val="en-GB"/>
        </w:rPr>
        <w:t xml:space="preserve">If you give Muslims even a 10 percent share in this, it means that Muslim consumer market was as big as around 43 billion dollars in 2005 and will become around 0.17 trillion in 2025. </w:t>
      </w:r>
    </w:p>
    <w:p w14:paraId="268B3CA9" w14:textId="77777777" w:rsidR="00270475" w:rsidRPr="00584AEA" w:rsidRDefault="00270475" w:rsidP="00270475">
      <w:pPr>
        <w:spacing w:before="150"/>
        <w:ind w:firstLine="720"/>
        <w:jc w:val="both"/>
        <w:rPr>
          <w:rFonts w:ascii="Arrus" w:hAnsi="Arrus"/>
          <w:sz w:val="22"/>
          <w:szCs w:val="28"/>
          <w:lang w:val="en-GB"/>
        </w:rPr>
      </w:pPr>
      <w:r w:rsidRPr="00584AEA">
        <w:rPr>
          <w:rFonts w:ascii="Arrus" w:hAnsi="Arrus"/>
          <w:sz w:val="22"/>
          <w:szCs w:val="28"/>
          <w:lang w:val="en-GB"/>
        </w:rPr>
        <w:t>According to ORG-GFK data, the combined size of five big-ticket product categories-colour television, refrigerators, washing machines, air conditioners and microwave oven-rose from US$ 4.1 billion in 2006 to US$ 5.1 billion in 2007. Products like split air-conditioners (60 per cent), frost-free refrigerators (54 per cent), fully automatic washing machines (35 per cent), microwave ovens (35 per cent), high-end flat panel TV (100 per cent) are all estimated to record impressive growth rates in 2007-08. If we look at the market size of different items, it shows how big they are:</w:t>
      </w:r>
    </w:p>
    <w:p w14:paraId="268B3CAA"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p>
    <w:p w14:paraId="268B3CAB"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Pain Balm Market Size :Rs 90 crore</w:t>
      </w:r>
    </w:p>
    <w:p w14:paraId="268B3CAC"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Total Balm Market Size :Rs 250 crore</w:t>
      </w:r>
    </w:p>
    <w:p w14:paraId="268B3CAD"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Tooth Paste Market Size :Rs2700 crore</w:t>
      </w:r>
    </w:p>
    <w:p w14:paraId="268B3CAE"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Events Market Size :Rs 330 crore</w:t>
      </w:r>
    </w:p>
    <w:p w14:paraId="268B3CAF"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Domestic consumption of butter : 45,000 tonnes</w:t>
      </w:r>
    </w:p>
    <w:p w14:paraId="268B3CB0"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Ready to stitch garments market :Rs 1600 crore</w:t>
      </w:r>
    </w:p>
    <w:p w14:paraId="268B3CB1"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Imported wine Market Size: 1.2 lakh cases</w:t>
      </w:r>
    </w:p>
    <w:p w14:paraId="268B3CB2"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Local wine Market Size: 3.8lakh to 4.6 lakh cases</w:t>
      </w:r>
    </w:p>
    <w:p w14:paraId="268B3CB3"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Detergent Market Size :Rs 3000 crore</w:t>
      </w:r>
    </w:p>
    <w:p w14:paraId="268B3CB4"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 xml:space="preserve">Popular Detergents Market Size : Rs1800 </w:t>
      </w:r>
      <w:proofErr w:type="spellStart"/>
      <w:r w:rsidRPr="00584AEA">
        <w:rPr>
          <w:rFonts w:ascii="Arrus" w:hAnsi="Arrus"/>
          <w:b/>
          <w:bCs/>
          <w:sz w:val="22"/>
          <w:szCs w:val="28"/>
          <w:lang w:val="en-GB"/>
        </w:rPr>
        <w:t>cr</w:t>
      </w:r>
      <w:proofErr w:type="spellEnd"/>
    </w:p>
    <w:p w14:paraId="268B3CB5"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 xml:space="preserve">Premium, compact and </w:t>
      </w:r>
      <w:proofErr w:type="spellStart"/>
      <w:r w:rsidRPr="00584AEA">
        <w:rPr>
          <w:rFonts w:ascii="Arrus" w:hAnsi="Arrus"/>
          <w:b/>
          <w:bCs/>
          <w:sz w:val="22"/>
          <w:szCs w:val="28"/>
          <w:lang w:val="en-GB"/>
        </w:rPr>
        <w:t>Mid range</w:t>
      </w:r>
      <w:proofErr w:type="spellEnd"/>
      <w:r w:rsidRPr="00584AEA">
        <w:rPr>
          <w:rFonts w:ascii="Arrus" w:hAnsi="Arrus"/>
          <w:b/>
          <w:bCs/>
          <w:sz w:val="22"/>
          <w:szCs w:val="28"/>
          <w:lang w:val="en-GB"/>
        </w:rPr>
        <w:t xml:space="preserve"> detergents Market </w:t>
      </w:r>
      <w:proofErr w:type="spellStart"/>
      <w:r w:rsidRPr="00584AEA">
        <w:rPr>
          <w:rFonts w:ascii="Arrus" w:hAnsi="Arrus"/>
          <w:b/>
          <w:bCs/>
          <w:sz w:val="22"/>
          <w:szCs w:val="28"/>
          <w:lang w:val="en-GB"/>
        </w:rPr>
        <w:t>Size:Rs</w:t>
      </w:r>
      <w:proofErr w:type="spellEnd"/>
      <w:r w:rsidRPr="00584AEA">
        <w:rPr>
          <w:rFonts w:ascii="Arrus" w:hAnsi="Arrus"/>
          <w:b/>
          <w:bCs/>
          <w:sz w:val="22"/>
          <w:szCs w:val="28"/>
          <w:lang w:val="en-GB"/>
        </w:rPr>
        <w:t xml:space="preserve"> 1200 crore</w:t>
      </w:r>
    </w:p>
    <w:p w14:paraId="268B3CB6"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Tea Industry :Rs 3000 crore</w:t>
      </w:r>
    </w:p>
    <w:p w14:paraId="268B3CB7"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Iodised salt Market Size :Rs 500 crore</w:t>
      </w:r>
    </w:p>
    <w:p w14:paraId="268B3CB8"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 xml:space="preserve">Toilet </w:t>
      </w:r>
      <w:proofErr w:type="spellStart"/>
      <w:r w:rsidRPr="00584AEA">
        <w:rPr>
          <w:rFonts w:ascii="Arrus" w:hAnsi="Arrus"/>
          <w:b/>
          <w:bCs/>
          <w:sz w:val="22"/>
          <w:szCs w:val="28"/>
          <w:lang w:val="en-GB"/>
        </w:rPr>
        <w:t>cleaners,utensil</w:t>
      </w:r>
      <w:proofErr w:type="spellEnd"/>
      <w:r w:rsidRPr="00584AEA">
        <w:rPr>
          <w:rFonts w:ascii="Arrus" w:hAnsi="Arrus"/>
          <w:b/>
          <w:bCs/>
          <w:sz w:val="22"/>
          <w:szCs w:val="28"/>
          <w:lang w:val="en-GB"/>
        </w:rPr>
        <w:t xml:space="preserve"> cleaner, mosquito repellent</w:t>
      </w:r>
    </w:p>
    <w:p w14:paraId="268B3CB9"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&amp; air freshener Market Size :Rs 2000 crore</w:t>
      </w:r>
    </w:p>
    <w:p w14:paraId="268B3CBA"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Cookies Market Size :Rs 3000 crore</w:t>
      </w:r>
    </w:p>
    <w:p w14:paraId="268B3CBB"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Music :Rs 750 crore</w:t>
      </w:r>
    </w:p>
    <w:p w14:paraId="268B3CBC"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Denim Market Size :Rs 1200 crore</w:t>
      </w:r>
    </w:p>
    <w:p w14:paraId="268B3CBD"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Indian Luxury Market :Rs 2000 crore</w:t>
      </w:r>
    </w:p>
    <w:p w14:paraId="268B3CBE"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lastRenderedPageBreak/>
        <w:t>Ad Industry :Rs10,000 crore</w:t>
      </w:r>
    </w:p>
    <w:p w14:paraId="268B3CBF"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Internet ads :Rs 100 crore</w:t>
      </w:r>
    </w:p>
    <w:p w14:paraId="268B3CC0"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proofErr w:type="spellStart"/>
      <w:r w:rsidRPr="00584AEA">
        <w:rPr>
          <w:rFonts w:ascii="Arrus" w:hAnsi="Arrus"/>
          <w:b/>
          <w:bCs/>
          <w:sz w:val="22"/>
          <w:szCs w:val="28"/>
          <w:lang w:val="en-GB"/>
        </w:rPr>
        <w:t>Chyavanprash</w:t>
      </w:r>
      <w:proofErr w:type="spellEnd"/>
      <w:r w:rsidRPr="00584AEA">
        <w:rPr>
          <w:rFonts w:ascii="Arrus" w:hAnsi="Arrus"/>
          <w:b/>
          <w:bCs/>
          <w:sz w:val="22"/>
          <w:szCs w:val="28"/>
          <w:lang w:val="en-GB"/>
        </w:rPr>
        <w:t xml:space="preserve"> Market Size : Rs 300 crore</w:t>
      </w:r>
    </w:p>
    <w:p w14:paraId="268B3CC1"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Soap Market Size : Rs 4500 crore</w:t>
      </w:r>
    </w:p>
    <w:p w14:paraId="268B3CC2"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Shaving cream Market Size : Rs 50 crore</w:t>
      </w:r>
    </w:p>
    <w:p w14:paraId="268B3CC3"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proofErr w:type="spellStart"/>
      <w:r w:rsidRPr="00584AEA">
        <w:rPr>
          <w:rFonts w:ascii="Arrus" w:hAnsi="Arrus"/>
          <w:b/>
          <w:bCs/>
          <w:sz w:val="22"/>
          <w:szCs w:val="28"/>
          <w:lang w:val="en-GB"/>
        </w:rPr>
        <w:t>Color</w:t>
      </w:r>
      <w:proofErr w:type="spellEnd"/>
      <w:r w:rsidRPr="00584AEA">
        <w:rPr>
          <w:rFonts w:ascii="Arrus" w:hAnsi="Arrus"/>
          <w:b/>
          <w:bCs/>
          <w:sz w:val="22"/>
          <w:szCs w:val="28"/>
          <w:lang w:val="en-GB"/>
        </w:rPr>
        <w:t xml:space="preserve"> Cosmetics Market Size : Rs.250 crore ( organized)</w:t>
      </w:r>
    </w:p>
    <w:p w14:paraId="268B3CC4"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Skin care Market Size :Rs 400 crore</w:t>
      </w:r>
    </w:p>
    <w:p w14:paraId="268B3CC5"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Total cosmetic Market Size :Rs 2000 crore</w:t>
      </w:r>
    </w:p>
    <w:p w14:paraId="268B3CC6"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Total skin care Market Size :Rs 1300 crore</w:t>
      </w:r>
    </w:p>
    <w:p w14:paraId="268B3CC7"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Premium Skin care Market Size : Rs 325 crore</w:t>
      </w:r>
    </w:p>
    <w:p w14:paraId="268B3CC8"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Ketchup Market Size : Rs180 crore</w:t>
      </w:r>
    </w:p>
    <w:p w14:paraId="268B3CC9"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Noodles Market Size :Rs 200 crore</w:t>
      </w:r>
    </w:p>
    <w:p w14:paraId="268B3CCA"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Battery Market Size : Rs1800 crore</w:t>
      </w:r>
    </w:p>
    <w:p w14:paraId="268B3CCB"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Automotive Battery Market Size : Rs1200 crore</w:t>
      </w:r>
    </w:p>
    <w:p w14:paraId="268B3CCC"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Men’s innerwear Market Size :Rs 2500 crore</w:t>
      </w:r>
    </w:p>
    <w:p w14:paraId="268B3CCD"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Premium Inner wear Market Size : Rs150 crore</w:t>
      </w:r>
    </w:p>
    <w:p w14:paraId="268B3CCE"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Branded innerwear Market Size :Rs 750 crore</w:t>
      </w:r>
    </w:p>
    <w:p w14:paraId="268B3CCF"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Hair Oil Market Size :Rs 1300 crore</w:t>
      </w:r>
    </w:p>
    <w:p w14:paraId="268B3CD0"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 xml:space="preserve">Biscuit market </w:t>
      </w:r>
      <w:proofErr w:type="spellStart"/>
      <w:r w:rsidRPr="00584AEA">
        <w:rPr>
          <w:rFonts w:ascii="Arrus" w:hAnsi="Arrus"/>
          <w:b/>
          <w:bCs/>
          <w:sz w:val="22"/>
          <w:szCs w:val="28"/>
          <w:lang w:val="en-GB"/>
        </w:rPr>
        <w:t>Market</w:t>
      </w:r>
      <w:proofErr w:type="spellEnd"/>
      <w:r w:rsidRPr="00584AEA">
        <w:rPr>
          <w:rFonts w:ascii="Arrus" w:hAnsi="Arrus"/>
          <w:b/>
          <w:bCs/>
          <w:sz w:val="22"/>
          <w:szCs w:val="28"/>
          <w:lang w:val="en-GB"/>
        </w:rPr>
        <w:t xml:space="preserve"> Size :Rs 4000 crore</w:t>
      </w:r>
    </w:p>
    <w:p w14:paraId="268B3CD1"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 xml:space="preserve">Marie biscuits Market </w:t>
      </w:r>
      <w:proofErr w:type="spellStart"/>
      <w:r w:rsidRPr="00584AEA">
        <w:rPr>
          <w:rFonts w:ascii="Arrus" w:hAnsi="Arrus"/>
          <w:b/>
          <w:bCs/>
          <w:sz w:val="22"/>
          <w:szCs w:val="28"/>
          <w:lang w:val="en-GB"/>
        </w:rPr>
        <w:t>Size:Rs</w:t>
      </w:r>
      <w:proofErr w:type="spellEnd"/>
      <w:r w:rsidRPr="00584AEA">
        <w:rPr>
          <w:rFonts w:ascii="Arrus" w:hAnsi="Arrus"/>
          <w:b/>
          <w:bCs/>
          <w:sz w:val="22"/>
          <w:szCs w:val="28"/>
          <w:lang w:val="en-GB"/>
        </w:rPr>
        <w:t xml:space="preserve"> 600 crore</w:t>
      </w:r>
    </w:p>
    <w:p w14:paraId="268B3CD2"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 xml:space="preserve">Writing Instruments Market </w:t>
      </w:r>
      <w:proofErr w:type="spellStart"/>
      <w:r w:rsidRPr="00584AEA">
        <w:rPr>
          <w:rFonts w:ascii="Arrus" w:hAnsi="Arrus"/>
          <w:b/>
          <w:bCs/>
          <w:sz w:val="22"/>
          <w:szCs w:val="28"/>
          <w:lang w:val="en-GB"/>
        </w:rPr>
        <w:t>Size:Rs</w:t>
      </w:r>
      <w:proofErr w:type="spellEnd"/>
      <w:r w:rsidRPr="00584AEA">
        <w:rPr>
          <w:rFonts w:ascii="Arrus" w:hAnsi="Arrus"/>
          <w:b/>
          <w:bCs/>
          <w:sz w:val="22"/>
          <w:szCs w:val="28"/>
          <w:lang w:val="en-GB"/>
        </w:rPr>
        <w:t xml:space="preserve"> 1500 crore</w:t>
      </w:r>
    </w:p>
    <w:p w14:paraId="268B3CD3"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 xml:space="preserve">Branded Writing Instruments Market </w:t>
      </w:r>
      <w:proofErr w:type="spellStart"/>
      <w:r w:rsidRPr="00584AEA">
        <w:rPr>
          <w:rFonts w:ascii="Arrus" w:hAnsi="Arrus"/>
          <w:b/>
          <w:bCs/>
          <w:sz w:val="22"/>
          <w:szCs w:val="28"/>
          <w:lang w:val="en-GB"/>
        </w:rPr>
        <w:t>Size:Rs</w:t>
      </w:r>
      <w:proofErr w:type="spellEnd"/>
      <w:r w:rsidRPr="00584AEA">
        <w:rPr>
          <w:rFonts w:ascii="Arrus" w:hAnsi="Arrus"/>
          <w:b/>
          <w:bCs/>
          <w:sz w:val="22"/>
          <w:szCs w:val="28"/>
          <w:lang w:val="en-GB"/>
        </w:rPr>
        <w:t xml:space="preserve"> 1200 crore</w:t>
      </w:r>
    </w:p>
    <w:p w14:paraId="268B3CD4"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Gel pen Market Size :Rs 350 crore</w:t>
      </w:r>
    </w:p>
    <w:p w14:paraId="268B3CD5"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Watch Market Size :Rs1300 crore</w:t>
      </w:r>
    </w:p>
    <w:p w14:paraId="268B3CD6"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Premium watch Market Size :Rs 600 crore</w:t>
      </w:r>
    </w:p>
    <w:p w14:paraId="268B3CD7"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Fast Moving Health Goods (FMHG) : Rs 4500 crore</w:t>
      </w:r>
    </w:p>
    <w:p w14:paraId="268B3CD8" w14:textId="77777777" w:rsidR="00270475" w:rsidRPr="00584AEA" w:rsidRDefault="00270475" w:rsidP="00270475">
      <w:pPr>
        <w:pBdr>
          <w:bottom w:val="dotted" w:sz="6" w:space="15" w:color="C0C0C0"/>
        </w:pBdr>
        <w:spacing w:before="100" w:after="100"/>
        <w:jc w:val="both"/>
        <w:rPr>
          <w:rFonts w:ascii="Arrus" w:hAnsi="Arrus"/>
          <w:b/>
          <w:bCs/>
          <w:sz w:val="22"/>
          <w:szCs w:val="28"/>
          <w:lang w:val="en-GB"/>
        </w:rPr>
      </w:pPr>
      <w:r w:rsidRPr="00584AEA">
        <w:rPr>
          <w:rFonts w:ascii="Arrus" w:hAnsi="Arrus"/>
          <w:b/>
          <w:bCs/>
          <w:sz w:val="22"/>
          <w:szCs w:val="28"/>
          <w:lang w:val="en-GB"/>
        </w:rPr>
        <w:t>Shoe shine category size :Rs 65 crore</w:t>
      </w:r>
    </w:p>
    <w:p w14:paraId="268B3CD9" w14:textId="77777777" w:rsidR="00270475" w:rsidRPr="00584AEA" w:rsidRDefault="00270475" w:rsidP="00270475">
      <w:pPr>
        <w:pBdr>
          <w:bottom w:val="dotted" w:sz="6" w:space="15" w:color="C0C0C0"/>
        </w:pBdr>
        <w:spacing w:before="100" w:after="100"/>
        <w:jc w:val="both"/>
        <w:rPr>
          <w:rFonts w:ascii="Arrus" w:hAnsi="Arrus"/>
          <w:sz w:val="18"/>
          <w:szCs w:val="22"/>
          <w:lang w:val="en-GB"/>
        </w:rPr>
      </w:pPr>
      <w:hyperlink r:id="rId852" w:history="1">
        <w:r w:rsidRPr="00584AEA">
          <w:rPr>
            <w:rStyle w:val="Hyperlink"/>
            <w:rFonts w:ascii="Arrus" w:eastAsiaTheme="majorEastAsia" w:hAnsi="Arrus"/>
            <w:sz w:val="18"/>
            <w:szCs w:val="22"/>
          </w:rPr>
          <w:t>http://marketingpractice.blogspot.in/2006/12/market-statistics-volume-1.html</w:t>
        </w:r>
      </w:hyperlink>
    </w:p>
    <w:p w14:paraId="268B3CDA" w14:textId="77777777" w:rsidR="00270475" w:rsidRPr="00584AEA" w:rsidRDefault="00270475" w:rsidP="00270475">
      <w:pPr>
        <w:spacing w:before="150"/>
        <w:ind w:firstLine="720"/>
        <w:jc w:val="both"/>
        <w:rPr>
          <w:rFonts w:ascii="Arrus" w:hAnsi="Arrus"/>
          <w:sz w:val="22"/>
          <w:szCs w:val="28"/>
          <w:lang w:val="en-GB"/>
        </w:rPr>
      </w:pPr>
      <w:r w:rsidRPr="00584AEA">
        <w:rPr>
          <w:rFonts w:ascii="Arrus" w:hAnsi="Arrus"/>
          <w:sz w:val="22"/>
          <w:szCs w:val="28"/>
          <w:lang w:val="en-GB"/>
        </w:rPr>
        <w:t>These figures are of 2006. Current figures could not be found and will surely be higher.</w:t>
      </w:r>
      <w:r w:rsidRPr="00584AEA">
        <w:rPr>
          <w:rFonts w:ascii="Arrus" w:hAnsi="Arrus"/>
          <w:b/>
          <w:bCs/>
          <w:sz w:val="22"/>
          <w:szCs w:val="28"/>
          <w:lang w:val="en-GB"/>
        </w:rPr>
        <w:t xml:space="preserve"> Out of the above, except for the Wine and </w:t>
      </w:r>
      <w:r w:rsidRPr="00584AEA">
        <w:rPr>
          <w:rFonts w:ascii="Arrus" w:hAnsi="Arrus"/>
          <w:b/>
          <w:bCs/>
          <w:sz w:val="22"/>
          <w:szCs w:val="28"/>
          <w:lang w:val="en-GB"/>
        </w:rPr>
        <w:lastRenderedPageBreak/>
        <w:t>Music industries, all others are where Muslims must show their presence.</w:t>
      </w:r>
      <w:r w:rsidRPr="00584AEA">
        <w:rPr>
          <w:rFonts w:ascii="Arrus" w:hAnsi="Arrus"/>
          <w:sz w:val="22"/>
          <w:szCs w:val="28"/>
          <w:lang w:val="en-GB"/>
        </w:rPr>
        <w:t xml:space="preserve"> Why </w:t>
      </w:r>
      <w:r w:rsidRPr="00584AEA">
        <w:rPr>
          <w:rFonts w:ascii="Arrus" w:hAnsi="Arrus"/>
          <w:b/>
          <w:bCs/>
          <w:sz w:val="22"/>
          <w:szCs w:val="28"/>
          <w:lang w:val="en-GB"/>
        </w:rPr>
        <w:t>can’t Muslims float companies that manufacture and market toothpastes and other products of oral care, shaving creams, cosmetics, food products like biscuits, cold drinks, pens, shoes, garments, etc.</w:t>
      </w:r>
      <w:r w:rsidRPr="00584AEA">
        <w:rPr>
          <w:rFonts w:ascii="Arrus" w:hAnsi="Arrus"/>
          <w:sz w:val="22"/>
          <w:szCs w:val="28"/>
          <w:lang w:val="en-GB"/>
        </w:rPr>
        <w:t xml:space="preserve"> </w:t>
      </w:r>
    </w:p>
    <w:p w14:paraId="268B3CDB" w14:textId="77777777" w:rsidR="00270475" w:rsidRPr="00584AEA" w:rsidRDefault="00270475" w:rsidP="00270475">
      <w:pPr>
        <w:jc w:val="both"/>
        <w:rPr>
          <w:rFonts w:ascii="Arrus" w:hAnsi="Arrus"/>
          <w:sz w:val="22"/>
          <w:szCs w:val="28"/>
          <w:lang w:val="en-GB"/>
        </w:rPr>
      </w:pPr>
    </w:p>
    <w:p w14:paraId="268B3CDC" w14:textId="77777777" w:rsidR="00270475" w:rsidRPr="00584AEA" w:rsidRDefault="00270475" w:rsidP="00270475">
      <w:pPr>
        <w:ind w:firstLine="720"/>
        <w:jc w:val="both"/>
        <w:rPr>
          <w:rFonts w:ascii="Arrus" w:hAnsi="Arrus"/>
          <w:b/>
          <w:bCs/>
          <w:sz w:val="22"/>
          <w:szCs w:val="28"/>
          <w:lang w:val="en-GB"/>
        </w:rPr>
      </w:pPr>
      <w:r w:rsidRPr="00584AEA">
        <w:rPr>
          <w:rFonts w:ascii="Arrus" w:hAnsi="Arrus"/>
          <w:sz w:val="22"/>
          <w:szCs w:val="28"/>
          <w:lang w:val="en-GB"/>
        </w:rPr>
        <w:t xml:space="preserve">Let us also have an </w:t>
      </w:r>
      <w:proofErr w:type="spellStart"/>
      <w:r w:rsidRPr="00584AEA">
        <w:rPr>
          <w:rFonts w:ascii="Arrus" w:hAnsi="Arrus"/>
          <w:sz w:val="22"/>
          <w:szCs w:val="28"/>
          <w:lang w:val="en-GB"/>
        </w:rPr>
        <w:t>aidea</w:t>
      </w:r>
      <w:proofErr w:type="spellEnd"/>
      <w:r w:rsidRPr="00584AEA">
        <w:rPr>
          <w:rFonts w:ascii="Arrus" w:hAnsi="Arrus"/>
          <w:sz w:val="22"/>
          <w:szCs w:val="28"/>
          <w:lang w:val="en-GB"/>
        </w:rPr>
        <w:t xml:space="preserve"> of the global market. </w:t>
      </w:r>
      <w:r w:rsidRPr="00584AEA">
        <w:rPr>
          <w:rFonts w:ascii="Arrus" w:hAnsi="Arrus"/>
          <w:b/>
          <w:bCs/>
          <w:sz w:val="22"/>
          <w:szCs w:val="28"/>
          <w:lang w:val="en-GB"/>
        </w:rPr>
        <w:t>Here are the fastest growing industries in the world:</w:t>
      </w:r>
    </w:p>
    <w:p w14:paraId="268B3CDD" w14:textId="77777777" w:rsidR="00270475" w:rsidRPr="00584AEA" w:rsidRDefault="00270475" w:rsidP="00270475">
      <w:pPr>
        <w:ind w:firstLine="720"/>
        <w:jc w:val="both"/>
        <w:rPr>
          <w:rFonts w:ascii="Arrus" w:hAnsi="Arrus"/>
          <w:b/>
          <w:bCs/>
          <w:sz w:val="22"/>
          <w:szCs w:val="28"/>
          <w:lang w:val="en-GB"/>
        </w:rPr>
      </w:pPr>
    </w:p>
    <w:tbl>
      <w:tblPr>
        <w:tblW w:w="5820" w:type="dxa"/>
        <w:tblCellSpacing w:w="0" w:type="dxa"/>
        <w:tblCellMar>
          <w:left w:w="0" w:type="dxa"/>
          <w:right w:w="0" w:type="dxa"/>
        </w:tblCellMar>
        <w:tblLook w:val="0000" w:firstRow="0" w:lastRow="0" w:firstColumn="0" w:lastColumn="0" w:noHBand="0" w:noVBand="0"/>
      </w:tblPr>
      <w:tblGrid>
        <w:gridCol w:w="1597"/>
        <w:gridCol w:w="2719"/>
        <w:gridCol w:w="1504"/>
      </w:tblGrid>
      <w:tr w:rsidR="00270475" w:rsidRPr="00584AEA" w14:paraId="268B3CE1" w14:textId="77777777" w:rsidTr="00096A24">
        <w:trPr>
          <w:tblHeader/>
          <w:tblCellSpacing w:w="0" w:type="dxa"/>
        </w:trPr>
        <w:tc>
          <w:tcPr>
            <w:tcW w:w="14910" w:type="dxa"/>
            <w:tcBorders>
              <w:bottom w:val="dotted" w:sz="6" w:space="0" w:color="E1E1E1"/>
              <w:right w:val="nil"/>
            </w:tcBorders>
            <w:shd w:val="clear" w:color="auto" w:fill="F5F5F5"/>
            <w:tcMar>
              <w:top w:w="0" w:type="dxa"/>
              <w:left w:w="75" w:type="dxa"/>
              <w:bottom w:w="30" w:type="dxa"/>
              <w:right w:w="150" w:type="dxa"/>
            </w:tcMar>
            <w:vAlign w:val="bottom"/>
          </w:tcPr>
          <w:p w14:paraId="268B3CDE" w14:textId="77777777" w:rsidR="00270475" w:rsidRPr="00584AEA" w:rsidRDefault="00270475" w:rsidP="00096A24">
            <w:pPr>
              <w:jc w:val="both"/>
              <w:rPr>
                <w:rFonts w:ascii="Arrus" w:hAnsi="Arrus"/>
                <w:b/>
                <w:bCs/>
                <w:szCs w:val="28"/>
                <w:lang w:val="en-GB"/>
              </w:rPr>
            </w:pPr>
            <w:r w:rsidRPr="00584AEA">
              <w:rPr>
                <w:rFonts w:ascii="Arrus" w:hAnsi="Arrus"/>
                <w:b/>
                <w:bCs/>
                <w:sz w:val="22"/>
                <w:szCs w:val="28"/>
                <w:lang w:val="en-GB"/>
              </w:rPr>
              <w:t>Industry rank</w:t>
            </w:r>
          </w:p>
        </w:tc>
        <w:tc>
          <w:tcPr>
            <w:tcW w:w="14910" w:type="dxa"/>
            <w:tcBorders>
              <w:bottom w:val="dotted" w:sz="6" w:space="0" w:color="E1E1E1"/>
              <w:right w:val="nil"/>
            </w:tcBorders>
            <w:shd w:val="clear" w:color="auto" w:fill="F5F5F5"/>
            <w:tcMar>
              <w:top w:w="0" w:type="dxa"/>
              <w:left w:w="150" w:type="dxa"/>
              <w:bottom w:w="30" w:type="dxa"/>
              <w:right w:w="75" w:type="dxa"/>
            </w:tcMar>
            <w:vAlign w:val="bottom"/>
          </w:tcPr>
          <w:p w14:paraId="268B3CDF" w14:textId="77777777" w:rsidR="00270475" w:rsidRPr="00584AEA" w:rsidRDefault="00270475" w:rsidP="00096A24">
            <w:pPr>
              <w:jc w:val="both"/>
              <w:rPr>
                <w:rFonts w:ascii="Arrus" w:hAnsi="Arrus"/>
                <w:b/>
                <w:bCs/>
                <w:szCs w:val="28"/>
                <w:lang w:val="en-GB"/>
              </w:rPr>
            </w:pPr>
            <w:r w:rsidRPr="00584AEA">
              <w:rPr>
                <w:rFonts w:ascii="Arrus" w:hAnsi="Arrus"/>
                <w:b/>
                <w:bCs/>
                <w:sz w:val="22"/>
                <w:szCs w:val="28"/>
                <w:lang w:val="en-GB"/>
              </w:rPr>
              <w:t>Industry</w:t>
            </w:r>
          </w:p>
        </w:tc>
        <w:tc>
          <w:tcPr>
            <w:tcW w:w="14910" w:type="dxa"/>
            <w:tcBorders>
              <w:bottom w:val="dotted" w:sz="6" w:space="0" w:color="E1E1E1"/>
              <w:right w:val="nil"/>
            </w:tcBorders>
            <w:shd w:val="clear" w:color="auto" w:fill="F5F5F5"/>
            <w:tcMar>
              <w:top w:w="0" w:type="dxa"/>
              <w:left w:w="75" w:type="dxa"/>
              <w:bottom w:w="30" w:type="dxa"/>
              <w:right w:w="150" w:type="dxa"/>
            </w:tcMar>
            <w:vAlign w:val="bottom"/>
          </w:tcPr>
          <w:p w14:paraId="268B3CE0" w14:textId="77777777" w:rsidR="00270475" w:rsidRPr="00584AEA" w:rsidRDefault="00270475" w:rsidP="00096A24">
            <w:pPr>
              <w:jc w:val="both"/>
              <w:rPr>
                <w:rFonts w:ascii="Arrus" w:hAnsi="Arrus"/>
                <w:b/>
                <w:bCs/>
                <w:szCs w:val="28"/>
                <w:lang w:val="en-GB"/>
              </w:rPr>
            </w:pPr>
            <w:r w:rsidRPr="00584AEA">
              <w:rPr>
                <w:rFonts w:ascii="Arrus" w:hAnsi="Arrus"/>
                <w:b/>
                <w:bCs/>
                <w:sz w:val="22"/>
                <w:szCs w:val="28"/>
                <w:lang w:val="en-GB"/>
              </w:rPr>
              <w:t>% change from 2007</w:t>
            </w:r>
          </w:p>
        </w:tc>
      </w:tr>
      <w:tr w:rsidR="00270475" w:rsidRPr="00584AEA" w14:paraId="268B3CE5"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CE2"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CE3" w14:textId="77777777" w:rsidR="00270475" w:rsidRPr="00584AEA" w:rsidRDefault="00270475" w:rsidP="00096A24">
            <w:pPr>
              <w:jc w:val="both"/>
              <w:rPr>
                <w:rFonts w:ascii="Arrus" w:hAnsi="Arrus"/>
                <w:szCs w:val="28"/>
                <w:lang w:val="en-GB"/>
              </w:rPr>
            </w:pPr>
            <w:hyperlink r:id="rId853" w:history="1">
              <w:r w:rsidRPr="00584AEA">
                <w:rPr>
                  <w:rStyle w:val="Hyperlink"/>
                  <w:rFonts w:ascii="Arrus" w:eastAsiaTheme="majorEastAsia" w:hAnsi="Arrus"/>
                  <w:sz w:val="22"/>
                  <w:szCs w:val="28"/>
                  <w:lang w:val="en-GB"/>
                </w:rPr>
                <w:t>Food Production</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CE4"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48.8</w:t>
            </w:r>
          </w:p>
        </w:tc>
      </w:tr>
      <w:tr w:rsidR="00270475" w:rsidRPr="00584AEA" w14:paraId="268B3CE9"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CE6"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CE7" w14:textId="77777777" w:rsidR="00270475" w:rsidRPr="00584AEA" w:rsidRDefault="00270475" w:rsidP="00096A24">
            <w:pPr>
              <w:jc w:val="both"/>
              <w:rPr>
                <w:rFonts w:ascii="Arrus" w:hAnsi="Arrus"/>
                <w:szCs w:val="28"/>
                <w:lang w:val="en-GB"/>
              </w:rPr>
            </w:pPr>
            <w:hyperlink r:id="rId854" w:history="1">
              <w:r w:rsidRPr="00584AEA">
                <w:rPr>
                  <w:rStyle w:val="Hyperlink"/>
                  <w:rFonts w:ascii="Arrus" w:eastAsiaTheme="majorEastAsia" w:hAnsi="Arrus"/>
                  <w:sz w:val="22"/>
                  <w:szCs w:val="28"/>
                  <w:lang w:val="en-GB"/>
                </w:rPr>
                <w:t>Energy</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CE8"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34.9</w:t>
            </w:r>
          </w:p>
        </w:tc>
      </w:tr>
      <w:tr w:rsidR="00270475" w:rsidRPr="00584AEA" w14:paraId="268B3CED"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CEA"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3</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CEB" w14:textId="77777777" w:rsidR="00270475" w:rsidRPr="00584AEA" w:rsidRDefault="00270475" w:rsidP="00096A24">
            <w:pPr>
              <w:jc w:val="both"/>
              <w:rPr>
                <w:rFonts w:ascii="Arrus" w:hAnsi="Arrus"/>
                <w:szCs w:val="28"/>
                <w:lang w:val="en-GB"/>
              </w:rPr>
            </w:pPr>
            <w:hyperlink r:id="rId855" w:history="1">
              <w:r w:rsidRPr="00584AEA">
                <w:rPr>
                  <w:rStyle w:val="Hyperlink"/>
                  <w:rFonts w:ascii="Arrus" w:eastAsiaTheme="majorEastAsia" w:hAnsi="Arrus"/>
                  <w:sz w:val="22"/>
                  <w:szCs w:val="28"/>
                  <w:lang w:val="en-GB"/>
                </w:rPr>
                <w:t>Petroleum Refining</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CEC"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27.8</w:t>
            </w:r>
          </w:p>
        </w:tc>
      </w:tr>
      <w:tr w:rsidR="00270475" w:rsidRPr="00584AEA" w14:paraId="268B3CF1"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CEE"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4</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CEF" w14:textId="77777777" w:rsidR="00270475" w:rsidRPr="00584AEA" w:rsidRDefault="00270475" w:rsidP="00096A24">
            <w:pPr>
              <w:jc w:val="both"/>
              <w:rPr>
                <w:rFonts w:ascii="Arrus" w:hAnsi="Arrus"/>
                <w:szCs w:val="28"/>
                <w:lang w:val="en-GB"/>
              </w:rPr>
            </w:pPr>
            <w:hyperlink r:id="rId856" w:history="1">
              <w:r w:rsidRPr="00584AEA">
                <w:rPr>
                  <w:rStyle w:val="Hyperlink"/>
                  <w:rFonts w:ascii="Arrus" w:eastAsiaTheme="majorEastAsia" w:hAnsi="Arrus"/>
                  <w:sz w:val="22"/>
                  <w:szCs w:val="28"/>
                  <w:lang w:val="en-GB"/>
                </w:rPr>
                <w:t>Diversified Financials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CF0"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27.1</w:t>
            </w:r>
          </w:p>
        </w:tc>
      </w:tr>
      <w:tr w:rsidR="00270475" w:rsidRPr="00584AEA" w14:paraId="268B3CF5"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CF2"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5</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CF3" w14:textId="77777777" w:rsidR="00270475" w:rsidRPr="00584AEA" w:rsidRDefault="00270475" w:rsidP="00096A24">
            <w:pPr>
              <w:jc w:val="both"/>
              <w:rPr>
                <w:rFonts w:ascii="Arrus" w:hAnsi="Arrus"/>
                <w:szCs w:val="28"/>
                <w:lang w:val="en-GB"/>
              </w:rPr>
            </w:pPr>
            <w:hyperlink r:id="rId857" w:history="1">
              <w:r w:rsidRPr="00584AEA">
                <w:rPr>
                  <w:rStyle w:val="Hyperlink"/>
                  <w:rFonts w:ascii="Arrus" w:eastAsiaTheme="majorEastAsia" w:hAnsi="Arrus"/>
                  <w:sz w:val="22"/>
                  <w:szCs w:val="28"/>
                  <w:lang w:val="en-GB"/>
                </w:rPr>
                <w:t>Metals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CF4"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25.5</w:t>
            </w:r>
          </w:p>
        </w:tc>
      </w:tr>
      <w:tr w:rsidR="00270475" w:rsidRPr="00584AEA" w14:paraId="268B3CF9"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CF6"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6</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CF7" w14:textId="77777777" w:rsidR="00270475" w:rsidRPr="00584AEA" w:rsidRDefault="00270475" w:rsidP="00096A24">
            <w:pPr>
              <w:jc w:val="both"/>
              <w:rPr>
                <w:rFonts w:ascii="Arrus" w:hAnsi="Arrus"/>
                <w:szCs w:val="28"/>
                <w:lang w:val="en-GB"/>
              </w:rPr>
            </w:pPr>
            <w:hyperlink r:id="rId858" w:history="1">
              <w:r w:rsidRPr="00584AEA">
                <w:rPr>
                  <w:rStyle w:val="Hyperlink"/>
                  <w:rFonts w:ascii="Arrus" w:eastAsiaTheme="majorEastAsia" w:hAnsi="Arrus"/>
                  <w:sz w:val="22"/>
                  <w:szCs w:val="28"/>
                  <w:lang w:val="en-GB"/>
                </w:rPr>
                <w:t>Engineering, Construction</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CF8"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22.4</w:t>
            </w:r>
          </w:p>
        </w:tc>
      </w:tr>
      <w:tr w:rsidR="00270475" w:rsidRPr="00584AEA" w14:paraId="268B3CFD"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CFA"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7</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CFB" w14:textId="77777777" w:rsidR="00270475" w:rsidRPr="00584AEA" w:rsidRDefault="00270475" w:rsidP="00096A24">
            <w:pPr>
              <w:jc w:val="both"/>
              <w:rPr>
                <w:rFonts w:ascii="Arrus" w:hAnsi="Arrus"/>
                <w:szCs w:val="28"/>
                <w:lang w:val="en-GB"/>
              </w:rPr>
            </w:pPr>
            <w:hyperlink r:id="rId859" w:history="1">
              <w:r w:rsidRPr="00584AEA">
                <w:rPr>
                  <w:rStyle w:val="Hyperlink"/>
                  <w:rFonts w:ascii="Arrus" w:eastAsiaTheme="majorEastAsia" w:hAnsi="Arrus"/>
                  <w:sz w:val="22"/>
                  <w:szCs w:val="28"/>
                  <w:lang w:val="en-GB"/>
                </w:rPr>
                <w:t>Mining, Crude-Oil Production</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CFC"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21.2</w:t>
            </w:r>
          </w:p>
        </w:tc>
      </w:tr>
      <w:tr w:rsidR="00270475" w:rsidRPr="00584AEA" w14:paraId="268B3D01"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CFE"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8</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CFF" w14:textId="77777777" w:rsidR="00270475" w:rsidRPr="00584AEA" w:rsidRDefault="00270475" w:rsidP="00096A24">
            <w:pPr>
              <w:jc w:val="both"/>
              <w:rPr>
                <w:rFonts w:ascii="Arrus" w:hAnsi="Arrus"/>
                <w:szCs w:val="28"/>
                <w:lang w:val="en-GB"/>
              </w:rPr>
            </w:pPr>
            <w:hyperlink r:id="rId860" w:history="1">
              <w:r w:rsidRPr="00584AEA">
                <w:rPr>
                  <w:rStyle w:val="Hyperlink"/>
                  <w:rFonts w:ascii="Arrus" w:eastAsiaTheme="majorEastAsia" w:hAnsi="Arrus"/>
                  <w:sz w:val="22"/>
                  <w:szCs w:val="28"/>
                  <w:lang w:val="en-GB"/>
                </w:rPr>
                <w:t>Utilities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00"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19.4</w:t>
            </w:r>
          </w:p>
        </w:tc>
      </w:tr>
      <w:tr w:rsidR="00270475" w:rsidRPr="00584AEA" w14:paraId="268B3D05"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02"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9</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03" w14:textId="77777777" w:rsidR="00270475" w:rsidRPr="00584AEA" w:rsidRDefault="00270475" w:rsidP="00096A24">
            <w:pPr>
              <w:jc w:val="both"/>
              <w:rPr>
                <w:rFonts w:ascii="Arrus" w:hAnsi="Arrus"/>
                <w:szCs w:val="28"/>
                <w:lang w:val="en-GB"/>
              </w:rPr>
            </w:pPr>
            <w:hyperlink r:id="rId861" w:history="1">
              <w:r w:rsidRPr="00584AEA">
                <w:rPr>
                  <w:rStyle w:val="Hyperlink"/>
                  <w:rFonts w:ascii="Arrus" w:eastAsiaTheme="majorEastAsia" w:hAnsi="Arrus"/>
                  <w:sz w:val="22"/>
                  <w:szCs w:val="28"/>
                  <w:lang w:val="en-GB"/>
                </w:rPr>
                <w:t>Beverages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04"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19.3</w:t>
            </w:r>
          </w:p>
        </w:tc>
      </w:tr>
      <w:tr w:rsidR="00270475" w:rsidRPr="00584AEA" w14:paraId="268B3D09"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06"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10</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07" w14:textId="77777777" w:rsidR="00270475" w:rsidRPr="00584AEA" w:rsidRDefault="00270475" w:rsidP="00096A24">
            <w:pPr>
              <w:jc w:val="both"/>
              <w:rPr>
                <w:rFonts w:ascii="Arrus" w:hAnsi="Arrus"/>
                <w:szCs w:val="28"/>
                <w:lang w:val="en-GB"/>
              </w:rPr>
            </w:pPr>
            <w:hyperlink r:id="rId862" w:history="1">
              <w:r w:rsidRPr="00584AEA">
                <w:rPr>
                  <w:rStyle w:val="Hyperlink"/>
                  <w:rFonts w:ascii="Arrus" w:eastAsiaTheme="majorEastAsia" w:hAnsi="Arrus"/>
                  <w:sz w:val="22"/>
                  <w:szCs w:val="28"/>
                  <w:lang w:val="en-GB"/>
                </w:rPr>
                <w:t>Trading</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08"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15.9</w:t>
            </w:r>
          </w:p>
        </w:tc>
      </w:tr>
      <w:tr w:rsidR="00270475" w:rsidRPr="00584AEA" w14:paraId="268B3D0D"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0A"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11</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0B" w14:textId="77777777" w:rsidR="00270475" w:rsidRPr="00584AEA" w:rsidRDefault="00270475" w:rsidP="00096A24">
            <w:pPr>
              <w:jc w:val="both"/>
              <w:rPr>
                <w:rFonts w:ascii="Arrus" w:hAnsi="Arrus"/>
                <w:szCs w:val="28"/>
                <w:lang w:val="en-GB"/>
              </w:rPr>
            </w:pPr>
            <w:hyperlink r:id="rId863" w:history="1">
              <w:r w:rsidRPr="00584AEA">
                <w:rPr>
                  <w:rStyle w:val="Hyperlink"/>
                  <w:rFonts w:ascii="Arrus" w:eastAsiaTheme="majorEastAsia" w:hAnsi="Arrus"/>
                  <w:sz w:val="22"/>
                  <w:szCs w:val="28"/>
                  <w:lang w:val="en-GB"/>
                </w:rPr>
                <w:t>Shipping</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0C"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14.3</w:t>
            </w:r>
          </w:p>
        </w:tc>
      </w:tr>
      <w:tr w:rsidR="00270475" w:rsidRPr="00584AEA" w14:paraId="268B3D11"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0E"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12</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0F" w14:textId="77777777" w:rsidR="00270475" w:rsidRPr="00584AEA" w:rsidRDefault="00270475" w:rsidP="00096A24">
            <w:pPr>
              <w:jc w:val="both"/>
              <w:rPr>
                <w:rFonts w:ascii="Arrus" w:hAnsi="Arrus"/>
                <w:szCs w:val="28"/>
                <w:lang w:val="en-GB"/>
              </w:rPr>
            </w:pPr>
            <w:hyperlink r:id="rId864" w:history="1">
              <w:r w:rsidRPr="00584AEA">
                <w:rPr>
                  <w:rStyle w:val="Hyperlink"/>
                  <w:rFonts w:ascii="Arrus" w:eastAsiaTheme="majorEastAsia" w:hAnsi="Arrus"/>
                  <w:sz w:val="22"/>
                  <w:szCs w:val="28"/>
                  <w:lang w:val="en-GB"/>
                </w:rPr>
                <w:t>Chemicals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10"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13.9</w:t>
            </w:r>
          </w:p>
        </w:tc>
      </w:tr>
      <w:tr w:rsidR="00270475" w:rsidRPr="00584AEA" w14:paraId="268B3D15"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12"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13</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13" w14:textId="77777777" w:rsidR="00270475" w:rsidRPr="00584AEA" w:rsidRDefault="00270475" w:rsidP="00096A24">
            <w:pPr>
              <w:jc w:val="both"/>
              <w:rPr>
                <w:rFonts w:ascii="Arrus" w:hAnsi="Arrus"/>
                <w:szCs w:val="28"/>
                <w:lang w:val="en-GB"/>
              </w:rPr>
            </w:pPr>
            <w:hyperlink r:id="rId865" w:history="1">
              <w:r w:rsidRPr="00584AEA">
                <w:rPr>
                  <w:rStyle w:val="Hyperlink"/>
                  <w:rFonts w:ascii="Arrus" w:eastAsiaTheme="majorEastAsia" w:hAnsi="Arrus"/>
                  <w:sz w:val="22"/>
                  <w:szCs w:val="28"/>
                  <w:lang w:val="en-GB"/>
                </w:rPr>
                <w:t>Industrial Machinery</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14"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13.3</w:t>
            </w:r>
          </w:p>
        </w:tc>
      </w:tr>
      <w:tr w:rsidR="00270475" w:rsidRPr="00584AEA" w14:paraId="268B3D19"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16"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14</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17" w14:textId="77777777" w:rsidR="00270475" w:rsidRPr="00584AEA" w:rsidRDefault="00270475" w:rsidP="00096A24">
            <w:pPr>
              <w:jc w:val="both"/>
              <w:rPr>
                <w:rFonts w:ascii="Arrus" w:hAnsi="Arrus"/>
                <w:szCs w:val="28"/>
                <w:lang w:val="en-GB"/>
              </w:rPr>
            </w:pPr>
            <w:hyperlink r:id="rId866" w:history="1">
              <w:r w:rsidRPr="00584AEA">
                <w:rPr>
                  <w:rStyle w:val="Hyperlink"/>
                  <w:rFonts w:ascii="Arrus" w:eastAsiaTheme="majorEastAsia" w:hAnsi="Arrus"/>
                  <w:sz w:val="22"/>
                  <w:szCs w:val="28"/>
                  <w:lang w:val="en-GB"/>
                </w:rPr>
                <w:t>Specialty Retailers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18"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12.5</w:t>
            </w:r>
          </w:p>
        </w:tc>
      </w:tr>
      <w:tr w:rsidR="00270475" w:rsidRPr="00584AEA" w14:paraId="268B3D1D"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1A"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lastRenderedPageBreak/>
              <w:t>15</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1B" w14:textId="77777777" w:rsidR="00270475" w:rsidRPr="00584AEA" w:rsidRDefault="00270475" w:rsidP="00096A24">
            <w:pPr>
              <w:jc w:val="both"/>
              <w:rPr>
                <w:rFonts w:ascii="Arrus" w:hAnsi="Arrus"/>
                <w:szCs w:val="28"/>
                <w:lang w:val="en-GB"/>
              </w:rPr>
            </w:pPr>
            <w:hyperlink r:id="rId867" w:history="1">
              <w:r w:rsidRPr="00584AEA">
                <w:rPr>
                  <w:rStyle w:val="Hyperlink"/>
                  <w:rFonts w:ascii="Arrus" w:eastAsiaTheme="majorEastAsia" w:hAnsi="Arrus"/>
                  <w:sz w:val="22"/>
                  <w:szCs w:val="28"/>
                  <w:lang w:val="en-GB"/>
                </w:rPr>
                <w:t>Food Consumer Products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1C"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10.7</w:t>
            </w:r>
          </w:p>
        </w:tc>
      </w:tr>
      <w:tr w:rsidR="00270475" w:rsidRPr="00584AEA" w14:paraId="268B3D21"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1E"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16</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1F" w14:textId="77777777" w:rsidR="00270475" w:rsidRPr="00584AEA" w:rsidRDefault="00270475" w:rsidP="00096A24">
            <w:pPr>
              <w:jc w:val="both"/>
              <w:rPr>
                <w:rFonts w:ascii="Arrus" w:hAnsi="Arrus"/>
                <w:szCs w:val="28"/>
                <w:lang w:val="en-GB"/>
              </w:rPr>
            </w:pPr>
            <w:hyperlink r:id="rId868" w:history="1">
              <w:r w:rsidRPr="00584AEA">
                <w:rPr>
                  <w:rStyle w:val="Hyperlink"/>
                  <w:rFonts w:ascii="Arrus" w:eastAsiaTheme="majorEastAsia" w:hAnsi="Arrus"/>
                  <w:sz w:val="22"/>
                  <w:szCs w:val="28"/>
                  <w:lang w:val="en-GB"/>
                </w:rPr>
                <w:t>Telecommunications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20"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9.8</w:t>
            </w:r>
          </w:p>
        </w:tc>
      </w:tr>
      <w:tr w:rsidR="00270475" w:rsidRPr="00584AEA" w14:paraId="268B3D25"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22"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17</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23" w14:textId="77777777" w:rsidR="00270475" w:rsidRPr="00584AEA" w:rsidRDefault="00270475" w:rsidP="00096A24">
            <w:pPr>
              <w:jc w:val="both"/>
              <w:rPr>
                <w:rFonts w:ascii="Arrus" w:hAnsi="Arrus"/>
                <w:szCs w:val="28"/>
                <w:lang w:val="en-GB"/>
              </w:rPr>
            </w:pPr>
            <w:hyperlink r:id="rId869" w:history="1">
              <w:r w:rsidRPr="00584AEA">
                <w:rPr>
                  <w:rStyle w:val="Hyperlink"/>
                  <w:rFonts w:ascii="Arrus" w:eastAsiaTheme="majorEastAsia" w:hAnsi="Arrus"/>
                  <w:sz w:val="22"/>
                  <w:szCs w:val="28"/>
                  <w:lang w:val="en-GB"/>
                </w:rPr>
                <w:t>Household and Personal Products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24"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9.6</w:t>
            </w:r>
          </w:p>
        </w:tc>
      </w:tr>
      <w:tr w:rsidR="00270475" w:rsidRPr="00584AEA" w14:paraId="268B3D29"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26"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18</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27" w14:textId="77777777" w:rsidR="00270475" w:rsidRPr="00584AEA" w:rsidRDefault="00270475" w:rsidP="00096A24">
            <w:pPr>
              <w:jc w:val="both"/>
              <w:rPr>
                <w:rFonts w:ascii="Arrus" w:hAnsi="Arrus"/>
                <w:szCs w:val="28"/>
                <w:lang w:val="en-GB"/>
              </w:rPr>
            </w:pPr>
            <w:hyperlink r:id="rId870" w:history="1">
              <w:r w:rsidRPr="00584AEA">
                <w:rPr>
                  <w:rStyle w:val="Hyperlink"/>
                  <w:rFonts w:ascii="Arrus" w:eastAsiaTheme="majorEastAsia" w:hAnsi="Arrus"/>
                  <w:sz w:val="22"/>
                  <w:szCs w:val="28"/>
                  <w:lang w:val="en-GB"/>
                </w:rPr>
                <w:t>Food and Drug Stores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28"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9.0</w:t>
            </w:r>
          </w:p>
        </w:tc>
      </w:tr>
      <w:tr w:rsidR="00270475" w:rsidRPr="00584AEA" w14:paraId="268B3D2D"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2A"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19</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2B" w14:textId="77777777" w:rsidR="00270475" w:rsidRPr="00584AEA" w:rsidRDefault="00270475" w:rsidP="00096A24">
            <w:pPr>
              <w:jc w:val="both"/>
              <w:rPr>
                <w:rFonts w:ascii="Arrus" w:hAnsi="Arrus"/>
                <w:szCs w:val="28"/>
                <w:lang w:val="en-GB"/>
              </w:rPr>
            </w:pPr>
            <w:hyperlink r:id="rId871" w:history="1">
              <w:r w:rsidRPr="00584AEA">
                <w:rPr>
                  <w:rStyle w:val="Hyperlink"/>
                  <w:rFonts w:ascii="Arrus" w:eastAsiaTheme="majorEastAsia" w:hAnsi="Arrus"/>
                  <w:sz w:val="22"/>
                  <w:szCs w:val="28"/>
                  <w:lang w:val="en-GB"/>
                </w:rPr>
                <w:t>Health Care: Insurance and Managed Care</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2C"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8.4</w:t>
            </w:r>
          </w:p>
        </w:tc>
      </w:tr>
      <w:tr w:rsidR="00270475" w:rsidRPr="00584AEA" w14:paraId="268B3D31"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2E"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20</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2F" w14:textId="77777777" w:rsidR="00270475" w:rsidRPr="00584AEA" w:rsidRDefault="00270475" w:rsidP="00096A24">
            <w:pPr>
              <w:jc w:val="both"/>
              <w:rPr>
                <w:rFonts w:ascii="Arrus" w:hAnsi="Arrus"/>
                <w:szCs w:val="28"/>
                <w:lang w:val="en-GB"/>
              </w:rPr>
            </w:pPr>
            <w:hyperlink r:id="rId872" w:history="1">
              <w:r w:rsidRPr="00584AEA">
                <w:rPr>
                  <w:rStyle w:val="Hyperlink"/>
                  <w:rFonts w:ascii="Arrus" w:eastAsiaTheme="majorEastAsia" w:hAnsi="Arrus"/>
                  <w:sz w:val="22"/>
                  <w:szCs w:val="28"/>
                  <w:lang w:val="en-GB"/>
                </w:rPr>
                <w:t>Building Materials, Glass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30"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7.1</w:t>
            </w:r>
          </w:p>
        </w:tc>
      </w:tr>
      <w:tr w:rsidR="00270475" w:rsidRPr="00584AEA" w14:paraId="268B3D35"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32"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21</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33" w14:textId="77777777" w:rsidR="00270475" w:rsidRPr="00584AEA" w:rsidRDefault="00270475" w:rsidP="00096A24">
            <w:pPr>
              <w:jc w:val="both"/>
              <w:rPr>
                <w:rFonts w:ascii="Arrus" w:hAnsi="Arrus"/>
                <w:szCs w:val="28"/>
                <w:lang w:val="en-GB"/>
              </w:rPr>
            </w:pPr>
            <w:hyperlink r:id="rId873" w:history="1">
              <w:r w:rsidRPr="00584AEA">
                <w:rPr>
                  <w:rStyle w:val="Hyperlink"/>
                  <w:rFonts w:ascii="Arrus" w:eastAsiaTheme="majorEastAsia" w:hAnsi="Arrus"/>
                  <w:sz w:val="22"/>
                  <w:szCs w:val="28"/>
                  <w:lang w:val="en-GB"/>
                </w:rPr>
                <w:t>Banks: Commercial and Savings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34"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7.0</w:t>
            </w:r>
          </w:p>
        </w:tc>
      </w:tr>
      <w:tr w:rsidR="00270475" w:rsidRPr="00584AEA" w14:paraId="268B3D39"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36"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22</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37" w14:textId="77777777" w:rsidR="00270475" w:rsidRPr="00584AEA" w:rsidRDefault="00270475" w:rsidP="00096A24">
            <w:pPr>
              <w:jc w:val="both"/>
              <w:rPr>
                <w:rFonts w:ascii="Arrus" w:hAnsi="Arrus"/>
                <w:szCs w:val="28"/>
                <w:lang w:val="en-GB"/>
              </w:rPr>
            </w:pPr>
            <w:hyperlink r:id="rId874" w:history="1">
              <w:r w:rsidRPr="00584AEA">
                <w:rPr>
                  <w:rStyle w:val="Hyperlink"/>
                  <w:rFonts w:ascii="Arrus" w:eastAsiaTheme="majorEastAsia" w:hAnsi="Arrus"/>
                  <w:sz w:val="22"/>
                  <w:szCs w:val="28"/>
                  <w:lang w:val="en-GB"/>
                </w:rPr>
                <w:t xml:space="preserve">Aerospace and </w:t>
              </w:r>
              <w:proofErr w:type="spellStart"/>
              <w:r w:rsidRPr="00584AEA">
                <w:rPr>
                  <w:rStyle w:val="Hyperlink"/>
                  <w:rFonts w:ascii="Arrus" w:eastAsiaTheme="majorEastAsia" w:hAnsi="Arrus"/>
                  <w:sz w:val="22"/>
                  <w:szCs w:val="28"/>
                  <w:lang w:val="en-GB"/>
                </w:rPr>
                <w:t>Defense</w:t>
              </w:r>
              <w:proofErr w:type="spellEnd"/>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38"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6.8</w:t>
            </w:r>
          </w:p>
        </w:tc>
      </w:tr>
      <w:tr w:rsidR="00270475" w:rsidRPr="00584AEA" w14:paraId="268B3D3D"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3A"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23</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3B" w14:textId="77777777" w:rsidR="00270475" w:rsidRPr="00584AEA" w:rsidRDefault="00270475" w:rsidP="00096A24">
            <w:pPr>
              <w:jc w:val="both"/>
              <w:rPr>
                <w:rFonts w:ascii="Arrus" w:hAnsi="Arrus"/>
                <w:szCs w:val="28"/>
                <w:lang w:val="en-GB"/>
              </w:rPr>
            </w:pPr>
            <w:hyperlink r:id="rId875" w:history="1">
              <w:r w:rsidRPr="00584AEA">
                <w:rPr>
                  <w:rStyle w:val="Hyperlink"/>
                  <w:rFonts w:ascii="Arrus" w:eastAsiaTheme="majorEastAsia" w:hAnsi="Arrus"/>
                  <w:sz w:val="22"/>
                  <w:szCs w:val="28"/>
                  <w:lang w:val="en-GB"/>
                </w:rPr>
                <w:t>Network and Other Communications Equipment</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3C"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6.2</w:t>
            </w:r>
          </w:p>
        </w:tc>
      </w:tr>
      <w:tr w:rsidR="00270475" w:rsidRPr="00584AEA" w14:paraId="268B3D41"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3E"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24</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3F" w14:textId="77777777" w:rsidR="00270475" w:rsidRPr="00584AEA" w:rsidRDefault="00270475" w:rsidP="00096A24">
            <w:pPr>
              <w:jc w:val="both"/>
              <w:rPr>
                <w:rFonts w:ascii="Arrus" w:hAnsi="Arrus"/>
                <w:szCs w:val="28"/>
                <w:lang w:val="en-GB"/>
              </w:rPr>
            </w:pPr>
            <w:hyperlink r:id="rId876" w:history="1">
              <w:r w:rsidRPr="00584AEA">
                <w:rPr>
                  <w:rStyle w:val="Hyperlink"/>
                  <w:rFonts w:ascii="Arrus" w:eastAsiaTheme="majorEastAsia" w:hAnsi="Arrus"/>
                  <w:sz w:val="22"/>
                  <w:szCs w:val="28"/>
                  <w:lang w:val="en-GB"/>
                </w:rPr>
                <w:t>Wholesalers: Health Care</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40"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5.8</w:t>
            </w:r>
          </w:p>
        </w:tc>
      </w:tr>
      <w:tr w:rsidR="00270475" w:rsidRPr="00584AEA" w14:paraId="268B3D45"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42"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25</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43" w14:textId="77777777" w:rsidR="00270475" w:rsidRPr="00584AEA" w:rsidRDefault="00270475" w:rsidP="00096A24">
            <w:pPr>
              <w:jc w:val="both"/>
              <w:rPr>
                <w:rFonts w:ascii="Arrus" w:hAnsi="Arrus"/>
                <w:szCs w:val="28"/>
                <w:lang w:val="en-GB"/>
              </w:rPr>
            </w:pPr>
            <w:hyperlink r:id="rId877" w:history="1">
              <w:r w:rsidRPr="00584AEA">
                <w:rPr>
                  <w:rStyle w:val="Hyperlink"/>
                  <w:rFonts w:ascii="Arrus" w:eastAsiaTheme="majorEastAsia" w:hAnsi="Arrus"/>
                  <w:sz w:val="22"/>
                  <w:szCs w:val="28"/>
                  <w:lang w:val="en-GB"/>
                </w:rPr>
                <w:t>Mail, Package, and Freight Delivery</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44"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5.7</w:t>
            </w:r>
          </w:p>
        </w:tc>
      </w:tr>
      <w:tr w:rsidR="00270475" w:rsidRPr="00584AEA" w14:paraId="268B3D49"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46"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26</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47" w14:textId="77777777" w:rsidR="00270475" w:rsidRPr="00584AEA" w:rsidRDefault="00270475" w:rsidP="00096A24">
            <w:pPr>
              <w:jc w:val="both"/>
              <w:rPr>
                <w:rFonts w:ascii="Arrus" w:hAnsi="Arrus"/>
                <w:szCs w:val="28"/>
                <w:lang w:val="en-GB"/>
              </w:rPr>
            </w:pPr>
            <w:hyperlink r:id="rId878" w:history="1">
              <w:r w:rsidRPr="00584AEA">
                <w:rPr>
                  <w:rStyle w:val="Hyperlink"/>
                  <w:rFonts w:ascii="Arrus" w:eastAsiaTheme="majorEastAsia" w:hAnsi="Arrus"/>
                  <w:sz w:val="22"/>
                  <w:szCs w:val="28"/>
                  <w:lang w:val="en-GB"/>
                </w:rPr>
                <w:t>Entertainment</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48"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5.5</w:t>
            </w:r>
          </w:p>
        </w:tc>
      </w:tr>
      <w:tr w:rsidR="00270475" w:rsidRPr="00584AEA" w14:paraId="268B3D4D"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4A"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27</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4B" w14:textId="77777777" w:rsidR="00270475" w:rsidRPr="00584AEA" w:rsidRDefault="00270475" w:rsidP="00096A24">
            <w:pPr>
              <w:jc w:val="both"/>
              <w:rPr>
                <w:rFonts w:ascii="Arrus" w:hAnsi="Arrus"/>
                <w:szCs w:val="28"/>
                <w:lang w:val="en-GB"/>
              </w:rPr>
            </w:pPr>
            <w:hyperlink r:id="rId879" w:history="1">
              <w:r w:rsidRPr="00584AEA">
                <w:rPr>
                  <w:rStyle w:val="Hyperlink"/>
                  <w:rFonts w:ascii="Arrus" w:eastAsiaTheme="majorEastAsia" w:hAnsi="Arrus"/>
                  <w:sz w:val="22"/>
                  <w:szCs w:val="28"/>
                  <w:lang w:val="en-GB"/>
                </w:rPr>
                <w:t>Pharmaceuticals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4C"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4.9</w:t>
            </w:r>
          </w:p>
        </w:tc>
      </w:tr>
      <w:tr w:rsidR="00270475" w:rsidRPr="00584AEA" w14:paraId="268B3D51"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4E"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28</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4F" w14:textId="77777777" w:rsidR="00270475" w:rsidRPr="00584AEA" w:rsidRDefault="00270475" w:rsidP="00096A24">
            <w:pPr>
              <w:jc w:val="both"/>
              <w:rPr>
                <w:rFonts w:ascii="Arrus" w:hAnsi="Arrus"/>
                <w:szCs w:val="28"/>
                <w:lang w:val="en-GB"/>
              </w:rPr>
            </w:pPr>
            <w:hyperlink r:id="rId880" w:history="1">
              <w:r w:rsidRPr="00584AEA">
                <w:rPr>
                  <w:rStyle w:val="Hyperlink"/>
                  <w:rFonts w:ascii="Arrus" w:eastAsiaTheme="majorEastAsia" w:hAnsi="Arrus"/>
                  <w:sz w:val="22"/>
                  <w:szCs w:val="28"/>
                  <w:lang w:val="en-GB"/>
                </w:rPr>
                <w:t>General Merchandisers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50"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4.8</w:t>
            </w:r>
          </w:p>
        </w:tc>
      </w:tr>
      <w:tr w:rsidR="00270475" w:rsidRPr="00584AEA" w14:paraId="268B3D55"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52"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29</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53" w14:textId="77777777" w:rsidR="00270475" w:rsidRPr="00584AEA" w:rsidRDefault="00270475" w:rsidP="00096A24">
            <w:pPr>
              <w:jc w:val="both"/>
              <w:rPr>
                <w:rFonts w:ascii="Arrus" w:hAnsi="Arrus"/>
                <w:szCs w:val="28"/>
                <w:lang w:val="en-GB"/>
              </w:rPr>
            </w:pPr>
            <w:hyperlink r:id="rId881" w:history="1">
              <w:r w:rsidRPr="00584AEA">
                <w:rPr>
                  <w:rStyle w:val="Hyperlink"/>
                  <w:rFonts w:ascii="Arrus" w:eastAsiaTheme="majorEastAsia" w:hAnsi="Arrus"/>
                  <w:sz w:val="22"/>
                  <w:szCs w:val="28"/>
                  <w:lang w:val="en-GB"/>
                </w:rPr>
                <w:t>Computers, Office Equipment</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54"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4.1</w:t>
            </w:r>
          </w:p>
        </w:tc>
      </w:tr>
      <w:tr w:rsidR="00270475" w:rsidRPr="00584AEA" w14:paraId="268B3D59"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56"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lastRenderedPageBreak/>
              <w:t>30</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57" w14:textId="77777777" w:rsidR="00270475" w:rsidRPr="00584AEA" w:rsidRDefault="00270475" w:rsidP="00096A24">
            <w:pPr>
              <w:jc w:val="both"/>
              <w:rPr>
                <w:rFonts w:ascii="Arrus" w:hAnsi="Arrus"/>
                <w:szCs w:val="28"/>
                <w:lang w:val="en-GB"/>
              </w:rPr>
            </w:pPr>
            <w:hyperlink r:id="rId882" w:history="1">
              <w:r w:rsidRPr="00584AEA">
                <w:rPr>
                  <w:rStyle w:val="Hyperlink"/>
                  <w:rFonts w:ascii="Arrus" w:eastAsiaTheme="majorEastAsia" w:hAnsi="Arrus"/>
                  <w:sz w:val="22"/>
                  <w:szCs w:val="28"/>
                  <w:lang w:val="en-GB"/>
                </w:rPr>
                <w:t>Airlines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58"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1.9</w:t>
            </w:r>
          </w:p>
        </w:tc>
      </w:tr>
      <w:tr w:rsidR="00270475" w:rsidRPr="00584AEA" w14:paraId="268B3D5D"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5A"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31</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5B" w14:textId="77777777" w:rsidR="00270475" w:rsidRPr="00584AEA" w:rsidRDefault="00270475" w:rsidP="00096A24">
            <w:pPr>
              <w:jc w:val="both"/>
              <w:rPr>
                <w:rFonts w:ascii="Arrus" w:hAnsi="Arrus"/>
                <w:szCs w:val="28"/>
                <w:lang w:val="en-GB"/>
              </w:rPr>
            </w:pPr>
            <w:hyperlink r:id="rId883" w:history="1">
              <w:r w:rsidRPr="00584AEA">
                <w:rPr>
                  <w:rStyle w:val="Hyperlink"/>
                  <w:rFonts w:ascii="Arrus" w:eastAsiaTheme="majorEastAsia" w:hAnsi="Arrus"/>
                  <w:sz w:val="22"/>
                  <w:szCs w:val="28"/>
                  <w:lang w:val="en-GB"/>
                </w:rPr>
                <w:t>Electronics, Electrical Equip.</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5C"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0.6</w:t>
            </w:r>
          </w:p>
        </w:tc>
      </w:tr>
      <w:tr w:rsidR="00270475" w:rsidRPr="00584AEA" w14:paraId="268B3D61"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5E"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32</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5F" w14:textId="77777777" w:rsidR="00270475" w:rsidRPr="00584AEA" w:rsidRDefault="00270475" w:rsidP="00096A24">
            <w:pPr>
              <w:jc w:val="both"/>
              <w:rPr>
                <w:rFonts w:ascii="Arrus" w:hAnsi="Arrus"/>
                <w:szCs w:val="28"/>
                <w:lang w:val="en-GB"/>
              </w:rPr>
            </w:pPr>
            <w:hyperlink r:id="rId884" w:history="1">
              <w:r w:rsidRPr="00584AEA">
                <w:rPr>
                  <w:rStyle w:val="Hyperlink"/>
                  <w:rFonts w:ascii="Arrus" w:eastAsiaTheme="majorEastAsia" w:hAnsi="Arrus"/>
                  <w:sz w:val="22"/>
                  <w:szCs w:val="28"/>
                  <w:lang w:val="en-GB"/>
                </w:rPr>
                <w:t>Insurance: Property and Casualty (Stock)</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60"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-2.3</w:t>
            </w:r>
          </w:p>
        </w:tc>
      </w:tr>
      <w:tr w:rsidR="00270475" w:rsidRPr="00584AEA" w14:paraId="268B3D65"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62"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33</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63" w14:textId="77777777" w:rsidR="00270475" w:rsidRPr="00584AEA" w:rsidRDefault="00270475" w:rsidP="00096A24">
            <w:pPr>
              <w:jc w:val="both"/>
              <w:rPr>
                <w:rFonts w:ascii="Arrus" w:hAnsi="Arrus"/>
                <w:szCs w:val="28"/>
                <w:lang w:val="en-GB"/>
              </w:rPr>
            </w:pPr>
            <w:hyperlink r:id="rId885" w:history="1">
              <w:r w:rsidRPr="00584AEA">
                <w:rPr>
                  <w:rStyle w:val="Hyperlink"/>
                  <w:rFonts w:ascii="Arrus" w:eastAsiaTheme="majorEastAsia" w:hAnsi="Arrus"/>
                  <w:sz w:val="22"/>
                  <w:szCs w:val="28"/>
                  <w:lang w:val="en-GB"/>
                </w:rPr>
                <w:t>Insurance: Life, Health (stock)</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64"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-2.4</w:t>
            </w:r>
          </w:p>
        </w:tc>
      </w:tr>
      <w:tr w:rsidR="00270475" w:rsidRPr="00584AEA" w14:paraId="268B3D69" w14:textId="77777777" w:rsidTr="00096A24">
        <w:trPr>
          <w:tblCellSpacing w:w="0" w:type="dxa"/>
        </w:trPr>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66"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34</w:t>
            </w:r>
          </w:p>
        </w:tc>
        <w:tc>
          <w:tcPr>
            <w:tcW w:w="14910" w:type="dxa"/>
            <w:tcBorders>
              <w:left w:val="dotted" w:sz="6" w:space="0" w:color="E1E1E1"/>
              <w:bottom w:val="dotted" w:sz="6" w:space="0" w:color="E1E1E1"/>
            </w:tcBorders>
            <w:shd w:val="clear" w:color="auto" w:fill="F5F5F5"/>
            <w:tcMar>
              <w:top w:w="120" w:type="dxa"/>
              <w:left w:w="150" w:type="dxa"/>
              <w:bottom w:w="120" w:type="dxa"/>
              <w:right w:w="75" w:type="dxa"/>
            </w:tcMar>
            <w:vAlign w:val="center"/>
          </w:tcPr>
          <w:p w14:paraId="268B3D67" w14:textId="77777777" w:rsidR="00270475" w:rsidRPr="00584AEA" w:rsidRDefault="00270475" w:rsidP="00096A24">
            <w:pPr>
              <w:jc w:val="both"/>
              <w:rPr>
                <w:rFonts w:ascii="Arrus" w:hAnsi="Arrus"/>
                <w:szCs w:val="28"/>
                <w:lang w:val="en-GB"/>
              </w:rPr>
            </w:pPr>
            <w:hyperlink r:id="rId886" w:history="1">
              <w:r w:rsidRPr="00584AEA">
                <w:rPr>
                  <w:rStyle w:val="Hyperlink"/>
                  <w:rFonts w:ascii="Arrus" w:eastAsiaTheme="majorEastAsia" w:hAnsi="Arrus"/>
                  <w:sz w:val="22"/>
                  <w:szCs w:val="28"/>
                  <w:lang w:val="en-GB"/>
                </w:rPr>
                <w:t>Motor Vehicles and Parts</w:t>
              </w:r>
            </w:hyperlink>
          </w:p>
        </w:tc>
        <w:tc>
          <w:tcPr>
            <w:tcW w:w="14910" w:type="dxa"/>
            <w:tcBorders>
              <w:left w:val="dotted" w:sz="6" w:space="0" w:color="E1E1E1"/>
              <w:bottom w:val="dotted" w:sz="6" w:space="0" w:color="E1E1E1"/>
            </w:tcBorders>
            <w:shd w:val="clear" w:color="auto" w:fill="F5F5F5"/>
            <w:tcMar>
              <w:top w:w="120" w:type="dxa"/>
              <w:left w:w="75" w:type="dxa"/>
              <w:bottom w:w="120" w:type="dxa"/>
              <w:right w:w="150" w:type="dxa"/>
            </w:tcMar>
            <w:vAlign w:val="center"/>
          </w:tcPr>
          <w:p w14:paraId="268B3D68" w14:textId="77777777" w:rsidR="00270475" w:rsidRPr="00584AEA" w:rsidRDefault="00270475" w:rsidP="00096A24">
            <w:pPr>
              <w:jc w:val="both"/>
              <w:rPr>
                <w:rFonts w:ascii="Arrus" w:hAnsi="Arrus"/>
                <w:szCs w:val="28"/>
                <w:lang w:val="en-GB"/>
              </w:rPr>
            </w:pPr>
            <w:r w:rsidRPr="00584AEA">
              <w:rPr>
                <w:rFonts w:ascii="Arrus" w:hAnsi="Arrus"/>
                <w:sz w:val="22"/>
                <w:szCs w:val="28"/>
                <w:lang w:val="en-GB"/>
              </w:rPr>
              <w:t>-3.6</w:t>
            </w:r>
          </w:p>
        </w:tc>
      </w:tr>
    </w:tbl>
    <w:p w14:paraId="268B3D6A" w14:textId="77777777" w:rsidR="00270475" w:rsidRPr="00584AEA" w:rsidRDefault="00270475" w:rsidP="00270475">
      <w:pPr>
        <w:jc w:val="both"/>
        <w:rPr>
          <w:rFonts w:ascii="Arrus" w:hAnsi="Arrus"/>
          <w:sz w:val="18"/>
          <w:szCs w:val="22"/>
          <w:lang w:val="en-GB"/>
        </w:rPr>
      </w:pPr>
      <w:r w:rsidRPr="00584AEA">
        <w:rPr>
          <w:rFonts w:ascii="Arrus" w:hAnsi="Arrus"/>
          <w:sz w:val="18"/>
          <w:szCs w:val="22"/>
          <w:lang w:val="en-GB"/>
        </w:rPr>
        <w:t xml:space="preserve"> </w:t>
      </w:r>
    </w:p>
    <w:p w14:paraId="268B3D6B" w14:textId="77777777" w:rsidR="00270475" w:rsidRPr="00584AEA" w:rsidRDefault="00270475" w:rsidP="00270475">
      <w:pPr>
        <w:jc w:val="both"/>
        <w:rPr>
          <w:rFonts w:ascii="Arrus" w:hAnsi="Arrus"/>
          <w:sz w:val="18"/>
          <w:szCs w:val="22"/>
        </w:rPr>
      </w:pPr>
      <w:hyperlink r:id="rId887" w:history="1">
        <w:r w:rsidRPr="00584AEA">
          <w:rPr>
            <w:rStyle w:val="Hyperlink"/>
            <w:rFonts w:ascii="Arrus" w:eastAsiaTheme="majorEastAsia" w:hAnsi="Arrus"/>
            <w:sz w:val="18"/>
            <w:szCs w:val="22"/>
          </w:rPr>
          <w:t>http://money.cnn.com/magazines/fortune/global500/2009/performers/industries/fastgrowers/</w:t>
        </w:r>
      </w:hyperlink>
    </w:p>
    <w:p w14:paraId="268B3D6C" w14:textId="77777777" w:rsidR="00270475" w:rsidRPr="00584AEA" w:rsidRDefault="00270475" w:rsidP="00270475">
      <w:pPr>
        <w:jc w:val="both"/>
        <w:rPr>
          <w:rFonts w:ascii="Arrus" w:hAnsi="Arrus"/>
          <w:sz w:val="18"/>
          <w:szCs w:val="22"/>
          <w:lang w:val="en-GB"/>
        </w:rPr>
      </w:pPr>
    </w:p>
    <w:p w14:paraId="268B3D6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How much the market size of different items is growing in India is also evident from the following headlines of “Economic Times”: </w:t>
      </w:r>
    </w:p>
    <w:p w14:paraId="268B3D6E" w14:textId="77777777" w:rsidR="00270475" w:rsidRPr="00584AEA" w:rsidRDefault="00270475" w:rsidP="00270475">
      <w:pPr>
        <w:ind w:firstLine="720"/>
        <w:jc w:val="both"/>
        <w:rPr>
          <w:rFonts w:ascii="Arrus" w:hAnsi="Arrus"/>
          <w:sz w:val="22"/>
          <w:szCs w:val="28"/>
          <w:lang w:val="en-GB"/>
        </w:rPr>
      </w:pPr>
    </w:p>
    <w:p w14:paraId="268B3D6F" w14:textId="77777777" w:rsidR="00270475" w:rsidRPr="00584AEA" w:rsidRDefault="00270475" w:rsidP="00270475">
      <w:pPr>
        <w:shd w:val="clear" w:color="auto" w:fill="FFFFFF"/>
        <w:jc w:val="both"/>
        <w:rPr>
          <w:rFonts w:ascii="Arrus" w:hAnsi="Arrus"/>
          <w:i/>
          <w:sz w:val="22"/>
          <w:szCs w:val="28"/>
        </w:rPr>
      </w:pPr>
      <w:r w:rsidRPr="00584AEA">
        <w:rPr>
          <w:rFonts w:ascii="Arrus" w:hAnsi="Arrus"/>
          <w:i/>
          <w:sz w:val="22"/>
          <w:szCs w:val="28"/>
          <w:lang w:val="en-GB"/>
        </w:rPr>
        <w:t>“</w:t>
      </w:r>
      <w:hyperlink r:id="rId888" w:tooltip="'Synthetic leather industry may touch Rs 9,000 crore mark in next 5 years'" w:history="1">
        <w:r w:rsidRPr="00584AEA">
          <w:rPr>
            <w:rStyle w:val="Hyperlink"/>
            <w:rFonts w:ascii="Arrus" w:eastAsiaTheme="majorEastAsia" w:hAnsi="Arrus"/>
            <w:i/>
            <w:sz w:val="22"/>
            <w:szCs w:val="28"/>
            <w:bdr w:val="none" w:sz="0" w:space="0" w:color="auto" w:frame="1"/>
          </w:rPr>
          <w:t>'Synthetic leather industry may touch Rs 9,000 crore mark in next 5 years'</w:t>
        </w:r>
      </w:hyperlink>
    </w:p>
    <w:p w14:paraId="268B3D70" w14:textId="77777777" w:rsidR="00270475" w:rsidRPr="00584AEA" w:rsidRDefault="00270475" w:rsidP="00270475">
      <w:pPr>
        <w:pStyle w:val="Heading2"/>
        <w:shd w:val="clear" w:color="auto" w:fill="FFFFFF"/>
        <w:jc w:val="both"/>
        <w:rPr>
          <w:rFonts w:ascii="Arrus" w:hAnsi="Arrus"/>
          <w:b/>
          <w:i/>
          <w:sz w:val="22"/>
          <w:szCs w:val="28"/>
        </w:rPr>
      </w:pPr>
      <w:hyperlink r:id="rId889" w:tooltip="Watch industry market size may touch Rs 15,000 crore by 2020" w:history="1">
        <w:r w:rsidRPr="00584AEA">
          <w:rPr>
            <w:rStyle w:val="Hyperlink"/>
            <w:rFonts w:ascii="Arrus" w:hAnsi="Arrus"/>
            <w:i/>
            <w:sz w:val="22"/>
            <w:szCs w:val="28"/>
            <w:bdr w:val="none" w:sz="0" w:space="0" w:color="auto" w:frame="1"/>
          </w:rPr>
          <w:t>Watch industry market size may touch Rs 15,000 crore by 2020</w:t>
        </w:r>
      </w:hyperlink>
      <w:r w:rsidRPr="00584AEA">
        <w:rPr>
          <w:i/>
          <w:sz w:val="28"/>
          <w:szCs w:val="28"/>
        </w:rPr>
        <w:t>;</w:t>
      </w:r>
    </w:p>
    <w:p w14:paraId="268B3D71" w14:textId="77777777" w:rsidR="00270475" w:rsidRPr="00584AEA" w:rsidRDefault="00270475" w:rsidP="00270475">
      <w:pPr>
        <w:pStyle w:val="Heading2"/>
        <w:shd w:val="clear" w:color="auto" w:fill="FFFFFF"/>
        <w:jc w:val="both"/>
        <w:rPr>
          <w:rFonts w:ascii="Arrus" w:hAnsi="Arrus"/>
          <w:b/>
          <w:bCs/>
          <w:i/>
          <w:sz w:val="22"/>
          <w:szCs w:val="28"/>
          <w:bdr w:val="none" w:sz="0" w:space="0" w:color="auto" w:frame="1"/>
        </w:rPr>
      </w:pPr>
      <w:r w:rsidRPr="00584AEA">
        <w:rPr>
          <w:rFonts w:ascii="Arrus" w:hAnsi="Arrus"/>
          <w:i/>
          <w:sz w:val="22"/>
          <w:szCs w:val="28"/>
          <w:bdr w:val="none" w:sz="0" w:space="0" w:color="auto" w:frame="1"/>
        </w:rPr>
        <w:t>How two Ghaziabad-based lingerie and hosiery manufacturers are making big both in India and abroad;</w:t>
      </w:r>
    </w:p>
    <w:p w14:paraId="268B3D72" w14:textId="77777777" w:rsidR="00270475" w:rsidRPr="00584AEA" w:rsidRDefault="00270475" w:rsidP="00270475">
      <w:pPr>
        <w:pStyle w:val="Heading2"/>
        <w:shd w:val="clear" w:color="auto" w:fill="FFFFFF"/>
        <w:jc w:val="both"/>
        <w:rPr>
          <w:rFonts w:ascii="Arrus" w:hAnsi="Arrus"/>
          <w:b/>
          <w:i/>
          <w:sz w:val="22"/>
          <w:szCs w:val="28"/>
        </w:rPr>
      </w:pPr>
      <w:hyperlink r:id="rId890" w:tooltip="Auto market size to triple to 9.3 million units by 2020: JD Power" w:history="1">
        <w:r w:rsidRPr="00584AEA">
          <w:rPr>
            <w:rStyle w:val="Hyperlink"/>
            <w:rFonts w:ascii="Arrus" w:hAnsi="Arrus"/>
            <w:i/>
            <w:sz w:val="22"/>
            <w:szCs w:val="28"/>
            <w:bdr w:val="none" w:sz="0" w:space="0" w:color="auto" w:frame="1"/>
          </w:rPr>
          <w:t>Auto market size to triple to 9.3 million units by 2020: JD Power</w:t>
        </w:r>
      </w:hyperlink>
      <w:r w:rsidRPr="00584AEA">
        <w:rPr>
          <w:i/>
          <w:sz w:val="28"/>
          <w:szCs w:val="28"/>
        </w:rPr>
        <w:t>;</w:t>
      </w:r>
    </w:p>
    <w:p w14:paraId="268B3D73" w14:textId="77777777" w:rsidR="00270475" w:rsidRPr="00584AEA" w:rsidRDefault="00270475" w:rsidP="00270475">
      <w:pPr>
        <w:pStyle w:val="Heading2"/>
        <w:shd w:val="clear" w:color="auto" w:fill="FFFFFF"/>
        <w:jc w:val="both"/>
        <w:rPr>
          <w:rFonts w:ascii="Arrus" w:hAnsi="Arrus"/>
          <w:b/>
          <w:i/>
          <w:sz w:val="22"/>
          <w:szCs w:val="28"/>
        </w:rPr>
      </w:pPr>
      <w:hyperlink r:id="rId891" w:tooltip="Baby care products market to touch Rs 4,200 crore by 2014: Assocham" w:history="1">
        <w:r w:rsidRPr="00584AEA">
          <w:rPr>
            <w:rStyle w:val="Hyperlink"/>
            <w:rFonts w:ascii="Arrus" w:hAnsi="Arrus"/>
            <w:i/>
            <w:sz w:val="22"/>
            <w:szCs w:val="28"/>
            <w:bdr w:val="none" w:sz="0" w:space="0" w:color="auto" w:frame="1"/>
          </w:rPr>
          <w:t>Baby care products market to touch Rs 4,200 crore by 2014: Assocham</w:t>
        </w:r>
      </w:hyperlink>
      <w:r w:rsidRPr="00584AEA">
        <w:rPr>
          <w:i/>
          <w:sz w:val="28"/>
          <w:szCs w:val="28"/>
        </w:rPr>
        <w:t>;</w:t>
      </w:r>
    </w:p>
    <w:p w14:paraId="268B3D74" w14:textId="77777777" w:rsidR="00270475" w:rsidRPr="00584AEA" w:rsidRDefault="00270475" w:rsidP="00270475">
      <w:pPr>
        <w:pStyle w:val="Heading2"/>
        <w:shd w:val="clear" w:color="auto" w:fill="FFFFFF"/>
        <w:jc w:val="both"/>
        <w:rPr>
          <w:rFonts w:ascii="Arrus" w:hAnsi="Arrus"/>
          <w:b/>
          <w:i/>
          <w:sz w:val="22"/>
          <w:szCs w:val="28"/>
        </w:rPr>
      </w:pPr>
      <w:hyperlink r:id="rId892" w:tooltip="Pharma exports to touch $ 25 bn by 2014-15" w:history="1">
        <w:r w:rsidRPr="00584AEA">
          <w:rPr>
            <w:rStyle w:val="Hyperlink"/>
            <w:rFonts w:ascii="Arrus" w:hAnsi="Arrus"/>
            <w:i/>
            <w:sz w:val="22"/>
            <w:szCs w:val="28"/>
            <w:bdr w:val="none" w:sz="0" w:space="0" w:color="auto" w:frame="1"/>
          </w:rPr>
          <w:t>Pharma exports to touch $ 25 bn by 2014-15</w:t>
        </w:r>
      </w:hyperlink>
      <w:r w:rsidRPr="00584AEA">
        <w:rPr>
          <w:i/>
          <w:sz w:val="28"/>
          <w:szCs w:val="28"/>
        </w:rPr>
        <w:t>;</w:t>
      </w:r>
    </w:p>
    <w:p w14:paraId="268B3D75" w14:textId="77777777" w:rsidR="00270475" w:rsidRPr="00584AEA" w:rsidRDefault="00270475" w:rsidP="00270475">
      <w:pPr>
        <w:pStyle w:val="Heading2"/>
        <w:shd w:val="clear" w:color="auto" w:fill="FFFFFF"/>
        <w:jc w:val="both"/>
        <w:rPr>
          <w:rFonts w:ascii="Arrus" w:hAnsi="Arrus"/>
          <w:b/>
          <w:i/>
          <w:sz w:val="22"/>
          <w:szCs w:val="28"/>
        </w:rPr>
      </w:pPr>
      <w:hyperlink r:id="rId893" w:tooltip="Online retail industry to reach Rs 7,000 cr by 2015: Assocham" w:history="1">
        <w:r w:rsidRPr="00584AEA">
          <w:rPr>
            <w:rStyle w:val="Hyperlink"/>
            <w:rFonts w:ascii="Arrus" w:hAnsi="Arrus"/>
            <w:i/>
            <w:sz w:val="22"/>
            <w:szCs w:val="28"/>
            <w:bdr w:val="none" w:sz="0" w:space="0" w:color="auto" w:frame="1"/>
          </w:rPr>
          <w:t xml:space="preserve">Online retail industry to reach Rs 7,000 </w:t>
        </w:r>
        <w:proofErr w:type="spellStart"/>
        <w:r w:rsidRPr="00584AEA">
          <w:rPr>
            <w:rStyle w:val="Hyperlink"/>
            <w:rFonts w:ascii="Arrus" w:hAnsi="Arrus"/>
            <w:i/>
            <w:sz w:val="22"/>
            <w:szCs w:val="28"/>
            <w:bdr w:val="none" w:sz="0" w:space="0" w:color="auto" w:frame="1"/>
          </w:rPr>
          <w:t>cr</w:t>
        </w:r>
        <w:proofErr w:type="spellEnd"/>
        <w:r w:rsidRPr="00584AEA">
          <w:rPr>
            <w:rStyle w:val="Hyperlink"/>
            <w:rFonts w:ascii="Arrus" w:hAnsi="Arrus"/>
            <w:i/>
            <w:sz w:val="22"/>
            <w:szCs w:val="28"/>
            <w:bdr w:val="none" w:sz="0" w:space="0" w:color="auto" w:frame="1"/>
          </w:rPr>
          <w:t xml:space="preserve"> by 2015: Assocham</w:t>
        </w:r>
      </w:hyperlink>
      <w:r w:rsidRPr="00584AEA">
        <w:rPr>
          <w:i/>
          <w:sz w:val="28"/>
          <w:szCs w:val="28"/>
        </w:rPr>
        <w:t>;</w:t>
      </w:r>
    </w:p>
    <w:p w14:paraId="268B3D76" w14:textId="77777777" w:rsidR="00270475" w:rsidRPr="00584AEA" w:rsidRDefault="00270475" w:rsidP="00270475">
      <w:pPr>
        <w:pStyle w:val="Heading2"/>
        <w:shd w:val="clear" w:color="auto" w:fill="FFFFFF"/>
        <w:jc w:val="both"/>
        <w:rPr>
          <w:rFonts w:ascii="Arrus" w:hAnsi="Arrus"/>
          <w:b/>
          <w:i/>
          <w:sz w:val="22"/>
          <w:szCs w:val="28"/>
        </w:rPr>
      </w:pPr>
      <w:hyperlink r:id="rId894" w:tooltip="Direct selling in India to reach Rs 10,843 crore size by 2014-15: Report" w:history="1">
        <w:r w:rsidRPr="00584AEA">
          <w:rPr>
            <w:rStyle w:val="Hyperlink"/>
            <w:rFonts w:ascii="Arrus" w:hAnsi="Arrus"/>
            <w:i/>
            <w:sz w:val="22"/>
            <w:szCs w:val="28"/>
            <w:bdr w:val="none" w:sz="0" w:space="0" w:color="auto" w:frame="1"/>
          </w:rPr>
          <w:t>Direct selling in India to reach Rs 10,843 crore size by 2014-15: Report</w:t>
        </w:r>
      </w:hyperlink>
      <w:r w:rsidRPr="00584AEA">
        <w:rPr>
          <w:i/>
          <w:sz w:val="28"/>
          <w:szCs w:val="28"/>
        </w:rPr>
        <w:t>;</w:t>
      </w:r>
    </w:p>
    <w:p w14:paraId="268B3D77" w14:textId="77777777" w:rsidR="00270475" w:rsidRPr="00584AEA" w:rsidRDefault="00270475" w:rsidP="00270475">
      <w:pPr>
        <w:pStyle w:val="Heading2"/>
        <w:shd w:val="clear" w:color="auto" w:fill="FFFFFF"/>
        <w:jc w:val="both"/>
        <w:rPr>
          <w:rFonts w:ascii="Arrus" w:hAnsi="Arrus"/>
          <w:b/>
          <w:i/>
          <w:sz w:val="22"/>
          <w:szCs w:val="28"/>
        </w:rPr>
      </w:pPr>
      <w:hyperlink r:id="rId895" w:tooltip="Pvt hospital mkt size may touch USD 54 bn by 2014: Assocham" w:history="1">
        <w:r w:rsidRPr="00584AEA">
          <w:rPr>
            <w:rStyle w:val="Hyperlink"/>
            <w:rFonts w:ascii="Arrus" w:hAnsi="Arrus"/>
            <w:i/>
            <w:sz w:val="22"/>
            <w:szCs w:val="28"/>
            <w:bdr w:val="none" w:sz="0" w:space="0" w:color="auto" w:frame="1"/>
          </w:rPr>
          <w:t>Pvt hospital mkt size may touch USD 54 bn by 2014: Assocham</w:t>
        </w:r>
      </w:hyperlink>
      <w:r w:rsidRPr="00584AEA">
        <w:rPr>
          <w:i/>
          <w:sz w:val="28"/>
          <w:szCs w:val="28"/>
        </w:rPr>
        <w:t>;</w:t>
      </w:r>
    </w:p>
    <w:p w14:paraId="268B3D78" w14:textId="77777777" w:rsidR="00270475" w:rsidRPr="00584AEA" w:rsidRDefault="00270475" w:rsidP="00270475">
      <w:pPr>
        <w:pStyle w:val="Heading2"/>
        <w:shd w:val="clear" w:color="auto" w:fill="FFFFFF"/>
        <w:jc w:val="both"/>
        <w:rPr>
          <w:rFonts w:ascii="Arrus" w:hAnsi="Arrus"/>
          <w:b/>
          <w:i/>
          <w:sz w:val="22"/>
          <w:szCs w:val="28"/>
        </w:rPr>
      </w:pPr>
      <w:hyperlink r:id="rId896" w:tooltip="Baby care products market to touch Rs 4,200 crore by 2014: Assocham" w:history="1">
        <w:r w:rsidRPr="00584AEA">
          <w:rPr>
            <w:rStyle w:val="Hyperlink"/>
            <w:rFonts w:ascii="Arrus" w:hAnsi="Arrus"/>
            <w:i/>
            <w:sz w:val="22"/>
            <w:szCs w:val="28"/>
            <w:bdr w:val="none" w:sz="0" w:space="0" w:color="auto" w:frame="1"/>
          </w:rPr>
          <w:t>Baby care products market to touch Rs 4,200 crore by 2014: Assocham</w:t>
        </w:r>
      </w:hyperlink>
      <w:r w:rsidRPr="00584AEA">
        <w:rPr>
          <w:i/>
          <w:sz w:val="28"/>
          <w:szCs w:val="28"/>
        </w:rPr>
        <w:t>;</w:t>
      </w:r>
    </w:p>
    <w:p w14:paraId="268B3D79" w14:textId="77777777" w:rsidR="00270475" w:rsidRPr="00584AEA" w:rsidRDefault="00270475" w:rsidP="00270475">
      <w:pPr>
        <w:pStyle w:val="Heading2"/>
        <w:shd w:val="clear" w:color="auto" w:fill="FFFFFF"/>
        <w:jc w:val="both"/>
        <w:rPr>
          <w:rFonts w:ascii="Arrus" w:hAnsi="Arrus"/>
          <w:b/>
          <w:i/>
          <w:sz w:val="22"/>
          <w:szCs w:val="28"/>
        </w:rPr>
      </w:pPr>
      <w:hyperlink r:id="rId897" w:tooltip="Teaching English is a Rs 300 cr biz" w:history="1">
        <w:r w:rsidRPr="00584AEA">
          <w:rPr>
            <w:rStyle w:val="Hyperlink"/>
            <w:rFonts w:ascii="Arrus" w:hAnsi="Arrus"/>
            <w:i/>
            <w:sz w:val="22"/>
            <w:szCs w:val="28"/>
            <w:bdr w:val="none" w:sz="0" w:space="0" w:color="auto" w:frame="1"/>
          </w:rPr>
          <w:t xml:space="preserve">Teaching English is a Rs 300 </w:t>
        </w:r>
        <w:proofErr w:type="spellStart"/>
        <w:r w:rsidRPr="00584AEA">
          <w:rPr>
            <w:rStyle w:val="Hyperlink"/>
            <w:rFonts w:ascii="Arrus" w:hAnsi="Arrus"/>
            <w:i/>
            <w:sz w:val="22"/>
            <w:szCs w:val="28"/>
            <w:bdr w:val="none" w:sz="0" w:space="0" w:color="auto" w:frame="1"/>
          </w:rPr>
          <w:t>cr</w:t>
        </w:r>
        <w:proofErr w:type="spellEnd"/>
        <w:r w:rsidRPr="00584AEA">
          <w:rPr>
            <w:rStyle w:val="Hyperlink"/>
            <w:rFonts w:ascii="Arrus" w:hAnsi="Arrus"/>
            <w:i/>
            <w:sz w:val="22"/>
            <w:szCs w:val="28"/>
            <w:bdr w:val="none" w:sz="0" w:space="0" w:color="auto" w:frame="1"/>
          </w:rPr>
          <w:t xml:space="preserve"> biz</w:t>
        </w:r>
      </w:hyperlink>
      <w:r w:rsidRPr="00584AEA">
        <w:rPr>
          <w:i/>
          <w:sz w:val="28"/>
          <w:szCs w:val="28"/>
        </w:rPr>
        <w:t>;</w:t>
      </w:r>
    </w:p>
    <w:p w14:paraId="268B3D7A" w14:textId="77777777" w:rsidR="00270475" w:rsidRPr="00584AEA" w:rsidRDefault="00270475" w:rsidP="00270475">
      <w:pPr>
        <w:pStyle w:val="Heading2"/>
        <w:shd w:val="clear" w:color="auto" w:fill="FFFFFF"/>
        <w:jc w:val="both"/>
        <w:rPr>
          <w:rFonts w:ascii="Arrus" w:hAnsi="Arrus"/>
          <w:b/>
          <w:i/>
          <w:sz w:val="22"/>
          <w:szCs w:val="28"/>
        </w:rPr>
      </w:pPr>
      <w:hyperlink r:id="rId898" w:tooltip="India's online education market size to be $40 billion by 2017" w:history="1">
        <w:r w:rsidRPr="00584AEA">
          <w:rPr>
            <w:rStyle w:val="Hyperlink"/>
            <w:rFonts w:ascii="Arrus" w:hAnsi="Arrus"/>
            <w:i/>
            <w:sz w:val="22"/>
            <w:szCs w:val="28"/>
            <w:bdr w:val="none" w:sz="0" w:space="0" w:color="auto" w:frame="1"/>
          </w:rPr>
          <w:t>India's online education market size to be $40 billion by 2017</w:t>
        </w:r>
      </w:hyperlink>
      <w:r w:rsidRPr="00584AEA">
        <w:rPr>
          <w:rFonts w:ascii="Arrus" w:hAnsi="Arrus"/>
          <w:i/>
          <w:sz w:val="22"/>
          <w:szCs w:val="28"/>
        </w:rPr>
        <w:t>”;</w:t>
      </w:r>
    </w:p>
    <w:p w14:paraId="268B3D7B" w14:textId="77777777" w:rsidR="00270475" w:rsidRPr="00584AEA" w:rsidRDefault="00270475" w:rsidP="00270475">
      <w:pPr>
        <w:jc w:val="both"/>
        <w:rPr>
          <w:rFonts w:ascii="Arrus" w:hAnsi="Arrus"/>
          <w:sz w:val="18"/>
          <w:szCs w:val="22"/>
        </w:rPr>
      </w:pPr>
      <w:r w:rsidRPr="00584AEA">
        <w:rPr>
          <w:rFonts w:ascii="Arrus" w:hAnsi="Arrus"/>
          <w:sz w:val="18"/>
          <w:szCs w:val="22"/>
        </w:rPr>
        <w:t>(</w:t>
      </w:r>
      <w:hyperlink r:id="rId899" w:history="1">
        <w:r w:rsidRPr="00584AEA">
          <w:rPr>
            <w:rStyle w:val="Hyperlink"/>
            <w:rFonts w:ascii="Arrus" w:eastAsiaTheme="majorEastAsia" w:hAnsi="Arrus"/>
            <w:sz w:val="18"/>
            <w:szCs w:val="22"/>
          </w:rPr>
          <w:t>http://articles.economictimes.indiatimes.com/keyword/market-size</w:t>
        </w:r>
      </w:hyperlink>
      <w:r w:rsidRPr="00584AEA">
        <w:rPr>
          <w:rFonts w:ascii="Arrus" w:hAnsi="Arrus"/>
          <w:sz w:val="18"/>
          <w:szCs w:val="22"/>
        </w:rPr>
        <w:t>)</w:t>
      </w:r>
    </w:p>
    <w:p w14:paraId="268B3D7C" w14:textId="77777777" w:rsidR="00270475" w:rsidRPr="00584AEA" w:rsidRDefault="00270475" w:rsidP="00270475">
      <w:pPr>
        <w:jc w:val="both"/>
        <w:rPr>
          <w:rFonts w:ascii="Arrus" w:hAnsi="Arrus"/>
          <w:sz w:val="18"/>
          <w:szCs w:val="22"/>
          <w:lang w:val="en-GB"/>
        </w:rPr>
      </w:pPr>
    </w:p>
    <w:p w14:paraId="268B3D7D" w14:textId="77777777" w:rsidR="00270475" w:rsidRPr="00584AEA" w:rsidRDefault="00270475" w:rsidP="00270475">
      <w:pPr>
        <w:ind w:firstLine="720"/>
        <w:jc w:val="both"/>
        <w:rPr>
          <w:rFonts w:ascii="Arrus" w:hAnsi="Arrus"/>
          <w:b/>
          <w:bCs/>
          <w:sz w:val="22"/>
          <w:szCs w:val="28"/>
          <w:lang w:val="en-GB"/>
        </w:rPr>
      </w:pPr>
      <w:r w:rsidRPr="00584AEA">
        <w:rPr>
          <w:rFonts w:ascii="Arrus" w:hAnsi="Arrus"/>
          <w:sz w:val="22"/>
          <w:szCs w:val="28"/>
          <w:lang w:val="en-GB"/>
        </w:rPr>
        <w:t xml:space="preserve">We can again see that there are many industries in which </w:t>
      </w:r>
      <w:r w:rsidRPr="00584AEA">
        <w:rPr>
          <w:rFonts w:ascii="Arrus" w:hAnsi="Arrus"/>
          <w:sz w:val="22"/>
          <w:szCs w:val="28"/>
          <w:lang w:val="en-GB"/>
        </w:rPr>
        <w:lastRenderedPageBreak/>
        <w:t xml:space="preserve">Muslims must not face much of a problem. The chances of successes are not merely because of the large consumer population but also because of the religious sensitivities of the community and the preferences of products that can ensure Halal methods of manufacturing and halal nature of components. According to statistics, </w:t>
      </w:r>
      <w:r w:rsidRPr="00584AEA">
        <w:rPr>
          <w:rFonts w:ascii="Arrus" w:hAnsi="Arrus"/>
          <w:b/>
          <w:bCs/>
          <w:sz w:val="22"/>
          <w:szCs w:val="28"/>
          <w:lang w:val="en-GB"/>
        </w:rPr>
        <w:t xml:space="preserve">Consumer buying makes up 70 percent of economy. And Muslims must vow to become a part of consumer industry so that they are not just consumers but also manufacturers.  If they can ensure that their products will be alcohol free, pork fee and cow products free, surely not only Muslim consumers will be driven to buy these products, even some of non-Muslims will buy them. And if we maintain the best quality and our marketing is effective, the whole Muslim world will love to buy our products. </w:t>
      </w:r>
    </w:p>
    <w:p w14:paraId="268B3D7E" w14:textId="77777777" w:rsidR="00270475" w:rsidRPr="00584AEA" w:rsidRDefault="00270475" w:rsidP="00270475">
      <w:pPr>
        <w:jc w:val="both"/>
        <w:rPr>
          <w:rFonts w:ascii="Arrus" w:hAnsi="Arrus"/>
          <w:b/>
          <w:bCs/>
          <w:sz w:val="22"/>
          <w:szCs w:val="28"/>
          <w:lang w:val="en-GB"/>
        </w:rPr>
      </w:pPr>
    </w:p>
    <w:p w14:paraId="268B3D7F"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 xml:space="preserve">According to a report, </w:t>
      </w:r>
    </w:p>
    <w:p w14:paraId="268B3D80" w14:textId="77777777" w:rsidR="00270475" w:rsidRPr="00584AEA" w:rsidRDefault="00270475" w:rsidP="00270475">
      <w:pPr>
        <w:jc w:val="both"/>
        <w:rPr>
          <w:rFonts w:ascii="Arrus" w:hAnsi="Arrus"/>
          <w:b/>
          <w:bCs/>
          <w:sz w:val="22"/>
          <w:szCs w:val="28"/>
          <w:lang w:val="en-GB"/>
        </w:rPr>
      </w:pPr>
    </w:p>
    <w:p w14:paraId="268B3D81" w14:textId="77777777" w:rsidR="00270475" w:rsidRPr="00584AEA" w:rsidRDefault="00270475" w:rsidP="00270475">
      <w:pPr>
        <w:jc w:val="both"/>
        <w:rPr>
          <w:rFonts w:ascii="Arrus" w:hAnsi="Arrus"/>
          <w:i/>
          <w:sz w:val="22"/>
          <w:szCs w:val="28"/>
        </w:rPr>
      </w:pPr>
      <w:r w:rsidRPr="00584AEA">
        <w:rPr>
          <w:rFonts w:ascii="Arrus" w:hAnsi="Arrus"/>
          <w:b/>
          <w:bCs/>
          <w:i/>
          <w:sz w:val="22"/>
          <w:szCs w:val="28"/>
          <w:lang w:val="en-GB"/>
        </w:rPr>
        <w:t>“</w:t>
      </w:r>
      <w:r w:rsidRPr="00584AEA">
        <w:rPr>
          <w:rFonts w:ascii="Arrus" w:hAnsi="Arrus"/>
          <w:i/>
          <w:sz w:val="22"/>
          <w:szCs w:val="28"/>
        </w:rPr>
        <w:t xml:space="preserve">The size of the shampoo market is estimated at over Rs 25 bn corresponding to some 60,000 to 70,000 </w:t>
      </w:r>
      <w:proofErr w:type="spellStart"/>
      <w:r w:rsidRPr="00584AEA">
        <w:rPr>
          <w:rFonts w:ascii="Arrus" w:hAnsi="Arrus"/>
          <w:i/>
          <w:sz w:val="22"/>
          <w:szCs w:val="28"/>
        </w:rPr>
        <w:t>tonne</w:t>
      </w:r>
      <w:proofErr w:type="spellEnd"/>
      <w:r w:rsidRPr="00584AEA">
        <w:rPr>
          <w:rFonts w:ascii="Arrus" w:hAnsi="Arrus"/>
          <w:i/>
          <w:sz w:val="22"/>
          <w:szCs w:val="28"/>
        </w:rPr>
        <w:t xml:space="preserve"> of the material. Demand of shampoo was 7000 tons in 1995-96, 21000 in 2000-01 and 33000 in 2005-06. Shampoo penetration is estimated now approximately more than 60% population and expected to soar 100 percent in coming years while it was merely 18% in 1995-96 and was concentrated to urban areas only.,,,,, While on religious side, Muslim never prefer to use a shampoo or any </w:t>
      </w:r>
      <w:proofErr w:type="spellStart"/>
      <w:r w:rsidRPr="00584AEA">
        <w:rPr>
          <w:rFonts w:ascii="Arrus" w:hAnsi="Arrus"/>
          <w:i/>
          <w:sz w:val="22"/>
          <w:szCs w:val="28"/>
        </w:rPr>
        <w:t>non food</w:t>
      </w:r>
      <w:proofErr w:type="spellEnd"/>
      <w:r w:rsidRPr="00584AEA">
        <w:rPr>
          <w:rFonts w:ascii="Arrus" w:hAnsi="Arrus"/>
          <w:i/>
          <w:sz w:val="22"/>
          <w:szCs w:val="28"/>
        </w:rPr>
        <w:t xml:space="preserve"> item which has the ingredient of prohibited pork or alcohol. Halal certification is prerequisite for Muslim consumer in selection of different brands. ”</w:t>
      </w:r>
    </w:p>
    <w:p w14:paraId="268B3D82" w14:textId="77777777" w:rsidR="00270475" w:rsidRPr="00584AEA" w:rsidRDefault="00270475" w:rsidP="00270475">
      <w:pPr>
        <w:jc w:val="both"/>
        <w:rPr>
          <w:rFonts w:ascii="Arrus" w:hAnsi="Arrus"/>
          <w:b/>
          <w:bCs/>
          <w:sz w:val="22"/>
          <w:szCs w:val="28"/>
          <w:lang w:val="en-GB"/>
        </w:rPr>
      </w:pPr>
      <w:r w:rsidRPr="00584AEA">
        <w:rPr>
          <w:rFonts w:ascii="Arrus" w:hAnsi="Arrus"/>
          <w:sz w:val="22"/>
          <w:szCs w:val="28"/>
        </w:rPr>
        <w:t>(</w:t>
      </w:r>
      <w:hyperlink r:id="rId900" w:history="1">
        <w:r w:rsidRPr="00584AEA">
          <w:rPr>
            <w:rStyle w:val="Hyperlink"/>
            <w:rFonts w:ascii="Arrus" w:eastAsiaTheme="majorEastAsia" w:hAnsi="Arrus"/>
            <w:sz w:val="22"/>
            <w:szCs w:val="28"/>
          </w:rPr>
          <w:t>http://www.halalinindia.com/halalshampoo.php</w:t>
        </w:r>
      </w:hyperlink>
      <w:r w:rsidRPr="00584AEA">
        <w:rPr>
          <w:sz w:val="28"/>
          <w:szCs w:val="28"/>
        </w:rPr>
        <w:t>)</w:t>
      </w:r>
      <w:r w:rsidRPr="00584AEA">
        <w:rPr>
          <w:rFonts w:ascii="Arrus" w:hAnsi="Arrus"/>
          <w:sz w:val="22"/>
          <w:szCs w:val="28"/>
        </w:rPr>
        <w:t>_</w:t>
      </w:r>
    </w:p>
    <w:p w14:paraId="268B3D83" w14:textId="77777777" w:rsidR="00270475" w:rsidRPr="00584AEA" w:rsidRDefault="00270475" w:rsidP="00270475">
      <w:pPr>
        <w:spacing w:before="150"/>
        <w:ind w:firstLine="720"/>
        <w:jc w:val="both"/>
        <w:rPr>
          <w:rFonts w:ascii="Arrus" w:hAnsi="Arrus"/>
          <w:sz w:val="22"/>
          <w:szCs w:val="28"/>
          <w:lang w:val="en-GB"/>
        </w:rPr>
      </w:pPr>
      <w:r w:rsidRPr="00584AEA">
        <w:rPr>
          <w:rFonts w:ascii="Arrus" w:hAnsi="Arrus"/>
          <w:sz w:val="22"/>
          <w:szCs w:val="28"/>
          <w:lang w:val="en-GB"/>
        </w:rPr>
        <w:t xml:space="preserve">It is therefore necessary that steps are immediately taken to exhort Muslim participation in big consumer industry. A research team should be formed without delay, which will study the areas of biggest potential, and at least 10 groups of like-minded industrialists, merchants and other moneyed persons who can combine to float new companies. Mouth care, skincare, food products, garments, shoes etc should be the initial attractions. </w:t>
      </w:r>
    </w:p>
    <w:p w14:paraId="268B3D84" w14:textId="77777777" w:rsidR="00270475" w:rsidRPr="00584AEA" w:rsidRDefault="00270475" w:rsidP="00270475">
      <w:pPr>
        <w:jc w:val="both"/>
        <w:rPr>
          <w:rFonts w:ascii="Arrus" w:hAnsi="Arrus"/>
          <w:sz w:val="22"/>
          <w:szCs w:val="28"/>
          <w:lang w:val="en-GB"/>
        </w:rPr>
      </w:pPr>
    </w:p>
    <w:p w14:paraId="268B3D85" w14:textId="77777777" w:rsidR="00270475" w:rsidRPr="00584AEA" w:rsidRDefault="00270475" w:rsidP="00270475">
      <w:pPr>
        <w:jc w:val="both"/>
        <w:rPr>
          <w:rFonts w:ascii="Arrus" w:hAnsi="Arrus"/>
          <w:b/>
          <w:bCs/>
          <w:sz w:val="26"/>
          <w:szCs w:val="36"/>
          <w:lang w:val="en-GB"/>
        </w:rPr>
      </w:pPr>
      <w:r w:rsidRPr="00584AEA">
        <w:rPr>
          <w:rFonts w:ascii="Arrus" w:hAnsi="Arrus"/>
          <w:b/>
          <w:bCs/>
          <w:sz w:val="26"/>
          <w:szCs w:val="36"/>
          <w:lang w:val="en-GB"/>
        </w:rPr>
        <w:t>Small and Medium Enterprises (SMEs)</w:t>
      </w:r>
    </w:p>
    <w:p w14:paraId="268B3D86" w14:textId="77777777" w:rsidR="00270475" w:rsidRPr="00584AEA" w:rsidRDefault="00270475" w:rsidP="00270475">
      <w:pPr>
        <w:jc w:val="both"/>
        <w:rPr>
          <w:rFonts w:ascii="Arrus" w:hAnsi="Arrus"/>
          <w:sz w:val="22"/>
          <w:szCs w:val="28"/>
          <w:lang w:val="en-GB"/>
        </w:rPr>
      </w:pPr>
    </w:p>
    <w:p w14:paraId="268B3D87"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Small and medium enterprises form a large segment of the national plan to augment growth. There are many priority sectors such as:</w:t>
      </w:r>
    </w:p>
    <w:p w14:paraId="268B3D88" w14:textId="77777777" w:rsidR="00270475" w:rsidRPr="00584AEA" w:rsidRDefault="00270475" w:rsidP="00270475">
      <w:pPr>
        <w:jc w:val="both"/>
        <w:rPr>
          <w:rFonts w:ascii="Arrus" w:hAnsi="Arrus"/>
          <w:b/>
          <w:bCs/>
          <w:sz w:val="22"/>
          <w:szCs w:val="28"/>
          <w:lang w:val="en-GB"/>
        </w:rPr>
      </w:pPr>
    </w:p>
    <w:p w14:paraId="268B3D89"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lastRenderedPageBreak/>
        <w:t>1. Sectors that will create large employment</w:t>
      </w:r>
    </w:p>
    <w:p w14:paraId="268B3D8A"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Textiles and Garments</w:t>
      </w:r>
    </w:p>
    <w:p w14:paraId="268B3D8B"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Leather and Footwear</w:t>
      </w:r>
    </w:p>
    <w:p w14:paraId="268B3D8C"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Gems and Jewellery</w:t>
      </w:r>
    </w:p>
    <w:p w14:paraId="268B3D8D"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Food Processing Industries</w:t>
      </w:r>
    </w:p>
    <w:p w14:paraId="268B3D8E"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Handlooms &amp; Handicrafts</w:t>
      </w:r>
    </w:p>
    <w:p w14:paraId="268B3D8F" w14:textId="77777777" w:rsidR="00270475" w:rsidRPr="00584AEA" w:rsidRDefault="00270475" w:rsidP="00270475">
      <w:pPr>
        <w:jc w:val="both"/>
        <w:rPr>
          <w:rFonts w:ascii="Arrus" w:hAnsi="Arrus"/>
          <w:sz w:val="22"/>
          <w:szCs w:val="28"/>
          <w:lang w:val="en-GB"/>
        </w:rPr>
      </w:pPr>
    </w:p>
    <w:p w14:paraId="268B3D90"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2. Sectors that will deepen technology capabilities in Manufacturing</w:t>
      </w:r>
    </w:p>
    <w:p w14:paraId="268B3D91"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Machine tools</w:t>
      </w:r>
    </w:p>
    <w:p w14:paraId="268B3D92"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IT Hardware and Electronics</w:t>
      </w:r>
    </w:p>
    <w:p w14:paraId="268B3D93" w14:textId="77777777" w:rsidR="00270475" w:rsidRPr="00584AEA" w:rsidRDefault="00270475" w:rsidP="00270475">
      <w:pPr>
        <w:jc w:val="both"/>
        <w:rPr>
          <w:rFonts w:ascii="Arrus" w:hAnsi="Arrus"/>
          <w:sz w:val="22"/>
          <w:szCs w:val="28"/>
          <w:lang w:val="en-GB"/>
        </w:rPr>
      </w:pPr>
    </w:p>
    <w:p w14:paraId="268B3D94"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3. Sectors that will provide Strategic Security</w:t>
      </w:r>
    </w:p>
    <w:p w14:paraId="268B3D95"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Telecommunication equipment</w:t>
      </w:r>
    </w:p>
    <w:p w14:paraId="268B3D96"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Aerospace</w:t>
      </w:r>
    </w:p>
    <w:p w14:paraId="268B3D97"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Shipping</w:t>
      </w:r>
    </w:p>
    <w:p w14:paraId="268B3D98"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Defence Equipment</w:t>
      </w:r>
    </w:p>
    <w:p w14:paraId="268B3D99" w14:textId="77777777" w:rsidR="00270475" w:rsidRPr="00584AEA" w:rsidRDefault="00270475" w:rsidP="00270475">
      <w:pPr>
        <w:jc w:val="both"/>
        <w:rPr>
          <w:rFonts w:ascii="Arrus" w:hAnsi="Arrus"/>
          <w:sz w:val="22"/>
          <w:szCs w:val="28"/>
          <w:lang w:val="en-GB"/>
        </w:rPr>
      </w:pPr>
    </w:p>
    <w:p w14:paraId="268B3D9A"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4. Manufacturing</w:t>
      </w:r>
      <w:r w:rsidRPr="00584AEA">
        <w:rPr>
          <w:rFonts w:ascii="Cambria Math" w:hAnsi="Cambria Math" w:cs="Cambria Math"/>
          <w:b/>
          <w:bCs/>
          <w:sz w:val="22"/>
          <w:szCs w:val="28"/>
          <w:lang w:val="en-GB"/>
        </w:rPr>
        <w:t>‐</w:t>
      </w:r>
      <w:r w:rsidRPr="00584AEA">
        <w:rPr>
          <w:rFonts w:ascii="Arrus" w:hAnsi="Arrus"/>
          <w:b/>
          <w:bCs/>
          <w:sz w:val="22"/>
          <w:szCs w:val="28"/>
          <w:lang w:val="en-GB"/>
        </w:rPr>
        <w:t>Technology sectors for Energy Security</w:t>
      </w:r>
    </w:p>
    <w:p w14:paraId="268B3D9B"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Solar Energy</w:t>
      </w:r>
    </w:p>
    <w:p w14:paraId="268B3D9C"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Clean Coal Technologies</w:t>
      </w:r>
    </w:p>
    <w:p w14:paraId="268B3D9D"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Nuclear power generation</w:t>
      </w:r>
    </w:p>
    <w:p w14:paraId="268B3D9E" w14:textId="77777777" w:rsidR="00270475" w:rsidRPr="00584AEA" w:rsidRDefault="00270475" w:rsidP="00270475">
      <w:pPr>
        <w:jc w:val="both"/>
        <w:rPr>
          <w:rFonts w:ascii="Arrus" w:hAnsi="Arrus"/>
          <w:sz w:val="22"/>
          <w:szCs w:val="28"/>
          <w:lang w:val="en-GB"/>
        </w:rPr>
      </w:pPr>
    </w:p>
    <w:p w14:paraId="268B3D9F"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5. Capital equipment for India’s Infrastructure Growth</w:t>
      </w:r>
    </w:p>
    <w:p w14:paraId="268B3DA0"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Heavy electrical equipment</w:t>
      </w:r>
    </w:p>
    <w:p w14:paraId="268B3DA1"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Heavy transport, earth moving and mining equipment</w:t>
      </w:r>
    </w:p>
    <w:p w14:paraId="268B3DA2" w14:textId="77777777" w:rsidR="00270475" w:rsidRPr="00584AEA" w:rsidRDefault="00270475" w:rsidP="00270475">
      <w:pPr>
        <w:jc w:val="both"/>
        <w:rPr>
          <w:rFonts w:ascii="Arrus" w:hAnsi="Arrus"/>
          <w:sz w:val="22"/>
          <w:szCs w:val="28"/>
          <w:lang w:val="en-GB"/>
        </w:rPr>
      </w:pPr>
    </w:p>
    <w:p w14:paraId="268B3DA3"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6. Sectors where India has competitive advantage</w:t>
      </w:r>
    </w:p>
    <w:p w14:paraId="268B3DA4"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Automotive Sector</w:t>
      </w:r>
    </w:p>
    <w:p w14:paraId="268B3DA5" w14:textId="77777777" w:rsidR="00270475" w:rsidRPr="00584AEA" w:rsidRDefault="00270475" w:rsidP="00270475">
      <w:pPr>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Pharmaceuticals and Medical Equipment</w:t>
      </w:r>
    </w:p>
    <w:p w14:paraId="268B3DA6" w14:textId="77777777" w:rsidR="00270475" w:rsidRPr="00584AEA" w:rsidRDefault="00270475" w:rsidP="00270475">
      <w:pPr>
        <w:jc w:val="both"/>
        <w:rPr>
          <w:rFonts w:ascii="Arrus" w:hAnsi="Arrus"/>
          <w:b/>
          <w:bCs/>
          <w:sz w:val="22"/>
          <w:szCs w:val="28"/>
          <w:lang w:val="en-GB"/>
        </w:rPr>
      </w:pPr>
    </w:p>
    <w:p w14:paraId="268B3DA7" w14:textId="77777777" w:rsidR="00270475" w:rsidRPr="00584AEA" w:rsidRDefault="00270475" w:rsidP="00270475">
      <w:pPr>
        <w:ind w:firstLine="720"/>
        <w:jc w:val="both"/>
        <w:rPr>
          <w:rFonts w:ascii="Arrus" w:hAnsi="Arrus"/>
          <w:b/>
          <w:bCs/>
          <w:sz w:val="22"/>
          <w:szCs w:val="28"/>
          <w:lang w:val="en-GB"/>
        </w:rPr>
      </w:pPr>
      <w:r w:rsidRPr="00584AEA">
        <w:rPr>
          <w:rFonts w:ascii="Arrus" w:hAnsi="Arrus"/>
          <w:b/>
          <w:bCs/>
          <w:sz w:val="22"/>
          <w:szCs w:val="28"/>
          <w:lang w:val="en-GB"/>
        </w:rPr>
        <w:t xml:space="preserve">Although Muslims can play a role in all these sectors in their individual capabilities, it can be seen that the first category has massive scope for Muslim community where they can develop small and medium industries of their own and their skilled and unskilled workers can also become part of the industries owned by others.  Efforts can be made to train Muslims for all the sectors in the 2 - 6 categories so that the level of employment improves. </w:t>
      </w:r>
    </w:p>
    <w:p w14:paraId="268B3DA8" w14:textId="77777777" w:rsidR="00270475" w:rsidRPr="00584AEA" w:rsidRDefault="00270475" w:rsidP="00270475">
      <w:pPr>
        <w:jc w:val="both"/>
        <w:rPr>
          <w:rFonts w:ascii="Arrus" w:hAnsi="Arrus"/>
          <w:sz w:val="22"/>
          <w:szCs w:val="28"/>
          <w:lang w:val="en-GB"/>
        </w:rPr>
      </w:pPr>
    </w:p>
    <w:p w14:paraId="268B3DA9"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Muslim share in Public Private Partnerships PPP projects</w:t>
      </w:r>
    </w:p>
    <w:p w14:paraId="268B3DAA" w14:textId="77777777" w:rsidR="00270475" w:rsidRPr="00584AEA" w:rsidRDefault="00270475" w:rsidP="00270475">
      <w:pPr>
        <w:ind w:left="360"/>
        <w:jc w:val="both"/>
        <w:rPr>
          <w:rFonts w:ascii="Arrus" w:hAnsi="Arrus"/>
          <w:b/>
          <w:bCs/>
          <w:sz w:val="22"/>
          <w:szCs w:val="28"/>
          <w:lang w:val="en-GB"/>
        </w:rPr>
      </w:pPr>
      <w:r w:rsidRPr="00584AEA">
        <w:rPr>
          <w:rFonts w:ascii="Arrus" w:hAnsi="Arrus"/>
          <w:b/>
          <w:bCs/>
          <w:sz w:val="22"/>
          <w:szCs w:val="28"/>
          <w:lang w:val="en-GB"/>
        </w:rPr>
        <w:t xml:space="preserve"> </w:t>
      </w:r>
    </w:p>
    <w:p w14:paraId="268B3DAB"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“Public Private Partnerships” is a growing concept in India.</w:t>
      </w:r>
      <w:r w:rsidRPr="00584AEA">
        <w:rPr>
          <w:rFonts w:ascii="Arrus" w:hAnsi="Arrus"/>
          <w:b/>
          <w:bCs/>
          <w:sz w:val="22"/>
          <w:szCs w:val="28"/>
          <w:lang w:val="en-GB"/>
        </w:rPr>
        <w:t xml:space="preserve"> </w:t>
      </w:r>
      <w:r w:rsidRPr="00584AEA">
        <w:rPr>
          <w:rFonts w:ascii="Arrus" w:hAnsi="Arrus"/>
          <w:sz w:val="22"/>
          <w:szCs w:val="28"/>
          <w:lang w:val="en-GB"/>
        </w:rPr>
        <w:t xml:space="preserve">India </w:t>
      </w:r>
      <w:r w:rsidRPr="00584AEA">
        <w:rPr>
          <w:rFonts w:ascii="Arrus" w:hAnsi="Arrus"/>
          <w:sz w:val="22"/>
          <w:szCs w:val="28"/>
          <w:lang w:val="en-GB"/>
        </w:rPr>
        <w:lastRenderedPageBreak/>
        <w:t xml:space="preserve">has 1,017 PPP projects accounting for an investment of Rs. 486,603 crore. According to the Private Participation in Infrastructure database of the World Bank, India is second only to China in terms of number of PPP projects and in terms of investments, it is second to Brazil. </w:t>
      </w:r>
      <w:r w:rsidRPr="00584AEA">
        <w:rPr>
          <w:rFonts w:ascii="Arrus" w:hAnsi="Arrus"/>
          <w:sz w:val="18"/>
          <w:szCs w:val="22"/>
          <w:lang w:val="en-GB"/>
        </w:rPr>
        <w:t>(</w:t>
      </w:r>
      <w:r w:rsidRPr="00584AEA">
        <w:rPr>
          <w:rStyle w:val="HTMLCite"/>
          <w:rFonts w:ascii="Arrus" w:hAnsi="Arrus"/>
          <w:sz w:val="18"/>
          <w:szCs w:val="22"/>
          <w:shd w:val="clear" w:color="auto" w:fill="FFFFFF"/>
        </w:rPr>
        <w:t>www.exim</w:t>
      </w:r>
      <w:r w:rsidRPr="00584AEA">
        <w:rPr>
          <w:rStyle w:val="HTMLCite"/>
          <w:rFonts w:ascii="Arrus" w:hAnsi="Arrus"/>
          <w:b/>
          <w:bCs/>
          <w:sz w:val="18"/>
          <w:szCs w:val="22"/>
          <w:shd w:val="clear" w:color="auto" w:fill="FFFFFF"/>
        </w:rPr>
        <w:t>bankindia</w:t>
      </w:r>
      <w:r w:rsidRPr="00584AEA">
        <w:rPr>
          <w:rStyle w:val="HTMLCite"/>
          <w:rFonts w:ascii="Arrus" w:hAnsi="Arrus"/>
          <w:sz w:val="18"/>
          <w:szCs w:val="22"/>
          <w:shd w:val="clear" w:color="auto" w:fill="FFFFFF"/>
        </w:rPr>
        <w:t>.com/icn-jul12.pdf</w:t>
      </w:r>
      <w:r w:rsidRPr="00584AEA">
        <w:rPr>
          <w:rFonts w:ascii="Arrus" w:hAnsi="Arrus"/>
          <w:sz w:val="18"/>
          <w:szCs w:val="22"/>
          <w:shd w:val="clear" w:color="auto" w:fill="FFFFFF"/>
          <w:lang w:bidi="he-IL"/>
        </w:rPr>
        <w:t>‎</w:t>
      </w:r>
      <w:r w:rsidRPr="00584AEA">
        <w:rPr>
          <w:rFonts w:ascii="Arrus" w:hAnsi="Arrus"/>
          <w:sz w:val="18"/>
          <w:szCs w:val="22"/>
          <w:lang w:val="en-GB"/>
        </w:rPr>
        <w:t xml:space="preserve">) </w:t>
      </w:r>
      <w:r w:rsidRPr="00584AEA">
        <w:rPr>
          <w:rFonts w:ascii="Arrus" w:hAnsi="Arrus"/>
          <w:sz w:val="22"/>
          <w:szCs w:val="28"/>
          <w:lang w:val="en-GB"/>
        </w:rPr>
        <w:t>PPPs in several areas such as power transmission and distribution, water supply and sewerage and railways where there is significant resource shortfall and also a need for efficient delivery of services. Similar efforts would also need to be initiated in social sectors, especially health and education.</w:t>
      </w:r>
    </w:p>
    <w:p w14:paraId="268B3DAC" w14:textId="77777777" w:rsidR="00270475" w:rsidRPr="00584AEA" w:rsidRDefault="00270475" w:rsidP="00270475">
      <w:pPr>
        <w:jc w:val="both"/>
        <w:rPr>
          <w:rFonts w:ascii="Arrus" w:hAnsi="Arrus"/>
          <w:sz w:val="20"/>
          <w:lang w:val="en-GB"/>
        </w:rPr>
      </w:pPr>
    </w:p>
    <w:p w14:paraId="268B3DA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These PPP projects have a lot of scope for Muslims to seek their due share. They must not only be the leaders in at least some of these projects, they must also provide personnel to these projects. Special efforts need to be made in this direction by making a committee to specifically look into these projects and develop a network of potential Muslim contributors. It is also to be ensured that these projects help the Muslims in an adequate way. </w:t>
      </w:r>
    </w:p>
    <w:p w14:paraId="268B3DAE" w14:textId="77777777" w:rsidR="00270475" w:rsidRPr="00584AEA" w:rsidRDefault="00270475" w:rsidP="00270475">
      <w:pPr>
        <w:jc w:val="both"/>
        <w:rPr>
          <w:rFonts w:ascii="Arrus" w:hAnsi="Arrus"/>
          <w:sz w:val="22"/>
          <w:szCs w:val="28"/>
          <w:lang w:val="en-GB"/>
        </w:rPr>
      </w:pPr>
    </w:p>
    <w:p w14:paraId="268B3DAF" w14:textId="77777777" w:rsidR="00270475" w:rsidRPr="00584AEA" w:rsidRDefault="00270475" w:rsidP="00270475">
      <w:pPr>
        <w:jc w:val="both"/>
        <w:rPr>
          <w:rFonts w:ascii="Arrus" w:hAnsi="Arrus"/>
          <w:b/>
          <w:bCs/>
          <w:sz w:val="26"/>
          <w:szCs w:val="36"/>
          <w:lang w:val="en-GB"/>
        </w:rPr>
      </w:pPr>
      <w:r w:rsidRPr="00584AEA">
        <w:rPr>
          <w:rFonts w:ascii="Arrus" w:hAnsi="Arrus"/>
          <w:b/>
          <w:bCs/>
          <w:sz w:val="26"/>
          <w:szCs w:val="36"/>
          <w:lang w:val="en-GB"/>
        </w:rPr>
        <w:t>Special Interest Industries</w:t>
      </w:r>
    </w:p>
    <w:p w14:paraId="268B3DB0"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Tourism including Religious &amp; Cultural Tourism</w:t>
      </w:r>
    </w:p>
    <w:p w14:paraId="268B3DB1" w14:textId="77777777" w:rsidR="00270475" w:rsidRPr="00584AEA" w:rsidRDefault="00270475" w:rsidP="00270475">
      <w:pPr>
        <w:jc w:val="both"/>
        <w:rPr>
          <w:rFonts w:ascii="Arrus" w:hAnsi="Arrus"/>
          <w:sz w:val="22"/>
          <w:szCs w:val="28"/>
          <w:lang w:val="en-GB"/>
        </w:rPr>
      </w:pPr>
    </w:p>
    <w:p w14:paraId="268B3DB2"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Tourism is one of the biggest and fastest growing industries of the world. The World Travel &amp; Tourism (T&amp;T) industry accounts for US $ 7,340 billion of global economic activity, and this is forecasted to grow to US $ 14,382 billion by 2019. It also accounts for approximately 7.6% of global employment. </w:t>
      </w:r>
      <w:r w:rsidRPr="00584AEA">
        <w:rPr>
          <w:rFonts w:ascii="Arrus" w:hAnsi="Arrus"/>
          <w:sz w:val="18"/>
          <w:szCs w:val="22"/>
          <w:lang w:val="en-GB"/>
        </w:rPr>
        <w:t>(</w:t>
      </w:r>
      <w:r w:rsidRPr="00584AEA">
        <w:rPr>
          <w:rFonts w:ascii="Arrus" w:hAnsi="Arrus"/>
          <w:sz w:val="18"/>
          <w:szCs w:val="22"/>
          <w:shd w:val="clear" w:color="auto" w:fill="FFFFFF"/>
        </w:rPr>
        <w:t>www.invest.gov.tr/</w:t>
      </w:r>
      <w:proofErr w:type="spellStart"/>
      <w:r w:rsidRPr="00584AEA">
        <w:rPr>
          <w:rFonts w:ascii="Arrus" w:hAnsi="Arrus"/>
          <w:sz w:val="18"/>
          <w:szCs w:val="22"/>
          <w:shd w:val="clear" w:color="auto" w:fill="FFFFFF"/>
        </w:rPr>
        <w:t>en</w:t>
      </w:r>
      <w:proofErr w:type="spellEnd"/>
      <w:r w:rsidRPr="00584AEA">
        <w:rPr>
          <w:rFonts w:ascii="Arrus" w:hAnsi="Arrus"/>
          <w:sz w:val="18"/>
          <w:szCs w:val="22"/>
          <w:shd w:val="clear" w:color="auto" w:fill="FFFFFF"/>
        </w:rPr>
        <w:t>-</w:t>
      </w:r>
      <w:r w:rsidRPr="00584AEA">
        <w:rPr>
          <w:rFonts w:ascii="Arrus" w:hAnsi="Arrus"/>
          <w:b/>
          <w:bCs/>
          <w:sz w:val="18"/>
          <w:szCs w:val="22"/>
          <w:shd w:val="clear" w:color="auto" w:fill="FFFFFF"/>
        </w:rPr>
        <w:t>US</w:t>
      </w:r>
      <w:r w:rsidRPr="00584AEA">
        <w:rPr>
          <w:rFonts w:ascii="Arrus" w:hAnsi="Arrus"/>
          <w:sz w:val="18"/>
          <w:szCs w:val="22"/>
          <w:shd w:val="clear" w:color="auto" w:fill="FFFFFF"/>
        </w:rPr>
        <w:t>/</w:t>
      </w:r>
      <w:proofErr w:type="spellStart"/>
      <w:r w:rsidRPr="00584AEA">
        <w:rPr>
          <w:rFonts w:ascii="Arrus" w:hAnsi="Arrus"/>
          <w:sz w:val="18"/>
          <w:szCs w:val="22"/>
          <w:shd w:val="clear" w:color="auto" w:fill="FFFFFF"/>
        </w:rPr>
        <w:t>infocenter</w:t>
      </w:r>
      <w:proofErr w:type="spellEnd"/>
      <w:r w:rsidRPr="00584AEA">
        <w:rPr>
          <w:rFonts w:ascii="Arrus" w:hAnsi="Arrus"/>
          <w:sz w:val="18"/>
          <w:szCs w:val="22"/>
          <w:shd w:val="clear" w:color="auto" w:fill="FFFFFF"/>
        </w:rPr>
        <w:t>/.../</w:t>
      </w:r>
      <w:r w:rsidRPr="00584AEA">
        <w:rPr>
          <w:rFonts w:ascii="Arrus" w:hAnsi="Arrus"/>
          <w:b/>
          <w:bCs/>
          <w:sz w:val="18"/>
          <w:szCs w:val="22"/>
          <w:shd w:val="clear" w:color="auto" w:fill="FFFFFF"/>
        </w:rPr>
        <w:t>TOURISM</w:t>
      </w:r>
      <w:r w:rsidRPr="00584AEA">
        <w:rPr>
          <w:rFonts w:ascii="Arrus" w:hAnsi="Arrus"/>
          <w:sz w:val="18"/>
          <w:szCs w:val="22"/>
          <w:shd w:val="clear" w:color="auto" w:fill="FFFFFF"/>
        </w:rPr>
        <w:t>.</w:t>
      </w:r>
      <w:r w:rsidRPr="00584AEA">
        <w:rPr>
          <w:rFonts w:ascii="Arrus" w:hAnsi="Arrus"/>
          <w:b/>
          <w:bCs/>
          <w:sz w:val="18"/>
          <w:szCs w:val="22"/>
          <w:shd w:val="clear" w:color="auto" w:fill="FFFFFF"/>
        </w:rPr>
        <w:t>INDUSTRY</w:t>
      </w:r>
      <w:r w:rsidRPr="00584AEA">
        <w:rPr>
          <w:rFonts w:ascii="Arrus" w:hAnsi="Arrus"/>
          <w:sz w:val="18"/>
          <w:szCs w:val="22"/>
          <w:shd w:val="clear" w:color="auto" w:fill="FFFFFF"/>
        </w:rPr>
        <w:t>.pdf</w:t>
      </w:r>
      <w:r w:rsidRPr="00584AEA">
        <w:rPr>
          <w:rFonts w:ascii="Arrus" w:hAnsi="Arrus"/>
          <w:sz w:val="18"/>
          <w:szCs w:val="22"/>
          <w:lang w:val="en-GB"/>
        </w:rPr>
        <w:t xml:space="preserve"> ) </w:t>
      </w:r>
      <w:r w:rsidRPr="00584AEA">
        <w:rPr>
          <w:rFonts w:ascii="Arrus" w:hAnsi="Arrus"/>
          <w:sz w:val="22"/>
          <w:szCs w:val="28"/>
          <w:lang w:val="en-GB"/>
        </w:rPr>
        <w:t>India’s Approach Paper for the 12</w:t>
      </w:r>
      <w:r w:rsidRPr="00584AEA">
        <w:rPr>
          <w:rFonts w:ascii="Arrus" w:hAnsi="Arrus"/>
          <w:sz w:val="22"/>
          <w:szCs w:val="28"/>
          <w:vertAlign w:val="superscript"/>
          <w:lang w:val="en-GB"/>
        </w:rPr>
        <w:t>th</w:t>
      </w:r>
      <w:r w:rsidRPr="00584AEA">
        <w:rPr>
          <w:rFonts w:ascii="Arrus" w:hAnsi="Arrus"/>
          <w:sz w:val="22"/>
          <w:szCs w:val="28"/>
          <w:lang w:val="en-GB"/>
        </w:rPr>
        <w:t xml:space="preserve"> Five Year Plan takes special interest in this sector. It says that “The Tourism and Hospitality sector has a key role to play in promoting faster, sustainable and more inclusive economic growth—the goal of the 12th Five Year Plan.”  According to the paper, along with construction, it is one of the largest sectors of the service industry In India.” </w:t>
      </w:r>
      <w:r w:rsidRPr="00584AEA">
        <w:rPr>
          <w:rFonts w:ascii="Arrus" w:hAnsi="Arrus"/>
          <w:sz w:val="18"/>
          <w:szCs w:val="22"/>
          <w:lang w:val="en-GB"/>
        </w:rPr>
        <w:t>(</w:t>
      </w:r>
      <w:hyperlink r:id="rId901" w:history="1">
        <w:r w:rsidRPr="00584AEA">
          <w:rPr>
            <w:rStyle w:val="Hyperlink"/>
            <w:rFonts w:ascii="Arrus" w:eastAsiaTheme="majorEastAsia" w:hAnsi="Arrus"/>
            <w:sz w:val="18"/>
            <w:szCs w:val="22"/>
          </w:rPr>
          <w:t>http://tourism.gov.in/writereaddata/CMSPagePicture/file/marketresearch/Survay&amp;Study/sustainable%20tourism/Sustainable%20Tourism%20Criteria%20For%20India.pdf</w:t>
        </w:r>
      </w:hyperlink>
      <w:r w:rsidRPr="00584AEA">
        <w:rPr>
          <w:rFonts w:ascii="Arrus" w:hAnsi="Arrus"/>
          <w:sz w:val="18"/>
          <w:szCs w:val="22"/>
          <w:lang w:val="en-GB"/>
        </w:rPr>
        <w:t>)</w:t>
      </w:r>
      <w:r w:rsidRPr="00584AEA">
        <w:rPr>
          <w:rFonts w:ascii="Arrus" w:hAnsi="Arrus"/>
          <w:sz w:val="22"/>
          <w:szCs w:val="28"/>
          <w:lang w:val="en-GB"/>
        </w:rPr>
        <w:t xml:space="preserve"> It accounts for about 8 percent of total employment. It is capable of providing employment to a wide spectrum of job seekers from the unskilled to the specialised, even in the remote parts of the country in areas such as transportation, accommodation, eating and drinking establishments, retail shops and entertainment businesses.</w:t>
      </w:r>
    </w:p>
    <w:p w14:paraId="268B3DB3" w14:textId="77777777" w:rsidR="00270475" w:rsidRPr="00584AEA" w:rsidRDefault="00270475" w:rsidP="00270475">
      <w:pPr>
        <w:jc w:val="both"/>
        <w:rPr>
          <w:rFonts w:ascii="Arrus" w:hAnsi="Arrus"/>
          <w:sz w:val="22"/>
          <w:szCs w:val="28"/>
          <w:lang w:val="en-GB"/>
        </w:rPr>
      </w:pPr>
    </w:p>
    <w:p w14:paraId="268B3DB4"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Tourism along with hospitality services is the area where Muslims can be especially successful. The reasons are many:</w:t>
      </w:r>
    </w:p>
    <w:p w14:paraId="268B3DB5" w14:textId="77777777" w:rsidR="00270475" w:rsidRPr="00584AEA" w:rsidRDefault="00270475" w:rsidP="006F4670">
      <w:pPr>
        <w:numPr>
          <w:ilvl w:val="0"/>
          <w:numId w:val="53"/>
        </w:numPr>
        <w:tabs>
          <w:tab w:val="left" w:pos="720"/>
        </w:tabs>
        <w:ind w:left="720" w:hanging="360"/>
        <w:jc w:val="both"/>
        <w:rPr>
          <w:rFonts w:ascii="Arrus" w:hAnsi="Arrus"/>
          <w:sz w:val="22"/>
          <w:szCs w:val="28"/>
          <w:lang w:val="en-GB"/>
        </w:rPr>
      </w:pPr>
      <w:r w:rsidRPr="00584AEA">
        <w:rPr>
          <w:rFonts w:ascii="Arrus" w:hAnsi="Arrus"/>
          <w:sz w:val="22"/>
          <w:szCs w:val="28"/>
          <w:lang w:val="en-GB"/>
        </w:rPr>
        <w:lastRenderedPageBreak/>
        <w:t>The tourists anywhere in the country include Muslims in sizeable numbers, It can be safely assumed that around 7-8 percent of tourists to all tourist places (except Hindu religious tourist places) are Muslims;</w:t>
      </w:r>
    </w:p>
    <w:p w14:paraId="268B3DB6" w14:textId="77777777" w:rsidR="00270475" w:rsidRPr="00584AEA" w:rsidRDefault="00270475" w:rsidP="006F4670">
      <w:pPr>
        <w:numPr>
          <w:ilvl w:val="0"/>
          <w:numId w:val="54"/>
        </w:numPr>
        <w:tabs>
          <w:tab w:val="left" w:pos="720"/>
        </w:tabs>
        <w:ind w:left="720" w:hanging="360"/>
        <w:jc w:val="both"/>
        <w:rPr>
          <w:rFonts w:ascii="Arrus" w:hAnsi="Arrus"/>
          <w:sz w:val="22"/>
          <w:szCs w:val="28"/>
          <w:lang w:val="en-GB"/>
        </w:rPr>
      </w:pPr>
      <w:r w:rsidRPr="00584AEA">
        <w:rPr>
          <w:rFonts w:ascii="Arrus" w:hAnsi="Arrus"/>
          <w:sz w:val="22"/>
          <w:szCs w:val="28"/>
          <w:lang w:val="en-GB"/>
        </w:rPr>
        <w:t xml:space="preserve">The Muslim tourists have some special demands. They are always looking for Halal food preferably cooked and served by Muslims. They are looking for hotels where they can offer prayers, and where their children are not exposed to items and practices (alcohol, improper dressing and mixing behaviour) which are not in accordance with their Islamic roots. In addition, they are looking for relatively cheaper hotels and restaurants; their preferences for entertainment are also often culture dependent. They have special liking for </w:t>
      </w:r>
      <w:r w:rsidRPr="00584AEA">
        <w:rPr>
          <w:rFonts w:ascii="Arrus" w:hAnsi="Arrus"/>
          <w:i/>
          <w:sz w:val="22"/>
          <w:szCs w:val="28"/>
          <w:lang w:val="en-GB"/>
        </w:rPr>
        <w:t>mushairas, qawwalis</w:t>
      </w:r>
      <w:r w:rsidRPr="00584AEA">
        <w:rPr>
          <w:rFonts w:ascii="Arrus" w:hAnsi="Arrus"/>
          <w:sz w:val="22"/>
          <w:szCs w:val="28"/>
          <w:lang w:val="en-GB"/>
        </w:rPr>
        <w:t xml:space="preserve"> and </w:t>
      </w:r>
      <w:r w:rsidRPr="00584AEA">
        <w:rPr>
          <w:rFonts w:ascii="Arrus" w:hAnsi="Arrus"/>
          <w:i/>
          <w:sz w:val="22"/>
          <w:szCs w:val="28"/>
          <w:lang w:val="en-GB"/>
        </w:rPr>
        <w:t>ghazals</w:t>
      </w:r>
      <w:r w:rsidRPr="00584AEA">
        <w:rPr>
          <w:rFonts w:ascii="Arrus" w:hAnsi="Arrus"/>
          <w:sz w:val="22"/>
          <w:szCs w:val="28"/>
          <w:lang w:val="en-GB"/>
        </w:rPr>
        <w:t xml:space="preserve">. </w:t>
      </w:r>
    </w:p>
    <w:p w14:paraId="268B3DB7" w14:textId="77777777" w:rsidR="00270475" w:rsidRPr="00584AEA" w:rsidRDefault="00270475" w:rsidP="006F4670">
      <w:pPr>
        <w:numPr>
          <w:ilvl w:val="0"/>
          <w:numId w:val="54"/>
        </w:numPr>
        <w:tabs>
          <w:tab w:val="left" w:pos="720"/>
        </w:tabs>
        <w:ind w:left="720" w:hanging="360"/>
        <w:jc w:val="both"/>
        <w:rPr>
          <w:rFonts w:ascii="Arrus" w:hAnsi="Arrus"/>
          <w:sz w:val="22"/>
          <w:szCs w:val="28"/>
          <w:lang w:val="en-GB"/>
        </w:rPr>
      </w:pPr>
      <w:r w:rsidRPr="00584AEA">
        <w:rPr>
          <w:rFonts w:ascii="Arrus" w:hAnsi="Arrus"/>
          <w:sz w:val="22"/>
          <w:szCs w:val="28"/>
          <w:lang w:val="en-GB"/>
        </w:rPr>
        <w:t xml:space="preserve">There are a large number of Muslim religious centres in the country where an overwhelming majority of tourists are Muslims. These tourist centres have not yet risen to the emerging reality that now there are increasing number of Muslim elites who want to enjoy better hospitalities including cleaner environment, peaceful surroundings, amusement parks, more variety of foods and drinks and better staying conditions. </w:t>
      </w:r>
    </w:p>
    <w:p w14:paraId="268B3DB8" w14:textId="77777777" w:rsidR="00270475" w:rsidRPr="00584AEA" w:rsidRDefault="00270475" w:rsidP="00270475">
      <w:pPr>
        <w:jc w:val="both"/>
        <w:rPr>
          <w:rFonts w:ascii="Arrus" w:hAnsi="Arrus"/>
          <w:sz w:val="22"/>
          <w:szCs w:val="28"/>
          <w:lang w:val="en-GB"/>
        </w:rPr>
      </w:pPr>
    </w:p>
    <w:p w14:paraId="268B3DB9"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The conditions favourable for tourism are in general conspicuous by their absence. There are many constraints. These include </w:t>
      </w:r>
    </w:p>
    <w:p w14:paraId="268B3DBA" w14:textId="77777777" w:rsidR="00270475" w:rsidRPr="00584AEA" w:rsidRDefault="00270475" w:rsidP="00270475">
      <w:pPr>
        <w:jc w:val="both"/>
        <w:rPr>
          <w:rFonts w:ascii="Arrus" w:hAnsi="Arrus"/>
          <w:sz w:val="22"/>
          <w:szCs w:val="28"/>
          <w:lang w:val="en-GB"/>
        </w:rPr>
      </w:pPr>
    </w:p>
    <w:p w14:paraId="268B3DBB" w14:textId="77777777" w:rsidR="00270475" w:rsidRPr="00584AEA" w:rsidRDefault="00270475" w:rsidP="00270475">
      <w:pPr>
        <w:tabs>
          <w:tab w:val="left" w:pos="720"/>
        </w:tabs>
        <w:ind w:left="720" w:hanging="360"/>
        <w:jc w:val="both"/>
        <w:rPr>
          <w:rFonts w:ascii="Arrus" w:hAnsi="Arrus"/>
          <w:b/>
          <w:bCs/>
          <w:sz w:val="22"/>
          <w:szCs w:val="28"/>
          <w:lang w:val="en-GB"/>
        </w:rPr>
      </w:pPr>
      <w:r w:rsidRPr="00584AEA">
        <w:rPr>
          <w:rFonts w:ascii="Times New Roman" w:hAnsi="Times New Roman" w:cs="Times New Roman"/>
          <w:b/>
          <w:bCs/>
          <w:sz w:val="18"/>
          <w:szCs w:val="22"/>
          <w:lang w:val="en-GB"/>
        </w:rPr>
        <w:t></w:t>
      </w:r>
      <w:r w:rsidRPr="00584AEA">
        <w:rPr>
          <w:rFonts w:ascii="Times New Roman" w:hAnsi="Times New Roman" w:cs="Times New Roman"/>
          <w:b/>
          <w:bCs/>
          <w:sz w:val="18"/>
          <w:szCs w:val="22"/>
          <w:lang w:val="en-GB"/>
        </w:rPr>
        <w:tab/>
      </w:r>
      <w:r w:rsidRPr="00584AEA">
        <w:rPr>
          <w:rFonts w:ascii="Arrus" w:hAnsi="Arrus"/>
          <w:b/>
          <w:bCs/>
          <w:sz w:val="22"/>
          <w:szCs w:val="28"/>
          <w:lang w:val="en-GB"/>
        </w:rPr>
        <w:t>Inadequate transportation infrastructure;</w:t>
      </w:r>
    </w:p>
    <w:p w14:paraId="268B3DBC" w14:textId="77777777" w:rsidR="00270475" w:rsidRPr="00584AEA" w:rsidRDefault="00270475" w:rsidP="00270475">
      <w:pPr>
        <w:tabs>
          <w:tab w:val="left" w:pos="720"/>
        </w:tabs>
        <w:ind w:left="720" w:hanging="360"/>
        <w:jc w:val="both"/>
        <w:rPr>
          <w:rFonts w:ascii="Arrus" w:hAnsi="Arrus"/>
          <w:b/>
          <w:bCs/>
          <w:sz w:val="22"/>
          <w:szCs w:val="28"/>
          <w:lang w:val="en-GB"/>
        </w:rPr>
      </w:pPr>
      <w:r w:rsidRPr="00584AEA">
        <w:rPr>
          <w:rFonts w:ascii="Times New Roman" w:hAnsi="Times New Roman" w:cs="Times New Roman"/>
          <w:b/>
          <w:bCs/>
          <w:sz w:val="18"/>
          <w:szCs w:val="22"/>
          <w:lang w:val="en-GB"/>
        </w:rPr>
        <w:t></w:t>
      </w:r>
      <w:r w:rsidRPr="00584AEA">
        <w:rPr>
          <w:rFonts w:ascii="Times New Roman" w:hAnsi="Times New Roman" w:cs="Times New Roman"/>
          <w:b/>
          <w:bCs/>
          <w:sz w:val="18"/>
          <w:szCs w:val="22"/>
          <w:lang w:val="en-GB"/>
        </w:rPr>
        <w:tab/>
      </w:r>
      <w:r w:rsidRPr="00584AEA">
        <w:rPr>
          <w:rFonts w:ascii="Arrus" w:hAnsi="Arrus"/>
          <w:b/>
          <w:bCs/>
          <w:sz w:val="22"/>
          <w:szCs w:val="28"/>
          <w:lang w:val="en-GB"/>
        </w:rPr>
        <w:t xml:space="preserve">Accommodation; </w:t>
      </w:r>
    </w:p>
    <w:p w14:paraId="268B3DBD" w14:textId="77777777" w:rsidR="00270475" w:rsidRPr="00584AEA" w:rsidRDefault="00270475" w:rsidP="00270475">
      <w:pPr>
        <w:tabs>
          <w:tab w:val="left" w:pos="720"/>
        </w:tabs>
        <w:ind w:left="720" w:hanging="360"/>
        <w:jc w:val="both"/>
        <w:rPr>
          <w:rFonts w:ascii="Arrus" w:hAnsi="Arrus"/>
          <w:b/>
          <w:bCs/>
          <w:sz w:val="22"/>
          <w:szCs w:val="28"/>
          <w:lang w:val="en-GB"/>
        </w:rPr>
      </w:pPr>
      <w:r w:rsidRPr="00584AEA">
        <w:rPr>
          <w:rFonts w:ascii="Times New Roman" w:hAnsi="Times New Roman" w:cs="Times New Roman"/>
          <w:b/>
          <w:bCs/>
          <w:sz w:val="18"/>
          <w:szCs w:val="22"/>
          <w:lang w:val="en-GB"/>
        </w:rPr>
        <w:t></w:t>
      </w:r>
      <w:r w:rsidRPr="00584AEA">
        <w:rPr>
          <w:rFonts w:ascii="Times New Roman" w:hAnsi="Times New Roman" w:cs="Times New Roman"/>
          <w:b/>
          <w:bCs/>
          <w:sz w:val="18"/>
          <w:szCs w:val="22"/>
          <w:lang w:val="en-GB"/>
        </w:rPr>
        <w:tab/>
      </w:r>
      <w:r w:rsidRPr="00584AEA">
        <w:rPr>
          <w:rFonts w:ascii="Arrus" w:hAnsi="Arrus"/>
          <w:b/>
          <w:bCs/>
          <w:sz w:val="22"/>
          <w:szCs w:val="28"/>
          <w:lang w:val="en-GB"/>
        </w:rPr>
        <w:t xml:space="preserve">Land; </w:t>
      </w:r>
    </w:p>
    <w:p w14:paraId="268B3DBE" w14:textId="77777777" w:rsidR="00270475" w:rsidRPr="00584AEA" w:rsidRDefault="00270475" w:rsidP="00270475">
      <w:pPr>
        <w:tabs>
          <w:tab w:val="left" w:pos="720"/>
        </w:tabs>
        <w:ind w:left="720" w:hanging="360"/>
        <w:jc w:val="both"/>
        <w:rPr>
          <w:rFonts w:ascii="Arrus" w:hAnsi="Arrus"/>
          <w:b/>
          <w:bCs/>
          <w:sz w:val="22"/>
          <w:szCs w:val="28"/>
          <w:lang w:val="en-GB"/>
        </w:rPr>
      </w:pPr>
      <w:r w:rsidRPr="00584AEA">
        <w:rPr>
          <w:rFonts w:ascii="Times New Roman" w:hAnsi="Times New Roman" w:cs="Times New Roman"/>
          <w:b/>
          <w:bCs/>
          <w:sz w:val="18"/>
          <w:szCs w:val="22"/>
          <w:lang w:val="en-GB"/>
        </w:rPr>
        <w:t></w:t>
      </w:r>
      <w:r w:rsidRPr="00584AEA">
        <w:rPr>
          <w:rFonts w:ascii="Times New Roman" w:hAnsi="Times New Roman" w:cs="Times New Roman"/>
          <w:b/>
          <w:bCs/>
          <w:sz w:val="18"/>
          <w:szCs w:val="22"/>
          <w:lang w:val="en-GB"/>
        </w:rPr>
        <w:tab/>
      </w:r>
      <w:r w:rsidRPr="00584AEA">
        <w:rPr>
          <w:rFonts w:ascii="Arrus" w:hAnsi="Arrus"/>
          <w:b/>
          <w:bCs/>
          <w:sz w:val="22"/>
          <w:szCs w:val="28"/>
          <w:lang w:val="en-GB"/>
        </w:rPr>
        <w:t xml:space="preserve">Multiple taxes and an overall high tax burden; </w:t>
      </w:r>
    </w:p>
    <w:p w14:paraId="268B3DBF" w14:textId="77777777" w:rsidR="00270475" w:rsidRPr="00584AEA" w:rsidRDefault="00270475" w:rsidP="00270475">
      <w:pPr>
        <w:tabs>
          <w:tab w:val="left" w:pos="720"/>
        </w:tabs>
        <w:ind w:left="720" w:hanging="360"/>
        <w:jc w:val="both"/>
        <w:rPr>
          <w:rFonts w:ascii="Arrus" w:hAnsi="Arrus"/>
          <w:b/>
          <w:bCs/>
          <w:sz w:val="22"/>
          <w:szCs w:val="28"/>
          <w:lang w:val="en-GB"/>
        </w:rPr>
      </w:pPr>
      <w:r w:rsidRPr="00584AEA">
        <w:rPr>
          <w:rFonts w:ascii="Times New Roman" w:hAnsi="Times New Roman" w:cs="Times New Roman"/>
          <w:b/>
          <w:bCs/>
          <w:sz w:val="18"/>
          <w:szCs w:val="22"/>
          <w:lang w:val="en-GB"/>
        </w:rPr>
        <w:t></w:t>
      </w:r>
      <w:r w:rsidRPr="00584AEA">
        <w:rPr>
          <w:rFonts w:ascii="Times New Roman" w:hAnsi="Times New Roman" w:cs="Times New Roman"/>
          <w:b/>
          <w:bCs/>
          <w:sz w:val="18"/>
          <w:szCs w:val="22"/>
          <w:lang w:val="en-GB"/>
        </w:rPr>
        <w:tab/>
      </w:r>
      <w:r w:rsidRPr="00584AEA">
        <w:rPr>
          <w:rFonts w:ascii="Arrus" w:hAnsi="Arrus"/>
          <w:b/>
          <w:bCs/>
          <w:sz w:val="22"/>
          <w:szCs w:val="28"/>
          <w:lang w:val="en-GB"/>
        </w:rPr>
        <w:t xml:space="preserve">Inadequate financial resources for enterprises; skills; safety and hygiene conditions around tourist attractions; and </w:t>
      </w:r>
    </w:p>
    <w:p w14:paraId="268B3DC0" w14:textId="77777777" w:rsidR="00270475" w:rsidRPr="00584AEA" w:rsidRDefault="00270475" w:rsidP="00270475">
      <w:pPr>
        <w:tabs>
          <w:tab w:val="left" w:pos="720"/>
        </w:tabs>
        <w:ind w:left="720" w:hanging="360"/>
        <w:jc w:val="both"/>
        <w:rPr>
          <w:rFonts w:ascii="Arrus" w:hAnsi="Arrus"/>
          <w:b/>
          <w:bCs/>
          <w:sz w:val="22"/>
          <w:szCs w:val="28"/>
          <w:lang w:val="en-GB"/>
        </w:rPr>
      </w:pPr>
      <w:r w:rsidRPr="00584AEA">
        <w:rPr>
          <w:rFonts w:ascii="Times New Roman" w:hAnsi="Times New Roman" w:cs="Times New Roman"/>
          <w:b/>
          <w:bCs/>
          <w:sz w:val="18"/>
          <w:szCs w:val="22"/>
          <w:lang w:val="en-GB"/>
        </w:rPr>
        <w:t></w:t>
      </w:r>
      <w:r w:rsidRPr="00584AEA">
        <w:rPr>
          <w:rFonts w:ascii="Times New Roman" w:hAnsi="Times New Roman" w:cs="Times New Roman"/>
          <w:b/>
          <w:bCs/>
          <w:sz w:val="18"/>
          <w:szCs w:val="22"/>
          <w:lang w:val="en-GB"/>
        </w:rPr>
        <w:tab/>
      </w:r>
      <w:r w:rsidRPr="00584AEA">
        <w:rPr>
          <w:rFonts w:ascii="Arrus" w:hAnsi="Arrus"/>
          <w:b/>
          <w:bCs/>
          <w:sz w:val="22"/>
          <w:szCs w:val="28"/>
          <w:lang w:val="en-GB"/>
        </w:rPr>
        <w:t>Convergence of actions by multiple agencies</w:t>
      </w:r>
    </w:p>
    <w:p w14:paraId="268B3DC1" w14:textId="77777777" w:rsidR="00270475" w:rsidRPr="00584AEA" w:rsidRDefault="00270475" w:rsidP="00270475">
      <w:pPr>
        <w:jc w:val="both"/>
        <w:rPr>
          <w:rFonts w:ascii="Arrus" w:hAnsi="Arrus"/>
          <w:sz w:val="22"/>
          <w:szCs w:val="28"/>
          <w:lang w:val="en-GB"/>
        </w:rPr>
      </w:pPr>
    </w:p>
    <w:p w14:paraId="268B3DC2"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The requirements for successful promotion of tourism go well beyond simply promoting community tourism, heritage tourism, eco-tourism, wellness tourism and the like. There is need for a diversity of actions, from micro to macro level, including product and infrastructure development, marketing, branding and promotion, planning, policy and investment. </w:t>
      </w:r>
    </w:p>
    <w:p w14:paraId="268B3DC3" w14:textId="77777777" w:rsidR="00270475" w:rsidRPr="00584AEA" w:rsidRDefault="00270475" w:rsidP="00270475">
      <w:pPr>
        <w:jc w:val="both"/>
        <w:rPr>
          <w:rFonts w:ascii="Arrus" w:hAnsi="Arrus"/>
          <w:sz w:val="22"/>
          <w:szCs w:val="28"/>
          <w:lang w:val="en-GB"/>
        </w:rPr>
      </w:pPr>
    </w:p>
    <w:p w14:paraId="268B3DC4"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The conditions around Muslim tourist centres are specifically poor. The road transport system leading to these centres is generally not in </w:t>
      </w:r>
      <w:r w:rsidRPr="00584AEA">
        <w:rPr>
          <w:rFonts w:ascii="Arrus" w:hAnsi="Arrus"/>
          <w:sz w:val="22"/>
          <w:szCs w:val="28"/>
          <w:lang w:val="en-GB"/>
        </w:rPr>
        <w:lastRenderedPageBreak/>
        <w:t xml:space="preserve">good shape particularly in states like Uttar Pradesh, Rajasthan and Bihar. </w:t>
      </w:r>
      <w:r w:rsidRPr="00584AEA">
        <w:rPr>
          <w:rFonts w:ascii="Arrus" w:hAnsi="Arrus"/>
          <w:b/>
          <w:bCs/>
          <w:sz w:val="22"/>
          <w:szCs w:val="28"/>
          <w:lang w:val="en-GB"/>
        </w:rPr>
        <w:t>The areas around big mosques, dargahs and madrasas are extremely congested and there are hardly any good parks or picnic spots near these</w:t>
      </w:r>
      <w:r w:rsidRPr="00584AEA">
        <w:rPr>
          <w:rFonts w:ascii="Arrus" w:hAnsi="Arrus"/>
          <w:sz w:val="22"/>
          <w:szCs w:val="28"/>
          <w:lang w:val="en-GB"/>
        </w:rPr>
        <w:t>. The result is that tourists hardly stay there beyond the time required for visiting dargahs. There is a strong need for</w:t>
      </w:r>
    </w:p>
    <w:p w14:paraId="268B3DC5" w14:textId="77777777" w:rsidR="00270475" w:rsidRPr="00584AEA" w:rsidRDefault="00270475" w:rsidP="00270475">
      <w:pPr>
        <w:tabs>
          <w:tab w:val="left" w:pos="720"/>
        </w:tabs>
        <w:ind w:left="720" w:hanging="360"/>
        <w:jc w:val="both"/>
        <w:rPr>
          <w:rFonts w:ascii="Arrus" w:hAnsi="Arrus"/>
          <w:b/>
          <w:bCs/>
          <w:sz w:val="22"/>
          <w:szCs w:val="28"/>
          <w:lang w:val="en-GB"/>
        </w:rPr>
      </w:pPr>
      <w:r w:rsidRPr="00584AEA">
        <w:rPr>
          <w:rFonts w:ascii="Times New Roman" w:hAnsi="Times New Roman" w:cs="Times New Roman"/>
          <w:b/>
          <w:bCs/>
          <w:sz w:val="18"/>
          <w:szCs w:val="22"/>
          <w:lang w:val="en-GB"/>
        </w:rPr>
        <w:t></w:t>
      </w:r>
      <w:r w:rsidRPr="00584AEA">
        <w:rPr>
          <w:rFonts w:ascii="Times New Roman" w:hAnsi="Times New Roman" w:cs="Times New Roman"/>
          <w:b/>
          <w:bCs/>
          <w:sz w:val="18"/>
          <w:szCs w:val="22"/>
          <w:lang w:val="en-GB"/>
        </w:rPr>
        <w:tab/>
      </w:r>
      <w:r w:rsidRPr="00584AEA">
        <w:rPr>
          <w:rFonts w:ascii="Arrus" w:hAnsi="Arrus"/>
          <w:b/>
          <w:bCs/>
          <w:sz w:val="22"/>
          <w:szCs w:val="28"/>
          <w:lang w:val="en-GB"/>
        </w:rPr>
        <w:t>Clean environment around the main spots;</w:t>
      </w:r>
    </w:p>
    <w:p w14:paraId="268B3DC6" w14:textId="77777777" w:rsidR="00270475" w:rsidRPr="00584AEA" w:rsidRDefault="00270475" w:rsidP="00270475">
      <w:pPr>
        <w:tabs>
          <w:tab w:val="left" w:pos="720"/>
        </w:tabs>
        <w:ind w:left="720" w:hanging="360"/>
        <w:jc w:val="both"/>
        <w:rPr>
          <w:rFonts w:ascii="Arrus" w:hAnsi="Arrus"/>
          <w:b/>
          <w:bCs/>
          <w:sz w:val="22"/>
          <w:szCs w:val="28"/>
          <w:lang w:val="en-GB"/>
        </w:rPr>
      </w:pPr>
      <w:r w:rsidRPr="00584AEA">
        <w:rPr>
          <w:rFonts w:ascii="Times New Roman" w:hAnsi="Times New Roman" w:cs="Times New Roman"/>
          <w:b/>
          <w:bCs/>
          <w:sz w:val="18"/>
          <w:szCs w:val="22"/>
          <w:lang w:val="en-GB"/>
        </w:rPr>
        <w:t></w:t>
      </w:r>
      <w:r w:rsidRPr="00584AEA">
        <w:rPr>
          <w:rFonts w:ascii="Times New Roman" w:hAnsi="Times New Roman" w:cs="Times New Roman"/>
          <w:b/>
          <w:bCs/>
          <w:sz w:val="18"/>
          <w:szCs w:val="22"/>
          <w:lang w:val="en-GB"/>
        </w:rPr>
        <w:tab/>
      </w:r>
      <w:r w:rsidRPr="00584AEA">
        <w:rPr>
          <w:rFonts w:ascii="Arrus" w:hAnsi="Arrus"/>
          <w:b/>
          <w:bCs/>
          <w:sz w:val="22"/>
          <w:szCs w:val="28"/>
          <w:lang w:val="en-GB"/>
        </w:rPr>
        <w:t>Beautification of the cities/</w:t>
      </w:r>
      <w:proofErr w:type="spellStart"/>
      <w:r w:rsidRPr="00584AEA">
        <w:rPr>
          <w:rFonts w:ascii="Arrus" w:hAnsi="Arrus"/>
          <w:b/>
          <w:bCs/>
          <w:sz w:val="22"/>
          <w:szCs w:val="28"/>
          <w:lang w:val="en-GB"/>
        </w:rPr>
        <w:t>qasbahs</w:t>
      </w:r>
      <w:proofErr w:type="spellEnd"/>
      <w:r w:rsidRPr="00584AEA">
        <w:rPr>
          <w:rFonts w:ascii="Arrus" w:hAnsi="Arrus"/>
          <w:b/>
          <w:bCs/>
          <w:sz w:val="22"/>
          <w:szCs w:val="28"/>
          <w:lang w:val="en-GB"/>
        </w:rPr>
        <w:t xml:space="preserve"> where they are situated;</w:t>
      </w:r>
    </w:p>
    <w:p w14:paraId="268B3DC7" w14:textId="77777777" w:rsidR="00270475" w:rsidRPr="00584AEA" w:rsidRDefault="00270475" w:rsidP="00270475">
      <w:pPr>
        <w:tabs>
          <w:tab w:val="left" w:pos="720"/>
        </w:tabs>
        <w:ind w:left="720" w:hanging="360"/>
        <w:jc w:val="both"/>
        <w:rPr>
          <w:rFonts w:ascii="Arrus" w:hAnsi="Arrus"/>
          <w:b/>
          <w:bCs/>
          <w:sz w:val="22"/>
          <w:szCs w:val="28"/>
          <w:lang w:val="en-GB"/>
        </w:rPr>
      </w:pPr>
      <w:r w:rsidRPr="00584AEA">
        <w:rPr>
          <w:rFonts w:ascii="Times New Roman" w:hAnsi="Times New Roman" w:cs="Times New Roman"/>
          <w:b/>
          <w:bCs/>
          <w:sz w:val="18"/>
          <w:szCs w:val="22"/>
          <w:lang w:val="en-GB"/>
        </w:rPr>
        <w:t></w:t>
      </w:r>
      <w:r w:rsidRPr="00584AEA">
        <w:rPr>
          <w:rFonts w:ascii="Times New Roman" w:hAnsi="Times New Roman" w:cs="Times New Roman"/>
          <w:b/>
          <w:bCs/>
          <w:sz w:val="18"/>
          <w:szCs w:val="22"/>
          <w:lang w:val="en-GB"/>
        </w:rPr>
        <w:tab/>
      </w:r>
      <w:r w:rsidRPr="00584AEA">
        <w:rPr>
          <w:rFonts w:ascii="Arrus" w:hAnsi="Arrus"/>
          <w:b/>
          <w:bCs/>
          <w:sz w:val="22"/>
          <w:szCs w:val="28"/>
          <w:lang w:val="en-GB"/>
        </w:rPr>
        <w:t>Parks and other picnic spots especially for children;</w:t>
      </w:r>
    </w:p>
    <w:p w14:paraId="268B3DC8" w14:textId="77777777" w:rsidR="00270475" w:rsidRPr="00584AEA" w:rsidRDefault="00270475" w:rsidP="00270475">
      <w:pPr>
        <w:tabs>
          <w:tab w:val="left" w:pos="720"/>
        </w:tabs>
        <w:ind w:left="720" w:hanging="360"/>
        <w:jc w:val="both"/>
        <w:rPr>
          <w:rFonts w:ascii="Arrus" w:hAnsi="Arrus"/>
          <w:b/>
          <w:bCs/>
          <w:sz w:val="22"/>
          <w:szCs w:val="28"/>
          <w:lang w:val="en-GB"/>
        </w:rPr>
      </w:pPr>
      <w:r w:rsidRPr="00584AEA">
        <w:rPr>
          <w:rFonts w:ascii="Times New Roman" w:hAnsi="Times New Roman" w:cs="Times New Roman"/>
          <w:b/>
          <w:bCs/>
          <w:sz w:val="18"/>
          <w:szCs w:val="22"/>
          <w:lang w:val="en-GB"/>
        </w:rPr>
        <w:t></w:t>
      </w:r>
      <w:r w:rsidRPr="00584AEA">
        <w:rPr>
          <w:rFonts w:ascii="Times New Roman" w:hAnsi="Times New Roman" w:cs="Times New Roman"/>
          <w:b/>
          <w:bCs/>
          <w:sz w:val="18"/>
          <w:szCs w:val="22"/>
          <w:lang w:val="en-GB"/>
        </w:rPr>
        <w:tab/>
      </w:r>
      <w:r w:rsidRPr="00584AEA">
        <w:rPr>
          <w:rFonts w:ascii="Arrus" w:hAnsi="Arrus"/>
          <w:b/>
          <w:bCs/>
          <w:sz w:val="22"/>
          <w:szCs w:val="28"/>
          <w:lang w:val="en-GB"/>
        </w:rPr>
        <w:t xml:space="preserve">Good accommodation facilities </w:t>
      </w:r>
    </w:p>
    <w:p w14:paraId="268B3DC9" w14:textId="77777777" w:rsidR="00270475" w:rsidRPr="00584AEA" w:rsidRDefault="00270475" w:rsidP="00270475">
      <w:pPr>
        <w:tabs>
          <w:tab w:val="left" w:pos="720"/>
        </w:tabs>
        <w:ind w:left="720" w:hanging="360"/>
        <w:jc w:val="both"/>
        <w:rPr>
          <w:rFonts w:ascii="Arrus" w:hAnsi="Arrus"/>
          <w:b/>
          <w:bCs/>
          <w:sz w:val="22"/>
          <w:szCs w:val="28"/>
          <w:lang w:val="en-GB"/>
        </w:rPr>
      </w:pPr>
      <w:r w:rsidRPr="00584AEA">
        <w:rPr>
          <w:rFonts w:ascii="Times New Roman" w:hAnsi="Times New Roman" w:cs="Times New Roman"/>
          <w:b/>
          <w:bCs/>
          <w:sz w:val="18"/>
          <w:szCs w:val="22"/>
          <w:lang w:val="en-GB"/>
        </w:rPr>
        <w:t></w:t>
      </w:r>
      <w:r w:rsidRPr="00584AEA">
        <w:rPr>
          <w:rFonts w:ascii="Times New Roman" w:hAnsi="Times New Roman" w:cs="Times New Roman"/>
          <w:b/>
          <w:bCs/>
          <w:sz w:val="18"/>
          <w:szCs w:val="22"/>
          <w:lang w:val="en-GB"/>
        </w:rPr>
        <w:tab/>
      </w:r>
      <w:r w:rsidRPr="00584AEA">
        <w:rPr>
          <w:rFonts w:ascii="Arrus" w:hAnsi="Arrus"/>
          <w:b/>
          <w:bCs/>
          <w:sz w:val="22"/>
          <w:szCs w:val="28"/>
          <w:lang w:val="en-GB"/>
        </w:rPr>
        <w:t>Regular organisation of lectures, Documentary shows regarding Islam, Islamic historical centres and the Islamic personalities, Naat competitions etc.</w:t>
      </w:r>
    </w:p>
    <w:p w14:paraId="268B3DCA" w14:textId="77777777" w:rsidR="00270475" w:rsidRPr="00584AEA" w:rsidRDefault="00270475" w:rsidP="00270475">
      <w:pPr>
        <w:tabs>
          <w:tab w:val="left" w:pos="720"/>
        </w:tabs>
        <w:ind w:left="720" w:hanging="360"/>
        <w:jc w:val="both"/>
        <w:rPr>
          <w:rFonts w:ascii="Arrus" w:hAnsi="Arrus"/>
          <w:b/>
          <w:bCs/>
          <w:sz w:val="22"/>
          <w:szCs w:val="28"/>
          <w:lang w:val="en-GB"/>
        </w:rPr>
      </w:pPr>
    </w:p>
    <w:p w14:paraId="268B3DCB" w14:textId="77777777" w:rsidR="00270475" w:rsidRPr="00584AEA" w:rsidRDefault="00270475" w:rsidP="00270475">
      <w:pPr>
        <w:ind w:firstLine="360"/>
        <w:jc w:val="both"/>
        <w:rPr>
          <w:rFonts w:ascii="Arrus" w:hAnsi="Arrus"/>
          <w:b/>
          <w:bCs/>
          <w:sz w:val="22"/>
          <w:szCs w:val="28"/>
          <w:lang w:val="en-GB"/>
        </w:rPr>
      </w:pPr>
      <w:r w:rsidRPr="00584AEA">
        <w:rPr>
          <w:rFonts w:ascii="Arrus" w:hAnsi="Arrus"/>
          <w:sz w:val="22"/>
          <w:szCs w:val="28"/>
          <w:lang w:val="en-GB"/>
        </w:rPr>
        <w:t xml:space="preserve">There is a need to put many places of importance from Islamic or Muslim point of view on the tourist map. </w:t>
      </w:r>
      <w:r w:rsidRPr="00584AEA">
        <w:rPr>
          <w:rFonts w:ascii="Arrus" w:hAnsi="Arrus"/>
          <w:b/>
          <w:bCs/>
          <w:sz w:val="22"/>
          <w:szCs w:val="28"/>
          <w:lang w:val="en-GB"/>
        </w:rPr>
        <w:t xml:space="preserve">For example, Darul Uloom Deoband is the world’s largest Islamic university after al-Azhar. But Deoband remains a poorly developed town with hardly any attraction for visitors. The roads heading to Deoband and to the University are in extremely bad shape. There is hardly any good hotel or restaurant available in the town. </w:t>
      </w:r>
      <w:r w:rsidRPr="00584AEA">
        <w:rPr>
          <w:rFonts w:ascii="Arrus" w:hAnsi="Arrus"/>
          <w:sz w:val="22"/>
          <w:szCs w:val="28"/>
          <w:lang w:val="en-GB"/>
        </w:rPr>
        <w:t>Now Deoband has also one of the biggest and most beautiful mosques of the world. But again the surroundings of the Masjid are anything but beautiful. Deoband can easily become a big tourist place for Muslim tourists both from India and abroad. Darul Uloom can conduct regular workshops in the university for intellectuals, students, academicians. Short courses on Islam can be run for the students during winter and summer vacations. But nothing of that sort has ever happened.</w:t>
      </w:r>
      <w:r w:rsidRPr="00584AEA">
        <w:rPr>
          <w:rFonts w:ascii="Arrus" w:hAnsi="Arrus"/>
          <w:b/>
          <w:bCs/>
          <w:sz w:val="22"/>
          <w:szCs w:val="28"/>
          <w:lang w:val="en-GB"/>
        </w:rPr>
        <w:t xml:space="preserve"> If such programmes are regularly organised and the town is put on the tourist map, this will help in many ways:</w:t>
      </w:r>
    </w:p>
    <w:p w14:paraId="268B3DCC" w14:textId="77777777" w:rsidR="00270475" w:rsidRPr="00584AEA" w:rsidRDefault="00270475" w:rsidP="00270475">
      <w:pPr>
        <w:jc w:val="both"/>
        <w:rPr>
          <w:rFonts w:ascii="Arrus" w:hAnsi="Arrus"/>
          <w:b/>
          <w:bCs/>
          <w:sz w:val="22"/>
          <w:szCs w:val="28"/>
          <w:lang w:val="en-GB"/>
        </w:rPr>
      </w:pPr>
    </w:p>
    <w:p w14:paraId="268B3DCD" w14:textId="77777777" w:rsidR="00270475" w:rsidRPr="00584AEA" w:rsidRDefault="00270475" w:rsidP="006F4670">
      <w:pPr>
        <w:numPr>
          <w:ilvl w:val="0"/>
          <w:numId w:val="55"/>
        </w:numPr>
        <w:tabs>
          <w:tab w:val="left" w:pos="0"/>
        </w:tabs>
        <w:jc w:val="both"/>
        <w:rPr>
          <w:rFonts w:ascii="Arrus" w:hAnsi="Arrus"/>
          <w:b/>
          <w:bCs/>
          <w:sz w:val="22"/>
          <w:szCs w:val="28"/>
          <w:lang w:val="en-GB"/>
        </w:rPr>
      </w:pPr>
      <w:r w:rsidRPr="00584AEA">
        <w:rPr>
          <w:rFonts w:ascii="Arrus" w:hAnsi="Arrus"/>
          <w:b/>
          <w:bCs/>
          <w:sz w:val="22"/>
          <w:szCs w:val="28"/>
          <w:lang w:val="en-GB"/>
        </w:rPr>
        <w:t>The communication between the people and Ulama will improve;</w:t>
      </w:r>
    </w:p>
    <w:p w14:paraId="268B3DCE" w14:textId="77777777" w:rsidR="00270475" w:rsidRPr="00584AEA" w:rsidRDefault="00270475" w:rsidP="006F4670">
      <w:pPr>
        <w:numPr>
          <w:ilvl w:val="0"/>
          <w:numId w:val="56"/>
        </w:numPr>
        <w:tabs>
          <w:tab w:val="left" w:pos="0"/>
        </w:tabs>
        <w:jc w:val="both"/>
        <w:rPr>
          <w:rFonts w:ascii="Arrus" w:hAnsi="Arrus"/>
          <w:b/>
          <w:bCs/>
          <w:sz w:val="22"/>
          <w:szCs w:val="28"/>
          <w:lang w:val="en-GB"/>
        </w:rPr>
      </w:pPr>
      <w:r w:rsidRPr="00584AEA">
        <w:rPr>
          <w:rFonts w:ascii="Arrus" w:hAnsi="Arrus"/>
          <w:b/>
          <w:bCs/>
          <w:sz w:val="22"/>
          <w:szCs w:val="28"/>
          <w:lang w:val="en-GB"/>
        </w:rPr>
        <w:t>The moral and social behaviour of the educated class will improve;</w:t>
      </w:r>
    </w:p>
    <w:p w14:paraId="268B3DCF" w14:textId="77777777" w:rsidR="00270475" w:rsidRPr="00584AEA" w:rsidRDefault="00270475" w:rsidP="006F4670">
      <w:pPr>
        <w:numPr>
          <w:ilvl w:val="0"/>
          <w:numId w:val="56"/>
        </w:numPr>
        <w:tabs>
          <w:tab w:val="left" w:pos="0"/>
        </w:tabs>
        <w:jc w:val="both"/>
        <w:rPr>
          <w:rFonts w:ascii="Arrus" w:hAnsi="Arrus"/>
          <w:b/>
          <w:bCs/>
          <w:sz w:val="22"/>
          <w:szCs w:val="28"/>
          <w:lang w:val="en-GB"/>
        </w:rPr>
      </w:pPr>
      <w:r w:rsidRPr="00584AEA">
        <w:rPr>
          <w:rFonts w:ascii="Arrus" w:hAnsi="Arrus"/>
          <w:b/>
          <w:bCs/>
          <w:sz w:val="22"/>
          <w:szCs w:val="28"/>
          <w:lang w:val="en-GB"/>
        </w:rPr>
        <w:t xml:space="preserve">The economic development of the town will gather momentum; Muslim owned industries like Wood Carving, Pottery, Brass and Garments etc will have a beneficial effect. </w:t>
      </w:r>
    </w:p>
    <w:p w14:paraId="268B3DD0" w14:textId="77777777" w:rsidR="00270475" w:rsidRPr="00584AEA" w:rsidRDefault="00270475" w:rsidP="00270475">
      <w:pPr>
        <w:jc w:val="both"/>
        <w:rPr>
          <w:rFonts w:ascii="Arrus" w:hAnsi="Arrus"/>
          <w:sz w:val="22"/>
          <w:szCs w:val="28"/>
          <w:lang w:val="en-GB"/>
        </w:rPr>
      </w:pPr>
    </w:p>
    <w:p w14:paraId="268B3DD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Community Centres as part of Economic Development will be discussed later. Community centres need to be established in all major tourist centres. These must have good accommodation facilities, good Halal food on relatively cheaper rates, a small library and a hall for </w:t>
      </w:r>
      <w:r w:rsidRPr="00584AEA">
        <w:rPr>
          <w:rFonts w:ascii="Arrus" w:hAnsi="Arrus"/>
          <w:sz w:val="22"/>
          <w:szCs w:val="28"/>
          <w:lang w:val="en-GB"/>
        </w:rPr>
        <w:lastRenderedPageBreak/>
        <w:t xml:space="preserve">community functions and cultural events. Special programmes may be organised in season times. </w:t>
      </w:r>
    </w:p>
    <w:p w14:paraId="268B3DD2" w14:textId="77777777" w:rsidR="00270475" w:rsidRPr="00584AEA" w:rsidRDefault="00270475" w:rsidP="00270475">
      <w:pPr>
        <w:jc w:val="both"/>
        <w:rPr>
          <w:rFonts w:ascii="Arrus" w:hAnsi="Arrus"/>
          <w:sz w:val="22"/>
          <w:szCs w:val="28"/>
          <w:lang w:val="en-GB"/>
        </w:rPr>
      </w:pPr>
    </w:p>
    <w:p w14:paraId="268B3DD3"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 xml:space="preserve">Need of Network of Roadside Halal </w:t>
      </w:r>
      <w:proofErr w:type="spellStart"/>
      <w:r w:rsidRPr="00584AEA">
        <w:rPr>
          <w:rFonts w:ascii="Arrus" w:hAnsi="Arrus"/>
          <w:b/>
          <w:bCs/>
          <w:sz w:val="22"/>
          <w:szCs w:val="28"/>
          <w:lang w:val="en-GB"/>
        </w:rPr>
        <w:t>Dhabas</w:t>
      </w:r>
      <w:proofErr w:type="spellEnd"/>
    </w:p>
    <w:p w14:paraId="268B3DD4" w14:textId="77777777" w:rsidR="00270475" w:rsidRPr="00584AEA" w:rsidRDefault="00270475" w:rsidP="00270475">
      <w:pPr>
        <w:jc w:val="both"/>
        <w:rPr>
          <w:rFonts w:ascii="Arrus" w:hAnsi="Arrus"/>
          <w:sz w:val="22"/>
          <w:szCs w:val="28"/>
          <w:lang w:val="en-GB"/>
        </w:rPr>
      </w:pPr>
    </w:p>
    <w:p w14:paraId="268B3DD5"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On almost all major toads, there is huge number of </w:t>
      </w:r>
      <w:proofErr w:type="spellStart"/>
      <w:r w:rsidRPr="00584AEA">
        <w:rPr>
          <w:rFonts w:ascii="Arrus" w:hAnsi="Arrus"/>
          <w:sz w:val="22"/>
          <w:szCs w:val="28"/>
          <w:lang w:val="en-GB"/>
        </w:rPr>
        <w:t>Dhabas</w:t>
      </w:r>
      <w:proofErr w:type="spellEnd"/>
      <w:r w:rsidRPr="00584AEA">
        <w:rPr>
          <w:rFonts w:ascii="Arrus" w:hAnsi="Arrus"/>
          <w:sz w:val="22"/>
          <w:szCs w:val="28"/>
          <w:lang w:val="en-GB"/>
        </w:rPr>
        <w:t xml:space="preserve"> to cater to the food needs of the travellers. There is no survey report to tell the percentage of Muslim </w:t>
      </w:r>
      <w:proofErr w:type="spellStart"/>
      <w:r w:rsidRPr="00584AEA">
        <w:rPr>
          <w:rFonts w:ascii="Arrus" w:hAnsi="Arrus"/>
          <w:sz w:val="22"/>
          <w:szCs w:val="28"/>
          <w:lang w:val="en-GB"/>
        </w:rPr>
        <w:t>Dhabas</w:t>
      </w:r>
      <w:proofErr w:type="spellEnd"/>
      <w:r w:rsidRPr="00584AEA">
        <w:rPr>
          <w:rFonts w:ascii="Arrus" w:hAnsi="Arrus"/>
          <w:sz w:val="22"/>
          <w:szCs w:val="28"/>
          <w:lang w:val="en-GB"/>
        </w:rPr>
        <w:t xml:space="preserve"> among them but it can be safely assumed that the percentage is nowhere near the percentage of Muslims among travellers. These </w:t>
      </w:r>
      <w:proofErr w:type="spellStart"/>
      <w:r w:rsidRPr="00584AEA">
        <w:rPr>
          <w:rFonts w:ascii="Arrus" w:hAnsi="Arrus"/>
          <w:sz w:val="22"/>
          <w:szCs w:val="28"/>
          <w:lang w:val="en-GB"/>
        </w:rPr>
        <w:t>Dhabas</w:t>
      </w:r>
      <w:proofErr w:type="spellEnd"/>
      <w:r w:rsidRPr="00584AEA">
        <w:rPr>
          <w:rFonts w:ascii="Arrus" w:hAnsi="Arrus"/>
          <w:sz w:val="22"/>
          <w:szCs w:val="28"/>
          <w:lang w:val="en-GB"/>
        </w:rPr>
        <w:t xml:space="preserve"> do a roaring business, and if good Muslim-owned </w:t>
      </w:r>
      <w:proofErr w:type="spellStart"/>
      <w:r w:rsidRPr="00584AEA">
        <w:rPr>
          <w:rFonts w:ascii="Arrus" w:hAnsi="Arrus"/>
          <w:sz w:val="22"/>
          <w:szCs w:val="28"/>
          <w:lang w:val="en-GB"/>
        </w:rPr>
        <w:t>Dhabas</w:t>
      </w:r>
      <w:proofErr w:type="spellEnd"/>
      <w:r w:rsidRPr="00584AEA">
        <w:rPr>
          <w:rFonts w:ascii="Arrus" w:hAnsi="Arrus"/>
          <w:sz w:val="22"/>
          <w:szCs w:val="28"/>
          <w:lang w:val="en-GB"/>
        </w:rPr>
        <w:t xml:space="preserve"> come up, not only will they attract Muslims in large numbers they will also have an attraction for non-Muslims who want to eat good non-vegetarian food. These </w:t>
      </w:r>
      <w:proofErr w:type="spellStart"/>
      <w:r w:rsidRPr="00584AEA">
        <w:rPr>
          <w:rFonts w:ascii="Arrus" w:hAnsi="Arrus"/>
          <w:sz w:val="22"/>
          <w:szCs w:val="28"/>
          <w:lang w:val="en-GB"/>
        </w:rPr>
        <w:t>Dhabas</w:t>
      </w:r>
      <w:proofErr w:type="spellEnd"/>
      <w:r w:rsidRPr="00584AEA">
        <w:rPr>
          <w:rFonts w:ascii="Arrus" w:hAnsi="Arrus"/>
          <w:sz w:val="22"/>
          <w:szCs w:val="28"/>
          <w:lang w:val="en-GB"/>
        </w:rPr>
        <w:t xml:space="preserve"> can either be run by a big company owned by Muslims or Muslims living in the nearby villages and </w:t>
      </w:r>
      <w:proofErr w:type="spellStart"/>
      <w:r w:rsidRPr="00584AEA">
        <w:rPr>
          <w:rFonts w:ascii="Arrus" w:hAnsi="Arrus"/>
          <w:sz w:val="22"/>
          <w:szCs w:val="28"/>
          <w:lang w:val="en-GB"/>
        </w:rPr>
        <w:t>qasbahs</w:t>
      </w:r>
      <w:proofErr w:type="spellEnd"/>
      <w:r w:rsidRPr="00584AEA">
        <w:rPr>
          <w:rFonts w:ascii="Arrus" w:hAnsi="Arrus"/>
          <w:sz w:val="22"/>
          <w:szCs w:val="28"/>
          <w:lang w:val="en-GB"/>
        </w:rPr>
        <w:t xml:space="preserve"> can be encouraged to open these </w:t>
      </w:r>
      <w:proofErr w:type="spellStart"/>
      <w:r w:rsidRPr="00584AEA">
        <w:rPr>
          <w:rFonts w:ascii="Arrus" w:hAnsi="Arrus"/>
          <w:sz w:val="22"/>
          <w:szCs w:val="28"/>
          <w:lang w:val="en-GB"/>
        </w:rPr>
        <w:t>Dhabas</w:t>
      </w:r>
      <w:proofErr w:type="spellEnd"/>
      <w:r w:rsidRPr="00584AEA">
        <w:rPr>
          <w:rFonts w:ascii="Arrus" w:hAnsi="Arrus"/>
          <w:sz w:val="22"/>
          <w:szCs w:val="28"/>
          <w:lang w:val="en-GB"/>
        </w:rPr>
        <w:t xml:space="preserve">. They may be advised to learn some basic skills in hospitality and food catering and involve good cooks and caterers to make them good enough for tourists of all kinds. </w:t>
      </w:r>
    </w:p>
    <w:p w14:paraId="268B3DD6" w14:textId="77777777" w:rsidR="00270475" w:rsidRPr="00584AEA" w:rsidRDefault="00270475" w:rsidP="00270475">
      <w:pPr>
        <w:jc w:val="both"/>
        <w:rPr>
          <w:rFonts w:ascii="Arrus" w:hAnsi="Arrus"/>
          <w:sz w:val="22"/>
          <w:szCs w:val="28"/>
          <w:lang w:val="en-GB"/>
        </w:rPr>
      </w:pPr>
    </w:p>
    <w:p w14:paraId="268B3DD7"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Construction sector</w:t>
      </w:r>
    </w:p>
    <w:p w14:paraId="268B3DD8" w14:textId="77777777" w:rsidR="00270475" w:rsidRPr="00584AEA" w:rsidRDefault="00270475" w:rsidP="00270475">
      <w:pPr>
        <w:jc w:val="both"/>
        <w:rPr>
          <w:rFonts w:ascii="Arrus" w:hAnsi="Arrus"/>
          <w:sz w:val="22"/>
          <w:szCs w:val="28"/>
          <w:lang w:val="en-GB"/>
        </w:rPr>
      </w:pPr>
    </w:p>
    <w:p w14:paraId="268B3DD9"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According to FICCI, Construction sector in India has been growing at a compounded annual growth rate (CAGR) of about 11.1 per cent over the last eight years. </w:t>
      </w:r>
      <w:r w:rsidRPr="00584AEA">
        <w:rPr>
          <w:rFonts w:ascii="Arrus" w:hAnsi="Arrus"/>
          <w:sz w:val="18"/>
          <w:szCs w:val="22"/>
          <w:lang w:val="en-GB"/>
        </w:rPr>
        <w:t>(</w:t>
      </w:r>
      <w:hyperlink r:id="rId902" w:history="1">
        <w:r w:rsidRPr="00584AEA">
          <w:rPr>
            <w:rStyle w:val="Hyperlink"/>
            <w:rFonts w:ascii="Arrus" w:eastAsiaTheme="majorEastAsia" w:hAnsi="Arrus"/>
            <w:sz w:val="18"/>
            <w:szCs w:val="22"/>
          </w:rPr>
          <w:t>http://www.ficci.com/events-page.asp?evid=20991</w:t>
        </w:r>
      </w:hyperlink>
      <w:r w:rsidRPr="00584AEA">
        <w:rPr>
          <w:rFonts w:ascii="Arrus" w:hAnsi="Arrus"/>
          <w:sz w:val="18"/>
          <w:szCs w:val="22"/>
          <w:lang w:val="en-GB"/>
        </w:rPr>
        <w:t>)</w:t>
      </w:r>
      <w:r w:rsidRPr="00584AEA">
        <w:rPr>
          <w:rFonts w:ascii="Arrus" w:hAnsi="Arrus"/>
          <w:sz w:val="22"/>
          <w:szCs w:val="28"/>
          <w:lang w:val="en-GB"/>
        </w:rPr>
        <w:t xml:space="preserve">The Construction sector accounts for around 9 per cent of GDP today. This is obviously a massive industry and Muslim involvement is larger here. Muslims have shown considerable interest in construction sector and there are several success stories of the Muslim builders in the country. Several builders have also made big money in the West Asia. But considering the massive scope that construction sector provides, these successes are of only limited value. Muslims have to put maximum efforts in this industry. This is because this is one sector where Muslims have greater chances of success on account of the easy availability of Muslim workers, both skilled and unskilled. </w:t>
      </w:r>
    </w:p>
    <w:p w14:paraId="268B3DDA" w14:textId="77777777" w:rsidR="00270475" w:rsidRPr="00584AEA" w:rsidRDefault="00270475" w:rsidP="00270475">
      <w:pPr>
        <w:jc w:val="both"/>
        <w:rPr>
          <w:rFonts w:ascii="Arrus" w:hAnsi="Arrus"/>
          <w:sz w:val="22"/>
          <w:szCs w:val="28"/>
          <w:lang w:val="en-GB"/>
        </w:rPr>
      </w:pPr>
    </w:p>
    <w:p w14:paraId="268B3DDB"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Building (76), Roads (63), Bridges (65), Dams, etc. (75), Power (38), Railways (78), Mineral Plant (18), Medium Industry (20), Transmission (22), Urban Infrastructure (66 and Maintenance (81) are all high construction intensity sectors and all of these have a great scope. </w:t>
      </w:r>
      <w:r w:rsidRPr="00584AEA">
        <w:rPr>
          <w:rFonts w:ascii="Arrus" w:hAnsi="Arrus"/>
          <w:sz w:val="18"/>
          <w:szCs w:val="22"/>
          <w:lang w:val="en-GB"/>
        </w:rPr>
        <w:t>(</w:t>
      </w:r>
      <w:hyperlink r:id="rId903" w:history="1">
        <w:r w:rsidRPr="00584AEA">
          <w:rPr>
            <w:rStyle w:val="Hyperlink"/>
            <w:rFonts w:ascii="Arrus" w:eastAsiaTheme="majorEastAsia" w:hAnsi="Arrus"/>
            <w:sz w:val="18"/>
            <w:szCs w:val="22"/>
            <w:shd w:val="clear" w:color="auto" w:fill="FFFFFF"/>
          </w:rPr>
          <w:t>www.hccindia.com/hcc_admin/data.../HCC_Annual_Report_2011-12.pdf</w:t>
        </w:r>
      </w:hyperlink>
      <w:r w:rsidRPr="00584AEA">
        <w:rPr>
          <w:rFonts w:ascii="Arrus" w:hAnsi="Arrus"/>
          <w:sz w:val="18"/>
          <w:szCs w:val="22"/>
          <w:shd w:val="clear" w:color="auto" w:fill="FFFFFF"/>
        </w:rPr>
        <w:t>)</w:t>
      </w:r>
      <w:r w:rsidRPr="00584AEA">
        <w:rPr>
          <w:rFonts w:ascii="Arrus" w:hAnsi="Arrus"/>
          <w:sz w:val="20"/>
          <w:szCs w:val="22"/>
          <w:shd w:val="clear" w:color="auto" w:fill="FFFFFF"/>
        </w:rPr>
        <w:t xml:space="preserve"> </w:t>
      </w:r>
      <w:r w:rsidRPr="00584AEA">
        <w:rPr>
          <w:rFonts w:ascii="Arrus" w:hAnsi="Arrus"/>
          <w:sz w:val="22"/>
          <w:szCs w:val="28"/>
          <w:lang w:val="en-GB"/>
        </w:rPr>
        <w:t xml:space="preserve">Obviously several of these sectors are in the government hands and others are for private industries.  Muslim Construction Companies need </w:t>
      </w:r>
      <w:r w:rsidRPr="00584AEA">
        <w:rPr>
          <w:rFonts w:ascii="Arrus" w:hAnsi="Arrus"/>
          <w:sz w:val="22"/>
          <w:szCs w:val="28"/>
          <w:lang w:val="en-GB"/>
        </w:rPr>
        <w:lastRenderedPageBreak/>
        <w:t xml:space="preserve">to emerge at a quick rate and take all possible steps to secure government contracts. </w:t>
      </w:r>
    </w:p>
    <w:p w14:paraId="268B3DDC" w14:textId="77777777" w:rsidR="00270475" w:rsidRPr="00584AEA" w:rsidRDefault="00270475" w:rsidP="00270475">
      <w:pPr>
        <w:jc w:val="both"/>
        <w:rPr>
          <w:rFonts w:ascii="Arrus" w:hAnsi="Arrus"/>
          <w:sz w:val="20"/>
          <w:lang w:val="en-GB"/>
        </w:rPr>
      </w:pPr>
    </w:p>
    <w:p w14:paraId="268B3DD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Construction sector is extremely important ingredient of any economy particularly in a growing economy. It has strong linkages with various industries such as cement, steel, chemicals, paints, tiles, fixtures and fittings. It is important because it is good in the short as well as in the long term. While in the short term it serves as a demand booster, in the long term it contributes towards boosting the infrastructure capacity. According to Planning Commission Report, infrastructure construction accounts for the maximum share (54 per cent) of construction activities. Industrial expansion contributes to 36 per cent of overall construction activity, and residential and commercial 5 per cent each. Again, though there is hardly any report available to confirm this but can easily be assumed that </w:t>
      </w:r>
      <w:r w:rsidRPr="00584AEA">
        <w:rPr>
          <w:rFonts w:ascii="Arrus" w:hAnsi="Arrus"/>
          <w:b/>
          <w:bCs/>
          <w:sz w:val="22"/>
          <w:szCs w:val="28"/>
          <w:lang w:val="en-GB"/>
        </w:rPr>
        <w:t>Muslim industrialists are more involved in residential construction and need to increase involvement in infrastructure construction</w:t>
      </w:r>
      <w:r w:rsidRPr="00584AEA">
        <w:rPr>
          <w:rFonts w:ascii="Arrus" w:hAnsi="Arrus"/>
          <w:sz w:val="22"/>
          <w:szCs w:val="28"/>
          <w:lang w:val="en-GB"/>
        </w:rPr>
        <w:t xml:space="preserve">. These companies have to develop their capabilities to undertake big projects and they must be in a position to use the best available techniques. Their management skills should also be smart enough to earn profits. </w:t>
      </w:r>
    </w:p>
    <w:p w14:paraId="268B3DDE" w14:textId="77777777" w:rsidR="00270475" w:rsidRPr="00584AEA" w:rsidRDefault="00270475" w:rsidP="00270475">
      <w:pPr>
        <w:jc w:val="both"/>
        <w:rPr>
          <w:rFonts w:ascii="Arrus" w:hAnsi="Arrus"/>
          <w:sz w:val="22"/>
          <w:szCs w:val="28"/>
          <w:lang w:val="en-GB"/>
        </w:rPr>
      </w:pPr>
    </w:p>
    <w:p w14:paraId="268B3DDF"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According to the report, the Construction sector provides direct/indirect employment to about 35 million people and is expected to employ about 92 million persons by 2022 as described. Thus almost 50 million additional jobs may be created in construction in the next 10 years.  This is where Muslims must step in a big way. They must make special efforts to conduct special training for that purpose to Muslims. </w:t>
      </w:r>
      <w:r w:rsidRPr="00584AEA">
        <w:rPr>
          <w:rFonts w:ascii="Arrus" w:hAnsi="Arrus"/>
          <w:b/>
          <w:bCs/>
          <w:sz w:val="22"/>
          <w:szCs w:val="28"/>
          <w:lang w:val="en-GB"/>
        </w:rPr>
        <w:t xml:space="preserve">At least 12 </w:t>
      </w:r>
      <w:proofErr w:type="spellStart"/>
      <w:r w:rsidRPr="00584AEA">
        <w:rPr>
          <w:rFonts w:ascii="Arrus" w:hAnsi="Arrus"/>
          <w:b/>
          <w:bCs/>
          <w:sz w:val="22"/>
          <w:szCs w:val="28"/>
          <w:lang w:val="en-GB"/>
        </w:rPr>
        <w:t>millions</w:t>
      </w:r>
      <w:proofErr w:type="spellEnd"/>
      <w:r w:rsidRPr="00584AEA">
        <w:rPr>
          <w:rFonts w:ascii="Arrus" w:hAnsi="Arrus"/>
          <w:b/>
          <w:bCs/>
          <w:sz w:val="22"/>
          <w:szCs w:val="28"/>
          <w:lang w:val="en-GB"/>
        </w:rPr>
        <w:t xml:space="preserve"> of these jobs should go to Muslims</w:t>
      </w:r>
      <w:r w:rsidRPr="00584AEA">
        <w:rPr>
          <w:rFonts w:ascii="Arrus" w:hAnsi="Arrus"/>
          <w:sz w:val="22"/>
          <w:szCs w:val="28"/>
          <w:lang w:val="en-GB"/>
        </w:rPr>
        <w:t xml:space="preserve">. Efforts need to be made not only at the training and educational level, there should also be efforts at the political level to ensure this. </w:t>
      </w:r>
    </w:p>
    <w:p w14:paraId="268B3DE0" w14:textId="77777777" w:rsidR="00270475" w:rsidRPr="00584AEA" w:rsidRDefault="00270475" w:rsidP="00270475">
      <w:pPr>
        <w:jc w:val="both"/>
        <w:rPr>
          <w:rFonts w:ascii="Arrus" w:hAnsi="Arrus"/>
          <w:b/>
          <w:bCs/>
          <w:sz w:val="22"/>
          <w:szCs w:val="28"/>
          <w:lang w:val="en-GB"/>
        </w:rPr>
      </w:pPr>
    </w:p>
    <w:p w14:paraId="268B3DE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To sustain the growth of the Construction sector, Skills Development Corporation (NSDC) is facilitating a Sectoral Skill Council (SSC) for the Construction Sector. An ambitious target of 35 million construction workers by 2022 has been fixed and the process of formation of the Skill Development Council is continuing. Muslims must take full advantage of these developments and may set up special units specifically for Muslims in Muslim institutions including inter colleges, universities, madrasas and other community institutions. </w:t>
      </w:r>
    </w:p>
    <w:p w14:paraId="268B3DE2" w14:textId="77777777" w:rsidR="00270475" w:rsidRPr="00584AEA" w:rsidRDefault="00270475" w:rsidP="00270475">
      <w:pPr>
        <w:jc w:val="both"/>
        <w:rPr>
          <w:rFonts w:ascii="Arrus" w:hAnsi="Arrus"/>
          <w:b/>
          <w:bCs/>
          <w:sz w:val="22"/>
          <w:szCs w:val="28"/>
          <w:lang w:val="en-GB"/>
        </w:rPr>
      </w:pPr>
    </w:p>
    <w:p w14:paraId="268B3DE3"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Increasing the number of qualified trainers to bridge the future demand of quality, skilled manpower in the Construction sector is </w:t>
      </w:r>
      <w:r w:rsidRPr="00584AEA">
        <w:rPr>
          <w:rFonts w:ascii="Arrus" w:hAnsi="Arrus"/>
          <w:sz w:val="22"/>
          <w:szCs w:val="28"/>
          <w:lang w:val="en-GB"/>
        </w:rPr>
        <w:lastRenderedPageBreak/>
        <w:t>required. There is a need to set up an institutional framework to ensure the quality of training imparted at various training institutes across the country, e.g. setting up an umbrella organization for providing certification and accreditation to training institutes across the country</w:t>
      </w:r>
    </w:p>
    <w:p w14:paraId="268B3DE4" w14:textId="77777777" w:rsidR="00270475" w:rsidRPr="00584AEA" w:rsidRDefault="00270475" w:rsidP="00270475">
      <w:pPr>
        <w:jc w:val="both"/>
        <w:rPr>
          <w:rFonts w:ascii="Arrus" w:hAnsi="Arrus"/>
          <w:sz w:val="22"/>
          <w:szCs w:val="28"/>
          <w:lang w:val="en-GB"/>
        </w:rPr>
      </w:pPr>
    </w:p>
    <w:p w14:paraId="268B3DE5"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Islamic Community Centres</w:t>
      </w:r>
    </w:p>
    <w:p w14:paraId="268B3DE6" w14:textId="77777777" w:rsidR="00270475" w:rsidRPr="00584AEA" w:rsidRDefault="00270475" w:rsidP="00270475">
      <w:pPr>
        <w:jc w:val="both"/>
        <w:rPr>
          <w:rFonts w:ascii="Arrus" w:hAnsi="Arrus"/>
          <w:sz w:val="22"/>
          <w:szCs w:val="28"/>
          <w:lang w:val="en-GB"/>
        </w:rPr>
      </w:pPr>
    </w:p>
    <w:p w14:paraId="268B3DE7"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There are hardly any good Muslim centres in most of the cities catering to the social, religious and cultural demands of the community. Most Muslim marriages and other celebrations take place in hotels owned by non-Muslims. If there are some Muslim baraat </w:t>
      </w:r>
      <w:proofErr w:type="spellStart"/>
      <w:r w:rsidRPr="00584AEA">
        <w:rPr>
          <w:rFonts w:ascii="Arrus" w:hAnsi="Arrus"/>
          <w:sz w:val="22"/>
          <w:szCs w:val="28"/>
          <w:lang w:val="en-GB"/>
        </w:rPr>
        <w:t>ghars</w:t>
      </w:r>
      <w:proofErr w:type="spellEnd"/>
      <w:r w:rsidRPr="00584AEA">
        <w:rPr>
          <w:rFonts w:ascii="Arrus" w:hAnsi="Arrus"/>
          <w:sz w:val="22"/>
          <w:szCs w:val="28"/>
          <w:lang w:val="en-GB"/>
        </w:rPr>
        <w:t>, they are normally not of a good enough quality to attract rich and educated class. There is a need to construct these centres on a scale that they attract not just Muslims but also non-Muslims. The success story of India Islamic Cultural Centre at New Delhi is a valuable example. In Delhi alone there is a need to have at least 10 more centres of that quality, and all city headquarters with significant Muslim population must have at least one such centre. All these centres must have mess and restaurants serving halal food, library, auditorium .halls for Muslim cultural events, bookshops, general stores, gift shops etc, and open space for marriage and other functions. Tourist places must also have Islamic Community Centres that provide services at relatively cheaper rates.</w:t>
      </w:r>
    </w:p>
    <w:p w14:paraId="268B3DE8" w14:textId="77777777" w:rsidR="00270475" w:rsidRPr="00584AEA" w:rsidRDefault="00270475" w:rsidP="00270475">
      <w:pPr>
        <w:jc w:val="both"/>
        <w:rPr>
          <w:rFonts w:ascii="Arrus" w:hAnsi="Arrus"/>
          <w:b/>
          <w:bCs/>
          <w:sz w:val="30"/>
          <w:szCs w:val="40"/>
          <w:lang w:val="en-GB"/>
        </w:rPr>
      </w:pPr>
    </w:p>
    <w:p w14:paraId="268B3DE9" w14:textId="77777777" w:rsidR="00270475" w:rsidRPr="00584AEA" w:rsidRDefault="00270475" w:rsidP="00270475">
      <w:pPr>
        <w:jc w:val="both"/>
        <w:rPr>
          <w:rFonts w:ascii="Arrus" w:hAnsi="Arrus"/>
          <w:b/>
          <w:bCs/>
          <w:sz w:val="26"/>
          <w:szCs w:val="40"/>
          <w:lang w:val="en-GB"/>
        </w:rPr>
      </w:pPr>
      <w:r w:rsidRPr="00584AEA">
        <w:rPr>
          <w:rFonts w:ascii="Arrus" w:hAnsi="Arrus"/>
          <w:b/>
          <w:bCs/>
          <w:sz w:val="26"/>
          <w:szCs w:val="40"/>
          <w:lang w:val="en-GB"/>
        </w:rPr>
        <w:t>E-Commerce</w:t>
      </w:r>
    </w:p>
    <w:p w14:paraId="268B3DEA" w14:textId="77777777" w:rsidR="00270475" w:rsidRPr="00584AEA" w:rsidRDefault="00270475" w:rsidP="00270475">
      <w:pPr>
        <w:jc w:val="both"/>
        <w:rPr>
          <w:rFonts w:ascii="Arrus" w:hAnsi="Arrus"/>
          <w:b/>
          <w:bCs/>
          <w:sz w:val="30"/>
          <w:szCs w:val="40"/>
          <w:lang w:val="en-GB"/>
        </w:rPr>
      </w:pPr>
    </w:p>
    <w:p w14:paraId="268B3DEB" w14:textId="77777777" w:rsidR="00270475" w:rsidRPr="00584AEA" w:rsidRDefault="00270475" w:rsidP="00270475">
      <w:pPr>
        <w:ind w:firstLine="720"/>
        <w:jc w:val="both"/>
        <w:rPr>
          <w:rFonts w:ascii="Arrus" w:hAnsi="Arrus"/>
          <w:sz w:val="22"/>
          <w:szCs w:val="22"/>
          <w:shd w:val="clear" w:color="auto" w:fill="FFFFFF"/>
        </w:rPr>
      </w:pPr>
      <w:r w:rsidRPr="00584AEA">
        <w:rPr>
          <w:rFonts w:ascii="Arrus" w:hAnsi="Arrus"/>
          <w:bCs/>
          <w:sz w:val="22"/>
          <w:szCs w:val="22"/>
          <w:lang w:val="en-GB"/>
        </w:rPr>
        <w:t xml:space="preserve">The latest component in the industry is E-commerce, which is growing fast all over the world including India. According to a report, </w:t>
      </w:r>
      <w:r w:rsidRPr="00584AEA">
        <w:rPr>
          <w:rFonts w:ascii="Arrus" w:hAnsi="Arrus"/>
          <w:sz w:val="22"/>
          <w:szCs w:val="22"/>
          <w:shd w:val="clear" w:color="auto" w:fill="FFFFFF"/>
        </w:rPr>
        <w:t>E-commerce market is likely to grow ten-fold in next five years to reach $100 billion on the back of increasing penetration of internet, smartphones and spread of digital network in rural areas, says a study. According to the report titled 'Direct selling; Mapping the industry across Indian states', the country's e-commerce sector, which is around $10 billion (Rs 65,000 crore) at present, can even touch $250 billion in next ten years as digital network would spread in the rural areas.</w:t>
      </w:r>
    </w:p>
    <w:p w14:paraId="268B3DEC" w14:textId="77777777" w:rsidR="00270475" w:rsidRPr="00584AEA" w:rsidRDefault="00270475" w:rsidP="00270475">
      <w:pPr>
        <w:ind w:firstLine="720"/>
        <w:jc w:val="both"/>
        <w:rPr>
          <w:rFonts w:ascii="Arrus" w:hAnsi="Arrus"/>
          <w:sz w:val="22"/>
          <w:szCs w:val="22"/>
          <w:shd w:val="clear" w:color="auto" w:fill="FFFFFF"/>
        </w:rPr>
      </w:pPr>
    </w:p>
    <w:p w14:paraId="268B3DED" w14:textId="77777777" w:rsidR="00270475" w:rsidRPr="00584AEA" w:rsidRDefault="00270475" w:rsidP="00270475">
      <w:pPr>
        <w:ind w:firstLine="720"/>
        <w:jc w:val="both"/>
        <w:rPr>
          <w:rFonts w:ascii="Arrus" w:hAnsi="Arrus"/>
          <w:sz w:val="22"/>
          <w:szCs w:val="22"/>
          <w:shd w:val="clear" w:color="auto" w:fill="FFFFFF"/>
        </w:rPr>
      </w:pPr>
      <w:r w:rsidRPr="00584AEA">
        <w:rPr>
          <w:rFonts w:ascii="Arrus" w:hAnsi="Arrus"/>
          <w:sz w:val="22"/>
          <w:szCs w:val="22"/>
          <w:shd w:val="clear" w:color="auto" w:fill="FFFFFF"/>
        </w:rPr>
        <w:t xml:space="preserve">This boom will happen because the broadband would take over and digital network will spread into the rural areas. </w:t>
      </w:r>
      <w:r w:rsidRPr="00584AEA">
        <w:rPr>
          <w:rFonts w:ascii="Arrus" w:hAnsi="Arrus"/>
          <w:sz w:val="22"/>
          <w:szCs w:val="22"/>
        </w:rPr>
        <w:t xml:space="preserve"> </w:t>
      </w:r>
      <w:r w:rsidRPr="00584AEA">
        <w:rPr>
          <w:rFonts w:ascii="Arrus" w:hAnsi="Arrus"/>
          <w:sz w:val="22"/>
          <w:szCs w:val="22"/>
          <w:shd w:val="clear" w:color="auto" w:fill="FFFFFF"/>
        </w:rPr>
        <w:t>The  e-commerce market would be driven by the local languages and broadband internet penetration into rural India.</w:t>
      </w:r>
      <w:r w:rsidRPr="00584AEA">
        <w:rPr>
          <w:rFonts w:ascii="Arrus" w:hAnsi="Arrus"/>
          <w:sz w:val="22"/>
          <w:szCs w:val="22"/>
        </w:rPr>
        <w:t xml:space="preserve"> </w:t>
      </w:r>
      <w:r w:rsidRPr="00584AEA">
        <w:rPr>
          <w:rFonts w:ascii="Arrus" w:hAnsi="Arrus"/>
          <w:sz w:val="22"/>
          <w:szCs w:val="22"/>
          <w:shd w:val="clear" w:color="auto" w:fill="FFFFFF"/>
        </w:rPr>
        <w:t>By 2017, India will have 350 million smartphones and it will create demand, the report said.</w:t>
      </w:r>
      <w:r w:rsidRPr="00584AEA">
        <w:rPr>
          <w:rFonts w:ascii="Arrus" w:hAnsi="Arrus"/>
          <w:sz w:val="22"/>
          <w:szCs w:val="22"/>
        </w:rPr>
        <w:t xml:space="preserve"> </w:t>
      </w:r>
      <w:r w:rsidRPr="00584AEA">
        <w:rPr>
          <w:rFonts w:ascii="Arrus" w:hAnsi="Arrus"/>
          <w:sz w:val="22"/>
          <w:szCs w:val="22"/>
          <w:shd w:val="clear" w:color="auto" w:fill="FFFFFF"/>
        </w:rPr>
        <w:t>Meanwhile, e-</w:t>
      </w:r>
      <w:r w:rsidRPr="00584AEA">
        <w:rPr>
          <w:rFonts w:ascii="Arrus" w:hAnsi="Arrus"/>
          <w:sz w:val="22"/>
          <w:szCs w:val="22"/>
          <w:shd w:val="clear" w:color="auto" w:fill="FFFFFF"/>
        </w:rPr>
        <w:lastRenderedPageBreak/>
        <w:t xml:space="preserve">retailing and various other formats of retail such as direct selling could co-exist and grow as there are several models growing in retail across the world.  By 2017, India would have 500 </w:t>
      </w:r>
      <w:proofErr w:type="spellStart"/>
      <w:r w:rsidRPr="00584AEA">
        <w:rPr>
          <w:rFonts w:ascii="Arrus" w:hAnsi="Arrus"/>
          <w:sz w:val="22"/>
          <w:szCs w:val="22"/>
          <w:shd w:val="clear" w:color="auto" w:fill="FFFFFF"/>
        </w:rPr>
        <w:t>millions</w:t>
      </w:r>
      <w:proofErr w:type="spellEnd"/>
      <w:r w:rsidRPr="00584AEA">
        <w:rPr>
          <w:rFonts w:ascii="Arrus" w:hAnsi="Arrus"/>
          <w:sz w:val="22"/>
          <w:szCs w:val="22"/>
          <w:shd w:val="clear" w:color="auto" w:fill="FFFFFF"/>
        </w:rPr>
        <w:t xml:space="preserve"> connected to internet and it would create huge consumer opportunity.</w:t>
      </w:r>
    </w:p>
    <w:p w14:paraId="268B3DEE" w14:textId="77777777" w:rsidR="00270475" w:rsidRPr="00584AEA" w:rsidRDefault="00270475" w:rsidP="00270475">
      <w:pPr>
        <w:ind w:firstLine="720"/>
        <w:jc w:val="both"/>
        <w:rPr>
          <w:rFonts w:ascii="Arrus" w:hAnsi="Arrus"/>
          <w:sz w:val="22"/>
          <w:szCs w:val="22"/>
          <w:shd w:val="clear" w:color="auto" w:fill="FFFFFF"/>
        </w:rPr>
      </w:pPr>
    </w:p>
    <w:p w14:paraId="268B3DEF" w14:textId="77777777" w:rsidR="00270475" w:rsidRPr="00584AEA" w:rsidRDefault="00270475" w:rsidP="00270475">
      <w:pPr>
        <w:ind w:firstLine="720"/>
        <w:jc w:val="both"/>
        <w:rPr>
          <w:rFonts w:ascii="Arrus" w:hAnsi="Arrus"/>
          <w:sz w:val="22"/>
          <w:szCs w:val="22"/>
          <w:shd w:val="clear" w:color="auto" w:fill="FFFFFF"/>
        </w:rPr>
      </w:pPr>
      <w:r w:rsidRPr="00584AEA">
        <w:rPr>
          <w:rFonts w:ascii="Arrus" w:hAnsi="Arrus"/>
          <w:sz w:val="22"/>
          <w:szCs w:val="22"/>
          <w:shd w:val="clear" w:color="auto" w:fill="FFFFFF"/>
        </w:rPr>
        <w:t xml:space="preserve">India will also witness rapid urbanization and create an economy driven by the middle class. As Muslims live much more in urban areas, they would have huge opportunity to enter the E-commerce. </w:t>
      </w:r>
      <w:r w:rsidRPr="00584AEA">
        <w:rPr>
          <w:rFonts w:ascii="Arrus" w:hAnsi="Arrus"/>
          <w:sz w:val="22"/>
          <w:szCs w:val="22"/>
        </w:rPr>
        <w:t>In India,</w:t>
      </w:r>
      <w:r w:rsidRPr="00584AEA">
        <w:rPr>
          <w:rStyle w:val="apple-converted-space"/>
          <w:rFonts w:ascii="Arrus" w:eastAsiaTheme="majorEastAsia" w:hAnsi="Arrus"/>
          <w:sz w:val="22"/>
          <w:szCs w:val="22"/>
        </w:rPr>
        <w:t> </w:t>
      </w:r>
      <w:hyperlink r:id="rId904" w:tooltip="Cash on delivery" w:history="1">
        <w:r w:rsidRPr="00584AEA">
          <w:rPr>
            <w:rStyle w:val="Hyperlink"/>
            <w:rFonts w:ascii="Arrus" w:eastAsiaTheme="majorEastAsia" w:hAnsi="Arrus"/>
            <w:sz w:val="22"/>
            <w:szCs w:val="22"/>
            <w:u w:val="none"/>
          </w:rPr>
          <w:t>cash on delivery</w:t>
        </w:r>
      </w:hyperlink>
      <w:r w:rsidRPr="00584AEA">
        <w:rPr>
          <w:rStyle w:val="apple-converted-space"/>
          <w:rFonts w:ascii="Arrus" w:eastAsiaTheme="majorEastAsia" w:hAnsi="Arrus"/>
          <w:sz w:val="22"/>
          <w:szCs w:val="22"/>
        </w:rPr>
        <w:t> </w:t>
      </w:r>
      <w:r w:rsidRPr="00584AEA">
        <w:rPr>
          <w:rFonts w:ascii="Arrus" w:hAnsi="Arrus"/>
          <w:sz w:val="22"/>
          <w:szCs w:val="22"/>
        </w:rPr>
        <w:t>is the most preferred payment method, accumulating 75% of the e-retail activities.</w:t>
      </w:r>
      <w:r w:rsidRPr="00584AEA">
        <w:rPr>
          <w:sz w:val="28"/>
          <w:szCs w:val="28"/>
        </w:rPr>
        <w:t xml:space="preserve"> </w:t>
      </w:r>
      <w:r w:rsidRPr="00584AEA">
        <w:rPr>
          <w:rFonts w:ascii="Arrus" w:hAnsi="Arrus"/>
          <w:sz w:val="22"/>
          <w:szCs w:val="22"/>
        </w:rPr>
        <w:t xml:space="preserve"> Items will be ordered and supplied through internet, and Muslim businessmen, especially the young educated Muslims should explore the possibilities of entering E-commerce market. </w:t>
      </w:r>
    </w:p>
    <w:p w14:paraId="268B3DF0" w14:textId="77777777" w:rsidR="00270475" w:rsidRPr="00584AEA" w:rsidRDefault="00270475" w:rsidP="00270475">
      <w:pPr>
        <w:pStyle w:val="NormalWeb"/>
        <w:shd w:val="clear" w:color="auto" w:fill="FFFFFF"/>
        <w:spacing w:before="120" w:after="120" w:line="182" w:lineRule="atLeast"/>
        <w:ind w:firstLine="384"/>
        <w:jc w:val="both"/>
        <w:rPr>
          <w:rFonts w:ascii="Arrus" w:hAnsi="Arrus"/>
          <w:sz w:val="22"/>
          <w:szCs w:val="22"/>
        </w:rPr>
      </w:pPr>
      <w:r w:rsidRPr="00584AEA">
        <w:rPr>
          <w:rFonts w:ascii="Arrus" w:hAnsi="Arrus"/>
          <w:sz w:val="22"/>
          <w:szCs w:val="22"/>
        </w:rPr>
        <w:t>According to a Wikipedia report, key drivers in Indian e-commerce are:</w:t>
      </w:r>
    </w:p>
    <w:p w14:paraId="268B3DF1" w14:textId="77777777" w:rsidR="00270475" w:rsidRPr="00584AEA" w:rsidRDefault="00270475" w:rsidP="006F4670">
      <w:pPr>
        <w:widowControl/>
        <w:numPr>
          <w:ilvl w:val="0"/>
          <w:numId w:val="167"/>
        </w:numPr>
        <w:shd w:val="clear" w:color="auto" w:fill="FFFFFF"/>
        <w:autoSpaceDE/>
        <w:adjustRightInd/>
        <w:spacing w:before="100" w:beforeAutospacing="1" w:after="24" w:line="182" w:lineRule="atLeast"/>
        <w:ind w:left="384"/>
        <w:jc w:val="both"/>
        <w:rPr>
          <w:rFonts w:ascii="Arrus" w:hAnsi="Arrus"/>
          <w:sz w:val="22"/>
          <w:szCs w:val="22"/>
        </w:rPr>
      </w:pPr>
      <w:r w:rsidRPr="00584AEA">
        <w:rPr>
          <w:rFonts w:ascii="Arrus" w:hAnsi="Arrus"/>
          <w:sz w:val="22"/>
          <w:szCs w:val="22"/>
        </w:rPr>
        <w:t>Large percentage of population subscribed to</w:t>
      </w:r>
      <w:r w:rsidRPr="00584AEA">
        <w:rPr>
          <w:rStyle w:val="apple-converted-space"/>
          <w:rFonts w:ascii="Arrus" w:eastAsiaTheme="majorEastAsia" w:hAnsi="Arrus"/>
          <w:sz w:val="22"/>
          <w:szCs w:val="22"/>
        </w:rPr>
        <w:t> </w:t>
      </w:r>
      <w:hyperlink r:id="rId905" w:tooltip="Broadband Internet access" w:history="1">
        <w:r w:rsidRPr="00584AEA">
          <w:rPr>
            <w:rStyle w:val="Hyperlink"/>
            <w:rFonts w:ascii="Arrus" w:eastAsiaTheme="majorEastAsia" w:hAnsi="Arrus"/>
            <w:sz w:val="22"/>
            <w:szCs w:val="22"/>
            <w:u w:val="none"/>
          </w:rPr>
          <w:t>broadband Internet</w:t>
        </w:r>
      </w:hyperlink>
      <w:r w:rsidRPr="00584AEA">
        <w:rPr>
          <w:rFonts w:ascii="Arrus" w:hAnsi="Arrus"/>
          <w:sz w:val="22"/>
          <w:szCs w:val="22"/>
        </w:rPr>
        <w:t>, burgeoning</w:t>
      </w:r>
      <w:r w:rsidRPr="00584AEA">
        <w:rPr>
          <w:rStyle w:val="apple-converted-space"/>
          <w:rFonts w:ascii="Arrus" w:eastAsiaTheme="majorEastAsia" w:hAnsi="Arrus"/>
          <w:sz w:val="22"/>
          <w:szCs w:val="22"/>
        </w:rPr>
        <w:t> </w:t>
      </w:r>
      <w:hyperlink r:id="rId906" w:tooltip="3G" w:history="1">
        <w:r w:rsidRPr="00584AEA">
          <w:rPr>
            <w:rStyle w:val="Hyperlink"/>
            <w:rFonts w:ascii="Arrus" w:eastAsiaTheme="majorEastAsia" w:hAnsi="Arrus"/>
            <w:sz w:val="22"/>
            <w:szCs w:val="22"/>
            <w:u w:val="none"/>
          </w:rPr>
          <w:t>3G</w:t>
        </w:r>
      </w:hyperlink>
      <w:r w:rsidRPr="00584AEA">
        <w:rPr>
          <w:rStyle w:val="apple-converted-space"/>
          <w:rFonts w:ascii="Arrus" w:eastAsiaTheme="majorEastAsia" w:hAnsi="Arrus"/>
          <w:sz w:val="22"/>
          <w:szCs w:val="22"/>
        </w:rPr>
        <w:t> </w:t>
      </w:r>
      <w:r w:rsidRPr="00584AEA">
        <w:rPr>
          <w:rFonts w:ascii="Arrus" w:hAnsi="Arrus"/>
          <w:sz w:val="22"/>
          <w:szCs w:val="22"/>
        </w:rPr>
        <w:t>internet users, and a recent introduction of</w:t>
      </w:r>
      <w:r w:rsidRPr="00584AEA">
        <w:rPr>
          <w:rStyle w:val="apple-converted-space"/>
          <w:rFonts w:ascii="Arrus" w:eastAsiaTheme="majorEastAsia" w:hAnsi="Arrus"/>
          <w:sz w:val="22"/>
          <w:szCs w:val="22"/>
        </w:rPr>
        <w:t> </w:t>
      </w:r>
      <w:hyperlink r:id="rId907" w:tooltip="4G" w:history="1">
        <w:r w:rsidRPr="00584AEA">
          <w:rPr>
            <w:rStyle w:val="Hyperlink"/>
            <w:rFonts w:ascii="Arrus" w:eastAsiaTheme="majorEastAsia" w:hAnsi="Arrus"/>
            <w:sz w:val="22"/>
            <w:szCs w:val="22"/>
            <w:u w:val="none"/>
          </w:rPr>
          <w:t>4G</w:t>
        </w:r>
      </w:hyperlink>
      <w:r w:rsidRPr="00584AEA">
        <w:rPr>
          <w:rStyle w:val="apple-converted-space"/>
          <w:rFonts w:ascii="Arrus" w:eastAsiaTheme="majorEastAsia" w:hAnsi="Arrus"/>
          <w:sz w:val="22"/>
          <w:szCs w:val="22"/>
        </w:rPr>
        <w:t> </w:t>
      </w:r>
      <w:r w:rsidRPr="00584AEA">
        <w:rPr>
          <w:rFonts w:ascii="Arrus" w:hAnsi="Arrus"/>
          <w:sz w:val="22"/>
          <w:szCs w:val="22"/>
        </w:rPr>
        <w:t xml:space="preserve">across the country. </w:t>
      </w:r>
    </w:p>
    <w:p w14:paraId="268B3DF2" w14:textId="77777777" w:rsidR="00270475" w:rsidRPr="00584AEA" w:rsidRDefault="00270475" w:rsidP="006F4670">
      <w:pPr>
        <w:widowControl/>
        <w:numPr>
          <w:ilvl w:val="0"/>
          <w:numId w:val="167"/>
        </w:numPr>
        <w:shd w:val="clear" w:color="auto" w:fill="FFFFFF"/>
        <w:autoSpaceDE/>
        <w:adjustRightInd/>
        <w:spacing w:before="100" w:beforeAutospacing="1" w:after="24" w:line="182" w:lineRule="atLeast"/>
        <w:ind w:left="384"/>
        <w:jc w:val="both"/>
        <w:rPr>
          <w:rFonts w:ascii="Arrus" w:hAnsi="Arrus"/>
          <w:sz w:val="22"/>
          <w:szCs w:val="22"/>
        </w:rPr>
      </w:pPr>
      <w:r w:rsidRPr="00584AEA">
        <w:rPr>
          <w:rFonts w:ascii="Arrus" w:hAnsi="Arrus"/>
          <w:sz w:val="22"/>
          <w:szCs w:val="22"/>
        </w:rPr>
        <w:t>Explosive growth of</w:t>
      </w:r>
      <w:r w:rsidRPr="00584AEA">
        <w:rPr>
          <w:rStyle w:val="apple-converted-space"/>
          <w:rFonts w:ascii="Arrus" w:eastAsiaTheme="majorEastAsia" w:hAnsi="Arrus"/>
          <w:sz w:val="22"/>
          <w:szCs w:val="22"/>
        </w:rPr>
        <w:t> </w:t>
      </w:r>
      <w:hyperlink r:id="rId908" w:tooltip="Smartphone" w:history="1">
        <w:r w:rsidRPr="00584AEA">
          <w:rPr>
            <w:rStyle w:val="Hyperlink"/>
            <w:rFonts w:ascii="Arrus" w:eastAsiaTheme="majorEastAsia" w:hAnsi="Arrus"/>
            <w:sz w:val="22"/>
            <w:szCs w:val="22"/>
            <w:u w:val="none"/>
          </w:rPr>
          <w:t>Smartphone</w:t>
        </w:r>
      </w:hyperlink>
      <w:r w:rsidRPr="00584AEA">
        <w:rPr>
          <w:rStyle w:val="apple-converted-space"/>
          <w:rFonts w:ascii="Arrus" w:eastAsiaTheme="majorEastAsia" w:hAnsi="Arrus"/>
          <w:sz w:val="22"/>
          <w:szCs w:val="22"/>
        </w:rPr>
        <w:t> </w:t>
      </w:r>
      <w:r w:rsidRPr="00584AEA">
        <w:rPr>
          <w:rFonts w:ascii="Arrus" w:hAnsi="Arrus"/>
          <w:sz w:val="22"/>
          <w:szCs w:val="22"/>
        </w:rPr>
        <w:t>users, soon to be world's second largest smartphone userbase</w:t>
      </w:r>
    </w:p>
    <w:p w14:paraId="268B3DF3" w14:textId="77777777" w:rsidR="00270475" w:rsidRPr="00584AEA" w:rsidRDefault="00270475" w:rsidP="006F4670">
      <w:pPr>
        <w:widowControl/>
        <w:numPr>
          <w:ilvl w:val="0"/>
          <w:numId w:val="167"/>
        </w:numPr>
        <w:shd w:val="clear" w:color="auto" w:fill="FFFFFF"/>
        <w:autoSpaceDE/>
        <w:adjustRightInd/>
        <w:spacing w:before="100" w:beforeAutospacing="1" w:after="24" w:line="182" w:lineRule="atLeast"/>
        <w:ind w:left="384"/>
        <w:jc w:val="both"/>
        <w:rPr>
          <w:rFonts w:ascii="Arrus" w:hAnsi="Arrus"/>
          <w:sz w:val="22"/>
          <w:szCs w:val="22"/>
        </w:rPr>
      </w:pPr>
      <w:r w:rsidRPr="00584AEA">
        <w:rPr>
          <w:rFonts w:ascii="Arrus" w:hAnsi="Arrus"/>
          <w:sz w:val="22"/>
          <w:szCs w:val="22"/>
        </w:rPr>
        <w:t>Rising</w:t>
      </w:r>
      <w:r w:rsidRPr="00584AEA">
        <w:rPr>
          <w:rStyle w:val="apple-converted-space"/>
          <w:rFonts w:ascii="Arrus" w:eastAsiaTheme="majorEastAsia" w:hAnsi="Arrus"/>
          <w:sz w:val="22"/>
          <w:szCs w:val="22"/>
        </w:rPr>
        <w:t> </w:t>
      </w:r>
      <w:hyperlink r:id="rId909" w:tooltip="Standards of living" w:history="1">
        <w:r w:rsidRPr="00584AEA">
          <w:rPr>
            <w:rStyle w:val="Hyperlink"/>
            <w:rFonts w:ascii="Arrus" w:eastAsiaTheme="majorEastAsia" w:hAnsi="Arrus"/>
            <w:sz w:val="22"/>
            <w:szCs w:val="22"/>
            <w:u w:val="none"/>
          </w:rPr>
          <w:t>standards of living</w:t>
        </w:r>
      </w:hyperlink>
      <w:r w:rsidRPr="00584AEA">
        <w:rPr>
          <w:rStyle w:val="apple-converted-space"/>
          <w:rFonts w:ascii="Arrus" w:eastAsiaTheme="majorEastAsia" w:hAnsi="Arrus"/>
          <w:sz w:val="22"/>
          <w:szCs w:val="22"/>
        </w:rPr>
        <w:t> </w:t>
      </w:r>
      <w:r w:rsidRPr="00584AEA">
        <w:rPr>
          <w:rFonts w:ascii="Arrus" w:hAnsi="Arrus"/>
          <w:sz w:val="22"/>
          <w:szCs w:val="22"/>
        </w:rPr>
        <w:t>as result of fast decline in poverty rate.</w:t>
      </w:r>
    </w:p>
    <w:p w14:paraId="268B3DF4" w14:textId="77777777" w:rsidR="00270475" w:rsidRPr="00584AEA" w:rsidRDefault="00270475" w:rsidP="006F4670">
      <w:pPr>
        <w:widowControl/>
        <w:numPr>
          <w:ilvl w:val="0"/>
          <w:numId w:val="167"/>
        </w:numPr>
        <w:shd w:val="clear" w:color="auto" w:fill="FFFFFF"/>
        <w:autoSpaceDE/>
        <w:adjustRightInd/>
        <w:spacing w:before="100" w:beforeAutospacing="1" w:after="24" w:line="182" w:lineRule="atLeast"/>
        <w:ind w:left="384"/>
        <w:jc w:val="both"/>
        <w:rPr>
          <w:rFonts w:ascii="Arrus" w:hAnsi="Arrus"/>
          <w:sz w:val="22"/>
          <w:szCs w:val="22"/>
        </w:rPr>
      </w:pPr>
      <w:r w:rsidRPr="00584AEA">
        <w:rPr>
          <w:rFonts w:ascii="Arrus" w:hAnsi="Arrus"/>
          <w:sz w:val="22"/>
          <w:szCs w:val="22"/>
        </w:rPr>
        <w:t>Availability of much wider product range (including</w:t>
      </w:r>
      <w:r w:rsidRPr="00584AEA">
        <w:rPr>
          <w:rStyle w:val="apple-converted-space"/>
          <w:rFonts w:ascii="Arrus" w:eastAsiaTheme="majorEastAsia" w:hAnsi="Arrus"/>
          <w:sz w:val="22"/>
          <w:szCs w:val="22"/>
        </w:rPr>
        <w:t> </w:t>
      </w:r>
      <w:hyperlink r:id="rId910" w:tooltip="Long tail" w:history="1">
        <w:r w:rsidRPr="00584AEA">
          <w:rPr>
            <w:rStyle w:val="Hyperlink"/>
            <w:rFonts w:ascii="Arrus" w:eastAsiaTheme="majorEastAsia" w:hAnsi="Arrus"/>
            <w:sz w:val="22"/>
            <w:szCs w:val="22"/>
            <w:u w:val="none"/>
          </w:rPr>
          <w:t>long tail</w:t>
        </w:r>
      </w:hyperlink>
      <w:r w:rsidRPr="00584AEA">
        <w:rPr>
          <w:rStyle w:val="apple-converted-space"/>
          <w:rFonts w:ascii="Arrus" w:eastAsiaTheme="majorEastAsia" w:hAnsi="Arrus"/>
          <w:sz w:val="22"/>
          <w:szCs w:val="22"/>
        </w:rPr>
        <w:t> </w:t>
      </w:r>
      <w:r w:rsidRPr="00584AEA">
        <w:rPr>
          <w:rFonts w:ascii="Arrus" w:hAnsi="Arrus"/>
          <w:sz w:val="22"/>
          <w:szCs w:val="22"/>
        </w:rPr>
        <w:t>and</w:t>
      </w:r>
      <w:r w:rsidRPr="00584AEA">
        <w:rPr>
          <w:rStyle w:val="apple-converted-space"/>
          <w:rFonts w:ascii="Arrus" w:eastAsiaTheme="majorEastAsia" w:hAnsi="Arrus"/>
          <w:sz w:val="22"/>
          <w:szCs w:val="22"/>
        </w:rPr>
        <w:t> </w:t>
      </w:r>
      <w:hyperlink r:id="rId911" w:tooltip="Direct Imports" w:history="1">
        <w:r w:rsidRPr="00584AEA">
          <w:rPr>
            <w:rStyle w:val="Hyperlink"/>
            <w:rFonts w:ascii="Arrus" w:eastAsiaTheme="majorEastAsia" w:hAnsi="Arrus"/>
            <w:sz w:val="22"/>
            <w:szCs w:val="22"/>
            <w:u w:val="none"/>
          </w:rPr>
          <w:t>Direct Imports</w:t>
        </w:r>
      </w:hyperlink>
      <w:r w:rsidRPr="00584AEA">
        <w:rPr>
          <w:rFonts w:ascii="Arrus" w:hAnsi="Arrus"/>
          <w:sz w:val="22"/>
          <w:szCs w:val="22"/>
        </w:rPr>
        <w:t>) compared to what is available at brick and mortar retailers.</w:t>
      </w:r>
    </w:p>
    <w:p w14:paraId="268B3DF5" w14:textId="77777777" w:rsidR="00270475" w:rsidRPr="00584AEA" w:rsidRDefault="00270475" w:rsidP="006F4670">
      <w:pPr>
        <w:widowControl/>
        <w:numPr>
          <w:ilvl w:val="0"/>
          <w:numId w:val="167"/>
        </w:numPr>
        <w:shd w:val="clear" w:color="auto" w:fill="FFFFFF"/>
        <w:autoSpaceDE/>
        <w:adjustRightInd/>
        <w:spacing w:before="100" w:beforeAutospacing="1" w:after="24" w:line="182" w:lineRule="atLeast"/>
        <w:ind w:left="384"/>
        <w:jc w:val="both"/>
        <w:rPr>
          <w:rFonts w:ascii="Arrus" w:hAnsi="Arrus"/>
          <w:sz w:val="22"/>
          <w:szCs w:val="22"/>
        </w:rPr>
      </w:pPr>
      <w:r w:rsidRPr="00584AEA">
        <w:rPr>
          <w:rFonts w:ascii="Arrus" w:hAnsi="Arrus"/>
          <w:sz w:val="22"/>
          <w:szCs w:val="22"/>
        </w:rPr>
        <w:t>Competitive prices compared to brick and mortar retail driven by</w:t>
      </w:r>
      <w:r w:rsidRPr="00584AEA">
        <w:rPr>
          <w:rStyle w:val="apple-converted-space"/>
          <w:rFonts w:ascii="Arrus" w:eastAsiaTheme="majorEastAsia" w:hAnsi="Arrus"/>
          <w:sz w:val="22"/>
          <w:szCs w:val="22"/>
        </w:rPr>
        <w:t> </w:t>
      </w:r>
      <w:hyperlink r:id="rId912" w:tooltip="Disintermediation" w:history="1">
        <w:r w:rsidRPr="00584AEA">
          <w:rPr>
            <w:rStyle w:val="Hyperlink"/>
            <w:rFonts w:ascii="Arrus" w:eastAsiaTheme="majorEastAsia" w:hAnsi="Arrus"/>
            <w:sz w:val="22"/>
            <w:szCs w:val="22"/>
          </w:rPr>
          <w:t>disintermediation</w:t>
        </w:r>
      </w:hyperlink>
      <w:r w:rsidRPr="00584AEA">
        <w:rPr>
          <w:rStyle w:val="apple-converted-space"/>
          <w:rFonts w:ascii="Arrus" w:eastAsiaTheme="majorEastAsia" w:hAnsi="Arrus"/>
          <w:sz w:val="22"/>
          <w:szCs w:val="22"/>
        </w:rPr>
        <w:t> </w:t>
      </w:r>
      <w:r w:rsidRPr="00584AEA">
        <w:rPr>
          <w:rFonts w:ascii="Arrus" w:hAnsi="Arrus"/>
          <w:sz w:val="22"/>
          <w:szCs w:val="22"/>
        </w:rPr>
        <w:t>and reduced inventory and real estate costs.</w:t>
      </w:r>
    </w:p>
    <w:p w14:paraId="268B3DF6" w14:textId="77777777" w:rsidR="00270475" w:rsidRPr="00584AEA" w:rsidRDefault="00270475" w:rsidP="006F4670">
      <w:pPr>
        <w:widowControl/>
        <w:numPr>
          <w:ilvl w:val="0"/>
          <w:numId w:val="167"/>
        </w:numPr>
        <w:shd w:val="clear" w:color="auto" w:fill="FFFFFF"/>
        <w:autoSpaceDE/>
        <w:adjustRightInd/>
        <w:spacing w:before="100" w:beforeAutospacing="1" w:after="24" w:line="182" w:lineRule="atLeast"/>
        <w:ind w:left="384"/>
        <w:jc w:val="both"/>
        <w:rPr>
          <w:rFonts w:ascii="Arrus" w:hAnsi="Arrus"/>
          <w:sz w:val="22"/>
          <w:szCs w:val="22"/>
        </w:rPr>
      </w:pPr>
      <w:r w:rsidRPr="00584AEA">
        <w:rPr>
          <w:rFonts w:ascii="Arrus" w:hAnsi="Arrus"/>
          <w:sz w:val="22"/>
          <w:szCs w:val="22"/>
        </w:rPr>
        <w:t>Increased usage of online classified sites, with more consumer buying and selling second-hand goods</w:t>
      </w:r>
    </w:p>
    <w:p w14:paraId="268B3DF7" w14:textId="77777777" w:rsidR="00270475" w:rsidRPr="00584AEA" w:rsidRDefault="00270475" w:rsidP="006F4670">
      <w:pPr>
        <w:widowControl/>
        <w:numPr>
          <w:ilvl w:val="0"/>
          <w:numId w:val="167"/>
        </w:numPr>
        <w:shd w:val="clear" w:color="auto" w:fill="FFFFFF"/>
        <w:autoSpaceDE/>
        <w:adjustRightInd/>
        <w:spacing w:before="100" w:beforeAutospacing="1" w:after="24" w:line="182" w:lineRule="atLeast"/>
        <w:ind w:left="384"/>
        <w:jc w:val="both"/>
        <w:rPr>
          <w:rFonts w:ascii="Arrus" w:hAnsi="Arrus"/>
          <w:sz w:val="22"/>
          <w:szCs w:val="22"/>
        </w:rPr>
      </w:pPr>
      <w:r w:rsidRPr="00584AEA">
        <w:rPr>
          <w:rFonts w:ascii="Arrus" w:hAnsi="Arrus"/>
          <w:sz w:val="22"/>
          <w:szCs w:val="22"/>
        </w:rPr>
        <w:t>Evolution of Million-Dollar startups like</w:t>
      </w:r>
      <w:r w:rsidRPr="00584AEA">
        <w:rPr>
          <w:rStyle w:val="apple-converted-space"/>
          <w:rFonts w:ascii="Arrus" w:eastAsiaTheme="majorEastAsia" w:hAnsi="Arrus"/>
          <w:sz w:val="22"/>
          <w:szCs w:val="22"/>
        </w:rPr>
        <w:t> </w:t>
      </w:r>
      <w:hyperlink r:id="rId913" w:tooltip="Jabong.com" w:history="1">
        <w:r w:rsidRPr="00584AEA">
          <w:rPr>
            <w:rStyle w:val="Hyperlink"/>
            <w:rFonts w:ascii="Arrus" w:eastAsiaTheme="majorEastAsia" w:hAnsi="Arrus"/>
            <w:sz w:val="22"/>
            <w:szCs w:val="22"/>
            <w:u w:val="none"/>
          </w:rPr>
          <w:t>Jabong.com</w:t>
        </w:r>
      </w:hyperlink>
      <w:r w:rsidRPr="00584AEA">
        <w:rPr>
          <w:rFonts w:ascii="Arrus" w:hAnsi="Arrus"/>
          <w:sz w:val="22"/>
          <w:szCs w:val="22"/>
        </w:rPr>
        <w:t>,</w:t>
      </w:r>
      <w:r w:rsidRPr="00584AEA">
        <w:rPr>
          <w:rStyle w:val="apple-converted-space"/>
          <w:rFonts w:ascii="Arrus" w:eastAsiaTheme="majorEastAsia" w:hAnsi="Arrus"/>
          <w:sz w:val="22"/>
          <w:szCs w:val="22"/>
        </w:rPr>
        <w:t> </w:t>
      </w:r>
      <w:proofErr w:type="spellStart"/>
      <w:r>
        <w:fldChar w:fldCharType="begin"/>
      </w:r>
      <w:r>
        <w:instrText>HYPERLINK "https://en.wikipedia.org/wiki/Saavn" \o "Saavn"</w:instrText>
      </w:r>
      <w:r>
        <w:fldChar w:fldCharType="separate"/>
      </w:r>
      <w:r w:rsidRPr="00584AEA">
        <w:rPr>
          <w:rStyle w:val="Hyperlink"/>
          <w:rFonts w:ascii="Arrus" w:eastAsiaTheme="majorEastAsia" w:hAnsi="Arrus"/>
          <w:sz w:val="22"/>
          <w:szCs w:val="22"/>
          <w:u w:val="none"/>
        </w:rPr>
        <w:t>Saavn</w:t>
      </w:r>
      <w:proofErr w:type="spellEnd"/>
      <w:r>
        <w:fldChar w:fldCharType="end"/>
      </w:r>
      <w:r w:rsidRPr="00584AEA">
        <w:rPr>
          <w:rFonts w:ascii="Arrus" w:hAnsi="Arrus"/>
          <w:sz w:val="22"/>
          <w:szCs w:val="22"/>
        </w:rPr>
        <w:t>,</w:t>
      </w:r>
      <w:r w:rsidRPr="00584AEA">
        <w:rPr>
          <w:rStyle w:val="apple-converted-space"/>
          <w:rFonts w:ascii="Arrus" w:eastAsiaTheme="majorEastAsia" w:hAnsi="Arrus"/>
          <w:sz w:val="22"/>
          <w:szCs w:val="22"/>
        </w:rPr>
        <w:t> </w:t>
      </w:r>
      <w:proofErr w:type="spellStart"/>
      <w:r>
        <w:fldChar w:fldCharType="begin"/>
      </w:r>
      <w:r>
        <w:instrText>HYPERLINK "https://en.wikipedia.org/wiki/Makemytrip" \o "Makemytrip"</w:instrText>
      </w:r>
      <w:r>
        <w:fldChar w:fldCharType="separate"/>
      </w:r>
      <w:r w:rsidRPr="00584AEA">
        <w:rPr>
          <w:rStyle w:val="Hyperlink"/>
          <w:rFonts w:ascii="Arrus" w:eastAsiaTheme="majorEastAsia" w:hAnsi="Arrus"/>
          <w:sz w:val="22"/>
          <w:szCs w:val="22"/>
          <w:u w:val="none"/>
        </w:rPr>
        <w:t>Makemytrip</w:t>
      </w:r>
      <w:proofErr w:type="spellEnd"/>
      <w:r>
        <w:fldChar w:fldCharType="end"/>
      </w:r>
      <w:r w:rsidRPr="00584AEA">
        <w:rPr>
          <w:rFonts w:ascii="Arrus" w:hAnsi="Arrus"/>
          <w:sz w:val="22"/>
          <w:szCs w:val="22"/>
        </w:rPr>
        <w:t>,</w:t>
      </w:r>
      <w:r w:rsidRPr="00584AEA">
        <w:rPr>
          <w:rStyle w:val="apple-converted-space"/>
          <w:rFonts w:ascii="Arrus" w:eastAsiaTheme="majorEastAsia" w:hAnsi="Arrus"/>
          <w:sz w:val="22"/>
          <w:szCs w:val="22"/>
        </w:rPr>
        <w:t> </w:t>
      </w:r>
      <w:proofErr w:type="spellStart"/>
      <w:r>
        <w:fldChar w:fldCharType="begin"/>
      </w:r>
      <w:r>
        <w:instrText>HYPERLINK "https://en.wikipedia.org/wiki/Bookmyshow" \o "Bookmyshow"</w:instrText>
      </w:r>
      <w:r>
        <w:fldChar w:fldCharType="separate"/>
      </w:r>
      <w:r w:rsidRPr="00584AEA">
        <w:rPr>
          <w:rStyle w:val="Hyperlink"/>
          <w:rFonts w:ascii="Arrus" w:eastAsiaTheme="majorEastAsia" w:hAnsi="Arrus"/>
          <w:sz w:val="22"/>
          <w:szCs w:val="22"/>
          <w:u w:val="none"/>
        </w:rPr>
        <w:t>Bookmyshow</w:t>
      </w:r>
      <w:proofErr w:type="spellEnd"/>
      <w:r>
        <w:fldChar w:fldCharType="end"/>
      </w:r>
      <w:r w:rsidRPr="00584AEA">
        <w:rPr>
          <w:rFonts w:ascii="Arrus" w:hAnsi="Arrus"/>
          <w:sz w:val="22"/>
          <w:szCs w:val="22"/>
        </w:rPr>
        <w:t>,</w:t>
      </w:r>
      <w:r w:rsidRPr="00584AEA">
        <w:rPr>
          <w:rStyle w:val="apple-converted-space"/>
          <w:rFonts w:ascii="Arrus" w:eastAsiaTheme="majorEastAsia" w:hAnsi="Arrus"/>
          <w:sz w:val="22"/>
          <w:szCs w:val="22"/>
        </w:rPr>
        <w:t> </w:t>
      </w:r>
      <w:hyperlink r:id="rId914" w:tooltip="Zomato" w:history="1">
        <w:r w:rsidRPr="00584AEA">
          <w:rPr>
            <w:rStyle w:val="Hyperlink"/>
            <w:rFonts w:ascii="Arrus" w:eastAsiaTheme="majorEastAsia" w:hAnsi="Arrus"/>
            <w:sz w:val="22"/>
            <w:szCs w:val="22"/>
            <w:u w:val="none"/>
          </w:rPr>
          <w:t>Zomato</w:t>
        </w:r>
      </w:hyperlink>
      <w:r w:rsidRPr="00584AEA">
        <w:rPr>
          <w:rStyle w:val="apple-converted-space"/>
          <w:rFonts w:ascii="Arrus" w:eastAsiaTheme="majorEastAsia" w:hAnsi="Arrus"/>
          <w:sz w:val="22"/>
          <w:szCs w:val="22"/>
        </w:rPr>
        <w:t>, e</w:t>
      </w:r>
      <w:r w:rsidRPr="00584AEA">
        <w:rPr>
          <w:rFonts w:ascii="Arrus" w:hAnsi="Arrus"/>
          <w:sz w:val="22"/>
          <w:szCs w:val="22"/>
        </w:rPr>
        <w:t>tc.</w:t>
      </w:r>
    </w:p>
    <w:p w14:paraId="268B3DF8" w14:textId="77777777" w:rsidR="00270475" w:rsidRPr="00584AEA" w:rsidRDefault="00270475" w:rsidP="00270475">
      <w:pPr>
        <w:pStyle w:val="NormalWeb"/>
        <w:shd w:val="clear" w:color="auto" w:fill="FFFFFF"/>
        <w:spacing w:before="120" w:after="120" w:line="182" w:lineRule="atLeast"/>
        <w:ind w:firstLine="24"/>
        <w:jc w:val="both"/>
        <w:rPr>
          <w:rFonts w:ascii="Arrus" w:hAnsi="Arrus"/>
          <w:sz w:val="22"/>
          <w:szCs w:val="22"/>
        </w:rPr>
      </w:pPr>
    </w:p>
    <w:p w14:paraId="268B3DF9" w14:textId="77777777" w:rsidR="00270475" w:rsidRPr="00584AEA" w:rsidRDefault="00270475" w:rsidP="00270475">
      <w:pPr>
        <w:pStyle w:val="NormalWeb"/>
        <w:shd w:val="clear" w:color="auto" w:fill="FFFFFF"/>
        <w:spacing w:before="120" w:after="120" w:line="182" w:lineRule="atLeast"/>
        <w:ind w:firstLine="384"/>
        <w:jc w:val="both"/>
        <w:rPr>
          <w:rFonts w:ascii="Arrus" w:hAnsi="Arrus"/>
          <w:sz w:val="22"/>
          <w:szCs w:val="22"/>
        </w:rPr>
      </w:pPr>
      <w:r w:rsidRPr="00584AEA">
        <w:rPr>
          <w:rFonts w:ascii="Arrus" w:hAnsi="Arrus"/>
          <w:sz w:val="22"/>
          <w:szCs w:val="22"/>
        </w:rPr>
        <w:t>India's</w:t>
      </w:r>
      <w:r w:rsidRPr="00584AEA">
        <w:rPr>
          <w:rStyle w:val="apple-converted-space"/>
          <w:rFonts w:ascii="Arrus" w:eastAsiaTheme="majorEastAsia" w:hAnsi="Arrus"/>
          <w:sz w:val="22"/>
          <w:szCs w:val="22"/>
        </w:rPr>
        <w:t> </w:t>
      </w:r>
      <w:r w:rsidRPr="00584AEA">
        <w:rPr>
          <w:rFonts w:ascii="Arrus" w:hAnsi="Arrus"/>
          <w:i/>
          <w:iCs/>
          <w:sz w:val="22"/>
          <w:szCs w:val="22"/>
        </w:rPr>
        <w:t>retail market</w:t>
      </w:r>
      <w:r w:rsidRPr="00584AEA">
        <w:rPr>
          <w:rStyle w:val="apple-converted-space"/>
          <w:rFonts w:ascii="Arrus" w:eastAsiaTheme="majorEastAsia" w:hAnsi="Arrus"/>
          <w:sz w:val="22"/>
          <w:szCs w:val="22"/>
        </w:rPr>
        <w:t> </w:t>
      </w:r>
      <w:r w:rsidRPr="00584AEA">
        <w:rPr>
          <w:rFonts w:ascii="Arrus" w:hAnsi="Arrus"/>
          <w:sz w:val="22"/>
          <w:szCs w:val="22"/>
        </w:rPr>
        <w:t>is estimated at $470 billion in 2011 and is expected to grow to $675 Bn by 2016 and $850 Bn by 2020, – estimated CAGR of 10%..</w:t>
      </w:r>
      <w:r w:rsidRPr="00584AEA">
        <w:rPr>
          <w:rFonts w:ascii="Arrus" w:hAnsi="Arrus"/>
          <w:sz w:val="22"/>
          <w:szCs w:val="22"/>
          <w:vertAlign w:val="superscript"/>
        </w:rPr>
        <w:t>[</w:t>
      </w:r>
      <w:r w:rsidRPr="00584AEA">
        <w:rPr>
          <w:rFonts w:ascii="Arrus" w:hAnsi="Arrus"/>
          <w:sz w:val="22"/>
          <w:szCs w:val="22"/>
        </w:rPr>
        <w:t xml:space="preserve"> According to Forrester, the e-commerce market in India is set to grow the fastest within the Asia-Pacific Region at a CAGR of over 57% between 2012–16. </w:t>
      </w:r>
    </w:p>
    <w:p w14:paraId="268B3DFA" w14:textId="77777777" w:rsidR="00270475" w:rsidRPr="00584AEA" w:rsidRDefault="00270475" w:rsidP="00270475">
      <w:pPr>
        <w:pStyle w:val="story"/>
        <w:spacing w:before="0" w:beforeAutospacing="0"/>
        <w:ind w:firstLine="720"/>
        <w:jc w:val="both"/>
        <w:rPr>
          <w:rFonts w:ascii="Arrus" w:hAnsi="Arrus" w:cs="Arial"/>
          <w:bCs/>
          <w:sz w:val="22"/>
          <w:szCs w:val="22"/>
        </w:rPr>
      </w:pPr>
      <w:r w:rsidRPr="00584AEA">
        <w:rPr>
          <w:rFonts w:ascii="Arrus" w:hAnsi="Arrus" w:cs="Arial"/>
          <w:bCs/>
          <w:sz w:val="22"/>
          <w:szCs w:val="22"/>
        </w:rPr>
        <w:t xml:space="preserve">Muslim E-commerce may specially focus on the consumer items, which have larger demands among Muslims. These include Halal food products, special forms of garments like Kurta-Pyjama, Hijab, </w:t>
      </w:r>
      <w:r w:rsidRPr="00584AEA">
        <w:rPr>
          <w:rFonts w:ascii="Arrus" w:hAnsi="Arrus" w:cs="Arial"/>
          <w:bCs/>
          <w:sz w:val="22"/>
          <w:szCs w:val="22"/>
        </w:rPr>
        <w:lastRenderedPageBreak/>
        <w:t xml:space="preserve">special gift items, books, scents and perfumes. Of course, Muslims consume all the rest items as do other communities. </w:t>
      </w:r>
    </w:p>
    <w:p w14:paraId="268B3DFB" w14:textId="77777777" w:rsidR="00270475" w:rsidRPr="00584AEA" w:rsidRDefault="00270475" w:rsidP="00270475">
      <w:pPr>
        <w:pStyle w:val="story"/>
        <w:spacing w:before="0" w:beforeAutospacing="0"/>
        <w:ind w:firstLine="720"/>
        <w:jc w:val="both"/>
        <w:rPr>
          <w:rFonts w:ascii="Arrus" w:hAnsi="Arrus" w:cs="Arial"/>
          <w:bCs/>
          <w:sz w:val="22"/>
          <w:szCs w:val="22"/>
        </w:rPr>
      </w:pPr>
      <w:r w:rsidRPr="00584AEA">
        <w:rPr>
          <w:rFonts w:ascii="Arrus" w:hAnsi="Arrus" w:cs="Arial"/>
          <w:bCs/>
          <w:sz w:val="22"/>
          <w:szCs w:val="22"/>
        </w:rPr>
        <w:t xml:space="preserve">In this chapter, I have tried to make Muslims think about their chances in the open market at every scale with the hope that some of them somewhere will catch the ideas and implement them according to their own circumstances. </w:t>
      </w:r>
    </w:p>
    <w:p w14:paraId="268B3DFC"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Unorganised Sector needs special focus</w:t>
      </w:r>
    </w:p>
    <w:p w14:paraId="268B3DFD" w14:textId="77777777" w:rsidR="00270475" w:rsidRPr="00584AEA" w:rsidRDefault="00270475" w:rsidP="00270475">
      <w:pPr>
        <w:jc w:val="both"/>
        <w:rPr>
          <w:rFonts w:ascii="Arrus" w:hAnsi="Arrus"/>
          <w:b/>
          <w:bCs/>
          <w:sz w:val="22"/>
          <w:szCs w:val="28"/>
          <w:lang w:val="en-GB"/>
        </w:rPr>
      </w:pPr>
    </w:p>
    <w:p w14:paraId="268B3DFE" w14:textId="77777777" w:rsidR="00270475" w:rsidRPr="00584AEA" w:rsidRDefault="00270475" w:rsidP="00270475">
      <w:pPr>
        <w:ind w:firstLine="720"/>
        <w:jc w:val="both"/>
        <w:rPr>
          <w:rFonts w:ascii="Arrus" w:hAnsi="Arrus"/>
          <w:sz w:val="22"/>
          <w:szCs w:val="22"/>
        </w:rPr>
      </w:pPr>
      <w:r w:rsidRPr="00584AEA">
        <w:rPr>
          <w:rFonts w:ascii="Arrus" w:hAnsi="Arrus"/>
          <w:sz w:val="22"/>
          <w:szCs w:val="22"/>
        </w:rPr>
        <w:t xml:space="preserve">The Indian economy is </w:t>
      </w:r>
      <w:proofErr w:type="spellStart"/>
      <w:r w:rsidRPr="00584AEA">
        <w:rPr>
          <w:rFonts w:ascii="Arrus" w:hAnsi="Arrus"/>
          <w:sz w:val="22"/>
          <w:szCs w:val="22"/>
        </w:rPr>
        <w:t>characterised</w:t>
      </w:r>
      <w:proofErr w:type="spellEnd"/>
      <w:r w:rsidRPr="00584AEA">
        <w:rPr>
          <w:rFonts w:ascii="Arrus" w:hAnsi="Arrus"/>
          <w:sz w:val="22"/>
          <w:szCs w:val="22"/>
        </w:rPr>
        <w:t xml:space="preserve"> by the existence of a vast majority of informal or </w:t>
      </w:r>
      <w:proofErr w:type="spellStart"/>
      <w:r w:rsidRPr="00584AEA">
        <w:rPr>
          <w:rFonts w:ascii="Arrus" w:hAnsi="Arrus"/>
          <w:sz w:val="22"/>
          <w:szCs w:val="22"/>
        </w:rPr>
        <w:t>unorganised</w:t>
      </w:r>
      <w:proofErr w:type="spellEnd"/>
      <w:r w:rsidRPr="00584AEA">
        <w:rPr>
          <w:rFonts w:ascii="Arrus" w:hAnsi="Arrus"/>
          <w:sz w:val="22"/>
          <w:szCs w:val="22"/>
        </w:rPr>
        <w:t xml:space="preserve"> </w:t>
      </w:r>
      <w:proofErr w:type="spellStart"/>
      <w:r w:rsidRPr="00584AEA">
        <w:rPr>
          <w:rFonts w:ascii="Arrus" w:hAnsi="Arrus"/>
          <w:sz w:val="22"/>
          <w:szCs w:val="22"/>
        </w:rPr>
        <w:t>labour</w:t>
      </w:r>
      <w:proofErr w:type="spellEnd"/>
      <w:r w:rsidRPr="00584AEA">
        <w:rPr>
          <w:rFonts w:ascii="Arrus" w:hAnsi="Arrus"/>
          <w:sz w:val="22"/>
          <w:szCs w:val="22"/>
        </w:rPr>
        <w:t xml:space="preserve"> employment. According to the survey carried out by the National Sample Survey Organisation (NSSO) in 2009–10, </w:t>
      </w:r>
      <w:r w:rsidRPr="00584AEA">
        <w:rPr>
          <w:rFonts w:ascii="Arrus" w:hAnsi="Arrus" w:hint="eastAsia"/>
          <w:i/>
          <w:sz w:val="22"/>
          <w:szCs w:val="22"/>
        </w:rPr>
        <w:t>“</w:t>
      </w:r>
      <w:r w:rsidRPr="00584AEA">
        <w:rPr>
          <w:rFonts w:ascii="Arrus" w:hAnsi="Arrus"/>
          <w:i/>
          <w:sz w:val="22"/>
          <w:szCs w:val="22"/>
        </w:rPr>
        <w:t xml:space="preserve">the total employment in the country was of 46.5 crore comprising around 2.8 crore in the organised and the remaining 43.7 crore workers in the </w:t>
      </w:r>
      <w:proofErr w:type="spellStart"/>
      <w:r w:rsidRPr="00584AEA">
        <w:rPr>
          <w:rFonts w:ascii="Arrus" w:hAnsi="Arrus"/>
          <w:i/>
          <w:sz w:val="22"/>
          <w:szCs w:val="22"/>
        </w:rPr>
        <w:t>unorganised</w:t>
      </w:r>
      <w:proofErr w:type="spellEnd"/>
      <w:r w:rsidRPr="00584AEA">
        <w:rPr>
          <w:rFonts w:ascii="Arrus" w:hAnsi="Arrus"/>
          <w:i/>
          <w:sz w:val="22"/>
          <w:szCs w:val="22"/>
        </w:rPr>
        <w:t xml:space="preserve"> sector.</w:t>
      </w:r>
      <w:r w:rsidRPr="00584AEA">
        <w:rPr>
          <w:rFonts w:ascii="Arrus" w:hAnsi="Arrus" w:hint="eastAsia"/>
          <w:i/>
          <w:sz w:val="22"/>
          <w:szCs w:val="22"/>
        </w:rPr>
        <w:t>”</w:t>
      </w:r>
      <w:r w:rsidRPr="00584AEA">
        <w:rPr>
          <w:rFonts w:ascii="Arrus" w:hAnsi="Arrus"/>
          <w:sz w:val="22"/>
          <w:szCs w:val="22"/>
        </w:rPr>
        <w:t xml:space="preserve"> The report tells that out of these workers in the </w:t>
      </w:r>
      <w:proofErr w:type="spellStart"/>
      <w:r w:rsidRPr="00584AEA">
        <w:rPr>
          <w:rFonts w:ascii="Arrus" w:hAnsi="Arrus"/>
          <w:sz w:val="22"/>
          <w:szCs w:val="22"/>
        </w:rPr>
        <w:t>unorganised</w:t>
      </w:r>
      <w:proofErr w:type="spellEnd"/>
      <w:r w:rsidRPr="00584AEA">
        <w:rPr>
          <w:rFonts w:ascii="Arrus" w:hAnsi="Arrus"/>
          <w:sz w:val="22"/>
          <w:szCs w:val="22"/>
        </w:rPr>
        <w:t xml:space="preserve"> sector, there are 24.6 crore workers employed in agricultural sector, about 4.4 crore in construction work and remaining in manufacturing and service.</w:t>
      </w:r>
    </w:p>
    <w:p w14:paraId="268B3DFF" w14:textId="77777777" w:rsidR="00270475" w:rsidRPr="00584AEA" w:rsidRDefault="00270475" w:rsidP="00270475">
      <w:pPr>
        <w:ind w:firstLine="720"/>
        <w:jc w:val="both"/>
        <w:rPr>
          <w:rFonts w:ascii="Arrus" w:hAnsi="Arrus"/>
          <w:sz w:val="22"/>
          <w:szCs w:val="22"/>
        </w:rPr>
      </w:pPr>
    </w:p>
    <w:p w14:paraId="268B3E00" w14:textId="77777777" w:rsidR="00270475" w:rsidRPr="00584AEA" w:rsidRDefault="00270475" w:rsidP="00270475">
      <w:pPr>
        <w:ind w:firstLine="720"/>
        <w:jc w:val="both"/>
        <w:rPr>
          <w:rFonts w:ascii="Arrys" w:hAnsi="Arrys"/>
          <w:i/>
          <w:sz w:val="22"/>
          <w:szCs w:val="22"/>
        </w:rPr>
      </w:pPr>
      <w:r w:rsidRPr="00584AEA">
        <w:rPr>
          <w:rFonts w:ascii="Arrys" w:hAnsi="Arrys"/>
          <w:sz w:val="22"/>
          <w:szCs w:val="22"/>
        </w:rPr>
        <w:t xml:space="preserve">As per the Economic Survey 2007-08, </w:t>
      </w:r>
      <w:r w:rsidRPr="00584AEA">
        <w:rPr>
          <w:rFonts w:ascii="Arrys" w:hAnsi="Arrys" w:hint="eastAsia"/>
          <w:i/>
          <w:sz w:val="22"/>
          <w:szCs w:val="22"/>
        </w:rPr>
        <w:t>“</w:t>
      </w:r>
      <w:r w:rsidRPr="00584AEA">
        <w:rPr>
          <w:rFonts w:ascii="Arrys" w:hAnsi="Arrys"/>
          <w:i/>
          <w:sz w:val="22"/>
          <w:szCs w:val="22"/>
        </w:rPr>
        <w:t xml:space="preserve">93% of India’s workforce include the </w:t>
      </w:r>
      <w:proofErr w:type="spellStart"/>
      <w:r w:rsidRPr="00584AEA">
        <w:rPr>
          <w:rFonts w:ascii="Arrys" w:hAnsi="Arrys"/>
          <w:i/>
          <w:sz w:val="22"/>
          <w:szCs w:val="22"/>
        </w:rPr>
        <w:t>self employed</w:t>
      </w:r>
      <w:proofErr w:type="spellEnd"/>
      <w:r w:rsidRPr="00584AEA">
        <w:rPr>
          <w:rFonts w:ascii="Arrys" w:hAnsi="Arrys"/>
          <w:i/>
          <w:sz w:val="22"/>
          <w:szCs w:val="22"/>
        </w:rPr>
        <w:t xml:space="preserve"> and employed in unorganized sector. The Ministry of </w:t>
      </w:r>
      <w:proofErr w:type="spellStart"/>
      <w:r w:rsidRPr="00584AEA">
        <w:rPr>
          <w:rFonts w:ascii="Arrys" w:hAnsi="Arrys"/>
          <w:i/>
          <w:sz w:val="22"/>
          <w:szCs w:val="22"/>
        </w:rPr>
        <w:t>Labour</w:t>
      </w:r>
      <w:proofErr w:type="spellEnd"/>
      <w:r w:rsidRPr="00584AEA">
        <w:rPr>
          <w:rFonts w:ascii="Arrys" w:hAnsi="Arrys"/>
          <w:i/>
          <w:sz w:val="22"/>
          <w:szCs w:val="22"/>
        </w:rPr>
        <w:t xml:space="preserve">, Government of India, has categorized the unorganized </w:t>
      </w:r>
      <w:proofErr w:type="spellStart"/>
      <w:r w:rsidRPr="00584AEA">
        <w:rPr>
          <w:rFonts w:ascii="Arrys" w:hAnsi="Arrys"/>
          <w:i/>
          <w:sz w:val="22"/>
          <w:szCs w:val="22"/>
        </w:rPr>
        <w:t>labour</w:t>
      </w:r>
      <w:proofErr w:type="spellEnd"/>
      <w:r w:rsidRPr="00584AEA">
        <w:rPr>
          <w:rFonts w:ascii="Arrys" w:hAnsi="Arrys"/>
          <w:i/>
          <w:sz w:val="22"/>
          <w:szCs w:val="22"/>
        </w:rPr>
        <w:t xml:space="preserve"> force under four groups in terms of Occupation, nature of employment, specially distressed categories and service categories. </w:t>
      </w:r>
      <w:r w:rsidRPr="00584AEA">
        <w:rPr>
          <w:rFonts w:ascii="Arrys" w:hAnsi="Arrys" w:hint="eastAsia"/>
          <w:i/>
          <w:sz w:val="22"/>
          <w:szCs w:val="22"/>
        </w:rPr>
        <w:t>“</w:t>
      </w:r>
    </w:p>
    <w:p w14:paraId="268B3E01" w14:textId="77777777" w:rsidR="00270475" w:rsidRPr="00584AEA" w:rsidRDefault="00270475" w:rsidP="00270475">
      <w:pPr>
        <w:ind w:firstLine="720"/>
        <w:jc w:val="both"/>
        <w:rPr>
          <w:rFonts w:ascii="Arrys" w:hAnsi="Arrys"/>
          <w:b/>
          <w:bCs/>
          <w:sz w:val="22"/>
          <w:szCs w:val="22"/>
          <w:lang w:val="en-GB"/>
        </w:rPr>
      </w:pPr>
    </w:p>
    <w:p w14:paraId="268B3E02"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employment in the organised sector has been almost stagnant or slightly declined and it has continued to increase in the unorganized sector, which also covered non-agricultural enterprises. The survey revealed that there were 44.35 million enterprises and 79.71 million workers employed thereof in the non-agricultural informal sector of the economy. Among these 25.01 million enterprises employing 39.74 million workers were in rural areas whereas 19.34 million enterprises with 39.97 million workers in the urban area. Among the workers engaged in the informal sector, 70.21 million are full time and 9.5 million part times. Percentage of female workers to the total workers is 20.2 percent. </w:t>
      </w:r>
      <w:r w:rsidRPr="00584AEA">
        <w:rPr>
          <w:rFonts w:ascii="Arrus" w:hAnsi="Arrus"/>
          <w:sz w:val="18"/>
          <w:szCs w:val="22"/>
          <w:lang w:val="en-GB"/>
        </w:rPr>
        <w:t>(</w:t>
      </w:r>
      <w:hyperlink r:id="rId915" w:history="1">
        <w:r w:rsidRPr="00584AEA">
          <w:rPr>
            <w:rStyle w:val="Hyperlink"/>
            <w:rFonts w:ascii="Arrus" w:eastAsiaTheme="majorEastAsia" w:hAnsi="Arrus"/>
            <w:sz w:val="18"/>
            <w:szCs w:val="22"/>
          </w:rPr>
          <w:t>http://www.indg.in/social-sector/unorganised-labour/informal_sector_in_india_-_approaches_for_social_security.pdf</w:t>
        </w:r>
      </w:hyperlink>
      <w:r w:rsidRPr="00584AEA">
        <w:rPr>
          <w:rFonts w:ascii="Arrus" w:hAnsi="Arrus"/>
          <w:sz w:val="18"/>
          <w:szCs w:val="22"/>
        </w:rPr>
        <w:t>)</w:t>
      </w:r>
    </w:p>
    <w:p w14:paraId="268B3E03" w14:textId="77777777" w:rsidR="00270475" w:rsidRPr="00584AEA" w:rsidRDefault="00270475" w:rsidP="00270475">
      <w:pPr>
        <w:jc w:val="both"/>
        <w:rPr>
          <w:rFonts w:ascii="Arrus" w:hAnsi="Arrus"/>
          <w:sz w:val="22"/>
          <w:szCs w:val="28"/>
          <w:lang w:val="en-GB"/>
        </w:rPr>
      </w:pPr>
    </w:p>
    <w:p w14:paraId="268B3E04"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Presently, there are number of models of providing social security to the workers in the unorganised sector. These include: </w:t>
      </w:r>
    </w:p>
    <w:p w14:paraId="268B3E05" w14:textId="77777777" w:rsidR="00270475" w:rsidRPr="00584AEA" w:rsidRDefault="00270475" w:rsidP="006F4670">
      <w:pPr>
        <w:numPr>
          <w:ilvl w:val="0"/>
          <w:numId w:val="57"/>
        </w:numPr>
        <w:jc w:val="both"/>
        <w:rPr>
          <w:rFonts w:ascii="Arrus" w:hAnsi="Arrus"/>
          <w:sz w:val="22"/>
          <w:szCs w:val="28"/>
          <w:lang w:val="en-GB"/>
        </w:rPr>
      </w:pPr>
      <w:r w:rsidRPr="00584AEA">
        <w:rPr>
          <w:rFonts w:ascii="Arrus" w:hAnsi="Arrus"/>
          <w:sz w:val="22"/>
          <w:szCs w:val="28"/>
          <w:lang w:val="en-GB"/>
        </w:rPr>
        <w:t xml:space="preserve">• Centrally funded social assistance programmes: such as </w:t>
      </w:r>
      <w:proofErr w:type="spellStart"/>
      <w:r w:rsidRPr="00584AEA">
        <w:rPr>
          <w:rFonts w:ascii="Arrus" w:hAnsi="Arrus"/>
          <w:sz w:val="22"/>
          <w:szCs w:val="28"/>
          <w:lang w:val="en-GB"/>
        </w:rPr>
        <w:lastRenderedPageBreak/>
        <w:t>Swarnjayanti</w:t>
      </w:r>
      <w:proofErr w:type="spellEnd"/>
      <w:r w:rsidRPr="00584AEA">
        <w:rPr>
          <w:rFonts w:ascii="Arrus" w:hAnsi="Arrus"/>
          <w:sz w:val="22"/>
          <w:szCs w:val="28"/>
          <w:lang w:val="en-GB"/>
        </w:rPr>
        <w:t xml:space="preserve"> Gram </w:t>
      </w:r>
      <w:proofErr w:type="spellStart"/>
      <w:r w:rsidRPr="00584AEA">
        <w:rPr>
          <w:rFonts w:ascii="Arrus" w:hAnsi="Arrus"/>
          <w:sz w:val="22"/>
          <w:szCs w:val="28"/>
          <w:lang w:val="en-GB"/>
        </w:rPr>
        <w:t>Swarojgar</w:t>
      </w:r>
      <w:proofErr w:type="spellEnd"/>
      <w:r w:rsidRPr="00584AEA">
        <w:rPr>
          <w:rFonts w:ascii="Arrus" w:hAnsi="Arrus"/>
          <w:sz w:val="22"/>
          <w:szCs w:val="28"/>
          <w:lang w:val="en-GB"/>
        </w:rPr>
        <w:t xml:space="preserve"> Yojana, Jawahar Gram Samridhi Yojana, Employment Assurance Scheme. National Social Assistance Programme (NSAP) comprising old age pension, family benefit and maternity benefits</w:t>
      </w:r>
    </w:p>
    <w:p w14:paraId="268B3E06" w14:textId="77777777" w:rsidR="00270475" w:rsidRPr="00584AEA" w:rsidRDefault="00270475" w:rsidP="006F4670">
      <w:pPr>
        <w:numPr>
          <w:ilvl w:val="0"/>
          <w:numId w:val="58"/>
        </w:numPr>
        <w:jc w:val="both"/>
        <w:rPr>
          <w:rFonts w:ascii="Arrus" w:hAnsi="Arrus"/>
          <w:sz w:val="22"/>
          <w:szCs w:val="28"/>
          <w:lang w:val="en-GB"/>
        </w:rPr>
      </w:pPr>
      <w:r w:rsidRPr="00584AEA">
        <w:rPr>
          <w:rFonts w:ascii="Arrus" w:hAnsi="Arrus"/>
          <w:sz w:val="22"/>
          <w:szCs w:val="28"/>
          <w:lang w:val="en-GB"/>
        </w:rPr>
        <w:t xml:space="preserve">• Social insurance scheme: </w:t>
      </w:r>
      <w:proofErr w:type="spellStart"/>
      <w:r w:rsidRPr="00584AEA">
        <w:rPr>
          <w:rFonts w:ascii="Arrus" w:hAnsi="Arrus"/>
          <w:sz w:val="22"/>
          <w:szCs w:val="28"/>
          <w:lang w:val="en-GB"/>
        </w:rPr>
        <w:t>Janshree</w:t>
      </w:r>
      <w:proofErr w:type="spellEnd"/>
      <w:r w:rsidRPr="00584AEA">
        <w:rPr>
          <w:rFonts w:ascii="Arrus" w:hAnsi="Arrus"/>
          <w:sz w:val="22"/>
          <w:szCs w:val="28"/>
          <w:lang w:val="en-GB"/>
        </w:rPr>
        <w:t xml:space="preserve"> Bima Yojana </w:t>
      </w:r>
      <w:proofErr w:type="spellStart"/>
      <w:r w:rsidRPr="00584AEA">
        <w:rPr>
          <w:rFonts w:ascii="Arrus" w:hAnsi="Arrus"/>
          <w:sz w:val="22"/>
          <w:szCs w:val="28"/>
          <w:lang w:val="en-GB"/>
        </w:rPr>
        <w:t>Yojana</w:t>
      </w:r>
      <w:proofErr w:type="spellEnd"/>
      <w:r w:rsidRPr="00584AEA">
        <w:rPr>
          <w:rFonts w:ascii="Arrus" w:hAnsi="Arrus"/>
          <w:sz w:val="22"/>
          <w:szCs w:val="28"/>
          <w:lang w:val="en-GB"/>
        </w:rPr>
        <w:t xml:space="preserve">, ‘Krishi Shramik </w:t>
      </w:r>
      <w:proofErr w:type="spellStart"/>
      <w:r w:rsidRPr="00584AEA">
        <w:rPr>
          <w:rFonts w:ascii="Arrus" w:hAnsi="Arrus"/>
          <w:sz w:val="22"/>
          <w:szCs w:val="28"/>
          <w:lang w:val="en-GB"/>
        </w:rPr>
        <w:t>Samajik</w:t>
      </w:r>
      <w:proofErr w:type="spellEnd"/>
      <w:r w:rsidRPr="00584AEA">
        <w:rPr>
          <w:rFonts w:ascii="Arrus" w:hAnsi="Arrus"/>
          <w:sz w:val="22"/>
          <w:szCs w:val="28"/>
          <w:lang w:val="en-GB"/>
        </w:rPr>
        <w:t xml:space="preserve"> Suraksha Yojana-2001’</w:t>
      </w:r>
    </w:p>
    <w:p w14:paraId="268B3E07" w14:textId="77777777" w:rsidR="00270475" w:rsidRPr="00584AEA" w:rsidRDefault="00270475" w:rsidP="006F4670">
      <w:pPr>
        <w:numPr>
          <w:ilvl w:val="0"/>
          <w:numId w:val="58"/>
        </w:numPr>
        <w:jc w:val="both"/>
        <w:rPr>
          <w:rFonts w:ascii="Arrus" w:hAnsi="Arrus"/>
          <w:sz w:val="22"/>
          <w:szCs w:val="28"/>
          <w:lang w:val="en-GB"/>
        </w:rPr>
      </w:pPr>
      <w:r w:rsidRPr="00584AEA">
        <w:rPr>
          <w:rFonts w:ascii="Arrus" w:hAnsi="Arrus"/>
          <w:sz w:val="22"/>
          <w:szCs w:val="28"/>
          <w:lang w:val="en-GB"/>
        </w:rPr>
        <w:t xml:space="preserve">• Social assistance through welfare funds of Central and State Governments, and </w:t>
      </w:r>
    </w:p>
    <w:p w14:paraId="268B3E08" w14:textId="77777777" w:rsidR="00270475" w:rsidRPr="00584AEA" w:rsidRDefault="00270475" w:rsidP="006F4670">
      <w:pPr>
        <w:numPr>
          <w:ilvl w:val="0"/>
          <w:numId w:val="58"/>
        </w:numPr>
        <w:jc w:val="both"/>
        <w:rPr>
          <w:rFonts w:ascii="Arrus" w:hAnsi="Arrus"/>
          <w:sz w:val="22"/>
          <w:szCs w:val="28"/>
          <w:lang w:val="en-GB"/>
        </w:rPr>
      </w:pPr>
      <w:r w:rsidRPr="00584AEA">
        <w:rPr>
          <w:rFonts w:ascii="Arrus" w:hAnsi="Arrus"/>
          <w:sz w:val="22"/>
          <w:szCs w:val="28"/>
          <w:lang w:val="en-GB"/>
        </w:rPr>
        <w:t>• Public initiatives: such as Self Employed Women’s Association (SEWA) in promoting social security through the formation of cooperatives</w:t>
      </w:r>
    </w:p>
    <w:p w14:paraId="268B3E09" w14:textId="77777777" w:rsidR="00270475" w:rsidRPr="00584AEA" w:rsidRDefault="00270475" w:rsidP="00270475">
      <w:pPr>
        <w:jc w:val="both"/>
        <w:rPr>
          <w:rFonts w:ascii="Arrus" w:hAnsi="Arrus"/>
          <w:sz w:val="18"/>
          <w:szCs w:val="22"/>
          <w:lang w:val="en-GB"/>
        </w:rPr>
      </w:pPr>
      <w:r w:rsidRPr="00584AEA">
        <w:rPr>
          <w:rFonts w:ascii="Arrus" w:hAnsi="Arrus"/>
          <w:sz w:val="18"/>
          <w:szCs w:val="22"/>
          <w:lang w:val="en-GB"/>
        </w:rPr>
        <w:t>(</w:t>
      </w:r>
      <w:r w:rsidRPr="00584AEA">
        <w:rPr>
          <w:rStyle w:val="HTMLCite"/>
          <w:rFonts w:ascii="Arrus" w:hAnsi="Arrus"/>
          <w:sz w:val="18"/>
          <w:szCs w:val="22"/>
          <w:shd w:val="clear" w:color="auto" w:fill="FFFFFF"/>
        </w:rPr>
        <w:t>planningcommission.nic.in/aboutus/committee/wrkgrp/wg_soclscty.pdf</w:t>
      </w:r>
      <w:r w:rsidRPr="00584AEA">
        <w:rPr>
          <w:rFonts w:ascii="Arrus" w:hAnsi="Arrus"/>
          <w:sz w:val="18"/>
          <w:szCs w:val="22"/>
          <w:shd w:val="clear" w:color="auto" w:fill="FFFFFF"/>
          <w:lang w:bidi="he-IL"/>
        </w:rPr>
        <w:t>‎</w:t>
      </w:r>
      <w:r w:rsidRPr="00584AEA">
        <w:rPr>
          <w:rFonts w:ascii="Arrus" w:hAnsi="Arrus"/>
          <w:sz w:val="18"/>
          <w:szCs w:val="22"/>
          <w:shd w:val="clear" w:color="auto" w:fill="FFFFFF"/>
        </w:rPr>
        <w:t>)</w:t>
      </w:r>
    </w:p>
    <w:p w14:paraId="268B3E0A" w14:textId="77777777" w:rsidR="00270475" w:rsidRPr="00584AEA" w:rsidRDefault="00270475" w:rsidP="00270475">
      <w:pPr>
        <w:jc w:val="both"/>
        <w:rPr>
          <w:rFonts w:ascii="Arrus" w:hAnsi="Arrus"/>
          <w:sz w:val="22"/>
          <w:szCs w:val="28"/>
          <w:lang w:val="en-GB"/>
        </w:rPr>
      </w:pPr>
    </w:p>
    <w:p w14:paraId="268B3E0B"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Government has also enacted a Central legislation for the building and other construction workers towards creation of welfare funds at the level of States. There are around 20 million construction workers in the country. A small cess is collected on the basis of the cost of a construction project which makes the corpus of the welfare fund for the construction workers. </w:t>
      </w:r>
    </w:p>
    <w:p w14:paraId="268B3E0C" w14:textId="77777777" w:rsidR="00270475" w:rsidRPr="00584AEA" w:rsidRDefault="00270475" w:rsidP="00270475">
      <w:pPr>
        <w:jc w:val="both"/>
        <w:rPr>
          <w:rFonts w:ascii="Arrus" w:hAnsi="Arrus"/>
          <w:sz w:val="22"/>
          <w:szCs w:val="28"/>
          <w:lang w:val="en-GB"/>
        </w:rPr>
      </w:pPr>
    </w:p>
    <w:p w14:paraId="268B3E0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ab/>
        <w:t xml:space="preserve">An Indian Express report says: </w:t>
      </w:r>
    </w:p>
    <w:p w14:paraId="268B3E0E" w14:textId="77777777" w:rsidR="00270475" w:rsidRPr="00584AEA" w:rsidRDefault="00270475" w:rsidP="00270475">
      <w:pPr>
        <w:widowControl/>
        <w:autoSpaceDE/>
        <w:autoSpaceDN/>
        <w:adjustRightInd/>
        <w:spacing w:line="284" w:lineRule="atLeast"/>
        <w:jc w:val="both"/>
        <w:rPr>
          <w:rFonts w:ascii="Arrus" w:hAnsi="Arrus" w:cs="Times New Roman"/>
          <w:i/>
          <w:sz w:val="22"/>
          <w:szCs w:val="22"/>
          <w:lang w:val="en-GB" w:eastAsia="en-GB"/>
        </w:rPr>
      </w:pPr>
      <w:r w:rsidRPr="00584AEA">
        <w:rPr>
          <w:rFonts w:ascii="Arrus" w:hAnsi="Arrus" w:cs="Times New Roman" w:hint="eastAsia"/>
          <w:i/>
          <w:sz w:val="22"/>
          <w:szCs w:val="22"/>
          <w:lang w:val="en-GB" w:eastAsia="en-GB"/>
        </w:rPr>
        <w:t xml:space="preserve"> “</w:t>
      </w:r>
      <w:r w:rsidRPr="00584AEA">
        <w:rPr>
          <w:rFonts w:ascii="Arrus" w:hAnsi="Arrus" w:cs="Times New Roman"/>
          <w:i/>
          <w:sz w:val="22"/>
          <w:szCs w:val="22"/>
          <w:lang w:val="en-GB" w:eastAsia="en-GB"/>
        </w:rPr>
        <w:t>More than 90 per cent workforce in India is part of the unorganised sector. Even the benefits of various schemes started for their welfare are proving ineffective due to poor implementation by the respective government authorities.</w:t>
      </w:r>
    </w:p>
    <w:p w14:paraId="268B3E0F" w14:textId="77777777" w:rsidR="00270475" w:rsidRPr="00584AEA" w:rsidRDefault="00270475" w:rsidP="00270475">
      <w:pPr>
        <w:widowControl/>
        <w:autoSpaceDE/>
        <w:autoSpaceDN/>
        <w:adjustRightInd/>
        <w:spacing w:line="284" w:lineRule="atLeast"/>
        <w:jc w:val="both"/>
        <w:rPr>
          <w:rFonts w:ascii="Arrus" w:hAnsi="Arrus" w:cs="Times New Roman"/>
          <w:i/>
          <w:sz w:val="22"/>
          <w:szCs w:val="22"/>
          <w:lang w:val="en-GB" w:eastAsia="en-GB"/>
        </w:rPr>
      </w:pPr>
      <w:r w:rsidRPr="00584AEA">
        <w:rPr>
          <w:rFonts w:ascii="Arrus" w:hAnsi="Arrus" w:cs="Times New Roman"/>
          <w:i/>
          <w:sz w:val="22"/>
          <w:szCs w:val="22"/>
          <w:lang w:val="en-GB" w:eastAsia="en-GB"/>
        </w:rPr>
        <w:t>Speaking at the inaugural session of the two-day colloquium on ‘Workers in Unorganised Sector — Challenges and Way forward’ organised by the Chandigarh State Legal Services Authority on Saturday, Justice T S Thakur of the Supreme Court emphasised on the need of proper implementation of welfare schemes by the Centre as well as state governments.</w:t>
      </w:r>
    </w:p>
    <w:p w14:paraId="268B3E10" w14:textId="77777777" w:rsidR="00270475" w:rsidRPr="00584AEA" w:rsidRDefault="00270475" w:rsidP="00270475">
      <w:pPr>
        <w:widowControl/>
        <w:autoSpaceDE/>
        <w:autoSpaceDN/>
        <w:adjustRightInd/>
        <w:spacing w:line="284" w:lineRule="atLeast"/>
        <w:jc w:val="both"/>
        <w:rPr>
          <w:rFonts w:ascii="Arrus" w:hAnsi="Arrus" w:cs="Times New Roman"/>
          <w:i/>
          <w:sz w:val="22"/>
          <w:szCs w:val="22"/>
          <w:lang w:val="en-GB" w:eastAsia="en-GB"/>
        </w:rPr>
      </w:pPr>
      <w:r w:rsidRPr="00584AEA">
        <w:rPr>
          <w:rFonts w:ascii="Arrus" w:hAnsi="Arrus" w:cs="Times New Roman"/>
          <w:i/>
          <w:sz w:val="22"/>
          <w:szCs w:val="22"/>
          <w:lang w:val="en-GB" w:eastAsia="en-GB"/>
        </w:rPr>
        <w:t>“The largest constituency of our workers is in the unorganised labour. Of the 46 crore workers, 14 crore are women. Every state has poverty alleviation schemes but the benefits don’t reach them,” said Justice Thakur. He added that Rs 750 crore was collected for welfare of labour in Punjab but little has been spent. There is zero percent spending in 2008, 2009, 2010, 2011, 2012 and 2013. We are insensitive towards them.</w:t>
      </w:r>
    </w:p>
    <w:p w14:paraId="268B3E11" w14:textId="77777777" w:rsidR="00270475" w:rsidRPr="00584AEA" w:rsidRDefault="00270475" w:rsidP="00270475">
      <w:pPr>
        <w:widowControl/>
        <w:autoSpaceDE/>
        <w:autoSpaceDN/>
        <w:adjustRightInd/>
        <w:spacing w:line="284" w:lineRule="atLeast"/>
        <w:jc w:val="both"/>
        <w:rPr>
          <w:rFonts w:ascii="Arrus" w:hAnsi="Arrus" w:cs="Times New Roman"/>
          <w:i/>
          <w:sz w:val="22"/>
          <w:szCs w:val="22"/>
          <w:lang w:val="en-GB" w:eastAsia="en-GB"/>
        </w:rPr>
      </w:pPr>
      <w:r w:rsidRPr="00584AEA">
        <w:rPr>
          <w:rFonts w:ascii="Arrus" w:hAnsi="Arrus" w:cs="Times New Roman"/>
          <w:i/>
          <w:sz w:val="22"/>
          <w:szCs w:val="22"/>
          <w:lang w:val="en-GB" w:eastAsia="en-GB"/>
        </w:rPr>
        <w:t xml:space="preserve">Justice Thakur, also executive chairman of the National Legal Services Authority, said that most of the workforce in unorganised sector gets </w:t>
      </w:r>
      <w:r w:rsidRPr="00584AEA">
        <w:rPr>
          <w:rFonts w:ascii="Arrus" w:hAnsi="Arrus" w:cs="Times New Roman"/>
          <w:i/>
          <w:sz w:val="22"/>
          <w:szCs w:val="22"/>
          <w:lang w:val="en-GB" w:eastAsia="en-GB"/>
        </w:rPr>
        <w:lastRenderedPageBreak/>
        <w:t>wages lower than the fixed minimum wages. Though there is a construction workers’ protection Act but the authorities responsible for its implementation have shown little sensitivity, he added.</w:t>
      </w:r>
    </w:p>
    <w:p w14:paraId="268B3E12" w14:textId="77777777" w:rsidR="00270475" w:rsidRPr="00584AEA" w:rsidRDefault="00270475" w:rsidP="00270475">
      <w:pPr>
        <w:widowControl/>
        <w:autoSpaceDE/>
        <w:autoSpaceDN/>
        <w:adjustRightInd/>
        <w:spacing w:line="284" w:lineRule="atLeast"/>
        <w:jc w:val="both"/>
        <w:rPr>
          <w:rFonts w:ascii="Arrus" w:hAnsi="Arrus" w:cs="Times New Roman"/>
          <w:i/>
          <w:sz w:val="22"/>
          <w:szCs w:val="22"/>
          <w:lang w:val="en-GB" w:eastAsia="en-GB"/>
        </w:rPr>
      </w:pPr>
      <w:r w:rsidRPr="00584AEA">
        <w:rPr>
          <w:rFonts w:ascii="Arrus" w:hAnsi="Arrus" w:cs="Times New Roman"/>
          <w:i/>
          <w:sz w:val="22"/>
          <w:szCs w:val="22"/>
          <w:lang w:val="en-GB" w:eastAsia="en-GB"/>
        </w:rPr>
        <w:t xml:space="preserve">“Also addressing the high court judges, district judges, advocates, officers of Punjab, Haryana and Chandigarh, and social workers, another Supreme Court judge Adarsh Kumar Goel </w:t>
      </w:r>
      <w:proofErr w:type="spellStart"/>
      <w:r w:rsidRPr="00584AEA">
        <w:rPr>
          <w:rFonts w:ascii="Arrus" w:hAnsi="Arrus" w:cs="Times New Roman"/>
          <w:i/>
          <w:sz w:val="22"/>
          <w:szCs w:val="22"/>
          <w:lang w:val="en-GB" w:eastAsia="en-GB"/>
        </w:rPr>
        <w:t>emphasied</w:t>
      </w:r>
      <w:proofErr w:type="spellEnd"/>
      <w:r w:rsidRPr="00584AEA">
        <w:rPr>
          <w:rFonts w:ascii="Arrus" w:hAnsi="Arrus" w:cs="Times New Roman"/>
          <w:i/>
          <w:sz w:val="22"/>
          <w:szCs w:val="22"/>
          <w:lang w:val="en-GB" w:eastAsia="en-GB"/>
        </w:rPr>
        <w:t xml:space="preserve"> on creating contingency security for unorganised workers alongside social security schemes. India has a Human Development Index of 0.162% and ranks 134th of 180 countries where 1/3rd of the total population live below the poverty line, he added.</w:t>
      </w:r>
    </w:p>
    <w:p w14:paraId="268B3E13" w14:textId="77777777" w:rsidR="00270475" w:rsidRPr="00584AEA" w:rsidRDefault="00270475" w:rsidP="00270475">
      <w:pPr>
        <w:widowControl/>
        <w:autoSpaceDE/>
        <w:autoSpaceDN/>
        <w:adjustRightInd/>
        <w:spacing w:line="284" w:lineRule="atLeast"/>
        <w:jc w:val="both"/>
        <w:rPr>
          <w:rFonts w:ascii="Arrus" w:hAnsi="Arrus" w:cs="Times New Roman"/>
          <w:i/>
          <w:sz w:val="22"/>
          <w:szCs w:val="22"/>
          <w:lang w:val="en-GB" w:eastAsia="en-GB"/>
        </w:rPr>
      </w:pPr>
      <w:r w:rsidRPr="00584AEA">
        <w:rPr>
          <w:rFonts w:ascii="Arrus" w:hAnsi="Arrus" w:cs="Times New Roman"/>
          <w:i/>
          <w:sz w:val="22"/>
          <w:szCs w:val="22"/>
          <w:lang w:val="en-GB" w:eastAsia="en-GB"/>
        </w:rPr>
        <w:t>Justice Hemant Gupta, executive chairman of the Chandigarh Legal Services Authority pointed out that of Rs 50 crore, Chandigarh Administration has spent only Rs 80 lakh on welfare schemes such as old aged pension, distribution of blankets and purchase of ambulances. He also highlighted the need to give due recognition to the workers engaged in unorganised labour such as house maids, newspaper vendors, fruit and vegetable sellers and rag pickers so as to protect their social, economic and legal rights.</w:t>
      </w:r>
      <w:r w:rsidRPr="00584AEA">
        <w:rPr>
          <w:rFonts w:ascii="Arrus" w:hAnsi="Arrus" w:cs="Times New Roman" w:hint="eastAsia"/>
          <w:i/>
          <w:sz w:val="22"/>
          <w:szCs w:val="22"/>
          <w:lang w:val="en-GB" w:eastAsia="en-GB"/>
        </w:rPr>
        <w:t>”</w:t>
      </w:r>
    </w:p>
    <w:p w14:paraId="268B3E14" w14:textId="77777777" w:rsidR="00270475" w:rsidRPr="00584AEA" w:rsidRDefault="00270475" w:rsidP="00270475">
      <w:pPr>
        <w:jc w:val="both"/>
        <w:rPr>
          <w:rFonts w:ascii="Arrus" w:hAnsi="Arrus"/>
          <w:sz w:val="18"/>
          <w:szCs w:val="18"/>
          <w:lang w:val="en-GB"/>
        </w:rPr>
      </w:pPr>
      <w:r w:rsidRPr="00584AEA">
        <w:rPr>
          <w:rFonts w:ascii="Arrus" w:hAnsi="Arrus"/>
          <w:sz w:val="18"/>
          <w:szCs w:val="18"/>
          <w:lang w:val="en-GB"/>
        </w:rPr>
        <w:t>http://indianexpress.com/article/cities/chandigarh/90-indian-workforce-in-unorganised-sector-deprived-of-welfare-schemes-says-justice-t-s-thakur/</w:t>
      </w:r>
    </w:p>
    <w:p w14:paraId="268B3E15" w14:textId="77777777" w:rsidR="00270475" w:rsidRPr="00584AEA" w:rsidRDefault="00270475" w:rsidP="00270475">
      <w:pPr>
        <w:jc w:val="both"/>
        <w:rPr>
          <w:rFonts w:ascii="Arrus" w:hAnsi="Arrus"/>
          <w:sz w:val="22"/>
          <w:szCs w:val="28"/>
          <w:lang w:val="en-GB"/>
        </w:rPr>
      </w:pPr>
    </w:p>
    <w:p w14:paraId="268B3E16"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Muslim organizations must not only monitor all these schemes and make special efforts to create awareness about these among Muslim workers; they must also run </w:t>
      </w:r>
      <w:r w:rsidRPr="00584AEA">
        <w:rPr>
          <w:rFonts w:ascii="Arrus" w:hAnsi="Arrus"/>
          <w:b/>
          <w:bCs/>
          <w:sz w:val="22"/>
          <w:szCs w:val="28"/>
          <w:lang w:val="en-GB"/>
        </w:rPr>
        <w:t>their own schemes of skill development, vocational and religious education. Workers tend to be more involved in smoking, drinking and gambling. Programmes for their moral development through inculcation of religious values can go a long way to improve the environment within their families</w:t>
      </w:r>
      <w:r w:rsidRPr="00584AEA">
        <w:rPr>
          <w:rFonts w:ascii="Arrus" w:hAnsi="Arrus"/>
          <w:sz w:val="22"/>
          <w:szCs w:val="28"/>
          <w:lang w:val="en-GB"/>
        </w:rPr>
        <w:t xml:space="preserve">. The Tablighi Movement can play a very important role by specially targeting these groups. </w:t>
      </w:r>
    </w:p>
    <w:p w14:paraId="268B3E17" w14:textId="77777777" w:rsidR="00270475" w:rsidRPr="00584AEA" w:rsidRDefault="00270475" w:rsidP="00270475">
      <w:pPr>
        <w:spacing w:before="150"/>
        <w:jc w:val="both"/>
        <w:rPr>
          <w:rFonts w:ascii="Arrus" w:hAnsi="Arrus"/>
          <w:b/>
          <w:bCs/>
          <w:szCs w:val="32"/>
          <w:lang w:val="en-GB"/>
        </w:rPr>
      </w:pPr>
      <w:r w:rsidRPr="00584AEA">
        <w:rPr>
          <w:rFonts w:ascii="Arrus" w:hAnsi="Arrus"/>
          <w:b/>
          <w:bCs/>
          <w:szCs w:val="32"/>
          <w:lang w:val="en-GB"/>
        </w:rPr>
        <w:t>Economic Relations with Muslim Countries</w:t>
      </w:r>
    </w:p>
    <w:p w14:paraId="268B3E18" w14:textId="77777777" w:rsidR="00270475" w:rsidRPr="00584AEA" w:rsidRDefault="00270475" w:rsidP="00270475">
      <w:pPr>
        <w:spacing w:before="150"/>
        <w:ind w:firstLine="720"/>
        <w:jc w:val="both"/>
        <w:rPr>
          <w:rFonts w:ascii="Arrus" w:hAnsi="Arrus"/>
          <w:sz w:val="22"/>
          <w:szCs w:val="28"/>
          <w:lang w:val="en-GB"/>
        </w:rPr>
      </w:pPr>
      <w:r w:rsidRPr="00584AEA">
        <w:rPr>
          <w:rFonts w:ascii="Arrus" w:hAnsi="Arrus"/>
          <w:sz w:val="22"/>
          <w:szCs w:val="28"/>
          <w:lang w:val="en-GB"/>
        </w:rPr>
        <w:t xml:space="preserve">India is a country of 1.2 billion people out of whom 0.18 b are Muslims. Muslims on the other hand have more </w:t>
      </w:r>
      <w:r w:rsidRPr="00584AEA">
        <w:rPr>
          <w:rFonts w:ascii="Arrus" w:hAnsi="Arrus"/>
          <w:b/>
          <w:bCs/>
          <w:sz w:val="22"/>
          <w:szCs w:val="28"/>
          <w:lang w:val="en-GB"/>
        </w:rPr>
        <w:t>than 1.7 billion population</w:t>
      </w:r>
      <w:r w:rsidRPr="00584AEA">
        <w:rPr>
          <w:rFonts w:ascii="Arrus" w:hAnsi="Arrus"/>
          <w:sz w:val="22"/>
          <w:szCs w:val="28"/>
          <w:lang w:val="en-GB"/>
        </w:rPr>
        <w:t xml:space="preserve"> worldwide. There are 57 Muslim majority countries. Except a few countries like Afghanistan, Pakistan, Bangladesh and Sudan, </w:t>
      </w:r>
      <w:r w:rsidRPr="00584AEA">
        <w:rPr>
          <w:rFonts w:ascii="Arrus" w:hAnsi="Arrus"/>
          <w:b/>
          <w:bCs/>
          <w:sz w:val="22"/>
          <w:szCs w:val="28"/>
          <w:lang w:val="en-GB"/>
        </w:rPr>
        <w:t>most of Muslim countries have a very high per capita income</w:t>
      </w:r>
      <w:r w:rsidRPr="00584AEA">
        <w:rPr>
          <w:rFonts w:ascii="Arrus" w:hAnsi="Arrus"/>
          <w:sz w:val="22"/>
          <w:szCs w:val="28"/>
          <w:lang w:val="en-GB"/>
        </w:rPr>
        <w:t xml:space="preserve">. </w:t>
      </w:r>
      <w:r w:rsidRPr="00584AEA">
        <w:rPr>
          <w:rFonts w:ascii="Arrus" w:hAnsi="Arrus"/>
          <w:b/>
          <w:bCs/>
          <w:sz w:val="22"/>
          <w:szCs w:val="28"/>
          <w:lang w:val="en-GB"/>
        </w:rPr>
        <w:t xml:space="preserve">About 30 Muslim countries have higher per capita income, higher life expectancy and higher literacy rate than India. Many Muslim countries have significantly high growth rate with Qatar leading at </w:t>
      </w:r>
      <w:r w:rsidRPr="00584AEA">
        <w:rPr>
          <w:rFonts w:ascii="Arrus" w:hAnsi="Arrus"/>
          <w:b/>
          <w:bCs/>
          <w:sz w:val="22"/>
          <w:szCs w:val="28"/>
          <w:lang w:val="en-GB"/>
        </w:rPr>
        <w:lastRenderedPageBreak/>
        <w:t>around 15 per cent. UAE, Qatar, Kuwait, Saudi Arabia, Iran, Turkey, Malaysia, Indonesia, Libya and Nigeria are all rich countrie</w:t>
      </w:r>
      <w:r w:rsidRPr="00584AEA">
        <w:rPr>
          <w:rFonts w:ascii="Arrus" w:hAnsi="Arrus"/>
          <w:sz w:val="22"/>
          <w:szCs w:val="28"/>
          <w:lang w:val="en-GB"/>
        </w:rPr>
        <w:t xml:space="preserve">s. Muslim countries are also the major oil exporters of the world and their potential of influencing the economic shift of the world is huge. </w:t>
      </w:r>
      <w:r w:rsidRPr="00584AEA">
        <w:rPr>
          <w:rFonts w:ascii="Arrus" w:hAnsi="Arrus"/>
          <w:b/>
          <w:bCs/>
          <w:sz w:val="22"/>
          <w:szCs w:val="28"/>
          <w:lang w:val="en-GB"/>
        </w:rPr>
        <w:t>Any country that can supply what Muslims need – military and technical expertise – can emerge as a major power in the world.</w:t>
      </w:r>
      <w:r w:rsidRPr="00584AEA">
        <w:rPr>
          <w:rFonts w:ascii="Arrus" w:hAnsi="Arrus"/>
          <w:sz w:val="22"/>
          <w:szCs w:val="28"/>
          <w:lang w:val="en-GB"/>
        </w:rPr>
        <w:t xml:space="preserve"> </w:t>
      </w:r>
      <w:r w:rsidRPr="00584AEA">
        <w:rPr>
          <w:rFonts w:ascii="Arrus" w:hAnsi="Arrus"/>
          <w:b/>
          <w:bCs/>
          <w:sz w:val="22"/>
          <w:szCs w:val="28"/>
          <w:lang w:val="en-GB"/>
        </w:rPr>
        <w:t>The truth is that no country can emerge as a big power without taking into account the relationships with the Islamic world.</w:t>
      </w:r>
      <w:r w:rsidRPr="00584AEA">
        <w:rPr>
          <w:rFonts w:ascii="Arrus" w:hAnsi="Arrus"/>
          <w:sz w:val="22"/>
          <w:szCs w:val="28"/>
          <w:lang w:val="en-GB"/>
        </w:rPr>
        <w:t xml:space="preserve"> Except for Pakistan, there have been hardly any hostilities between India and Muslim countries. Most of the Arab nations, Iran, Malaysia, Indonesia, Turkey and African Muslim countries have a long history of cordial relationship with India. Middle East has been a favourite destination for India’s technical as well as skilled work force for several decades. Muslim as well as non-Muslim NRIs living in Muslim countries earn significant amount of foreign currency. </w:t>
      </w:r>
    </w:p>
    <w:p w14:paraId="268B3E19" w14:textId="77777777" w:rsidR="00270475" w:rsidRPr="00584AEA" w:rsidRDefault="00270475" w:rsidP="00270475">
      <w:pPr>
        <w:spacing w:before="150"/>
        <w:ind w:firstLine="720"/>
        <w:jc w:val="both"/>
        <w:rPr>
          <w:rFonts w:ascii="Arrus" w:hAnsi="Arrus"/>
          <w:b/>
          <w:bCs/>
          <w:sz w:val="22"/>
          <w:szCs w:val="28"/>
          <w:lang w:val="en-GB"/>
        </w:rPr>
      </w:pPr>
      <w:r w:rsidRPr="00584AEA">
        <w:rPr>
          <w:rFonts w:ascii="Arrus" w:hAnsi="Arrus"/>
          <w:b/>
          <w:bCs/>
          <w:sz w:val="22"/>
          <w:szCs w:val="28"/>
          <w:lang w:val="en-GB"/>
        </w:rPr>
        <w:t>It is important that India recognises certain emerging realities:</w:t>
      </w:r>
    </w:p>
    <w:p w14:paraId="268B3E1A" w14:textId="77777777" w:rsidR="00270475" w:rsidRPr="00584AEA" w:rsidRDefault="00270475" w:rsidP="00270475">
      <w:pPr>
        <w:tabs>
          <w:tab w:val="left" w:pos="0"/>
        </w:tabs>
        <w:spacing w:before="150"/>
        <w:jc w:val="both"/>
        <w:rPr>
          <w:rFonts w:ascii="Arrus" w:hAnsi="Arrus"/>
          <w:b/>
          <w:bCs/>
          <w:sz w:val="22"/>
          <w:szCs w:val="28"/>
          <w:lang w:val="en-GB"/>
        </w:rPr>
      </w:pPr>
      <w:r w:rsidRPr="00584AEA">
        <w:rPr>
          <w:rFonts w:ascii="Arrus" w:hAnsi="Arrus"/>
          <w:b/>
          <w:bCs/>
          <w:sz w:val="22"/>
          <w:szCs w:val="28"/>
          <w:lang w:val="en-GB"/>
        </w:rPr>
        <w:t xml:space="preserve">1. Demographically, Muslims are not only the second biggest majority in the world; they are also religiously most cohesive people. </w:t>
      </w:r>
    </w:p>
    <w:p w14:paraId="268B3E1B" w14:textId="77777777" w:rsidR="00270475" w:rsidRPr="00584AEA" w:rsidRDefault="00270475" w:rsidP="00270475">
      <w:pPr>
        <w:tabs>
          <w:tab w:val="left" w:pos="0"/>
        </w:tabs>
        <w:spacing w:before="150"/>
        <w:jc w:val="both"/>
        <w:rPr>
          <w:rFonts w:ascii="Arrus" w:hAnsi="Arrus"/>
          <w:b/>
          <w:bCs/>
          <w:sz w:val="22"/>
          <w:szCs w:val="28"/>
          <w:lang w:val="en-GB"/>
        </w:rPr>
      </w:pPr>
      <w:r w:rsidRPr="00584AEA">
        <w:rPr>
          <w:rFonts w:ascii="Arrus" w:hAnsi="Arrus"/>
          <w:b/>
          <w:bCs/>
          <w:sz w:val="22"/>
          <w:szCs w:val="28"/>
          <w:lang w:val="en-GB"/>
        </w:rPr>
        <w:t>2. They hold the edge in terms of world’s energy resources, without which no country can survive;</w:t>
      </w:r>
    </w:p>
    <w:p w14:paraId="268B3E1C" w14:textId="77777777" w:rsidR="00270475" w:rsidRPr="00584AEA" w:rsidRDefault="00270475" w:rsidP="00270475">
      <w:pPr>
        <w:tabs>
          <w:tab w:val="left" w:pos="0"/>
        </w:tabs>
        <w:spacing w:before="150"/>
        <w:jc w:val="both"/>
        <w:rPr>
          <w:rFonts w:ascii="Arrus" w:hAnsi="Arrus"/>
          <w:b/>
          <w:bCs/>
          <w:sz w:val="22"/>
          <w:szCs w:val="28"/>
          <w:lang w:val="en-GB"/>
        </w:rPr>
      </w:pPr>
      <w:r w:rsidRPr="00584AEA">
        <w:rPr>
          <w:rFonts w:ascii="Arrus" w:hAnsi="Arrus"/>
          <w:b/>
          <w:bCs/>
          <w:sz w:val="22"/>
          <w:szCs w:val="28"/>
          <w:lang w:val="en-GB"/>
        </w:rPr>
        <w:t>3. Traditionally, Muslim countries have been allies of the United States during last few decades. But the relationship has soured beyond a point of no return in the last decade, at least in near future. The overwhelming majority of Muslims all over the world including India have developed immense aversion for the Western powers particularly the United States;</w:t>
      </w:r>
    </w:p>
    <w:p w14:paraId="268B3E1D" w14:textId="77777777" w:rsidR="00270475" w:rsidRPr="00584AEA" w:rsidRDefault="00270475" w:rsidP="00270475">
      <w:pPr>
        <w:tabs>
          <w:tab w:val="left" w:pos="0"/>
        </w:tabs>
        <w:spacing w:before="150"/>
        <w:jc w:val="both"/>
        <w:rPr>
          <w:rFonts w:ascii="Arrus" w:hAnsi="Arrus"/>
          <w:b/>
          <w:bCs/>
          <w:sz w:val="22"/>
          <w:szCs w:val="28"/>
          <w:lang w:val="en-GB"/>
        </w:rPr>
      </w:pPr>
      <w:r w:rsidRPr="00584AEA">
        <w:rPr>
          <w:rFonts w:ascii="Arrus" w:hAnsi="Arrus"/>
          <w:b/>
          <w:bCs/>
          <w:sz w:val="22"/>
          <w:szCs w:val="28"/>
          <w:lang w:val="en-GB"/>
        </w:rPr>
        <w:t>4. The future is almost sure to bring Islamically inclined parties to power. The distance with West is sure to grow, despite Western interventions and eagerness to ensure that Muslim world does not go beyond their reach;</w:t>
      </w:r>
    </w:p>
    <w:p w14:paraId="268B3E1E" w14:textId="77777777" w:rsidR="00270475" w:rsidRPr="00584AEA" w:rsidRDefault="00270475" w:rsidP="00270475">
      <w:pPr>
        <w:tabs>
          <w:tab w:val="left" w:pos="0"/>
        </w:tabs>
        <w:spacing w:before="150"/>
        <w:jc w:val="both"/>
        <w:rPr>
          <w:rFonts w:ascii="Arrus" w:hAnsi="Arrus"/>
          <w:b/>
          <w:bCs/>
          <w:sz w:val="22"/>
          <w:szCs w:val="28"/>
          <w:lang w:val="en-GB"/>
        </w:rPr>
      </w:pPr>
      <w:r w:rsidRPr="00584AEA">
        <w:rPr>
          <w:rFonts w:ascii="Arrus" w:hAnsi="Arrus"/>
          <w:b/>
          <w:bCs/>
          <w:sz w:val="22"/>
          <w:szCs w:val="28"/>
          <w:lang w:val="en-GB"/>
        </w:rPr>
        <w:t>5. Slowly and steadily, Muslim countries are emerging as a major political and economic force in the world affairs;</w:t>
      </w:r>
    </w:p>
    <w:p w14:paraId="268B3E1F" w14:textId="77777777" w:rsidR="00270475" w:rsidRPr="00584AEA" w:rsidRDefault="00270475" w:rsidP="00270475">
      <w:pPr>
        <w:tabs>
          <w:tab w:val="left" w:pos="0"/>
        </w:tabs>
        <w:spacing w:before="150"/>
        <w:jc w:val="both"/>
        <w:rPr>
          <w:rFonts w:ascii="Arrus" w:hAnsi="Arrus"/>
          <w:b/>
          <w:bCs/>
          <w:sz w:val="22"/>
          <w:szCs w:val="28"/>
          <w:lang w:val="en-GB"/>
        </w:rPr>
      </w:pPr>
      <w:r w:rsidRPr="00584AEA">
        <w:rPr>
          <w:rFonts w:ascii="Arrus" w:hAnsi="Arrus"/>
          <w:b/>
          <w:bCs/>
          <w:sz w:val="22"/>
          <w:szCs w:val="28"/>
          <w:lang w:val="en-GB"/>
        </w:rPr>
        <w:t>6. With the distance between the Western and Muslim World growing, other nations will try to fill the gap. The countries that are expected to try hard will be China and Russia;</w:t>
      </w:r>
    </w:p>
    <w:p w14:paraId="268B3E20" w14:textId="77777777" w:rsidR="00270475" w:rsidRPr="00584AEA" w:rsidRDefault="00270475" w:rsidP="00270475">
      <w:pPr>
        <w:tabs>
          <w:tab w:val="left" w:pos="0"/>
        </w:tabs>
        <w:spacing w:before="150"/>
        <w:jc w:val="both"/>
        <w:rPr>
          <w:rFonts w:ascii="Arrus" w:hAnsi="Arrus"/>
          <w:b/>
          <w:bCs/>
          <w:sz w:val="22"/>
          <w:szCs w:val="28"/>
          <w:lang w:val="en-GB"/>
        </w:rPr>
      </w:pPr>
      <w:r w:rsidRPr="00584AEA">
        <w:rPr>
          <w:rFonts w:ascii="Arrus" w:hAnsi="Arrus"/>
          <w:b/>
          <w:bCs/>
          <w:sz w:val="22"/>
          <w:szCs w:val="28"/>
          <w:lang w:val="en-GB"/>
        </w:rPr>
        <w:lastRenderedPageBreak/>
        <w:t xml:space="preserve">7. India must realise that its recent fondness for America could not have developed at a worse time. Now when America is fast losing its Super Power status and European countries are in woeful conditions, it is hard to understand why should India ignore its ties with the Muslim World and China and Russia for the sake of America and its allies; </w:t>
      </w:r>
    </w:p>
    <w:p w14:paraId="268B3E21" w14:textId="77777777" w:rsidR="00270475" w:rsidRPr="00584AEA" w:rsidRDefault="00270475" w:rsidP="00270475">
      <w:pPr>
        <w:tabs>
          <w:tab w:val="left" w:pos="0"/>
        </w:tabs>
        <w:spacing w:before="150"/>
        <w:jc w:val="both"/>
        <w:rPr>
          <w:rFonts w:ascii="Arrus" w:hAnsi="Arrus"/>
          <w:b/>
          <w:bCs/>
          <w:sz w:val="22"/>
          <w:szCs w:val="28"/>
          <w:lang w:val="en-GB"/>
        </w:rPr>
      </w:pPr>
      <w:r w:rsidRPr="00584AEA">
        <w:rPr>
          <w:rFonts w:ascii="Arrus" w:hAnsi="Arrus"/>
          <w:b/>
          <w:bCs/>
          <w:sz w:val="22"/>
          <w:szCs w:val="28"/>
          <w:lang w:val="en-GB"/>
        </w:rPr>
        <w:t xml:space="preserve">8. What India can get by developing strategic ties with the Islamic World, it cannot get from the Western powers. Muslim countries can be a much bigger market for Indian goods and workforce and can make much greater investments in the country than America and its European allies can do. </w:t>
      </w:r>
    </w:p>
    <w:p w14:paraId="268B3E22" w14:textId="77777777" w:rsidR="00270475" w:rsidRPr="00584AEA" w:rsidRDefault="00270475" w:rsidP="00270475">
      <w:pPr>
        <w:tabs>
          <w:tab w:val="left" w:pos="0"/>
        </w:tabs>
        <w:spacing w:before="150"/>
        <w:jc w:val="both"/>
        <w:rPr>
          <w:rFonts w:ascii="Arrus" w:hAnsi="Arrus"/>
          <w:b/>
          <w:bCs/>
          <w:sz w:val="22"/>
          <w:szCs w:val="28"/>
          <w:lang w:val="en-GB"/>
        </w:rPr>
      </w:pPr>
      <w:r w:rsidRPr="00584AEA">
        <w:rPr>
          <w:rFonts w:ascii="Arrus" w:hAnsi="Arrus"/>
          <w:b/>
          <w:bCs/>
          <w:sz w:val="22"/>
          <w:szCs w:val="28"/>
          <w:lang w:val="en-GB"/>
        </w:rPr>
        <w:t xml:space="preserve">9. India cannot hope to be in a leadership role if it allies with the Western powers but can surely emerge as a major force in the world affairs if it develops strategic ties with the Muslim World. </w:t>
      </w:r>
    </w:p>
    <w:p w14:paraId="268B3E23" w14:textId="77777777" w:rsidR="00270475" w:rsidRPr="00584AEA" w:rsidRDefault="00270475" w:rsidP="00270475">
      <w:pPr>
        <w:tabs>
          <w:tab w:val="left" w:pos="0"/>
        </w:tabs>
        <w:spacing w:before="150"/>
        <w:jc w:val="both"/>
        <w:rPr>
          <w:rFonts w:ascii="Arrus" w:hAnsi="Arrus"/>
          <w:b/>
          <w:bCs/>
          <w:sz w:val="22"/>
          <w:szCs w:val="28"/>
          <w:lang w:val="en-GB"/>
        </w:rPr>
      </w:pPr>
      <w:r w:rsidRPr="00584AEA">
        <w:rPr>
          <w:rFonts w:ascii="Arrus" w:hAnsi="Arrus"/>
          <w:b/>
          <w:bCs/>
          <w:sz w:val="22"/>
          <w:szCs w:val="28"/>
          <w:lang w:val="en-GB"/>
        </w:rPr>
        <w:t xml:space="preserve">10. If a corporate boom occurs in India with Muslims playing an aggressive role, the investors from Muslim countries will be more attracted to invest in India. Furthermore, the exports to Muslim countries will multiply fast. </w:t>
      </w:r>
    </w:p>
    <w:p w14:paraId="268B3E24" w14:textId="77777777" w:rsidR="00270475" w:rsidRPr="00584AEA" w:rsidRDefault="00270475" w:rsidP="00270475">
      <w:pPr>
        <w:tabs>
          <w:tab w:val="left" w:pos="0"/>
        </w:tabs>
        <w:spacing w:before="150"/>
        <w:jc w:val="both"/>
        <w:rPr>
          <w:rFonts w:ascii="Arrus" w:hAnsi="Arrus"/>
          <w:b/>
          <w:bCs/>
          <w:sz w:val="22"/>
          <w:szCs w:val="28"/>
          <w:lang w:val="en-GB"/>
        </w:rPr>
      </w:pPr>
      <w:r w:rsidRPr="00584AEA">
        <w:rPr>
          <w:rFonts w:ascii="Arrus" w:hAnsi="Arrus"/>
          <w:b/>
          <w:bCs/>
          <w:sz w:val="22"/>
          <w:szCs w:val="28"/>
          <w:lang w:val="en-GB"/>
        </w:rPr>
        <w:t xml:space="preserve">11. With strategic ties developing with Muslim countries, particularly Arab countries and Iran, it will be easier for India if need be to isolate Pakistan. However, if economic ties with Pakistan can also be improved, it will also have far reaching consequences on the socioeconomic development of both countries. If Pakistan and India learn to respect each other, it will be in the best interests of both the countries and for the world as a whole. </w:t>
      </w:r>
    </w:p>
    <w:p w14:paraId="268B3E25" w14:textId="77777777" w:rsidR="00270475" w:rsidRPr="00584AEA" w:rsidRDefault="00270475" w:rsidP="00270475">
      <w:pPr>
        <w:jc w:val="both"/>
        <w:rPr>
          <w:rFonts w:ascii="Arrus" w:hAnsi="Arrus"/>
          <w:b/>
          <w:bCs/>
          <w:szCs w:val="32"/>
          <w:lang w:val="en-GB"/>
        </w:rPr>
      </w:pPr>
    </w:p>
    <w:p w14:paraId="268B3E26"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Export Promotion</w:t>
      </w:r>
    </w:p>
    <w:p w14:paraId="268B3E27" w14:textId="77777777" w:rsidR="00270475" w:rsidRPr="00584AEA" w:rsidRDefault="00270475" w:rsidP="00270475">
      <w:pPr>
        <w:jc w:val="both"/>
        <w:rPr>
          <w:rFonts w:ascii="Arrus" w:hAnsi="Arrus"/>
          <w:b/>
          <w:bCs/>
          <w:szCs w:val="32"/>
          <w:lang w:val="en-GB"/>
        </w:rPr>
      </w:pPr>
    </w:p>
    <w:p w14:paraId="268B3E28" w14:textId="77777777" w:rsidR="00270475" w:rsidRPr="00584AEA" w:rsidRDefault="00270475" w:rsidP="00270475">
      <w:pPr>
        <w:ind w:firstLine="720"/>
        <w:jc w:val="both"/>
        <w:rPr>
          <w:rFonts w:ascii="Arrus" w:hAnsi="Arrus"/>
          <w:color w:val="000000"/>
          <w:sz w:val="22"/>
          <w:szCs w:val="22"/>
          <w:shd w:val="clear" w:color="auto" w:fill="FFFFFF"/>
        </w:rPr>
      </w:pPr>
      <w:r w:rsidRPr="00584AEA">
        <w:rPr>
          <w:rFonts w:ascii="Arrus" w:hAnsi="Arrus"/>
          <w:color w:val="000000"/>
          <w:sz w:val="22"/>
          <w:szCs w:val="22"/>
          <w:shd w:val="clear" w:color="auto" w:fill="FFFFFF"/>
        </w:rPr>
        <w:t>A recent report says:</w:t>
      </w:r>
    </w:p>
    <w:p w14:paraId="268B3E29" w14:textId="77777777" w:rsidR="00270475" w:rsidRPr="00584AEA" w:rsidRDefault="00270475" w:rsidP="00270475">
      <w:pPr>
        <w:jc w:val="both"/>
        <w:rPr>
          <w:rFonts w:ascii="Arrus" w:hAnsi="Arrus"/>
          <w:i/>
          <w:color w:val="000000"/>
          <w:sz w:val="22"/>
          <w:szCs w:val="22"/>
        </w:rPr>
      </w:pPr>
      <w:r w:rsidRPr="00584AEA">
        <w:rPr>
          <w:rFonts w:ascii="Arrus" w:hAnsi="Arrus" w:hint="eastAsia"/>
          <w:i/>
          <w:color w:val="000000"/>
          <w:sz w:val="22"/>
          <w:szCs w:val="22"/>
          <w:shd w:val="clear" w:color="auto" w:fill="FFFFFF"/>
        </w:rPr>
        <w:t>“</w:t>
      </w:r>
      <w:r w:rsidRPr="00584AEA">
        <w:rPr>
          <w:rFonts w:ascii="Arrus" w:hAnsi="Arrus"/>
          <w:i/>
          <w:color w:val="000000"/>
          <w:sz w:val="22"/>
          <w:szCs w:val="22"/>
          <w:shd w:val="clear" w:color="auto" w:fill="FFFFFF"/>
        </w:rPr>
        <w:t xml:space="preserve">Exports from India amounted to US$317.5 billion during 2014, up 44.1% since 2010. India’s top 10 exports accounted for 60.5% of the overall value of its global shipments. </w:t>
      </w:r>
      <w:r w:rsidRPr="00584AEA">
        <w:rPr>
          <w:rFonts w:ascii="Arrus" w:hAnsi="Arrus"/>
          <w:i/>
          <w:color w:val="000000"/>
          <w:sz w:val="22"/>
          <w:szCs w:val="22"/>
        </w:rPr>
        <w:t>Based on statistics from the International Monetary Fund’s World Economic Outlook Database, India’s total Gross Domestic Product amounted to $7.376 trillion in 2014. Therefore, exports accounted for about 4.3% of total Indian economic output. Given India’s population of 1.252 billion people, its total $317.5 billion in 2014 exports translates to roughly $254 for every resident in that country. India’s unemployment rate was 4.1% in 2014.</w:t>
      </w:r>
      <w:r w:rsidRPr="00584AEA">
        <w:rPr>
          <w:rFonts w:ascii="Arrus" w:hAnsi="Arrus" w:hint="eastAsia"/>
          <w:i/>
          <w:color w:val="000000"/>
          <w:sz w:val="22"/>
          <w:szCs w:val="22"/>
        </w:rPr>
        <w:t>”</w:t>
      </w:r>
    </w:p>
    <w:p w14:paraId="268B3E2A" w14:textId="77777777" w:rsidR="00270475" w:rsidRPr="00584AEA" w:rsidRDefault="00270475" w:rsidP="00270475">
      <w:pPr>
        <w:pStyle w:val="NormalWeb"/>
        <w:shd w:val="clear" w:color="auto" w:fill="FFFFFF"/>
        <w:spacing w:before="0" w:line="183" w:lineRule="atLeast"/>
        <w:jc w:val="both"/>
        <w:rPr>
          <w:rFonts w:ascii="Arrus" w:hAnsi="Arrus"/>
          <w:color w:val="000000"/>
          <w:sz w:val="22"/>
          <w:szCs w:val="22"/>
        </w:rPr>
      </w:pPr>
      <w:r w:rsidRPr="00584AEA">
        <w:rPr>
          <w:rFonts w:ascii="Arrus" w:hAnsi="Arrus"/>
          <w:color w:val="000000"/>
          <w:sz w:val="22"/>
          <w:szCs w:val="22"/>
        </w:rPr>
        <w:t xml:space="preserve"> </w:t>
      </w:r>
    </w:p>
    <w:p w14:paraId="268B3E2B" w14:textId="77777777" w:rsidR="00270475" w:rsidRPr="00584AEA" w:rsidRDefault="00270475" w:rsidP="00270475">
      <w:pPr>
        <w:pStyle w:val="NormalWeb"/>
        <w:shd w:val="clear" w:color="auto" w:fill="FFFFFF"/>
        <w:spacing w:before="0" w:line="183" w:lineRule="atLeast"/>
        <w:ind w:firstLine="355"/>
        <w:jc w:val="both"/>
        <w:rPr>
          <w:rFonts w:ascii="Arrus" w:hAnsi="Arrus"/>
          <w:color w:val="000000"/>
          <w:sz w:val="22"/>
          <w:szCs w:val="22"/>
        </w:rPr>
      </w:pPr>
      <w:r w:rsidRPr="00584AEA">
        <w:rPr>
          <w:rFonts w:ascii="Arrus" w:hAnsi="Arrus"/>
          <w:color w:val="000000"/>
          <w:sz w:val="22"/>
          <w:szCs w:val="22"/>
        </w:rPr>
        <w:lastRenderedPageBreak/>
        <w:t>According to the report, the following export product groups represent the highest dollar value in Indian global shipments during 2014:</w:t>
      </w:r>
    </w:p>
    <w:p w14:paraId="268B3E2C" w14:textId="77777777" w:rsidR="00270475" w:rsidRPr="00584AEA" w:rsidRDefault="00270475" w:rsidP="006F4670">
      <w:pPr>
        <w:pStyle w:val="NormalWeb"/>
        <w:numPr>
          <w:ilvl w:val="0"/>
          <w:numId w:val="164"/>
        </w:numPr>
        <w:shd w:val="clear" w:color="auto" w:fill="FFFFFF"/>
        <w:tabs>
          <w:tab w:val="clear" w:pos="720"/>
          <w:tab w:val="num" w:pos="360"/>
        </w:tabs>
        <w:spacing w:before="0" w:line="183" w:lineRule="atLeast"/>
        <w:ind w:left="360"/>
        <w:jc w:val="both"/>
        <w:rPr>
          <w:rFonts w:ascii="Arrus" w:hAnsi="Arrus"/>
          <w:color w:val="000000"/>
          <w:sz w:val="22"/>
          <w:szCs w:val="22"/>
        </w:rPr>
      </w:pPr>
      <w:r w:rsidRPr="00584AEA">
        <w:rPr>
          <w:rFonts w:ascii="Arrus" w:hAnsi="Arrus"/>
          <w:color w:val="000000"/>
          <w:sz w:val="22"/>
          <w:szCs w:val="22"/>
        </w:rPr>
        <w:t>Oil: US$62.3 billion (19.6% of total exports)</w:t>
      </w:r>
    </w:p>
    <w:p w14:paraId="268B3E2D" w14:textId="77777777" w:rsidR="00270475" w:rsidRPr="00584AEA" w:rsidRDefault="00270475" w:rsidP="006F4670">
      <w:pPr>
        <w:widowControl/>
        <w:numPr>
          <w:ilvl w:val="0"/>
          <w:numId w:val="164"/>
        </w:numPr>
        <w:shd w:val="clear" w:color="auto" w:fill="FFFFFF"/>
        <w:autoSpaceDE/>
        <w:autoSpaceDN/>
        <w:adjustRightInd/>
        <w:spacing w:line="183" w:lineRule="atLeast"/>
        <w:ind w:left="355"/>
        <w:jc w:val="both"/>
        <w:rPr>
          <w:rFonts w:ascii="Arrus" w:hAnsi="Arrus"/>
          <w:color w:val="000000"/>
          <w:sz w:val="22"/>
          <w:szCs w:val="22"/>
        </w:rPr>
      </w:pPr>
      <w:r w:rsidRPr="00584AEA">
        <w:rPr>
          <w:rFonts w:ascii="Arrus" w:hAnsi="Arrus"/>
          <w:color w:val="000000"/>
          <w:sz w:val="22"/>
          <w:szCs w:val="22"/>
        </w:rPr>
        <w:t>Gems, precious metals, coins: $40.7 billion (12.8%)</w:t>
      </w:r>
    </w:p>
    <w:p w14:paraId="268B3E2E" w14:textId="77777777" w:rsidR="00270475" w:rsidRPr="00584AEA" w:rsidRDefault="00270475" w:rsidP="006F4670">
      <w:pPr>
        <w:widowControl/>
        <w:numPr>
          <w:ilvl w:val="0"/>
          <w:numId w:val="164"/>
        </w:numPr>
        <w:shd w:val="clear" w:color="auto" w:fill="FFFFFF"/>
        <w:autoSpaceDE/>
        <w:autoSpaceDN/>
        <w:adjustRightInd/>
        <w:spacing w:line="183" w:lineRule="atLeast"/>
        <w:ind w:left="355"/>
        <w:jc w:val="both"/>
        <w:rPr>
          <w:rFonts w:ascii="Arrus" w:hAnsi="Arrus"/>
          <w:color w:val="000000"/>
          <w:sz w:val="22"/>
          <w:szCs w:val="22"/>
        </w:rPr>
      </w:pPr>
      <w:r w:rsidRPr="00584AEA">
        <w:rPr>
          <w:rFonts w:ascii="Arrus" w:hAnsi="Arrus"/>
          <w:color w:val="000000"/>
          <w:sz w:val="22"/>
          <w:szCs w:val="22"/>
        </w:rPr>
        <w:t>Vehicles: $14.5 billion (4.6%)</w:t>
      </w:r>
    </w:p>
    <w:p w14:paraId="268B3E2F" w14:textId="77777777" w:rsidR="00270475" w:rsidRPr="00584AEA" w:rsidRDefault="00270475" w:rsidP="006F4670">
      <w:pPr>
        <w:widowControl/>
        <w:numPr>
          <w:ilvl w:val="0"/>
          <w:numId w:val="164"/>
        </w:numPr>
        <w:shd w:val="clear" w:color="auto" w:fill="FFFFFF"/>
        <w:autoSpaceDE/>
        <w:autoSpaceDN/>
        <w:adjustRightInd/>
        <w:spacing w:line="183" w:lineRule="atLeast"/>
        <w:ind w:left="355"/>
        <w:jc w:val="both"/>
        <w:rPr>
          <w:rFonts w:ascii="Arrus" w:hAnsi="Arrus"/>
          <w:color w:val="000000"/>
          <w:sz w:val="22"/>
          <w:szCs w:val="22"/>
        </w:rPr>
      </w:pPr>
      <w:r w:rsidRPr="00584AEA">
        <w:rPr>
          <w:rFonts w:ascii="Arrus" w:hAnsi="Arrus"/>
          <w:color w:val="000000"/>
          <w:sz w:val="22"/>
          <w:szCs w:val="22"/>
        </w:rPr>
        <w:t>Machines, engines, pumps: $13.6 billion (4.3%)</w:t>
      </w:r>
    </w:p>
    <w:p w14:paraId="268B3E30" w14:textId="77777777" w:rsidR="00270475" w:rsidRPr="00584AEA" w:rsidRDefault="00270475" w:rsidP="006F4670">
      <w:pPr>
        <w:widowControl/>
        <w:numPr>
          <w:ilvl w:val="0"/>
          <w:numId w:val="164"/>
        </w:numPr>
        <w:shd w:val="clear" w:color="auto" w:fill="FFFFFF"/>
        <w:autoSpaceDE/>
        <w:autoSpaceDN/>
        <w:adjustRightInd/>
        <w:spacing w:line="183" w:lineRule="atLeast"/>
        <w:ind w:left="355"/>
        <w:jc w:val="both"/>
        <w:rPr>
          <w:rFonts w:ascii="Arrus" w:hAnsi="Arrus"/>
          <w:color w:val="000000"/>
          <w:sz w:val="22"/>
          <w:szCs w:val="22"/>
        </w:rPr>
      </w:pPr>
      <w:r w:rsidRPr="00584AEA">
        <w:rPr>
          <w:rFonts w:ascii="Arrus" w:hAnsi="Arrus"/>
          <w:color w:val="000000"/>
          <w:sz w:val="22"/>
          <w:szCs w:val="22"/>
        </w:rPr>
        <w:t>Organic chemicals: $12 billion (3.8%)</w:t>
      </w:r>
    </w:p>
    <w:p w14:paraId="268B3E31" w14:textId="77777777" w:rsidR="00270475" w:rsidRPr="00584AEA" w:rsidRDefault="00270475" w:rsidP="006F4670">
      <w:pPr>
        <w:widowControl/>
        <w:numPr>
          <w:ilvl w:val="0"/>
          <w:numId w:val="164"/>
        </w:numPr>
        <w:shd w:val="clear" w:color="auto" w:fill="FFFFFF"/>
        <w:autoSpaceDE/>
        <w:autoSpaceDN/>
        <w:adjustRightInd/>
        <w:spacing w:line="183" w:lineRule="atLeast"/>
        <w:ind w:left="355"/>
        <w:jc w:val="both"/>
        <w:rPr>
          <w:rFonts w:ascii="Arrus" w:hAnsi="Arrus"/>
          <w:color w:val="000000"/>
          <w:sz w:val="22"/>
          <w:szCs w:val="22"/>
        </w:rPr>
      </w:pPr>
      <w:r w:rsidRPr="00584AEA">
        <w:rPr>
          <w:rFonts w:ascii="Arrus" w:hAnsi="Arrus"/>
          <w:color w:val="000000"/>
          <w:sz w:val="22"/>
          <w:szCs w:val="22"/>
        </w:rPr>
        <w:t>Pharmaceuticals: $11.7 billion (3.7%)</w:t>
      </w:r>
    </w:p>
    <w:p w14:paraId="268B3E32" w14:textId="77777777" w:rsidR="00270475" w:rsidRPr="00584AEA" w:rsidRDefault="00270475" w:rsidP="006F4670">
      <w:pPr>
        <w:widowControl/>
        <w:numPr>
          <w:ilvl w:val="0"/>
          <w:numId w:val="164"/>
        </w:numPr>
        <w:shd w:val="clear" w:color="auto" w:fill="FFFFFF"/>
        <w:autoSpaceDE/>
        <w:autoSpaceDN/>
        <w:adjustRightInd/>
        <w:spacing w:line="183" w:lineRule="atLeast"/>
        <w:ind w:left="355"/>
        <w:jc w:val="both"/>
        <w:rPr>
          <w:rFonts w:ascii="Arrus" w:hAnsi="Arrus"/>
          <w:color w:val="000000"/>
          <w:sz w:val="22"/>
          <w:szCs w:val="22"/>
        </w:rPr>
      </w:pPr>
      <w:r w:rsidRPr="00584AEA">
        <w:rPr>
          <w:rFonts w:ascii="Arrus" w:hAnsi="Arrus"/>
          <w:color w:val="000000"/>
          <w:sz w:val="22"/>
          <w:szCs w:val="22"/>
        </w:rPr>
        <w:t>Cereals: $10.1 billion (3.2%)</w:t>
      </w:r>
    </w:p>
    <w:p w14:paraId="268B3E33" w14:textId="77777777" w:rsidR="00270475" w:rsidRPr="00584AEA" w:rsidRDefault="00270475" w:rsidP="006F4670">
      <w:pPr>
        <w:widowControl/>
        <w:numPr>
          <w:ilvl w:val="0"/>
          <w:numId w:val="164"/>
        </w:numPr>
        <w:shd w:val="clear" w:color="auto" w:fill="FFFFFF"/>
        <w:autoSpaceDE/>
        <w:autoSpaceDN/>
        <w:adjustRightInd/>
        <w:spacing w:line="183" w:lineRule="atLeast"/>
        <w:ind w:left="355"/>
        <w:jc w:val="both"/>
        <w:rPr>
          <w:rFonts w:ascii="Arrus" w:hAnsi="Arrus"/>
          <w:color w:val="000000"/>
          <w:sz w:val="22"/>
          <w:szCs w:val="22"/>
        </w:rPr>
      </w:pPr>
      <w:r w:rsidRPr="00584AEA">
        <w:rPr>
          <w:rFonts w:ascii="Arrus" w:hAnsi="Arrus"/>
          <w:color w:val="000000"/>
          <w:sz w:val="22"/>
          <w:szCs w:val="22"/>
        </w:rPr>
        <w:t>Iron and steel: $9.1 billion (2.9%)</w:t>
      </w:r>
    </w:p>
    <w:p w14:paraId="268B3E34" w14:textId="77777777" w:rsidR="00270475" w:rsidRPr="00584AEA" w:rsidRDefault="00270475" w:rsidP="006F4670">
      <w:pPr>
        <w:widowControl/>
        <w:numPr>
          <w:ilvl w:val="0"/>
          <w:numId w:val="164"/>
        </w:numPr>
        <w:shd w:val="clear" w:color="auto" w:fill="FFFFFF"/>
        <w:autoSpaceDE/>
        <w:autoSpaceDN/>
        <w:adjustRightInd/>
        <w:spacing w:line="183" w:lineRule="atLeast"/>
        <w:ind w:left="355"/>
        <w:jc w:val="both"/>
        <w:rPr>
          <w:rFonts w:ascii="Arrus" w:hAnsi="Arrus"/>
          <w:color w:val="000000"/>
          <w:sz w:val="22"/>
          <w:szCs w:val="22"/>
        </w:rPr>
      </w:pPr>
      <w:r w:rsidRPr="00584AEA">
        <w:rPr>
          <w:rFonts w:ascii="Arrus" w:hAnsi="Arrus"/>
          <w:color w:val="000000"/>
          <w:sz w:val="22"/>
          <w:szCs w:val="22"/>
        </w:rPr>
        <w:t>Clothing (not knit or crochet): $9.1 billion (2.9%)</w:t>
      </w:r>
    </w:p>
    <w:p w14:paraId="268B3E35" w14:textId="77777777" w:rsidR="00270475" w:rsidRPr="00584AEA" w:rsidRDefault="00270475" w:rsidP="006F4670">
      <w:pPr>
        <w:widowControl/>
        <w:numPr>
          <w:ilvl w:val="0"/>
          <w:numId w:val="164"/>
        </w:numPr>
        <w:shd w:val="clear" w:color="auto" w:fill="FFFFFF"/>
        <w:autoSpaceDE/>
        <w:autoSpaceDN/>
        <w:adjustRightInd/>
        <w:spacing w:line="183" w:lineRule="atLeast"/>
        <w:ind w:left="355"/>
        <w:jc w:val="both"/>
        <w:rPr>
          <w:rFonts w:ascii="Arrus" w:hAnsi="Arrus"/>
          <w:color w:val="000000"/>
          <w:sz w:val="22"/>
          <w:szCs w:val="22"/>
        </w:rPr>
      </w:pPr>
      <w:r w:rsidRPr="00584AEA">
        <w:rPr>
          <w:rFonts w:ascii="Arrus" w:hAnsi="Arrus"/>
          <w:color w:val="000000"/>
          <w:sz w:val="22"/>
          <w:szCs w:val="22"/>
        </w:rPr>
        <w:t>Electronic equipment: $9 billion (2.8%)</w:t>
      </w:r>
    </w:p>
    <w:p w14:paraId="268B3E36" w14:textId="77777777" w:rsidR="00270475" w:rsidRPr="00584AEA" w:rsidRDefault="00270475" w:rsidP="00270475">
      <w:pPr>
        <w:jc w:val="both"/>
        <w:rPr>
          <w:rFonts w:ascii="Arrus" w:hAnsi="Arrus"/>
          <w:b/>
          <w:bCs/>
          <w:szCs w:val="32"/>
          <w:lang w:val="en-GB"/>
        </w:rPr>
      </w:pPr>
    </w:p>
    <w:p w14:paraId="268B3E37"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According to a Planning Commission Paper, the exports of following other services (besides software) hold high potential for India’s export earnings during the period 2000-2001 to 2025-2026:</w:t>
      </w:r>
    </w:p>
    <w:p w14:paraId="268B3E38" w14:textId="77777777" w:rsidR="00270475" w:rsidRPr="00584AEA" w:rsidRDefault="00270475" w:rsidP="006F4670">
      <w:pPr>
        <w:pStyle w:val="ListParagraph"/>
        <w:numPr>
          <w:ilvl w:val="0"/>
          <w:numId w:val="165"/>
        </w:numPr>
        <w:jc w:val="both"/>
        <w:rPr>
          <w:rFonts w:ascii="Arrus" w:hAnsi="Arrus"/>
          <w:b/>
          <w:bCs/>
          <w:sz w:val="22"/>
          <w:szCs w:val="28"/>
          <w:lang w:val="en-GB"/>
        </w:rPr>
      </w:pPr>
      <w:r w:rsidRPr="00584AEA">
        <w:rPr>
          <w:rFonts w:ascii="Arrus" w:hAnsi="Arrus"/>
          <w:b/>
          <w:bCs/>
          <w:sz w:val="22"/>
          <w:szCs w:val="28"/>
          <w:lang w:val="en-GB"/>
        </w:rPr>
        <w:t>Tourism;</w:t>
      </w:r>
    </w:p>
    <w:p w14:paraId="268B3E39" w14:textId="77777777" w:rsidR="00270475" w:rsidRPr="00584AEA" w:rsidRDefault="00270475" w:rsidP="00270475">
      <w:pPr>
        <w:spacing w:after="120"/>
        <w:jc w:val="both"/>
        <w:rPr>
          <w:rFonts w:ascii="Arrus" w:hAnsi="Arrus"/>
          <w:b/>
          <w:bCs/>
          <w:sz w:val="22"/>
          <w:szCs w:val="28"/>
          <w:lang w:val="en-GB"/>
        </w:rPr>
      </w:pPr>
      <w:r w:rsidRPr="00584AEA">
        <w:rPr>
          <w:rFonts w:ascii="Arrus" w:hAnsi="Arrus"/>
          <w:b/>
          <w:bCs/>
          <w:sz w:val="22"/>
          <w:szCs w:val="28"/>
          <w:lang w:val="en-GB"/>
        </w:rPr>
        <w:t>(ii)</w:t>
      </w:r>
      <w:r w:rsidRPr="00584AEA">
        <w:rPr>
          <w:rFonts w:ascii="Arrus" w:hAnsi="Arrus"/>
          <w:b/>
          <w:bCs/>
          <w:sz w:val="22"/>
          <w:szCs w:val="28"/>
          <w:lang w:val="en-GB"/>
        </w:rPr>
        <w:tab/>
        <w:t>Information Technology Services in broad spectrum;</w:t>
      </w:r>
    </w:p>
    <w:p w14:paraId="268B3E3A" w14:textId="77777777" w:rsidR="00270475" w:rsidRPr="00584AEA" w:rsidRDefault="00270475" w:rsidP="00270475">
      <w:pPr>
        <w:spacing w:after="120"/>
        <w:jc w:val="both"/>
        <w:rPr>
          <w:rFonts w:ascii="Arrus" w:hAnsi="Arrus"/>
          <w:b/>
          <w:bCs/>
          <w:sz w:val="22"/>
          <w:szCs w:val="28"/>
          <w:lang w:val="en-GB"/>
        </w:rPr>
      </w:pPr>
      <w:r w:rsidRPr="00584AEA">
        <w:rPr>
          <w:rFonts w:ascii="Arrus" w:hAnsi="Arrus"/>
          <w:b/>
          <w:bCs/>
          <w:sz w:val="22"/>
          <w:szCs w:val="28"/>
          <w:lang w:val="en-GB"/>
        </w:rPr>
        <w:t>(iii)</w:t>
      </w:r>
      <w:r w:rsidRPr="00584AEA">
        <w:rPr>
          <w:rFonts w:ascii="Arrus" w:hAnsi="Arrus"/>
          <w:b/>
          <w:bCs/>
          <w:sz w:val="22"/>
          <w:szCs w:val="28"/>
          <w:lang w:val="en-GB"/>
        </w:rPr>
        <w:tab/>
        <w:t>Management of Consultancy Services;</w:t>
      </w:r>
    </w:p>
    <w:p w14:paraId="268B3E3B" w14:textId="77777777" w:rsidR="00270475" w:rsidRPr="00584AEA" w:rsidRDefault="00270475" w:rsidP="00270475">
      <w:pPr>
        <w:spacing w:after="120"/>
        <w:jc w:val="both"/>
        <w:rPr>
          <w:rFonts w:ascii="Arrus" w:hAnsi="Arrus"/>
          <w:b/>
          <w:bCs/>
          <w:sz w:val="22"/>
          <w:szCs w:val="28"/>
          <w:lang w:val="en-GB"/>
        </w:rPr>
      </w:pPr>
      <w:r w:rsidRPr="00584AEA">
        <w:rPr>
          <w:rFonts w:ascii="Arrus" w:hAnsi="Arrus"/>
          <w:b/>
          <w:bCs/>
          <w:sz w:val="22"/>
          <w:szCs w:val="28"/>
          <w:lang w:val="en-GB"/>
        </w:rPr>
        <w:t>(iv)</w:t>
      </w:r>
      <w:r w:rsidRPr="00584AEA">
        <w:rPr>
          <w:rFonts w:ascii="Arrus" w:hAnsi="Arrus"/>
          <w:b/>
          <w:bCs/>
          <w:sz w:val="22"/>
          <w:szCs w:val="28"/>
          <w:lang w:val="en-GB"/>
        </w:rPr>
        <w:tab/>
        <w:t>Yoga and Stress Management education/practices;</w:t>
      </w:r>
    </w:p>
    <w:p w14:paraId="268B3E3C" w14:textId="77777777" w:rsidR="00270475" w:rsidRPr="00584AEA" w:rsidRDefault="00270475" w:rsidP="00270475">
      <w:pPr>
        <w:spacing w:after="120"/>
        <w:jc w:val="both"/>
        <w:rPr>
          <w:rFonts w:ascii="Arrus" w:hAnsi="Arrus"/>
          <w:b/>
          <w:bCs/>
          <w:sz w:val="22"/>
          <w:szCs w:val="28"/>
          <w:lang w:val="en-GB"/>
        </w:rPr>
      </w:pPr>
      <w:r w:rsidRPr="00584AEA">
        <w:rPr>
          <w:rFonts w:ascii="Arrus" w:hAnsi="Arrus"/>
          <w:b/>
          <w:bCs/>
          <w:sz w:val="22"/>
          <w:szCs w:val="28"/>
          <w:lang w:val="en-GB"/>
        </w:rPr>
        <w:t>(v)</w:t>
      </w:r>
      <w:r w:rsidRPr="00584AEA">
        <w:rPr>
          <w:rFonts w:ascii="Arrus" w:hAnsi="Arrus"/>
          <w:b/>
          <w:bCs/>
          <w:sz w:val="22"/>
          <w:szCs w:val="28"/>
          <w:lang w:val="en-GB"/>
        </w:rPr>
        <w:tab/>
        <w:t>Advising/Managerial Contracting for Turn Around of sick industries;</w:t>
      </w:r>
    </w:p>
    <w:p w14:paraId="268B3E3D" w14:textId="77777777" w:rsidR="00270475" w:rsidRPr="00584AEA" w:rsidRDefault="00270475" w:rsidP="00270475">
      <w:pPr>
        <w:spacing w:after="120"/>
        <w:jc w:val="both"/>
        <w:rPr>
          <w:rFonts w:ascii="Arrus" w:hAnsi="Arrus"/>
          <w:b/>
          <w:bCs/>
          <w:sz w:val="22"/>
          <w:szCs w:val="28"/>
          <w:lang w:val="en-GB"/>
        </w:rPr>
      </w:pPr>
      <w:r w:rsidRPr="00584AEA">
        <w:rPr>
          <w:rFonts w:ascii="Arrus" w:hAnsi="Arrus"/>
          <w:b/>
          <w:bCs/>
          <w:sz w:val="22"/>
          <w:szCs w:val="28"/>
          <w:lang w:val="en-GB"/>
        </w:rPr>
        <w:t>(vi)</w:t>
      </w:r>
      <w:r w:rsidRPr="00584AEA">
        <w:rPr>
          <w:rFonts w:ascii="Arrus" w:hAnsi="Arrus"/>
          <w:b/>
          <w:bCs/>
          <w:sz w:val="22"/>
          <w:szCs w:val="28"/>
          <w:lang w:val="en-GB"/>
        </w:rPr>
        <w:tab/>
        <w:t>Export of low to medium skilled manpower;</w:t>
      </w:r>
    </w:p>
    <w:p w14:paraId="268B3E3E" w14:textId="77777777" w:rsidR="00270475" w:rsidRPr="00584AEA" w:rsidRDefault="00270475" w:rsidP="00270475">
      <w:pPr>
        <w:spacing w:after="120"/>
        <w:ind w:left="720" w:hanging="720"/>
        <w:jc w:val="both"/>
        <w:rPr>
          <w:rFonts w:ascii="Arrus" w:hAnsi="Arrus"/>
          <w:b/>
          <w:bCs/>
          <w:sz w:val="22"/>
          <w:szCs w:val="28"/>
          <w:lang w:val="en-GB"/>
        </w:rPr>
      </w:pPr>
      <w:r w:rsidRPr="00584AEA">
        <w:rPr>
          <w:rFonts w:ascii="Arrus" w:hAnsi="Arrus"/>
          <w:b/>
          <w:bCs/>
          <w:sz w:val="22"/>
          <w:szCs w:val="28"/>
          <w:lang w:val="en-GB"/>
        </w:rPr>
        <w:t>(vii)</w:t>
      </w:r>
      <w:r w:rsidRPr="00584AEA">
        <w:rPr>
          <w:rFonts w:ascii="Arrus" w:hAnsi="Arrus"/>
          <w:b/>
          <w:bCs/>
          <w:sz w:val="22"/>
          <w:szCs w:val="28"/>
          <w:lang w:val="en-GB"/>
        </w:rPr>
        <w:tab/>
        <w:t>Export of high skilled and scientific, technical, medical, educational, cultural and managerial manpower.</w:t>
      </w:r>
    </w:p>
    <w:p w14:paraId="268B3E3F" w14:textId="77777777" w:rsidR="00270475" w:rsidRPr="00584AEA" w:rsidRDefault="00270475" w:rsidP="00270475">
      <w:pPr>
        <w:spacing w:after="120"/>
        <w:ind w:firstLine="720"/>
        <w:jc w:val="both"/>
        <w:rPr>
          <w:rFonts w:ascii="Arrus" w:hAnsi="Arrus"/>
          <w:sz w:val="22"/>
          <w:szCs w:val="28"/>
          <w:lang w:val="en-GB"/>
        </w:rPr>
      </w:pPr>
      <w:r w:rsidRPr="00584AEA">
        <w:rPr>
          <w:rFonts w:ascii="Arrus" w:hAnsi="Arrus"/>
          <w:sz w:val="22"/>
          <w:szCs w:val="28"/>
          <w:lang w:val="en-GB"/>
        </w:rPr>
        <w:t xml:space="preserve">Simultaneous pursuit of an efficient export promotion policy as well as an efficient import substitution policy is the ideal that needs to be stressed. </w:t>
      </w:r>
    </w:p>
    <w:p w14:paraId="268B3E40" w14:textId="77777777" w:rsidR="00270475" w:rsidRPr="00584AEA" w:rsidRDefault="00270475" w:rsidP="00270475">
      <w:pPr>
        <w:spacing w:after="120"/>
        <w:ind w:firstLine="720"/>
        <w:jc w:val="both"/>
        <w:rPr>
          <w:rFonts w:ascii="Arrus" w:hAnsi="Arrus"/>
          <w:sz w:val="22"/>
          <w:szCs w:val="28"/>
          <w:lang w:val="en-GB"/>
        </w:rPr>
      </w:pPr>
      <w:r w:rsidRPr="00584AEA">
        <w:rPr>
          <w:rFonts w:ascii="Arrus" w:hAnsi="Arrus"/>
          <w:sz w:val="22"/>
          <w:szCs w:val="28"/>
          <w:lang w:val="en-GB"/>
        </w:rPr>
        <w:t>The Paper further says:</w:t>
      </w:r>
    </w:p>
    <w:p w14:paraId="268B3E41" w14:textId="77777777" w:rsidR="00270475" w:rsidRPr="00584AEA" w:rsidRDefault="00270475" w:rsidP="00270475">
      <w:pPr>
        <w:spacing w:after="120"/>
        <w:jc w:val="both"/>
        <w:rPr>
          <w:rFonts w:ascii="Arrus" w:hAnsi="Arrus"/>
          <w:i/>
          <w:sz w:val="22"/>
          <w:szCs w:val="28"/>
          <w:lang w:val="en-GB"/>
        </w:rPr>
      </w:pPr>
      <w:r w:rsidRPr="00584AEA">
        <w:rPr>
          <w:rFonts w:ascii="Arrus" w:hAnsi="Arrus"/>
          <w:i/>
          <w:sz w:val="22"/>
          <w:szCs w:val="28"/>
          <w:lang w:val="en-GB"/>
        </w:rPr>
        <w:t>“It can be seen from the contents of this chapter that India’s niche markets are mostly located in the Asian region (including Central Asian Republics and the Middle East).  An aggressive and refurbished “Look East” trade policy will enable India to actually achieve its realistic positioning in the competitive and dynamic world economy.</w:t>
      </w:r>
    </w:p>
    <w:p w14:paraId="268B3E42" w14:textId="77777777" w:rsidR="00270475" w:rsidRPr="00584AEA" w:rsidRDefault="00270475" w:rsidP="00270475">
      <w:pPr>
        <w:spacing w:after="120"/>
        <w:jc w:val="both"/>
        <w:rPr>
          <w:rFonts w:ascii="Arrus" w:hAnsi="Arrus"/>
          <w:i/>
          <w:sz w:val="22"/>
          <w:szCs w:val="28"/>
          <w:lang w:val="en-GB"/>
        </w:rPr>
      </w:pPr>
      <w:r w:rsidRPr="00584AEA">
        <w:rPr>
          <w:rFonts w:ascii="Arrus" w:hAnsi="Arrus"/>
          <w:i/>
          <w:sz w:val="22"/>
          <w:szCs w:val="28"/>
          <w:lang w:val="en-GB"/>
        </w:rPr>
        <w:t xml:space="preserve">The Government must create most favourable and attractive conditions for market-based development free of bureaucratic hassles and corruption for encouraging both domestic and foreign investment </w:t>
      </w:r>
      <w:r w:rsidRPr="00584AEA">
        <w:rPr>
          <w:rFonts w:ascii="Arrus" w:hAnsi="Arrus"/>
          <w:i/>
          <w:sz w:val="22"/>
          <w:szCs w:val="28"/>
          <w:lang w:val="en-GB"/>
        </w:rPr>
        <w:lastRenderedPageBreak/>
        <w:t>especially Foreign. “</w:t>
      </w:r>
    </w:p>
    <w:p w14:paraId="268B3E43" w14:textId="77777777" w:rsidR="00270475" w:rsidRPr="00584AEA" w:rsidRDefault="00270475" w:rsidP="00270475">
      <w:pPr>
        <w:spacing w:after="120"/>
        <w:jc w:val="both"/>
        <w:rPr>
          <w:rFonts w:ascii="Arrus" w:hAnsi="Arrus"/>
          <w:i/>
          <w:sz w:val="18"/>
          <w:szCs w:val="22"/>
          <w:lang w:val="en-GB"/>
        </w:rPr>
      </w:pPr>
      <w:r w:rsidRPr="00584AEA">
        <w:rPr>
          <w:rFonts w:ascii="Arrus" w:hAnsi="Arrus"/>
          <w:i/>
          <w:sz w:val="18"/>
          <w:szCs w:val="22"/>
          <w:lang w:val="en-GB"/>
        </w:rPr>
        <w:t>(</w:t>
      </w:r>
      <w:r w:rsidRPr="00584AEA">
        <w:rPr>
          <w:rFonts w:ascii="Arrus" w:hAnsi="Arrus"/>
          <w:i/>
          <w:sz w:val="18"/>
          <w:szCs w:val="22"/>
          <w:shd w:val="clear" w:color="auto" w:fill="FFFFFF"/>
        </w:rPr>
        <w:t>planningcommission.nic.in/reports/sereport/ser/vision2025/extfact.doc)</w:t>
      </w:r>
    </w:p>
    <w:p w14:paraId="268B3E44" w14:textId="77777777" w:rsidR="00270475" w:rsidRPr="00584AEA" w:rsidRDefault="00270475" w:rsidP="00270475">
      <w:pPr>
        <w:spacing w:after="120"/>
        <w:ind w:firstLine="720"/>
        <w:jc w:val="both"/>
        <w:rPr>
          <w:rFonts w:ascii="Arrus" w:hAnsi="Arrus"/>
          <w:sz w:val="22"/>
          <w:szCs w:val="28"/>
          <w:lang w:val="en-GB"/>
        </w:rPr>
      </w:pPr>
      <w:r w:rsidRPr="00584AEA">
        <w:rPr>
          <w:rFonts w:ascii="Arrus" w:hAnsi="Arrus"/>
          <w:sz w:val="22"/>
          <w:szCs w:val="28"/>
          <w:lang w:val="en-GB"/>
        </w:rPr>
        <w:t xml:space="preserve">The above remarks confirm the importance of economic ties between India and Muslim countries. The Muslim NGOs in India must campaign for these relations by organising conferences of Muslim Finance Ministers/Ambassadors in India. Agreements of cooperation between Indian universities and hospitals with those of Muslim countries will also help both countries in improving educational and health standards of their people. With such a policy, the communal amity will also have a boost in India.  </w:t>
      </w:r>
    </w:p>
    <w:p w14:paraId="268B3E45" w14:textId="77777777" w:rsidR="00270475" w:rsidRPr="00584AEA" w:rsidRDefault="00270475" w:rsidP="00270475">
      <w:pPr>
        <w:spacing w:after="120"/>
        <w:ind w:left="720" w:hanging="720"/>
        <w:jc w:val="both"/>
        <w:rPr>
          <w:rFonts w:ascii="Arrus" w:hAnsi="Arrus"/>
          <w:b/>
          <w:bCs/>
          <w:sz w:val="22"/>
          <w:szCs w:val="28"/>
          <w:lang w:val="en-GB"/>
        </w:rPr>
      </w:pPr>
    </w:p>
    <w:p w14:paraId="268B3E46" w14:textId="77777777" w:rsidR="00270475" w:rsidRPr="00584AEA" w:rsidRDefault="00270475" w:rsidP="00270475">
      <w:pPr>
        <w:spacing w:after="120"/>
        <w:ind w:left="720" w:hanging="720"/>
        <w:jc w:val="both"/>
        <w:rPr>
          <w:rFonts w:ascii="Arrus" w:hAnsi="Arrus"/>
          <w:b/>
          <w:bCs/>
          <w:sz w:val="22"/>
          <w:szCs w:val="28"/>
          <w:lang w:val="en-GB"/>
        </w:rPr>
      </w:pPr>
      <w:r w:rsidRPr="00584AEA">
        <w:rPr>
          <w:rFonts w:ascii="Arrus" w:hAnsi="Arrus"/>
          <w:b/>
          <w:bCs/>
          <w:sz w:val="22"/>
          <w:szCs w:val="28"/>
          <w:lang w:val="en-GB"/>
        </w:rPr>
        <w:t>Islamic Exhibitions all over the country</w:t>
      </w:r>
    </w:p>
    <w:p w14:paraId="268B3E47" w14:textId="77777777" w:rsidR="00270475" w:rsidRPr="00584AEA" w:rsidRDefault="00270475" w:rsidP="00270475">
      <w:pPr>
        <w:spacing w:after="120"/>
        <w:ind w:firstLine="720"/>
        <w:jc w:val="both"/>
        <w:rPr>
          <w:rFonts w:ascii="Arrus" w:hAnsi="Arrus"/>
          <w:sz w:val="22"/>
          <w:szCs w:val="28"/>
          <w:lang w:val="en-GB"/>
        </w:rPr>
      </w:pPr>
      <w:r w:rsidRPr="00584AEA">
        <w:rPr>
          <w:rFonts w:ascii="Arrus" w:hAnsi="Arrus"/>
          <w:sz w:val="22"/>
          <w:szCs w:val="28"/>
          <w:lang w:val="en-GB"/>
        </w:rPr>
        <w:t xml:space="preserve">Muslims have had a good presence in small scale industries. But small scale industries are on the wane in recent years due to the overpowering effects of the corporate world and the inability of small scale industries to market their products. Apart from the various measures to improve small scale business suggested in the Planning Commission papers, Muslims need to make their own efforts. Big Islamic Exhibitions can be organised in all the big cities of the country, which can have exhibitions of wood carving, brass products, carpet industry, shoes, fashion garments, books, decorative items, creative pieces of Muslim artists and the cultural programmes like </w:t>
      </w:r>
      <w:proofErr w:type="spellStart"/>
      <w:r w:rsidRPr="00584AEA">
        <w:rPr>
          <w:rFonts w:ascii="Arrus" w:hAnsi="Arrus"/>
          <w:i/>
          <w:sz w:val="22"/>
          <w:szCs w:val="28"/>
          <w:lang w:val="en-GB"/>
        </w:rPr>
        <w:t>Mushairah</w:t>
      </w:r>
      <w:proofErr w:type="spellEnd"/>
      <w:r w:rsidRPr="00584AEA">
        <w:rPr>
          <w:rFonts w:ascii="Arrus" w:hAnsi="Arrus"/>
          <w:i/>
          <w:sz w:val="22"/>
          <w:szCs w:val="28"/>
          <w:lang w:val="en-GB"/>
        </w:rPr>
        <w:t>, Ghazals, Naat, Qirat,</w:t>
      </w:r>
      <w:r w:rsidRPr="00584AEA">
        <w:rPr>
          <w:rFonts w:ascii="Arrus" w:hAnsi="Arrus"/>
          <w:sz w:val="22"/>
          <w:szCs w:val="28"/>
          <w:lang w:val="en-GB"/>
        </w:rPr>
        <w:t xml:space="preserve"> etc. These programmes can initially be organised on annual basis in cities like New Delhi, Mumbai, Chennai, Bangalore, Kolkata, Hyderabad, Patna, Jaipur, Ahmedabad, Sri Nagar, Bhopal, </w:t>
      </w:r>
      <w:proofErr w:type="spellStart"/>
      <w:r w:rsidRPr="00584AEA">
        <w:rPr>
          <w:rFonts w:ascii="Arrus" w:hAnsi="Arrus"/>
          <w:sz w:val="22"/>
          <w:szCs w:val="28"/>
          <w:lang w:val="en-GB"/>
        </w:rPr>
        <w:t>Trivendram</w:t>
      </w:r>
      <w:proofErr w:type="spellEnd"/>
      <w:r w:rsidRPr="00584AEA">
        <w:rPr>
          <w:rFonts w:ascii="Arrus" w:hAnsi="Arrus"/>
          <w:sz w:val="22"/>
          <w:szCs w:val="28"/>
          <w:lang w:val="en-GB"/>
        </w:rPr>
        <w:t xml:space="preserve">. Kanpur and Lucknow, and can then be extended to relatively smaller cities like Agra, Allahabad, Ajmer, Udaipur, Baroda, Chandigarh, Dehradun, Gorakhpur, Indore, Nagpur, Pune, </w:t>
      </w:r>
      <w:proofErr w:type="spellStart"/>
      <w:r w:rsidRPr="00584AEA">
        <w:rPr>
          <w:rFonts w:ascii="Arrus" w:hAnsi="Arrus"/>
          <w:sz w:val="22"/>
          <w:szCs w:val="28"/>
          <w:lang w:val="en-GB"/>
        </w:rPr>
        <w:t>Dharwar</w:t>
      </w:r>
      <w:proofErr w:type="spellEnd"/>
      <w:r w:rsidRPr="00584AEA">
        <w:rPr>
          <w:rFonts w:ascii="Arrus" w:hAnsi="Arrus"/>
          <w:sz w:val="22"/>
          <w:szCs w:val="28"/>
          <w:lang w:val="en-GB"/>
        </w:rPr>
        <w:t xml:space="preserve">, etc. </w:t>
      </w:r>
    </w:p>
    <w:p w14:paraId="268B3E48" w14:textId="77777777" w:rsidR="00270475" w:rsidRPr="00584AEA" w:rsidRDefault="00270475" w:rsidP="00270475">
      <w:pPr>
        <w:spacing w:after="120"/>
        <w:ind w:left="720" w:hanging="720"/>
        <w:jc w:val="both"/>
        <w:rPr>
          <w:rFonts w:ascii="Arrus" w:hAnsi="Arrus"/>
          <w:sz w:val="22"/>
          <w:szCs w:val="28"/>
          <w:lang w:val="en-GB"/>
        </w:rPr>
      </w:pPr>
    </w:p>
    <w:p w14:paraId="268B3E49" w14:textId="77777777" w:rsidR="00270475" w:rsidRPr="00584AEA" w:rsidRDefault="00270475" w:rsidP="00270475">
      <w:pPr>
        <w:spacing w:after="120"/>
        <w:ind w:left="720" w:hanging="720"/>
        <w:jc w:val="both"/>
        <w:rPr>
          <w:rFonts w:ascii="Arrus" w:hAnsi="Arrus"/>
          <w:b/>
          <w:bCs/>
          <w:sz w:val="30"/>
          <w:szCs w:val="40"/>
          <w:lang w:val="en-GB"/>
        </w:rPr>
      </w:pPr>
      <w:r w:rsidRPr="00584AEA">
        <w:rPr>
          <w:rFonts w:ascii="Arrus" w:hAnsi="Arrus"/>
          <w:b/>
          <w:bCs/>
          <w:sz w:val="30"/>
          <w:szCs w:val="40"/>
          <w:lang w:val="en-GB"/>
        </w:rPr>
        <w:t>Islamic Finance</w:t>
      </w:r>
    </w:p>
    <w:p w14:paraId="268B3E4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Islamic Finance including Islamic Banking and non-Banking Finance sectors have generated considerable interest all over the world in the last few decades. There is an increasing demand for permission to establish Islamic Banking in India. This is a natural demand considering the fact that India has more than 0.18 billion Muslims. But this entails many problems as well owing to various governmental policies. Dr Muhammad Najeeb Ghazali </w:t>
      </w:r>
      <w:proofErr w:type="spellStart"/>
      <w:r w:rsidRPr="00584AEA">
        <w:rPr>
          <w:rFonts w:ascii="Arrus" w:hAnsi="Arrus"/>
          <w:sz w:val="22"/>
          <w:szCs w:val="28"/>
          <w:lang w:val="en-GB"/>
        </w:rPr>
        <w:t>Khayatm</w:t>
      </w:r>
      <w:proofErr w:type="spellEnd"/>
      <w:r w:rsidRPr="00584AEA">
        <w:rPr>
          <w:rFonts w:ascii="Arrus" w:hAnsi="Arrus"/>
          <w:sz w:val="22"/>
          <w:szCs w:val="28"/>
          <w:lang w:val="en-GB"/>
        </w:rPr>
        <w:t xml:space="preserve"> Director Islamic </w:t>
      </w:r>
      <w:r w:rsidRPr="00584AEA">
        <w:rPr>
          <w:rFonts w:ascii="Arrus" w:hAnsi="Arrus"/>
          <w:sz w:val="22"/>
          <w:szCs w:val="28"/>
          <w:lang w:val="en-GB"/>
        </w:rPr>
        <w:lastRenderedPageBreak/>
        <w:t>Economics Research Centre, SA, writes:</w:t>
      </w:r>
    </w:p>
    <w:p w14:paraId="268B3E4B" w14:textId="77777777" w:rsidR="00270475" w:rsidRPr="00584AEA" w:rsidRDefault="00270475" w:rsidP="00270475">
      <w:pPr>
        <w:jc w:val="both"/>
        <w:rPr>
          <w:rFonts w:ascii="Arrus" w:hAnsi="Arrus"/>
          <w:sz w:val="22"/>
          <w:szCs w:val="28"/>
          <w:lang w:val="en-GB"/>
        </w:rPr>
      </w:pPr>
      <w:r w:rsidRPr="00584AEA">
        <w:rPr>
          <w:rFonts w:ascii="Arrus" w:hAnsi="Arrus"/>
          <w:i/>
          <w:sz w:val="22"/>
          <w:szCs w:val="28"/>
          <w:lang w:val="en-GB"/>
        </w:rPr>
        <w:t xml:space="preserve">“The Islamic financial services industry has come of age. According to one estimate there are presently over two hundred Islamic banks and financial institutions all over the globe with total transactions valued at over 120 billion US dollars. A cursory look at these financial institutions and the nature of their operations reveals an interesting aspect of the growth of this sector. There does not seem to be much of a correlation between the numbers of Islamic financial institutions established in a given region with the size of the market that these institutions can potentially serve. For example, countries like Indonesia and India which together account for over one-third of world Muslim population do not score very high in terms of growth of the Islamic financial services industry. This may be due to a variety of reasons, which are often not rooted in economics. India with a population of over 150 million Muslims particularly lags behind with a near-total absence of organized Islamic banks and financial institutions. As such, the situation merits serious attention of researchers and scholars.. Notwithstanding the scant attention that Islamic banking has received from regulators and policy makers in India, small Muslim communities have taken initiative to establish a fairly large number of tiny and small institutions, often in the cooperative, informal and unorganized sector to serve local needs. The challenges confronting these institutions are many, further compounded by the absence of an appropriate legal and regulatory framework.” </w:t>
      </w:r>
      <w:r w:rsidRPr="00584AEA">
        <w:rPr>
          <w:rFonts w:ascii="Arrus" w:hAnsi="Arrus"/>
          <w:i/>
          <w:sz w:val="18"/>
          <w:szCs w:val="22"/>
          <w:lang w:val="en-GB"/>
        </w:rPr>
        <w:t>(</w:t>
      </w:r>
      <w:r w:rsidRPr="00584AEA">
        <w:rPr>
          <w:rStyle w:val="HTMLCite"/>
          <w:rFonts w:ascii="Arrus" w:hAnsi="Arrus"/>
          <w:sz w:val="18"/>
          <w:szCs w:val="22"/>
          <w:shd w:val="clear" w:color="auto" w:fill="FFFFFF"/>
        </w:rPr>
        <w:t>www.studymode.com/essays/</w:t>
      </w:r>
      <w:r w:rsidRPr="00584AEA">
        <w:rPr>
          <w:rStyle w:val="HTMLCite"/>
          <w:rFonts w:ascii="Arrus" w:hAnsi="Arrus"/>
          <w:b/>
          <w:bCs/>
          <w:sz w:val="18"/>
          <w:szCs w:val="22"/>
          <w:shd w:val="clear" w:color="auto" w:fill="FFFFFF"/>
        </w:rPr>
        <w:t>Islamic</w:t>
      </w:r>
      <w:r w:rsidRPr="00584AEA">
        <w:rPr>
          <w:rStyle w:val="HTMLCite"/>
          <w:rFonts w:ascii="Arrus" w:hAnsi="Arrus"/>
          <w:sz w:val="18"/>
          <w:szCs w:val="22"/>
          <w:shd w:val="clear" w:color="auto" w:fill="FFFFFF"/>
        </w:rPr>
        <w:t>-Finance-1644921.html</w:t>
      </w:r>
      <w:r w:rsidRPr="00584AEA">
        <w:rPr>
          <w:rFonts w:ascii="Arrus" w:hAnsi="Arrus"/>
          <w:i/>
          <w:sz w:val="18"/>
          <w:szCs w:val="22"/>
          <w:shd w:val="clear" w:color="auto" w:fill="FFFFFF"/>
          <w:lang w:bidi="he-IL"/>
        </w:rPr>
        <w:t>‎</w:t>
      </w:r>
      <w:r w:rsidRPr="00584AEA">
        <w:rPr>
          <w:rFonts w:ascii="Arrus" w:hAnsi="Arrus"/>
          <w:i/>
          <w:sz w:val="18"/>
          <w:szCs w:val="22"/>
          <w:shd w:val="clear" w:color="auto" w:fill="FFFFFF"/>
        </w:rPr>
        <w:t>)</w:t>
      </w:r>
    </w:p>
    <w:p w14:paraId="268B3E4C" w14:textId="77777777" w:rsidR="00270475" w:rsidRPr="00584AEA" w:rsidRDefault="00270475" w:rsidP="00270475">
      <w:pPr>
        <w:jc w:val="both"/>
        <w:rPr>
          <w:rFonts w:ascii="Arrus" w:hAnsi="Arrus"/>
          <w:sz w:val="22"/>
          <w:szCs w:val="28"/>
          <w:lang w:val="en-GB"/>
        </w:rPr>
      </w:pPr>
    </w:p>
    <w:p w14:paraId="268B3E4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I will like to quote here from two important papers on the subject, which describe the history of Islamic finance institutions in the country and the hurdles in their successes:</w:t>
      </w:r>
    </w:p>
    <w:p w14:paraId="268B3E4E" w14:textId="77777777" w:rsidR="00270475" w:rsidRPr="00584AEA" w:rsidRDefault="00270475" w:rsidP="00270475">
      <w:pPr>
        <w:jc w:val="both"/>
        <w:rPr>
          <w:rFonts w:ascii="Arrus" w:hAnsi="Arrus"/>
          <w:b/>
          <w:bCs/>
          <w:sz w:val="22"/>
          <w:szCs w:val="28"/>
          <w:lang w:val="en-GB"/>
        </w:rPr>
      </w:pPr>
    </w:p>
    <w:p w14:paraId="268B3E4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“A well-developed and efficient capital market is an indispensable prerequisite for the effective allocation of savings in an economy. A financial system consisting of financial institutions, instruments and markets provides an effective payment and credit supply network and thereby assists in channelling of funds from savers to the investors in the economy. The task of the financial institutions or intermediaries is to mobilise the savings and ensure efficient allocation of these savings to high yielding investment project so that they are in a position to offer attractive returns to the savers. </w:t>
      </w:r>
    </w:p>
    <w:p w14:paraId="268B3E5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“The attempts made by Indian Muslims in this regard and how some of the later developments in the form of changing regulatory environment has affected their functioning.</w:t>
      </w:r>
    </w:p>
    <w:p w14:paraId="268B3E51"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w:t>
      </w:r>
      <w:r w:rsidRPr="00584AEA">
        <w:rPr>
          <w:rFonts w:ascii="Arrus" w:hAnsi="Arrus"/>
          <w:b/>
          <w:bCs/>
          <w:i/>
          <w:sz w:val="22"/>
          <w:szCs w:val="28"/>
          <w:lang w:val="en-GB"/>
        </w:rPr>
        <w:t xml:space="preserve">Since the last two decades, India has continuously managed an </w:t>
      </w:r>
      <w:r w:rsidRPr="00584AEA">
        <w:rPr>
          <w:rFonts w:ascii="Arrus" w:hAnsi="Arrus"/>
          <w:b/>
          <w:bCs/>
          <w:i/>
          <w:sz w:val="22"/>
          <w:szCs w:val="28"/>
          <w:lang w:val="en-GB"/>
        </w:rPr>
        <w:lastRenderedPageBreak/>
        <w:t>average saving rate at above 20 percent of the GDP (Bhandari, &amp; Aiyar, 1999, p.29).</w:t>
      </w:r>
      <w:r w:rsidRPr="00584AEA">
        <w:rPr>
          <w:rFonts w:ascii="Arrus" w:hAnsi="Arrus"/>
          <w:i/>
          <w:sz w:val="22"/>
          <w:szCs w:val="28"/>
          <w:lang w:val="en-GB"/>
        </w:rPr>
        <w:t xml:space="preserve"> </w:t>
      </w:r>
      <w:r w:rsidRPr="00584AEA">
        <w:rPr>
          <w:rFonts w:ascii="Arrus" w:hAnsi="Arrus"/>
          <w:b/>
          <w:bCs/>
          <w:i/>
          <w:sz w:val="22"/>
          <w:szCs w:val="28"/>
          <w:lang w:val="en-GB"/>
        </w:rPr>
        <w:t xml:space="preserve">Considering their relative economic backwardness even 15 percent saving rates for Muslims would fetch an enormous amount of annual savings to the community. Besides, there are billions worth properties lying in the form of </w:t>
      </w:r>
      <w:r w:rsidRPr="00584AEA">
        <w:rPr>
          <w:rFonts w:ascii="Arrus" w:hAnsi="Arrus"/>
          <w:b/>
          <w:bCs/>
          <w:i/>
          <w:iCs/>
          <w:sz w:val="22"/>
          <w:szCs w:val="28"/>
          <w:lang w:val="en-GB"/>
        </w:rPr>
        <w:t>Awqaf</w:t>
      </w:r>
      <w:r w:rsidRPr="00584AEA">
        <w:rPr>
          <w:rFonts w:ascii="Arrus" w:hAnsi="Arrus"/>
          <w:b/>
          <w:bCs/>
          <w:i/>
          <w:sz w:val="22"/>
          <w:szCs w:val="28"/>
          <w:lang w:val="en-GB"/>
        </w:rPr>
        <w:t xml:space="preserve">. Zakah potential of the Indian Muslims still largely remains untapped and </w:t>
      </w:r>
      <w:proofErr w:type="spellStart"/>
      <w:r w:rsidRPr="00584AEA">
        <w:rPr>
          <w:rFonts w:ascii="Arrus" w:hAnsi="Arrus"/>
          <w:b/>
          <w:bCs/>
          <w:i/>
          <w:sz w:val="22"/>
          <w:szCs w:val="28"/>
          <w:lang w:val="en-GB"/>
        </w:rPr>
        <w:t>under utilized</w:t>
      </w:r>
      <w:proofErr w:type="spellEnd"/>
      <w:r w:rsidRPr="00584AEA">
        <w:rPr>
          <w:rFonts w:ascii="Arrus" w:hAnsi="Arrus"/>
          <w:b/>
          <w:bCs/>
          <w:i/>
          <w:sz w:val="22"/>
          <w:szCs w:val="28"/>
          <w:lang w:val="en-GB"/>
        </w:rPr>
        <w:t>.</w:t>
      </w:r>
    </w:p>
    <w:p w14:paraId="268B3E52" w14:textId="77777777" w:rsidR="00270475" w:rsidRPr="00584AEA" w:rsidRDefault="00270475" w:rsidP="00270475">
      <w:pPr>
        <w:jc w:val="both"/>
        <w:rPr>
          <w:rFonts w:ascii="Arrus" w:hAnsi="Arrus"/>
          <w:i/>
          <w:sz w:val="22"/>
          <w:szCs w:val="28"/>
          <w:lang w:val="en-GB"/>
        </w:rPr>
      </w:pPr>
      <w:r w:rsidRPr="00584AEA">
        <w:rPr>
          <w:rFonts w:ascii="Arrus" w:hAnsi="Arrus"/>
          <w:b/>
          <w:bCs/>
          <w:i/>
          <w:sz w:val="22"/>
          <w:szCs w:val="28"/>
          <w:lang w:val="en-GB"/>
        </w:rPr>
        <w:t>“.. they define Banking in such a way that Banks can accept deposits from public only for further lending</w:t>
      </w:r>
      <w:r w:rsidRPr="00584AEA">
        <w:rPr>
          <w:rFonts w:ascii="Arrus" w:hAnsi="Arrus"/>
          <w:i/>
          <w:sz w:val="22"/>
          <w:szCs w:val="28"/>
          <w:lang w:val="en-GB"/>
        </w:rPr>
        <w:t>. For example, Section 5 (b) and 5 (c) of the Banking Regulation Act, 1949 prohibit the banks to invest on PLS basis</w:t>
      </w:r>
    </w:p>
    <w:p w14:paraId="268B3E53"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 1949, 1999, p. 12) reads, </w:t>
      </w:r>
      <w:r w:rsidRPr="00584AEA">
        <w:rPr>
          <w:rFonts w:ascii="Arrus" w:hAnsi="Arrus"/>
          <w:b/>
          <w:bCs/>
          <w:i/>
          <w:sz w:val="22"/>
          <w:szCs w:val="28"/>
          <w:lang w:val="en-GB"/>
        </w:rPr>
        <w:t>“No banking company shall directly or indirectly deal in buying or selling or bartering of goods …”.</w:t>
      </w:r>
    </w:p>
    <w:p w14:paraId="268B3E54" w14:textId="77777777" w:rsidR="00270475" w:rsidRPr="00584AEA" w:rsidRDefault="00270475" w:rsidP="00270475">
      <w:pPr>
        <w:jc w:val="both"/>
        <w:rPr>
          <w:rFonts w:ascii="Arrus" w:hAnsi="Arrus"/>
          <w:i/>
          <w:sz w:val="22"/>
          <w:szCs w:val="28"/>
          <w:lang w:val="en-GB"/>
        </w:rPr>
      </w:pPr>
      <w:r w:rsidRPr="00584AEA">
        <w:rPr>
          <w:rFonts w:ascii="Arrus" w:hAnsi="Arrus"/>
          <w:b/>
          <w:bCs/>
          <w:i/>
          <w:sz w:val="22"/>
          <w:szCs w:val="28"/>
          <w:lang w:val="en-GB"/>
        </w:rPr>
        <w:t xml:space="preserve">“On the other hand the insurance sector, which has recently been opened for the private sector, is still beyond the reach of small capital holders. Entry norms and regulatory framework makes it further difficult for the small capital owners to think entering this field. Mutual funds are open to the private players. But they too are beyond the reach of small capital holders. Besides the initial requirements of large capital and some other stringent requirements are well beyond the reach of Islamic financial institutions. In short anybody going for Islamic alternatives in finance has the option of choosing only the </w:t>
      </w:r>
      <w:proofErr w:type="spellStart"/>
      <w:r w:rsidRPr="00584AEA">
        <w:rPr>
          <w:rFonts w:ascii="Arrus" w:hAnsi="Arrus"/>
          <w:b/>
          <w:bCs/>
          <w:i/>
          <w:sz w:val="22"/>
          <w:szCs w:val="28"/>
          <w:lang w:val="en-GB"/>
        </w:rPr>
        <w:t>Non Banking</w:t>
      </w:r>
      <w:proofErr w:type="spellEnd"/>
      <w:r w:rsidRPr="00584AEA">
        <w:rPr>
          <w:rFonts w:ascii="Arrus" w:hAnsi="Arrus"/>
          <w:b/>
          <w:bCs/>
          <w:i/>
          <w:sz w:val="22"/>
          <w:szCs w:val="28"/>
          <w:lang w:val="en-GB"/>
        </w:rPr>
        <w:t xml:space="preserve"> Financial Companies format for its easy entry norms, low capital requirements, lower regulations and flexibility in registration and functioning</w:t>
      </w:r>
      <w:r w:rsidRPr="00584AEA">
        <w:rPr>
          <w:rFonts w:ascii="Arrus" w:hAnsi="Arrus"/>
          <w:i/>
          <w:sz w:val="22"/>
          <w:szCs w:val="28"/>
          <w:lang w:val="en-GB"/>
        </w:rPr>
        <w:t>.</w:t>
      </w:r>
    </w:p>
    <w:p w14:paraId="268B3E55" w14:textId="77777777" w:rsidR="00270475" w:rsidRPr="00584AEA" w:rsidRDefault="00270475" w:rsidP="00270475">
      <w:pPr>
        <w:pStyle w:val="Heading3"/>
        <w:shd w:val="clear" w:color="auto" w:fill="FFFFFF"/>
        <w:jc w:val="both"/>
        <w:rPr>
          <w:rFonts w:ascii="Arrus" w:hAnsi="Arrus"/>
          <w:i/>
          <w:color w:val="auto"/>
          <w:sz w:val="18"/>
          <w:szCs w:val="22"/>
          <w:lang w:val="en-GB"/>
        </w:rPr>
      </w:pPr>
      <w:r w:rsidRPr="00584AEA">
        <w:rPr>
          <w:rFonts w:ascii="Arrus" w:hAnsi="Arrus"/>
          <w:i/>
          <w:color w:val="auto"/>
          <w:sz w:val="22"/>
          <w:szCs w:val="28"/>
          <w:lang w:val="en-GB"/>
        </w:rPr>
        <w:t xml:space="preserve">“The Tata Mutual Fund made a pioneering attempt when, at the instance of the Barkat and some other Islamic financial group, it launched Tata Core Sector Equity Fund in 1996 (IEB, 1996a). This scheme was specially tailored keeping in view the Muslims inhibition of dealing with interest bearing and </w:t>
      </w:r>
      <w:r w:rsidRPr="00584AEA">
        <w:rPr>
          <w:rFonts w:ascii="Arrus" w:hAnsi="Arrus"/>
          <w:i/>
          <w:iCs/>
          <w:color w:val="auto"/>
          <w:sz w:val="22"/>
          <w:szCs w:val="28"/>
          <w:lang w:val="en-GB"/>
        </w:rPr>
        <w:t xml:space="preserve">haram </w:t>
      </w:r>
      <w:r w:rsidRPr="00584AEA">
        <w:rPr>
          <w:rFonts w:ascii="Arrus" w:hAnsi="Arrus"/>
          <w:i/>
          <w:color w:val="auto"/>
          <w:sz w:val="22"/>
          <w:szCs w:val="28"/>
          <w:lang w:val="en-GB"/>
        </w:rPr>
        <w:t xml:space="preserve">investments. This scheme surprised many by being able to raise Rs. 230 million from the public. After initial hiccups the scheme did well for three years. After that the nomenclature was changed to the ‘Tata IT sector Fund’ (IEB, 2000a).” </w:t>
      </w:r>
      <w:r w:rsidRPr="00584AEA">
        <w:rPr>
          <w:rFonts w:ascii="Arrus" w:hAnsi="Arrus"/>
          <w:i/>
          <w:color w:val="auto"/>
          <w:sz w:val="18"/>
          <w:szCs w:val="22"/>
          <w:lang w:val="en-GB"/>
        </w:rPr>
        <w:t>(</w:t>
      </w:r>
      <w:hyperlink r:id="rId916" w:history="1">
        <w:r w:rsidRPr="00584AEA">
          <w:rPr>
            <w:rStyle w:val="Hyperlink"/>
            <w:rFonts w:ascii="Arrus" w:hAnsi="Arrus" w:cs="Arial"/>
            <w:b w:val="0"/>
            <w:bCs w:val="0"/>
            <w:i/>
            <w:sz w:val="18"/>
            <w:szCs w:val="22"/>
          </w:rPr>
          <w:t xml:space="preserve">Islamic </w:t>
        </w:r>
        <w:proofErr w:type="spellStart"/>
        <w:r w:rsidRPr="00584AEA">
          <w:rPr>
            <w:rStyle w:val="Hyperlink"/>
            <w:rFonts w:ascii="Arrus" w:hAnsi="Arrus" w:cs="Arial"/>
            <w:b w:val="0"/>
            <w:bCs w:val="0"/>
            <w:i/>
            <w:sz w:val="18"/>
            <w:szCs w:val="22"/>
          </w:rPr>
          <w:t>Non Banking</w:t>
        </w:r>
        <w:proofErr w:type="spellEnd"/>
        <w:r w:rsidRPr="00584AEA">
          <w:rPr>
            <w:rStyle w:val="Hyperlink"/>
            <w:rFonts w:ascii="Arrus" w:hAnsi="Arrus" w:cs="Arial"/>
            <w:b w:val="0"/>
            <w:bCs w:val="0"/>
            <w:i/>
            <w:sz w:val="18"/>
            <w:szCs w:val="22"/>
          </w:rPr>
          <w:t xml:space="preserve"> Financial Institutions in India: Special Focus on</w:t>
        </w:r>
        <w:r w:rsidRPr="00584AEA">
          <w:rPr>
            <w:rStyle w:val="apple-converted-space"/>
            <w:rFonts w:ascii="Arrus" w:hAnsi="Arrus"/>
            <w:b w:val="0"/>
            <w:bCs w:val="0"/>
            <w:i/>
            <w:color w:val="auto"/>
            <w:sz w:val="18"/>
            <w:szCs w:val="22"/>
            <w:u w:val="single"/>
          </w:rPr>
          <w:t> </w:t>
        </w:r>
        <w:r w:rsidRPr="00584AEA">
          <w:rPr>
            <w:rStyle w:val="Hyperlink"/>
            <w:rFonts w:ascii="Arrus" w:hAnsi="Arrus" w:cs="Arial"/>
            <w:i/>
            <w:sz w:val="18"/>
            <w:szCs w:val="22"/>
          </w:rPr>
          <w:t>...</w:t>
        </w:r>
      </w:hyperlink>
      <w:r w:rsidRPr="00584AEA">
        <w:rPr>
          <w:rStyle w:val="HTMLCite"/>
          <w:rFonts w:ascii="Arrus" w:hAnsi="Arrus"/>
          <w:color w:val="auto"/>
          <w:sz w:val="18"/>
          <w:szCs w:val="22"/>
        </w:rPr>
        <w:t>www.kantakji.com/</w:t>
      </w:r>
      <w:proofErr w:type="spellStart"/>
      <w:r w:rsidRPr="00584AEA">
        <w:rPr>
          <w:rStyle w:val="HTMLCite"/>
          <w:rFonts w:ascii="Arrus" w:hAnsi="Arrus"/>
          <w:color w:val="auto"/>
          <w:sz w:val="18"/>
          <w:szCs w:val="22"/>
        </w:rPr>
        <w:t>fiqh</w:t>
      </w:r>
      <w:proofErr w:type="spellEnd"/>
      <w:r w:rsidRPr="00584AEA">
        <w:rPr>
          <w:rStyle w:val="HTMLCite"/>
          <w:rFonts w:ascii="Arrus" w:hAnsi="Arrus"/>
          <w:color w:val="auto"/>
          <w:sz w:val="18"/>
          <w:szCs w:val="22"/>
        </w:rPr>
        <w:t>/files/markets/90028.pdf</w:t>
      </w:r>
      <w:r w:rsidRPr="00584AEA">
        <w:rPr>
          <w:rFonts w:ascii="Arrus" w:hAnsi="Arrus"/>
          <w:i/>
          <w:color w:val="auto"/>
          <w:sz w:val="18"/>
          <w:szCs w:val="22"/>
          <w:lang w:bidi="he-IL"/>
        </w:rPr>
        <w:t>‎</w:t>
      </w:r>
      <w:r w:rsidRPr="00584AEA">
        <w:rPr>
          <w:rFonts w:ascii="Arrus" w:hAnsi="Arrus"/>
          <w:i/>
          <w:color w:val="auto"/>
          <w:sz w:val="18"/>
          <w:szCs w:val="22"/>
          <w:lang w:val="en-GB"/>
        </w:rPr>
        <w:t>)</w:t>
      </w:r>
    </w:p>
    <w:p w14:paraId="268B3E56" w14:textId="77777777" w:rsidR="00270475" w:rsidRPr="00584AEA" w:rsidRDefault="00270475" w:rsidP="00270475">
      <w:pPr>
        <w:rPr>
          <w:rFonts w:ascii="Arrus" w:hAnsi="Arrus"/>
          <w:i/>
          <w:sz w:val="22"/>
          <w:szCs w:val="28"/>
          <w:lang w:val="en-GB"/>
        </w:rPr>
      </w:pPr>
    </w:p>
    <w:p w14:paraId="268B3E57" w14:textId="77777777" w:rsidR="00270475" w:rsidRPr="00584AEA" w:rsidRDefault="00270475" w:rsidP="00270475">
      <w:pPr>
        <w:jc w:val="both"/>
        <w:rPr>
          <w:rFonts w:ascii="Arrus" w:hAnsi="Arrus"/>
          <w:b/>
          <w:bCs/>
          <w:i/>
          <w:sz w:val="22"/>
          <w:szCs w:val="28"/>
          <w:lang w:val="en-GB"/>
        </w:rPr>
      </w:pPr>
      <w:r w:rsidRPr="00584AEA">
        <w:rPr>
          <w:rFonts w:ascii="Arrus" w:hAnsi="Arrus"/>
          <w:b/>
          <w:bCs/>
          <w:i/>
          <w:sz w:val="22"/>
          <w:szCs w:val="28"/>
          <w:lang w:val="en-GB"/>
        </w:rPr>
        <w:t xml:space="preserve">“By 1980s, Muslims started venturing into profit oriented business as well. This was made possible for three reasons; firstly, by that time, Indian Muslims had gained some financial expertise through successful running of non-profit financial businesses; secondly, the Islamic financial movement started in late seventies had </w:t>
      </w:r>
      <w:r w:rsidRPr="00584AEA">
        <w:rPr>
          <w:rFonts w:ascii="Arrus" w:hAnsi="Arrus"/>
          <w:b/>
          <w:bCs/>
          <w:i/>
          <w:sz w:val="22"/>
          <w:szCs w:val="28"/>
          <w:lang w:val="en-GB"/>
        </w:rPr>
        <w:lastRenderedPageBreak/>
        <w:t>gained momentum throughout the Islamic world giving an impetus to the Indian Muslims as well; lastly, the new economic policy initiated in early 1990s focussing on privatisation, liberalisation and globalisation from the old controlled regime provided new opportunities for the overall growth of the business……..</w:t>
      </w:r>
    </w:p>
    <w:p w14:paraId="268B3E58" w14:textId="77777777" w:rsidR="00270475" w:rsidRPr="00584AEA" w:rsidRDefault="00270475" w:rsidP="00270475">
      <w:pPr>
        <w:jc w:val="both"/>
        <w:rPr>
          <w:rFonts w:ascii="Arrus" w:hAnsi="Arrus"/>
          <w:b/>
          <w:bCs/>
          <w:i/>
          <w:sz w:val="22"/>
          <w:szCs w:val="28"/>
          <w:lang w:val="en-GB"/>
        </w:rPr>
      </w:pPr>
      <w:r w:rsidRPr="00584AEA">
        <w:rPr>
          <w:rFonts w:ascii="Arrus" w:hAnsi="Arrus"/>
          <w:b/>
          <w:bCs/>
          <w:i/>
          <w:sz w:val="22"/>
          <w:szCs w:val="28"/>
          <w:lang w:val="en-GB"/>
        </w:rPr>
        <w:t xml:space="preserve">“ The decade of 1980s and 1990s saw proliferation of Islamic NBFCs. India’s decision to introduce large-scale regulatory changes in the non-banking financial sector at a time when most of the South Asian countries were passing through severe economic recession did not augur well for the non-banking finance sector. More so Islamic NBFCs appears to have suffered more because of the distinct nature of their business and other religious constraints like not being able to avail the conventional avenues available to other financial institutions. In a fast changing regulatory environment like this, a conventional NBFC would prefer keeping its money in commercial banks than to go with risk associated ventures that are part and parcel of Islamic financial institutions. On the other hand small size of Islamic NBFCs and a lack of the lender of last resort besides naive and complacent attitude towards the regulation also had a fair share in their failures. Perhaps the recessionary economic phase could have easily been tackled had the management been more alert and investors more informed…… (Paper by *Shariq Nisar Joint Editor </w:t>
      </w:r>
      <w:r w:rsidRPr="00584AEA">
        <w:rPr>
          <w:rFonts w:ascii="Arrus" w:hAnsi="Arrus"/>
          <w:b/>
          <w:bCs/>
          <w:i/>
          <w:iCs/>
          <w:sz w:val="22"/>
          <w:szCs w:val="28"/>
          <w:lang w:val="en-GB"/>
        </w:rPr>
        <w:t>Islamic Economics Bulletin</w:t>
      </w:r>
      <w:r w:rsidRPr="00584AEA">
        <w:rPr>
          <w:rFonts w:ascii="Arrus" w:hAnsi="Arrus"/>
          <w:b/>
          <w:bCs/>
          <w:i/>
          <w:sz w:val="22"/>
          <w:szCs w:val="28"/>
          <w:lang w:val="en-GB"/>
        </w:rPr>
        <w:t>, India)</w:t>
      </w:r>
    </w:p>
    <w:p w14:paraId="268B3E59" w14:textId="77777777" w:rsidR="00270475" w:rsidRPr="00584AEA" w:rsidRDefault="00270475" w:rsidP="00270475">
      <w:pPr>
        <w:jc w:val="both"/>
        <w:rPr>
          <w:rFonts w:ascii="Arrus" w:hAnsi="Arrus"/>
          <w:b/>
          <w:bCs/>
          <w:sz w:val="22"/>
          <w:szCs w:val="28"/>
          <w:lang w:val="en-GB"/>
        </w:rPr>
      </w:pPr>
    </w:p>
    <w:p w14:paraId="268B3E5A"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Shafiq Nisar then gives suggestions how Muslims can operate in India. He says:</w:t>
      </w:r>
    </w:p>
    <w:p w14:paraId="268B3E5B" w14:textId="77777777" w:rsidR="00270475" w:rsidRPr="00584AEA" w:rsidRDefault="00270475" w:rsidP="00270475">
      <w:pPr>
        <w:jc w:val="both"/>
        <w:rPr>
          <w:rFonts w:ascii="Arrus" w:hAnsi="Arrus"/>
          <w:b/>
          <w:bCs/>
          <w:sz w:val="22"/>
          <w:szCs w:val="28"/>
          <w:lang w:val="en-GB"/>
        </w:rPr>
      </w:pPr>
    </w:p>
    <w:p w14:paraId="268B3E5C" w14:textId="77777777" w:rsidR="00270475" w:rsidRPr="00584AEA" w:rsidRDefault="00270475" w:rsidP="00270475">
      <w:pPr>
        <w:jc w:val="both"/>
        <w:rPr>
          <w:rFonts w:ascii="Arrus" w:hAnsi="Arrus"/>
          <w:sz w:val="22"/>
          <w:szCs w:val="28"/>
          <w:lang w:val="en-GB"/>
        </w:rPr>
      </w:pPr>
      <w:r w:rsidRPr="00584AEA">
        <w:rPr>
          <w:rFonts w:ascii="Arrus" w:hAnsi="Arrus"/>
          <w:b/>
          <w:bCs/>
          <w:sz w:val="22"/>
          <w:szCs w:val="28"/>
          <w:lang w:val="en-GB"/>
        </w:rPr>
        <w:t>“</w:t>
      </w:r>
      <w:r w:rsidRPr="00584AEA">
        <w:rPr>
          <w:rFonts w:ascii="Arrus" w:hAnsi="Arrus"/>
          <w:sz w:val="22"/>
          <w:szCs w:val="28"/>
          <w:lang w:val="en-GB"/>
        </w:rPr>
        <w:t xml:space="preserve">Experiences of the Islamic NBFCs in India underscore at least two points: </w:t>
      </w:r>
    </w:p>
    <w:p w14:paraId="268B3E5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w:t>
      </w:r>
      <w:proofErr w:type="spellStart"/>
      <w:r w:rsidRPr="00584AEA">
        <w:rPr>
          <w:rFonts w:ascii="Arrus" w:hAnsi="Arrus"/>
          <w:sz w:val="22"/>
          <w:szCs w:val="28"/>
          <w:lang w:val="en-GB"/>
        </w:rPr>
        <w:t>i</w:t>
      </w:r>
      <w:proofErr w:type="spellEnd"/>
      <w:r w:rsidRPr="00584AEA">
        <w:rPr>
          <w:rFonts w:ascii="Arrus" w:hAnsi="Arrus"/>
          <w:sz w:val="22"/>
          <w:szCs w:val="28"/>
          <w:lang w:val="en-GB"/>
        </w:rPr>
        <w:t>)</w:t>
      </w:r>
      <w:r w:rsidRPr="00584AEA">
        <w:rPr>
          <w:rFonts w:ascii="Arrus" w:hAnsi="Arrus"/>
          <w:sz w:val="22"/>
          <w:szCs w:val="28"/>
          <w:lang w:val="en-GB"/>
        </w:rPr>
        <w:tab/>
        <w:t xml:space="preserve">Internally, Islamic NBFCs should be well </w:t>
      </w:r>
      <w:r w:rsidRPr="00584AEA">
        <w:rPr>
          <w:rFonts w:ascii="Arrus" w:hAnsi="Arrus"/>
          <w:b/>
          <w:bCs/>
          <w:sz w:val="22"/>
          <w:szCs w:val="28"/>
          <w:lang w:val="en-GB"/>
        </w:rPr>
        <w:t>capital adequate</w:t>
      </w:r>
      <w:r w:rsidRPr="00584AEA">
        <w:rPr>
          <w:rFonts w:ascii="Arrus" w:hAnsi="Arrus"/>
          <w:sz w:val="22"/>
          <w:szCs w:val="28"/>
          <w:lang w:val="en-GB"/>
        </w:rPr>
        <w:t xml:space="preserve"> besides being </w:t>
      </w:r>
      <w:r w:rsidRPr="00584AEA">
        <w:rPr>
          <w:rFonts w:ascii="Arrus" w:hAnsi="Arrus"/>
          <w:b/>
          <w:bCs/>
          <w:sz w:val="22"/>
          <w:szCs w:val="28"/>
          <w:lang w:val="en-GB"/>
        </w:rPr>
        <w:t>highly cautious</w:t>
      </w:r>
      <w:r w:rsidRPr="00584AEA">
        <w:rPr>
          <w:rFonts w:ascii="Arrus" w:hAnsi="Arrus"/>
          <w:sz w:val="22"/>
          <w:szCs w:val="28"/>
          <w:lang w:val="en-GB"/>
        </w:rPr>
        <w:t xml:space="preserve"> in their business operations and</w:t>
      </w:r>
    </w:p>
    <w:p w14:paraId="268B3E5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(ii)</w:t>
      </w:r>
      <w:r w:rsidRPr="00584AEA">
        <w:rPr>
          <w:rFonts w:ascii="Arrus" w:hAnsi="Arrus"/>
          <w:sz w:val="22"/>
          <w:szCs w:val="28"/>
          <w:lang w:val="en-GB"/>
        </w:rPr>
        <w:tab/>
        <w:t xml:space="preserve">In a secular democratic country like India there is need for some sort of </w:t>
      </w:r>
      <w:r w:rsidRPr="00584AEA">
        <w:rPr>
          <w:rFonts w:ascii="Arrus" w:hAnsi="Arrus"/>
          <w:b/>
          <w:bCs/>
          <w:sz w:val="22"/>
          <w:szCs w:val="28"/>
          <w:lang w:val="en-GB"/>
        </w:rPr>
        <w:t>advocacy groups that work quietly in creating soothing conditions for Islamic oriented businesses.”</w:t>
      </w:r>
    </w:p>
    <w:p w14:paraId="268B3E5F" w14:textId="77777777" w:rsidR="00270475" w:rsidRPr="00584AEA" w:rsidRDefault="00270475" w:rsidP="00270475">
      <w:pPr>
        <w:jc w:val="both"/>
        <w:rPr>
          <w:rFonts w:ascii="Arrus" w:hAnsi="Arrus"/>
          <w:sz w:val="22"/>
          <w:szCs w:val="28"/>
          <w:lang w:val="en-GB"/>
        </w:rPr>
      </w:pPr>
    </w:p>
    <w:p w14:paraId="268B3E60" w14:textId="77777777" w:rsidR="00270475" w:rsidRPr="00584AEA" w:rsidRDefault="00270475" w:rsidP="00270475">
      <w:pPr>
        <w:ind w:firstLine="720"/>
        <w:jc w:val="both"/>
        <w:rPr>
          <w:rFonts w:ascii="Arrus" w:hAnsi="Arrus"/>
          <w:i/>
          <w:sz w:val="22"/>
          <w:szCs w:val="28"/>
          <w:lang w:val="en-GB"/>
        </w:rPr>
      </w:pPr>
      <w:r w:rsidRPr="00584AEA">
        <w:rPr>
          <w:rFonts w:ascii="Arrus" w:hAnsi="Arrus"/>
          <w:sz w:val="22"/>
          <w:szCs w:val="28"/>
          <w:lang w:val="en-GB"/>
        </w:rPr>
        <w:t xml:space="preserve">He says that </w:t>
      </w:r>
      <w:r w:rsidRPr="00584AEA">
        <w:rPr>
          <w:rFonts w:ascii="Arrus" w:hAnsi="Arrus"/>
          <w:i/>
          <w:sz w:val="22"/>
          <w:szCs w:val="28"/>
          <w:lang w:val="en-GB"/>
        </w:rPr>
        <w:t>“Islamic financial institutions constantly need to diversify their investment basket through innovations and improvement in technology. In a secular country like India it could be difficult due to non-recognition of Islamic principles but nevertheless they are important and need to be conveyed to the regulators through all the legal means.”</w:t>
      </w:r>
    </w:p>
    <w:p w14:paraId="268B3E6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He adds: </w:t>
      </w:r>
    </w:p>
    <w:p w14:paraId="268B3E62"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lastRenderedPageBreak/>
        <w:t>“</w:t>
      </w:r>
      <w:proofErr w:type="spellStart"/>
      <w:r w:rsidRPr="00584AEA">
        <w:rPr>
          <w:rFonts w:ascii="Arrus" w:hAnsi="Arrus"/>
          <w:i/>
          <w:sz w:val="22"/>
          <w:szCs w:val="28"/>
          <w:lang w:val="en-GB"/>
        </w:rPr>
        <w:t>Self imposed</w:t>
      </w:r>
      <w:proofErr w:type="spellEnd"/>
      <w:r w:rsidRPr="00584AEA">
        <w:rPr>
          <w:rFonts w:ascii="Arrus" w:hAnsi="Arrus"/>
          <w:i/>
          <w:sz w:val="22"/>
          <w:szCs w:val="28"/>
          <w:lang w:val="en-GB"/>
        </w:rPr>
        <w:t xml:space="preserve"> moratorium on certain qualified modes of finance by certain Islamic finance houses instead of </w:t>
      </w:r>
      <w:r w:rsidRPr="00584AEA">
        <w:rPr>
          <w:rFonts w:ascii="Arrus" w:hAnsi="Arrus"/>
          <w:b/>
          <w:bCs/>
          <w:i/>
          <w:sz w:val="22"/>
          <w:szCs w:val="28"/>
          <w:lang w:val="en-GB"/>
        </w:rPr>
        <w:t>increasing the reputation</w:t>
      </w:r>
      <w:r w:rsidRPr="00584AEA">
        <w:rPr>
          <w:rFonts w:ascii="Arrus" w:hAnsi="Arrus"/>
          <w:i/>
          <w:sz w:val="22"/>
          <w:szCs w:val="28"/>
          <w:lang w:val="en-GB"/>
        </w:rPr>
        <w:t xml:space="preserve"> led to isolation and lopsided investments. Therefore, </w:t>
      </w:r>
      <w:r w:rsidRPr="00584AEA">
        <w:rPr>
          <w:rFonts w:ascii="Arrus" w:hAnsi="Arrus"/>
          <w:b/>
          <w:bCs/>
          <w:i/>
          <w:sz w:val="22"/>
          <w:szCs w:val="28"/>
          <w:lang w:val="en-GB"/>
        </w:rPr>
        <w:t>more flexibility</w:t>
      </w:r>
      <w:r w:rsidRPr="00584AEA">
        <w:rPr>
          <w:rFonts w:ascii="Arrus" w:hAnsi="Arrus"/>
          <w:i/>
          <w:sz w:val="22"/>
          <w:szCs w:val="28"/>
          <w:lang w:val="en-GB"/>
        </w:rPr>
        <w:t xml:space="preserve"> is needed to cope with the changing business environment</w:t>
      </w:r>
      <w:r w:rsidRPr="00584AEA">
        <w:rPr>
          <w:rFonts w:ascii="Arrus" w:hAnsi="Arrus"/>
          <w:b/>
          <w:bCs/>
          <w:i/>
          <w:sz w:val="22"/>
          <w:szCs w:val="28"/>
          <w:lang w:val="en-GB"/>
        </w:rPr>
        <w:t>. Lack of the lender of last resort</w:t>
      </w:r>
      <w:r w:rsidRPr="00584AEA">
        <w:rPr>
          <w:rFonts w:ascii="Arrus" w:hAnsi="Arrus"/>
          <w:i/>
          <w:sz w:val="22"/>
          <w:szCs w:val="28"/>
          <w:lang w:val="en-GB"/>
        </w:rPr>
        <w:t xml:space="preserve"> has been a major cause of concern for Islamic financial institutions the worldwide. Therefore, the establishment of any such i</w:t>
      </w:r>
      <w:r w:rsidRPr="00584AEA">
        <w:rPr>
          <w:rFonts w:ascii="Arrus" w:hAnsi="Arrus"/>
          <w:b/>
          <w:bCs/>
          <w:i/>
          <w:sz w:val="22"/>
          <w:szCs w:val="28"/>
          <w:lang w:val="en-GB"/>
        </w:rPr>
        <w:t xml:space="preserve">nstitutions that could act as the lender of last resort </w:t>
      </w:r>
      <w:r w:rsidRPr="00584AEA">
        <w:rPr>
          <w:rFonts w:ascii="Arrus" w:hAnsi="Arrus"/>
          <w:i/>
          <w:sz w:val="22"/>
          <w:szCs w:val="28"/>
          <w:lang w:val="en-GB"/>
        </w:rPr>
        <w:t>should be the topmost priority by Islamic economists and policy makers.”</w:t>
      </w:r>
    </w:p>
    <w:p w14:paraId="268B3E63" w14:textId="77777777" w:rsidR="00270475" w:rsidRPr="00584AEA" w:rsidRDefault="00270475" w:rsidP="00270475">
      <w:pPr>
        <w:jc w:val="both"/>
        <w:rPr>
          <w:rFonts w:ascii="Arrus" w:hAnsi="Arrus"/>
          <w:sz w:val="22"/>
          <w:szCs w:val="28"/>
          <w:lang w:val="en-GB"/>
        </w:rPr>
      </w:pPr>
    </w:p>
    <w:p w14:paraId="268B3E64" w14:textId="77777777" w:rsidR="00270475" w:rsidRPr="00584AEA" w:rsidRDefault="00270475" w:rsidP="00270475">
      <w:pPr>
        <w:ind w:firstLine="720"/>
        <w:jc w:val="both"/>
        <w:rPr>
          <w:rFonts w:ascii="Arrus" w:hAnsi="Arrus"/>
          <w:i/>
          <w:sz w:val="22"/>
          <w:szCs w:val="28"/>
          <w:lang w:val="en-GB"/>
        </w:rPr>
      </w:pPr>
      <w:r w:rsidRPr="00584AEA">
        <w:rPr>
          <w:rFonts w:ascii="Arrus" w:hAnsi="Arrus"/>
          <w:sz w:val="22"/>
          <w:szCs w:val="28"/>
          <w:lang w:val="en-GB"/>
        </w:rPr>
        <w:t xml:space="preserve">He is also right in having a dig at the “Islamic” institutions running covert operations, which have nothing to do with Islamic principles of economics. </w:t>
      </w:r>
      <w:r w:rsidRPr="00584AEA">
        <w:rPr>
          <w:rFonts w:ascii="Arrus" w:hAnsi="Arrus"/>
          <w:i/>
          <w:sz w:val="22"/>
          <w:szCs w:val="28"/>
          <w:lang w:val="en-GB"/>
        </w:rPr>
        <w:t xml:space="preserve">“Another issue that needs immediate attention of the policy makers is to put a </w:t>
      </w:r>
      <w:r w:rsidRPr="00584AEA">
        <w:rPr>
          <w:rFonts w:ascii="Arrus" w:hAnsi="Arrus"/>
          <w:b/>
          <w:bCs/>
          <w:i/>
          <w:sz w:val="22"/>
          <w:szCs w:val="28"/>
          <w:lang w:val="en-GB"/>
        </w:rPr>
        <w:t>check on tainted profit seekers</w:t>
      </w:r>
      <w:r w:rsidRPr="00584AEA">
        <w:rPr>
          <w:rFonts w:ascii="Arrus" w:hAnsi="Arrus"/>
          <w:i/>
          <w:sz w:val="22"/>
          <w:szCs w:val="28"/>
          <w:lang w:val="en-GB"/>
        </w:rPr>
        <w:t xml:space="preserve"> who just for the sake of their small profit vitiate the whole environment for genuine concerns. Many institutions that operate on the basis of interest disguising them as an Islamic financial alternative, either overtly or covertly only help in creating a crisis of confidence. People also need to be informed about the Islamic finance principles so that at the time of crises they do not create unnecessary panic and rumours leading to contagion.”</w:t>
      </w:r>
    </w:p>
    <w:p w14:paraId="268B3E65" w14:textId="77777777" w:rsidR="00270475" w:rsidRPr="00584AEA" w:rsidRDefault="00270475" w:rsidP="00270475">
      <w:pPr>
        <w:jc w:val="both"/>
        <w:rPr>
          <w:rFonts w:ascii="Arrus" w:hAnsi="Arrus"/>
          <w:sz w:val="22"/>
          <w:szCs w:val="28"/>
          <w:lang w:val="en-GB"/>
        </w:rPr>
      </w:pPr>
    </w:p>
    <w:p w14:paraId="268B3E66" w14:textId="77777777" w:rsidR="00270475" w:rsidRPr="00584AEA" w:rsidRDefault="00270475" w:rsidP="00270475">
      <w:pPr>
        <w:spacing w:after="120"/>
        <w:ind w:firstLine="720"/>
        <w:jc w:val="both"/>
        <w:rPr>
          <w:rFonts w:ascii="Arrus" w:hAnsi="Arrus"/>
          <w:sz w:val="22"/>
          <w:szCs w:val="28"/>
          <w:lang w:val="en-GB"/>
        </w:rPr>
      </w:pPr>
      <w:r w:rsidRPr="00584AEA">
        <w:rPr>
          <w:rFonts w:ascii="Arrus" w:hAnsi="Arrus"/>
          <w:b/>
          <w:bCs/>
          <w:sz w:val="22"/>
          <w:szCs w:val="28"/>
          <w:lang w:val="en-GB"/>
        </w:rPr>
        <w:t>According to another paper, entitled, “ISLAMIC FINANCIAL INSTITUTIONS OF INDIA: PROGRESS, PROBLEMS AND PROSPECTS*, there are about 300 IFIs in India.</w:t>
      </w:r>
      <w:r w:rsidRPr="00584AEA">
        <w:rPr>
          <w:rFonts w:ascii="Arrus" w:hAnsi="Arrus"/>
          <w:sz w:val="22"/>
          <w:szCs w:val="28"/>
          <w:lang w:val="en-GB"/>
        </w:rPr>
        <w:t xml:space="preserve"> Even most of the Indians including Muslims do not know about them. Very little is known about the functioning, socioeconomic performance and potential of IFIs in India even to the knowledgeable Islamic Economists.” The study makes a critical assessment of these IFIs. Analysing their performance it says: </w:t>
      </w:r>
    </w:p>
    <w:p w14:paraId="268B3E67" w14:textId="77777777" w:rsidR="00270475" w:rsidRPr="00584AEA" w:rsidRDefault="00270475" w:rsidP="00270475">
      <w:pPr>
        <w:spacing w:after="120"/>
        <w:jc w:val="both"/>
        <w:rPr>
          <w:rFonts w:ascii="Arrus" w:hAnsi="Arrus"/>
          <w:b/>
          <w:bCs/>
          <w:i/>
          <w:sz w:val="22"/>
          <w:szCs w:val="28"/>
          <w:lang w:val="en-GB"/>
        </w:rPr>
      </w:pPr>
      <w:r w:rsidRPr="00584AEA">
        <w:rPr>
          <w:rFonts w:ascii="Arrus" w:hAnsi="Arrus"/>
          <w:b/>
          <w:bCs/>
          <w:i/>
          <w:sz w:val="22"/>
          <w:szCs w:val="28"/>
          <w:lang w:val="en-GB"/>
        </w:rPr>
        <w:t>“Unfortunately after independence Indian Muslims in general have fallen from grace, their collective socio-economic productivity has declined, poverty and suffering have increased. Perhaps by giving a boost to the organisation and operation of IFIs they can turn around their own socio-economic status as well as contribute a new institutional set</w:t>
      </w:r>
      <w:r w:rsidRPr="00584AEA">
        <w:rPr>
          <w:rFonts w:ascii="Arrus" w:hAnsi="Arrus"/>
          <w:i/>
          <w:sz w:val="22"/>
          <w:szCs w:val="28"/>
          <w:lang w:val="en-GB"/>
        </w:rPr>
        <w:t>-</w:t>
      </w:r>
      <w:r w:rsidRPr="00584AEA">
        <w:rPr>
          <w:rFonts w:ascii="Arrus" w:hAnsi="Arrus"/>
          <w:b/>
          <w:bCs/>
          <w:i/>
          <w:sz w:val="22"/>
          <w:szCs w:val="28"/>
          <w:lang w:val="en-GB"/>
        </w:rPr>
        <w:t xml:space="preserve">up to the growing needs of their progressive country and economy. A well-organised, well managed chain of purposeful IFIs can be utilised to finance their entrepreneurship and economic growth on the one hand and enhance </w:t>
      </w:r>
      <w:r w:rsidRPr="00584AEA">
        <w:rPr>
          <w:rFonts w:ascii="Arrus" w:hAnsi="Arrus"/>
          <w:b/>
          <w:bCs/>
          <w:i/>
          <w:iCs/>
          <w:sz w:val="22"/>
          <w:szCs w:val="28"/>
          <w:lang w:val="en-GB"/>
        </w:rPr>
        <w:t xml:space="preserve">Falah </w:t>
      </w:r>
      <w:r w:rsidRPr="00584AEA">
        <w:rPr>
          <w:rFonts w:ascii="Arrus" w:hAnsi="Arrus"/>
          <w:b/>
          <w:bCs/>
          <w:i/>
          <w:sz w:val="22"/>
          <w:szCs w:val="28"/>
          <w:lang w:val="en-GB"/>
        </w:rPr>
        <w:t xml:space="preserve">or social welfare on the other hand. We have every right to utilise the forces of economic liberalisation and globalisation for our own and the country’s progress and welfare. Economic environment is just right for the promotion of large-scale profit and loss sharing </w:t>
      </w:r>
      <w:r w:rsidRPr="00584AEA">
        <w:rPr>
          <w:rFonts w:ascii="Arrus" w:hAnsi="Arrus"/>
          <w:b/>
          <w:bCs/>
          <w:i/>
          <w:sz w:val="22"/>
          <w:szCs w:val="28"/>
          <w:lang w:val="en-GB"/>
        </w:rPr>
        <w:lastRenderedPageBreak/>
        <w:t>(PLS), Equity or Venture Capital based IFIs</w:t>
      </w:r>
    </w:p>
    <w:p w14:paraId="268B3E68" w14:textId="77777777" w:rsidR="00270475" w:rsidRPr="00584AEA" w:rsidRDefault="00270475" w:rsidP="00270475">
      <w:pPr>
        <w:ind w:firstLine="720"/>
        <w:jc w:val="both"/>
        <w:rPr>
          <w:rFonts w:ascii="Arrus" w:hAnsi="Arrus"/>
          <w:bCs/>
          <w:sz w:val="22"/>
          <w:szCs w:val="28"/>
          <w:lang w:val="en-GB"/>
        </w:rPr>
      </w:pPr>
      <w:r w:rsidRPr="00584AEA">
        <w:rPr>
          <w:rFonts w:ascii="Arrus" w:hAnsi="Arrus"/>
          <w:bCs/>
          <w:sz w:val="22"/>
          <w:szCs w:val="28"/>
          <w:lang w:val="en-GB"/>
        </w:rPr>
        <w:t xml:space="preserve">The Directory of Islamic Banks’ by Dr. </w:t>
      </w:r>
      <w:proofErr w:type="spellStart"/>
      <w:r w:rsidRPr="00584AEA">
        <w:rPr>
          <w:rFonts w:ascii="Arrus" w:hAnsi="Arrus"/>
          <w:bCs/>
          <w:sz w:val="22"/>
          <w:szCs w:val="28"/>
          <w:lang w:val="en-GB"/>
        </w:rPr>
        <w:t>Rehmatullah</w:t>
      </w:r>
      <w:proofErr w:type="spellEnd"/>
      <w:r w:rsidRPr="00584AEA">
        <w:rPr>
          <w:rFonts w:ascii="Arrus" w:hAnsi="Arrus"/>
          <w:bCs/>
          <w:sz w:val="22"/>
          <w:szCs w:val="28"/>
          <w:lang w:val="en-GB"/>
        </w:rPr>
        <w:t xml:space="preserve"> in 1992 has described brief profiles of a few IFIs in India and the addresses of 159 Indian IFIs. However various types of IFIs, about 300, are flourishing in India…</w:t>
      </w:r>
      <w:r w:rsidRPr="00584AEA">
        <w:rPr>
          <w:rFonts w:ascii="Arrus" w:hAnsi="Arrus"/>
          <w:sz w:val="22"/>
          <w:szCs w:val="28"/>
          <w:lang w:val="en-GB"/>
        </w:rPr>
        <w:t xml:space="preserve"> </w:t>
      </w:r>
      <w:r w:rsidRPr="00584AEA">
        <w:rPr>
          <w:rFonts w:ascii="Arrus" w:hAnsi="Arrus"/>
          <w:bCs/>
          <w:sz w:val="22"/>
          <w:szCs w:val="28"/>
          <w:lang w:val="en-GB"/>
        </w:rPr>
        <w:t>Based on their functional model and registration this study has classified all the Indian IFIs into four distinct categories.</w:t>
      </w:r>
    </w:p>
    <w:p w14:paraId="268B3E69" w14:textId="77777777" w:rsidR="00270475" w:rsidRPr="00584AEA" w:rsidRDefault="00270475" w:rsidP="00270475">
      <w:pPr>
        <w:jc w:val="both"/>
        <w:rPr>
          <w:rFonts w:ascii="Arrus" w:hAnsi="Arrus"/>
          <w:bCs/>
          <w:sz w:val="22"/>
          <w:szCs w:val="28"/>
          <w:lang w:val="en-GB"/>
        </w:rPr>
      </w:pPr>
      <w:r w:rsidRPr="00584AEA">
        <w:rPr>
          <w:rFonts w:ascii="Arrus" w:hAnsi="Arrus"/>
          <w:bCs/>
          <w:sz w:val="22"/>
          <w:szCs w:val="28"/>
          <w:lang w:val="en-GB"/>
        </w:rPr>
        <w:t xml:space="preserve">I. Financial Associations of Persons (FAPs). These are unregistered, interest-free, </w:t>
      </w:r>
      <w:proofErr w:type="spellStart"/>
      <w:r w:rsidRPr="00584AEA">
        <w:rPr>
          <w:rFonts w:ascii="Arrus" w:hAnsi="Arrus"/>
          <w:bCs/>
          <w:sz w:val="22"/>
          <w:szCs w:val="28"/>
          <w:lang w:val="en-GB"/>
        </w:rPr>
        <w:t>self help</w:t>
      </w:r>
      <w:proofErr w:type="spellEnd"/>
      <w:r w:rsidRPr="00584AEA">
        <w:rPr>
          <w:rFonts w:ascii="Arrus" w:hAnsi="Arrus"/>
          <w:bCs/>
          <w:sz w:val="22"/>
          <w:szCs w:val="28"/>
          <w:lang w:val="en-GB"/>
        </w:rPr>
        <w:t xml:space="preserve"> groups belonging to unorganised sector of Islamic Finance in India.</w:t>
      </w:r>
    </w:p>
    <w:p w14:paraId="268B3E6A" w14:textId="77777777" w:rsidR="00270475" w:rsidRPr="00584AEA" w:rsidRDefault="00270475" w:rsidP="00270475">
      <w:pPr>
        <w:jc w:val="both"/>
        <w:rPr>
          <w:rFonts w:ascii="Arrus" w:hAnsi="Arrus"/>
          <w:bCs/>
          <w:sz w:val="22"/>
          <w:szCs w:val="28"/>
          <w:lang w:val="en-GB"/>
        </w:rPr>
      </w:pPr>
      <w:r w:rsidRPr="00584AEA">
        <w:rPr>
          <w:rFonts w:ascii="Arrus" w:hAnsi="Arrus"/>
          <w:bCs/>
          <w:sz w:val="22"/>
          <w:szCs w:val="28"/>
          <w:lang w:val="en-GB"/>
        </w:rPr>
        <w:t>II. Islamic Financial Societies (IFSs) registered under Societies Act. or Charitable Trust Act.</w:t>
      </w:r>
    </w:p>
    <w:p w14:paraId="268B3E6B" w14:textId="77777777" w:rsidR="00270475" w:rsidRPr="00584AEA" w:rsidRDefault="00270475" w:rsidP="00270475">
      <w:pPr>
        <w:jc w:val="both"/>
        <w:rPr>
          <w:rFonts w:ascii="Arrus" w:hAnsi="Arrus"/>
          <w:bCs/>
          <w:sz w:val="22"/>
          <w:szCs w:val="28"/>
          <w:lang w:val="en-GB"/>
        </w:rPr>
      </w:pPr>
      <w:r w:rsidRPr="00584AEA">
        <w:rPr>
          <w:rFonts w:ascii="Arrus" w:hAnsi="Arrus"/>
          <w:bCs/>
          <w:sz w:val="22"/>
          <w:szCs w:val="28"/>
          <w:lang w:val="en-GB"/>
        </w:rPr>
        <w:t>III. Islamic Co-operative Credit Societies (ICCSs) registered under various state Co-operative Societies Acts.</w:t>
      </w:r>
    </w:p>
    <w:p w14:paraId="268B3E6C" w14:textId="77777777" w:rsidR="00270475" w:rsidRPr="00584AEA" w:rsidRDefault="00270475" w:rsidP="00270475">
      <w:pPr>
        <w:jc w:val="both"/>
        <w:rPr>
          <w:rFonts w:ascii="Arrus" w:hAnsi="Arrus"/>
          <w:bCs/>
          <w:sz w:val="22"/>
          <w:szCs w:val="28"/>
          <w:lang w:val="en-GB"/>
        </w:rPr>
      </w:pPr>
      <w:r w:rsidRPr="00584AEA">
        <w:rPr>
          <w:rFonts w:ascii="Arrus" w:hAnsi="Arrus"/>
          <w:bCs/>
          <w:sz w:val="22"/>
          <w:szCs w:val="28"/>
          <w:lang w:val="en-GB"/>
        </w:rPr>
        <w:t>IV. Islamic Investment and Financial Companies (IIFCs) registered under companies Act.</w:t>
      </w:r>
    </w:p>
    <w:p w14:paraId="268B3E6D" w14:textId="77777777" w:rsidR="00270475" w:rsidRPr="00584AEA" w:rsidRDefault="00270475" w:rsidP="00270475">
      <w:pPr>
        <w:spacing w:after="120"/>
        <w:ind w:left="720"/>
        <w:jc w:val="both"/>
        <w:rPr>
          <w:rFonts w:ascii="Arrus" w:hAnsi="Arrus"/>
          <w:sz w:val="22"/>
          <w:szCs w:val="28"/>
          <w:lang w:val="en-GB"/>
        </w:rPr>
      </w:pPr>
    </w:p>
    <w:p w14:paraId="268B3E6E" w14:textId="77777777" w:rsidR="00270475" w:rsidRPr="00584AEA" w:rsidRDefault="00270475" w:rsidP="00270475">
      <w:pPr>
        <w:spacing w:after="120"/>
        <w:ind w:left="720"/>
        <w:jc w:val="both"/>
        <w:rPr>
          <w:rFonts w:ascii="Arrus" w:hAnsi="Arrus"/>
          <w:b/>
          <w:bCs/>
          <w:sz w:val="22"/>
          <w:szCs w:val="28"/>
          <w:lang w:val="en-GB"/>
        </w:rPr>
      </w:pPr>
      <w:r w:rsidRPr="00584AEA">
        <w:rPr>
          <w:rFonts w:ascii="Arrus" w:hAnsi="Arrus"/>
          <w:sz w:val="22"/>
          <w:szCs w:val="28"/>
          <w:lang w:val="en-GB"/>
        </w:rPr>
        <w:t>T</w:t>
      </w:r>
      <w:r w:rsidRPr="00584AEA">
        <w:rPr>
          <w:rFonts w:ascii="Arrus" w:hAnsi="Arrus"/>
          <w:b/>
          <w:bCs/>
          <w:sz w:val="22"/>
          <w:szCs w:val="28"/>
          <w:lang w:val="en-GB"/>
        </w:rPr>
        <w:t>he conclusions that can be drawn are simple:</w:t>
      </w:r>
    </w:p>
    <w:p w14:paraId="268B3E6F" w14:textId="77777777" w:rsidR="00270475" w:rsidRPr="00584AEA" w:rsidRDefault="00270475" w:rsidP="006F4670">
      <w:pPr>
        <w:numPr>
          <w:ilvl w:val="0"/>
          <w:numId w:val="59"/>
        </w:numPr>
        <w:tabs>
          <w:tab w:val="left" w:pos="0"/>
        </w:tabs>
        <w:spacing w:after="120"/>
        <w:jc w:val="both"/>
        <w:rPr>
          <w:rFonts w:ascii="Arrus" w:hAnsi="Arrus"/>
          <w:b/>
          <w:bCs/>
          <w:sz w:val="22"/>
          <w:szCs w:val="28"/>
          <w:lang w:val="en-GB"/>
        </w:rPr>
      </w:pPr>
      <w:r w:rsidRPr="00584AEA">
        <w:rPr>
          <w:rFonts w:ascii="Arrus" w:hAnsi="Arrus"/>
          <w:b/>
          <w:bCs/>
          <w:sz w:val="22"/>
          <w:szCs w:val="28"/>
          <w:lang w:val="en-GB"/>
        </w:rPr>
        <w:t>There is a great scope of Islamic Finance of all major types in India including Islamic Banking. The chances of success are high because Muslims in India are more than 0.18 billion and they are expected to enter into a new phase of relative prosperity.</w:t>
      </w:r>
    </w:p>
    <w:p w14:paraId="268B3E70" w14:textId="77777777" w:rsidR="00270475" w:rsidRPr="00584AEA" w:rsidRDefault="00270475" w:rsidP="006F4670">
      <w:pPr>
        <w:numPr>
          <w:ilvl w:val="0"/>
          <w:numId w:val="60"/>
        </w:numPr>
        <w:tabs>
          <w:tab w:val="left" w:pos="0"/>
        </w:tabs>
        <w:spacing w:after="120"/>
        <w:jc w:val="both"/>
        <w:rPr>
          <w:rFonts w:ascii="Arrus" w:hAnsi="Arrus"/>
          <w:b/>
          <w:bCs/>
          <w:sz w:val="22"/>
          <w:szCs w:val="28"/>
          <w:lang w:val="en-GB"/>
        </w:rPr>
      </w:pPr>
      <w:r w:rsidRPr="00584AEA">
        <w:rPr>
          <w:rFonts w:ascii="Arrus" w:hAnsi="Arrus"/>
          <w:b/>
          <w:bCs/>
          <w:sz w:val="22"/>
          <w:szCs w:val="28"/>
          <w:lang w:val="en-GB"/>
        </w:rPr>
        <w:t>These chances depend on the acceptance of Islamic Banking by the Indian government;</w:t>
      </w:r>
    </w:p>
    <w:p w14:paraId="268B3E71" w14:textId="77777777" w:rsidR="00270475" w:rsidRPr="00584AEA" w:rsidRDefault="00270475" w:rsidP="006F4670">
      <w:pPr>
        <w:numPr>
          <w:ilvl w:val="0"/>
          <w:numId w:val="60"/>
        </w:numPr>
        <w:tabs>
          <w:tab w:val="left" w:pos="0"/>
        </w:tabs>
        <w:spacing w:after="120"/>
        <w:jc w:val="both"/>
        <w:rPr>
          <w:rFonts w:ascii="Arrus" w:hAnsi="Arrus"/>
          <w:b/>
          <w:bCs/>
          <w:sz w:val="22"/>
          <w:szCs w:val="28"/>
          <w:lang w:val="en-GB"/>
        </w:rPr>
      </w:pPr>
      <w:r w:rsidRPr="00584AEA">
        <w:rPr>
          <w:rFonts w:ascii="Arrus" w:hAnsi="Arrus"/>
          <w:b/>
          <w:bCs/>
          <w:sz w:val="22"/>
          <w:szCs w:val="28"/>
          <w:lang w:val="en-GB"/>
        </w:rPr>
        <w:t>The Indian government will have to remove hurdles in the way of Islamic Financial Sector considering the demands of its second largest majority;</w:t>
      </w:r>
    </w:p>
    <w:p w14:paraId="268B3E72" w14:textId="77777777" w:rsidR="00270475" w:rsidRPr="00584AEA" w:rsidRDefault="00270475" w:rsidP="006F4670">
      <w:pPr>
        <w:numPr>
          <w:ilvl w:val="0"/>
          <w:numId w:val="60"/>
        </w:numPr>
        <w:tabs>
          <w:tab w:val="left" w:pos="0"/>
        </w:tabs>
        <w:spacing w:after="120"/>
        <w:jc w:val="both"/>
        <w:rPr>
          <w:rFonts w:ascii="Arrus" w:hAnsi="Arrus"/>
          <w:b/>
          <w:bCs/>
          <w:sz w:val="22"/>
          <w:szCs w:val="28"/>
          <w:lang w:val="en-GB"/>
        </w:rPr>
      </w:pPr>
      <w:r w:rsidRPr="00584AEA">
        <w:rPr>
          <w:rFonts w:ascii="Arrus" w:hAnsi="Arrus"/>
          <w:b/>
          <w:bCs/>
          <w:sz w:val="22"/>
          <w:szCs w:val="28"/>
          <w:lang w:val="en-GB"/>
        </w:rPr>
        <w:t>If Indian government takes necessary steps in that direction, it will ultimately benefit the country as a whole;</w:t>
      </w:r>
    </w:p>
    <w:p w14:paraId="268B3E73" w14:textId="77777777" w:rsidR="00270475" w:rsidRPr="00584AEA" w:rsidRDefault="00270475" w:rsidP="006F4670">
      <w:pPr>
        <w:numPr>
          <w:ilvl w:val="0"/>
          <w:numId w:val="60"/>
        </w:numPr>
        <w:tabs>
          <w:tab w:val="left" w:pos="0"/>
        </w:tabs>
        <w:spacing w:after="120"/>
        <w:jc w:val="both"/>
        <w:rPr>
          <w:rFonts w:ascii="Arrus" w:hAnsi="Arrus"/>
          <w:b/>
          <w:bCs/>
          <w:sz w:val="22"/>
          <w:szCs w:val="28"/>
          <w:lang w:val="en-GB"/>
        </w:rPr>
      </w:pPr>
      <w:r w:rsidRPr="00584AEA">
        <w:rPr>
          <w:rFonts w:ascii="Arrus" w:hAnsi="Arrus"/>
          <w:b/>
          <w:bCs/>
          <w:sz w:val="22"/>
          <w:szCs w:val="28"/>
          <w:lang w:val="en-GB"/>
        </w:rPr>
        <w:t>Muslims will have to make simultaneous advances in the corporate Sector, Small and medium sized industries as well as on education front if it has to benefit from Islamic Finance. Islamic Finance depends ultimately on wealth generation and massive efforts are needed in that direction.</w:t>
      </w:r>
    </w:p>
    <w:p w14:paraId="268B3E74" w14:textId="77777777" w:rsidR="00270475" w:rsidRPr="00584AEA" w:rsidRDefault="00270475" w:rsidP="006F4670">
      <w:pPr>
        <w:numPr>
          <w:ilvl w:val="0"/>
          <w:numId w:val="60"/>
        </w:numPr>
        <w:tabs>
          <w:tab w:val="left" w:pos="0"/>
        </w:tabs>
        <w:spacing w:after="120"/>
        <w:jc w:val="both"/>
        <w:rPr>
          <w:rFonts w:ascii="Arrus" w:hAnsi="Arrus"/>
          <w:b/>
          <w:bCs/>
          <w:sz w:val="22"/>
          <w:szCs w:val="28"/>
          <w:lang w:val="en-GB"/>
        </w:rPr>
      </w:pPr>
      <w:r w:rsidRPr="00584AEA">
        <w:rPr>
          <w:rFonts w:ascii="Arrus" w:hAnsi="Arrus"/>
          <w:b/>
          <w:bCs/>
          <w:sz w:val="22"/>
          <w:szCs w:val="28"/>
          <w:lang w:val="en-GB"/>
        </w:rPr>
        <w:t xml:space="preserve">Muslims will have to take various precautions if they have to develop Islamic finance institutions. </w:t>
      </w:r>
    </w:p>
    <w:p w14:paraId="268B3E75" w14:textId="77777777" w:rsidR="00270475" w:rsidRPr="00584AEA" w:rsidRDefault="00270475" w:rsidP="00270475">
      <w:pPr>
        <w:pStyle w:val="Heading1"/>
        <w:spacing w:before="240" w:after="60"/>
        <w:jc w:val="both"/>
        <w:rPr>
          <w:rFonts w:ascii="Arrus" w:hAnsi="Arrus"/>
          <w:b/>
          <w:bCs/>
          <w:kern w:val="32"/>
          <w:sz w:val="26"/>
          <w:szCs w:val="36"/>
          <w:lang w:val="en-GB"/>
        </w:rPr>
      </w:pPr>
      <w:r w:rsidRPr="00584AEA">
        <w:rPr>
          <w:rFonts w:ascii="Arrus" w:hAnsi="Arrus"/>
          <w:kern w:val="32"/>
          <w:sz w:val="26"/>
          <w:szCs w:val="36"/>
          <w:lang w:val="en-GB"/>
        </w:rPr>
        <w:t xml:space="preserve">Shariah-compliant stock exchange </w:t>
      </w:r>
    </w:p>
    <w:p w14:paraId="268B3E76" w14:textId="77777777" w:rsidR="00270475" w:rsidRPr="00584AEA" w:rsidRDefault="00270475" w:rsidP="00270475">
      <w:pPr>
        <w:spacing w:before="150"/>
        <w:ind w:firstLine="360"/>
        <w:jc w:val="both"/>
        <w:rPr>
          <w:rFonts w:ascii="Arrus" w:hAnsi="Arrus"/>
          <w:sz w:val="22"/>
          <w:szCs w:val="28"/>
          <w:lang w:val="en-GB"/>
        </w:rPr>
      </w:pPr>
      <w:r w:rsidRPr="00584AEA">
        <w:rPr>
          <w:rFonts w:ascii="Arrus" w:hAnsi="Arrus"/>
          <w:sz w:val="22"/>
          <w:szCs w:val="28"/>
          <w:lang w:val="en-GB"/>
        </w:rPr>
        <w:t xml:space="preserve">According to a recent study by the Reserve Financial institution of </w:t>
      </w:r>
      <w:r w:rsidRPr="00584AEA">
        <w:rPr>
          <w:rFonts w:ascii="Arrus" w:hAnsi="Arrus"/>
          <w:sz w:val="22"/>
          <w:szCs w:val="28"/>
          <w:lang w:val="en-GB"/>
        </w:rPr>
        <w:lastRenderedPageBreak/>
        <w:t>India found that while the national credit-to-deposit ratio hovers around 74 percent, it is only 47 percent for Indian Muslims. Indian “This is because Indian Muslims borrow a lot compared to what they save, reports the WSJ.” The Islamic Stock Exchange made its debut in Mumbai with the introduction Islamic stack exchange courtesy Bombay Stock exchange (BSE), the Mumbai-based Taqwaa Advisory and Shariah Investment Solutions. This is to facilitate Muslim investments in compliance with the Shariah based prohibitions on interest. Islamic Stock Exchange can certainly become a trillion dollar industry but there are certain points to be noted:</w:t>
      </w:r>
    </w:p>
    <w:p w14:paraId="268B3E77" w14:textId="77777777" w:rsidR="00270475" w:rsidRPr="00584AEA" w:rsidRDefault="00270475" w:rsidP="006F4670">
      <w:pPr>
        <w:numPr>
          <w:ilvl w:val="0"/>
          <w:numId w:val="61"/>
        </w:numPr>
        <w:tabs>
          <w:tab w:val="left" w:pos="450"/>
        </w:tabs>
        <w:spacing w:before="150"/>
        <w:jc w:val="both"/>
        <w:rPr>
          <w:rFonts w:ascii="Arrus" w:hAnsi="Arrus"/>
          <w:bCs/>
          <w:sz w:val="22"/>
          <w:szCs w:val="28"/>
          <w:lang w:val="en-GB"/>
        </w:rPr>
      </w:pPr>
      <w:r w:rsidRPr="00584AEA">
        <w:rPr>
          <w:rFonts w:ascii="Arrus" w:hAnsi="Arrus"/>
          <w:bCs/>
          <w:sz w:val="22"/>
          <w:szCs w:val="28"/>
          <w:lang w:val="en-GB"/>
        </w:rPr>
        <w:t xml:space="preserve">Shariah compliance must not simply mean “Interest free.” It has also to be ensured that the companies are not involved in any business of Haram activities like alcohol, gambling, film industry, etc. </w:t>
      </w:r>
    </w:p>
    <w:p w14:paraId="268B3E78" w14:textId="77777777" w:rsidR="00270475" w:rsidRPr="00584AEA" w:rsidRDefault="00270475" w:rsidP="006F4670">
      <w:pPr>
        <w:numPr>
          <w:ilvl w:val="0"/>
          <w:numId w:val="62"/>
        </w:numPr>
        <w:tabs>
          <w:tab w:val="left" w:pos="450"/>
        </w:tabs>
        <w:spacing w:before="150"/>
        <w:jc w:val="both"/>
        <w:rPr>
          <w:rFonts w:ascii="Arrus" w:hAnsi="Arrus"/>
          <w:bCs/>
          <w:sz w:val="22"/>
          <w:szCs w:val="28"/>
          <w:lang w:val="en-GB"/>
        </w:rPr>
      </w:pPr>
      <w:r w:rsidRPr="00584AEA">
        <w:rPr>
          <w:rFonts w:ascii="Arrus" w:hAnsi="Arrus"/>
          <w:bCs/>
          <w:sz w:val="22"/>
          <w:szCs w:val="28"/>
          <w:lang w:val="en-GB"/>
        </w:rPr>
        <w:t xml:space="preserve">Islamic Stock Exchange should not be allowed to become a permanent vehicle of the flow of Muslim money into corporate sector dominated not only by non-Muslims but also on un-Islamic economic objectives. Sooner than later, Muslims should enter the Corporate World in a big way so that Muslims become direct beneficiaries of the economic growth. </w:t>
      </w:r>
    </w:p>
    <w:p w14:paraId="268B3E79" w14:textId="77777777" w:rsidR="00270475" w:rsidRPr="00584AEA" w:rsidRDefault="00270475" w:rsidP="006F4670">
      <w:pPr>
        <w:numPr>
          <w:ilvl w:val="0"/>
          <w:numId w:val="62"/>
        </w:numPr>
        <w:tabs>
          <w:tab w:val="left" w:pos="450"/>
        </w:tabs>
        <w:spacing w:before="150"/>
        <w:jc w:val="both"/>
        <w:rPr>
          <w:rFonts w:ascii="Arrus" w:hAnsi="Arrus"/>
          <w:bCs/>
          <w:sz w:val="22"/>
          <w:szCs w:val="28"/>
          <w:lang w:val="en-GB"/>
        </w:rPr>
      </w:pPr>
      <w:r w:rsidRPr="00584AEA">
        <w:rPr>
          <w:rFonts w:ascii="Arrus" w:hAnsi="Arrus"/>
          <w:bCs/>
          <w:sz w:val="22"/>
          <w:szCs w:val="28"/>
          <w:lang w:val="en-GB"/>
        </w:rPr>
        <w:t>Islamic Stock Exchange should be able to ensure that speculation, which is currently the mainstay of ups and downs in the Stock exchanges, is rooted out. Shareholders must feel confident that they are not going to lose;</w:t>
      </w:r>
    </w:p>
    <w:p w14:paraId="268B3E7A" w14:textId="77777777" w:rsidR="00270475" w:rsidRPr="00584AEA" w:rsidRDefault="00270475" w:rsidP="006F4670">
      <w:pPr>
        <w:numPr>
          <w:ilvl w:val="0"/>
          <w:numId w:val="62"/>
        </w:numPr>
        <w:tabs>
          <w:tab w:val="left" w:pos="450"/>
        </w:tabs>
        <w:spacing w:before="150"/>
        <w:jc w:val="both"/>
        <w:rPr>
          <w:rFonts w:ascii="Arrus" w:hAnsi="Arrus"/>
          <w:bCs/>
          <w:sz w:val="22"/>
          <w:szCs w:val="28"/>
          <w:lang w:val="en-GB"/>
        </w:rPr>
      </w:pPr>
      <w:r w:rsidRPr="00584AEA">
        <w:rPr>
          <w:rFonts w:ascii="Arrus" w:hAnsi="Arrus"/>
          <w:bCs/>
          <w:sz w:val="22"/>
          <w:szCs w:val="28"/>
          <w:lang w:val="en-GB"/>
        </w:rPr>
        <w:t xml:space="preserve">Islamic organizations must pressurize the government to have a fresh look into the way Stock Exchange works contributing to economic disparity. </w:t>
      </w:r>
    </w:p>
    <w:p w14:paraId="268B3E7B" w14:textId="77777777" w:rsidR="00270475" w:rsidRPr="00584AEA" w:rsidRDefault="00270475" w:rsidP="00270475">
      <w:pPr>
        <w:spacing w:after="120"/>
        <w:ind w:left="720" w:hanging="720"/>
        <w:jc w:val="both"/>
        <w:rPr>
          <w:rFonts w:ascii="Arrus" w:hAnsi="Arrus"/>
          <w:sz w:val="22"/>
          <w:szCs w:val="28"/>
          <w:lang w:val="en-GB"/>
        </w:rPr>
      </w:pPr>
    </w:p>
    <w:p w14:paraId="268B3E7C"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Islamic Development Bank’s Role should be expanded</w:t>
      </w:r>
    </w:p>
    <w:p w14:paraId="268B3E7D" w14:textId="77777777" w:rsidR="00270475" w:rsidRPr="00584AEA" w:rsidRDefault="00270475" w:rsidP="00270475">
      <w:pPr>
        <w:jc w:val="both"/>
        <w:rPr>
          <w:rFonts w:ascii="Arrus" w:hAnsi="Arrus"/>
          <w:sz w:val="22"/>
          <w:szCs w:val="28"/>
          <w:lang w:val="en-GB"/>
        </w:rPr>
      </w:pPr>
    </w:p>
    <w:p w14:paraId="268B3E7E" w14:textId="77777777" w:rsidR="00270475" w:rsidRPr="00584AEA" w:rsidRDefault="00270475" w:rsidP="00270475">
      <w:pPr>
        <w:ind w:firstLine="720"/>
        <w:jc w:val="both"/>
        <w:rPr>
          <w:rFonts w:ascii="Arrus" w:hAnsi="Arrus"/>
          <w:i/>
          <w:sz w:val="22"/>
          <w:szCs w:val="28"/>
          <w:lang w:val="en-GB"/>
        </w:rPr>
      </w:pPr>
      <w:r w:rsidRPr="00584AEA">
        <w:rPr>
          <w:rFonts w:ascii="Arrus" w:hAnsi="Arrus"/>
          <w:sz w:val="22"/>
          <w:szCs w:val="28"/>
          <w:lang w:val="en-GB"/>
        </w:rPr>
        <w:t xml:space="preserve">Islamic Development Bank has been active since 1973 as a multilateral financial institution. It is based at Jeddah and has15 shareholding member states. The main shareholders are Saudi Arabia, Libya, Iran, Egypt, Kuwait, Turkey, Qatar and UAE.  The basic condition for membership is that the prospective member country should be a member of the Organisation of Islamic Cooperation (OIC), pay its contribution to the capital of the Bank and be willing to accept such terms and conditions as may be decided upon by the </w:t>
      </w:r>
      <w:proofErr w:type="spellStart"/>
      <w:r w:rsidRPr="00584AEA">
        <w:rPr>
          <w:rFonts w:ascii="Arrus" w:hAnsi="Arrus"/>
          <w:sz w:val="22"/>
          <w:szCs w:val="28"/>
          <w:lang w:val="en-GB"/>
        </w:rPr>
        <w:t>IsDB</w:t>
      </w:r>
      <w:proofErr w:type="spellEnd"/>
      <w:r w:rsidRPr="00584AEA">
        <w:rPr>
          <w:rFonts w:ascii="Arrus" w:hAnsi="Arrus"/>
          <w:sz w:val="22"/>
          <w:szCs w:val="28"/>
          <w:lang w:val="en-GB"/>
        </w:rPr>
        <w:t xml:space="preserve"> Board of Governors. Describing the vision of IDB, H.E. Tun Dr. Mahathir Mohamad had said, </w:t>
      </w:r>
      <w:r w:rsidRPr="00584AEA">
        <w:rPr>
          <w:rFonts w:ascii="Arrus" w:hAnsi="Arrus"/>
          <w:i/>
          <w:sz w:val="22"/>
          <w:szCs w:val="28"/>
          <w:lang w:val="en-GB"/>
        </w:rPr>
        <w:t xml:space="preserve">“As a multi-lateral development financial institution </w:t>
      </w:r>
      <w:r w:rsidRPr="00584AEA">
        <w:rPr>
          <w:rFonts w:ascii="Arrus" w:hAnsi="Arrus"/>
          <w:i/>
          <w:sz w:val="22"/>
          <w:szCs w:val="28"/>
          <w:lang w:val="en-GB"/>
        </w:rPr>
        <w:lastRenderedPageBreak/>
        <w:t>based on Shariah principles, the IDB Group has many reasons to be proud of its achievements. It is now well-positioned to be an effective agent of change to prepare its members in facing numerous challenges brought about by the forces of globalisation and rapid technological change. The collective group of the IDB Member Countries can be a formidable one, taking into account its multi-faceted resources. The greatest challenge in this group is to focus on common development issues facing us all."</w:t>
      </w:r>
    </w:p>
    <w:p w14:paraId="268B3E7F" w14:textId="77777777" w:rsidR="00270475" w:rsidRPr="00584AEA" w:rsidRDefault="00270475" w:rsidP="00270475">
      <w:pPr>
        <w:jc w:val="both"/>
        <w:rPr>
          <w:rFonts w:ascii="Arrus" w:hAnsi="Arrus"/>
          <w:sz w:val="22"/>
          <w:szCs w:val="28"/>
          <w:lang w:val="en-GB"/>
        </w:rPr>
      </w:pPr>
    </w:p>
    <w:p w14:paraId="268B3E80"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Its affiliated agencies include:</w:t>
      </w:r>
    </w:p>
    <w:p w14:paraId="268B3E8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Islamic Corporation for Insurance of Investments and Export Credits (ICIEC)</w:t>
      </w:r>
    </w:p>
    <w:p w14:paraId="268B3E8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Islamic Research and Training Institute (IRTI)</w:t>
      </w:r>
    </w:p>
    <w:p w14:paraId="268B3E83"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Islamic Corporation for the Development of the Private Sector (ICD)</w:t>
      </w:r>
    </w:p>
    <w:p w14:paraId="268B3E8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International Islamic Trade Finance Corporation (ITFC)</w:t>
      </w:r>
    </w:p>
    <w:p w14:paraId="268B3E85"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World WAQF Foundation (WWF)</w:t>
      </w:r>
    </w:p>
    <w:p w14:paraId="268B3E86" w14:textId="77777777" w:rsidR="00270475" w:rsidRPr="00584AEA" w:rsidRDefault="00270475" w:rsidP="00270475">
      <w:pPr>
        <w:jc w:val="both"/>
        <w:rPr>
          <w:rFonts w:ascii="Arrus" w:hAnsi="Arrus"/>
          <w:sz w:val="22"/>
          <w:szCs w:val="28"/>
          <w:u w:val="single"/>
          <w:lang w:val="en-GB"/>
        </w:rPr>
      </w:pPr>
      <w:r w:rsidRPr="00584AEA">
        <w:rPr>
          <w:rFonts w:ascii="Arrus" w:hAnsi="Arrus"/>
          <w:sz w:val="22"/>
          <w:szCs w:val="28"/>
          <w:u w:val="single"/>
          <w:lang w:val="en-GB"/>
        </w:rPr>
        <w:t xml:space="preserve">International Centre for </w:t>
      </w:r>
      <w:proofErr w:type="spellStart"/>
      <w:r w:rsidRPr="00584AEA">
        <w:rPr>
          <w:rFonts w:ascii="Arrus" w:hAnsi="Arrus"/>
          <w:sz w:val="22"/>
          <w:szCs w:val="28"/>
          <w:u w:val="single"/>
          <w:lang w:val="en-GB"/>
        </w:rPr>
        <w:t>Biosaline</w:t>
      </w:r>
      <w:proofErr w:type="spellEnd"/>
      <w:r w:rsidRPr="00584AEA">
        <w:rPr>
          <w:rFonts w:ascii="Arrus" w:hAnsi="Arrus"/>
          <w:sz w:val="22"/>
          <w:szCs w:val="28"/>
          <w:u w:val="single"/>
          <w:lang w:val="en-GB"/>
        </w:rPr>
        <w:t xml:space="preserve"> Agriculture (ICBA)</w:t>
      </w:r>
    </w:p>
    <w:p w14:paraId="268B3E8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OIC Networks </w:t>
      </w:r>
      <w:proofErr w:type="spellStart"/>
      <w:r w:rsidRPr="00584AEA">
        <w:rPr>
          <w:rFonts w:ascii="Arrus" w:hAnsi="Arrus"/>
          <w:sz w:val="22"/>
          <w:szCs w:val="28"/>
          <w:lang w:val="en-GB"/>
        </w:rPr>
        <w:t>Sdn</w:t>
      </w:r>
      <w:proofErr w:type="spellEnd"/>
      <w:r w:rsidRPr="00584AEA">
        <w:rPr>
          <w:rFonts w:ascii="Arrus" w:hAnsi="Arrus"/>
          <w:sz w:val="22"/>
          <w:szCs w:val="28"/>
          <w:lang w:val="en-GB"/>
        </w:rPr>
        <w:t xml:space="preserve"> </w:t>
      </w:r>
      <w:proofErr w:type="spellStart"/>
      <w:r w:rsidRPr="00584AEA">
        <w:rPr>
          <w:rFonts w:ascii="Arrus" w:hAnsi="Arrus"/>
          <w:sz w:val="22"/>
          <w:szCs w:val="28"/>
          <w:lang w:val="en-GB"/>
        </w:rPr>
        <w:t>Bhd</w:t>
      </w:r>
      <w:proofErr w:type="spellEnd"/>
      <w:r w:rsidRPr="00584AEA">
        <w:rPr>
          <w:rFonts w:ascii="Arrus" w:hAnsi="Arrus"/>
          <w:sz w:val="22"/>
          <w:szCs w:val="28"/>
          <w:lang w:val="en-GB"/>
        </w:rPr>
        <w:t>; and</w:t>
      </w:r>
    </w:p>
    <w:p w14:paraId="268B3E8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Saudi Arabian Project for the Utilization of Hajj Meat.</w:t>
      </w:r>
    </w:p>
    <w:p w14:paraId="268B3E89" w14:textId="77777777" w:rsidR="00270475" w:rsidRPr="00584AEA" w:rsidRDefault="00270475" w:rsidP="00270475">
      <w:pPr>
        <w:jc w:val="both"/>
        <w:rPr>
          <w:rFonts w:ascii="Arrus" w:hAnsi="Arrus"/>
          <w:sz w:val="22"/>
          <w:szCs w:val="28"/>
          <w:lang w:val="en-GB"/>
        </w:rPr>
      </w:pPr>
    </w:p>
    <w:p w14:paraId="268B3E8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It runs many programmes. The Bank extends loans to its member countries for the financing of infrastructural and agricultural projects such as roads, canals, dams, schools, hospitals, housing, rural development, etc. both in the public and private sectors, which have an impact on the economic and social development of the member countries concerned and are accorded priority by the governments concerned. Such loans, in conformity with Shariah, are interest-free and the Bank recovers its administrative expenses by levying a service fee.</w:t>
      </w:r>
    </w:p>
    <w:p w14:paraId="268B3E8B" w14:textId="77777777" w:rsidR="00270475" w:rsidRPr="00584AEA" w:rsidRDefault="00270475" w:rsidP="00270475">
      <w:pPr>
        <w:jc w:val="both"/>
        <w:rPr>
          <w:rFonts w:ascii="Arrus" w:hAnsi="Arrus"/>
          <w:sz w:val="22"/>
          <w:szCs w:val="28"/>
          <w:lang w:val="en-GB"/>
        </w:rPr>
      </w:pPr>
    </w:p>
    <w:p w14:paraId="268B3E8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India is not a member country of IDB. Its role in India is limited to providing scholarships, grants to educational and health projects and providing scholarships to Muslim students in certain technical courses like Engineering, Medical and Business Administration. </w:t>
      </w:r>
    </w:p>
    <w:p w14:paraId="268B3E8D" w14:textId="77777777" w:rsidR="00270475" w:rsidRPr="00584AEA" w:rsidRDefault="00270475" w:rsidP="00270475">
      <w:pPr>
        <w:jc w:val="both"/>
        <w:rPr>
          <w:rFonts w:ascii="Arrus" w:hAnsi="Arrus"/>
          <w:sz w:val="22"/>
          <w:szCs w:val="28"/>
          <w:lang w:val="en-GB"/>
        </w:rPr>
      </w:pPr>
    </w:p>
    <w:p w14:paraId="268B3E8E"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It is high time both India and IDB recognized each other’s importance in pursuit of their respective goals. India is not a Muslim majority country. But its Muslim population is more than any other Muslim country except Indonesia. Muslims in India are currently socioeconomically week but have great potential of emerging as a major force in the country as well as in the Islamic world. It is high time Muslim organizations of India started a concerted, sustained and high-pitched campaign for India becoming a member state of IDB. No doubt </w:t>
      </w:r>
      <w:r w:rsidRPr="00584AEA">
        <w:rPr>
          <w:rFonts w:ascii="Arrus" w:hAnsi="Arrus"/>
          <w:sz w:val="22"/>
          <w:szCs w:val="28"/>
          <w:lang w:val="en-GB"/>
        </w:rPr>
        <w:lastRenderedPageBreak/>
        <w:t xml:space="preserve">there are many hassles. Some Muslim countries, especially Pakistan may oppose the move. India cannot be in a position to fulfil all the conditions of IDB. But all these hurdles can be removed through sustained negotiations. </w:t>
      </w:r>
    </w:p>
    <w:p w14:paraId="268B3E8F" w14:textId="77777777" w:rsidR="00270475" w:rsidRPr="00584AEA" w:rsidRDefault="00270475" w:rsidP="00270475">
      <w:pPr>
        <w:ind w:firstLine="720"/>
        <w:jc w:val="both"/>
        <w:rPr>
          <w:rFonts w:ascii="Arrus" w:hAnsi="Arrus"/>
          <w:sz w:val="22"/>
          <w:szCs w:val="28"/>
          <w:lang w:val="en-GB"/>
        </w:rPr>
      </w:pPr>
    </w:p>
    <w:p w14:paraId="268B3E90"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Failing this, </w:t>
      </w:r>
      <w:r w:rsidRPr="00584AEA">
        <w:rPr>
          <w:rFonts w:ascii="Arrus" w:hAnsi="Arrus"/>
          <w:b/>
          <w:bCs/>
          <w:sz w:val="22"/>
          <w:szCs w:val="28"/>
          <w:lang w:val="en-GB"/>
        </w:rPr>
        <w:t xml:space="preserve">a Special Status should be given to India with bigger potential for IDB involvement in India, </w:t>
      </w:r>
      <w:r w:rsidRPr="00584AEA">
        <w:rPr>
          <w:rFonts w:ascii="Arrus" w:hAnsi="Arrus"/>
          <w:sz w:val="22"/>
          <w:szCs w:val="28"/>
          <w:lang w:val="en-GB"/>
        </w:rPr>
        <w:t xml:space="preserve">especially in schemes related to socioeconomic empowerment of Muslims.  IDB should be able to provide loans to Muslim owned industries in India and its coverage of scholarship schemes must increase. So far it gives scholarships only to poor students pursuing career in government institutions. But time is changing fast. The role of private institutions is increasing with ever increasing velocity. Muslims are not able to take admissions in these colleges on account of their not being in a position to afford the exorbitant fee structures and also on account of being unable to secure Educational loans from the conventional banks in India. IDB must now provide loans and scholarships also to Muslims joining private institutions. It must also expand the scope of scholarships by including all postgraduate courses in the universities and a greater number of graduate courses including laws, NDA, police services, BBA, BCA, etc. </w:t>
      </w:r>
    </w:p>
    <w:p w14:paraId="268B3E91" w14:textId="77777777" w:rsidR="00270475" w:rsidRPr="00584AEA" w:rsidRDefault="00270475" w:rsidP="00270475">
      <w:pPr>
        <w:jc w:val="both"/>
        <w:rPr>
          <w:rFonts w:ascii="Arrus" w:hAnsi="Arrus"/>
          <w:b/>
          <w:bCs/>
          <w:szCs w:val="32"/>
          <w:lang w:val="en-GB"/>
        </w:rPr>
      </w:pPr>
    </w:p>
    <w:p w14:paraId="268B3E92" w14:textId="77777777" w:rsidR="00270475" w:rsidRPr="00584AEA" w:rsidRDefault="00270475" w:rsidP="00270475">
      <w:pPr>
        <w:jc w:val="both"/>
        <w:rPr>
          <w:rFonts w:ascii="Arrus" w:hAnsi="Arrus"/>
          <w:b/>
          <w:bCs/>
          <w:szCs w:val="32"/>
          <w:lang w:val="en-GB"/>
        </w:rPr>
      </w:pPr>
    </w:p>
    <w:p w14:paraId="268B3E93" w14:textId="77777777" w:rsidR="00270475" w:rsidRPr="00584AEA" w:rsidRDefault="00270475" w:rsidP="00270475">
      <w:pPr>
        <w:jc w:val="both"/>
        <w:rPr>
          <w:rFonts w:ascii="Arrus" w:hAnsi="Arrus"/>
          <w:b/>
          <w:bCs/>
          <w:szCs w:val="32"/>
          <w:lang w:val="en-GB"/>
        </w:rPr>
      </w:pPr>
    </w:p>
    <w:p w14:paraId="268B3E94" w14:textId="77777777" w:rsidR="00270475" w:rsidRPr="00584AEA" w:rsidRDefault="00270475" w:rsidP="00270475">
      <w:pPr>
        <w:jc w:val="both"/>
        <w:rPr>
          <w:rFonts w:ascii="Arrus" w:hAnsi="Arrus"/>
          <w:b/>
          <w:bCs/>
          <w:szCs w:val="32"/>
          <w:lang w:val="en-GB"/>
        </w:rPr>
      </w:pPr>
    </w:p>
    <w:p w14:paraId="268B3E95" w14:textId="77777777" w:rsidR="00270475" w:rsidRPr="00584AEA" w:rsidRDefault="00270475" w:rsidP="00270475">
      <w:pPr>
        <w:jc w:val="both"/>
        <w:rPr>
          <w:rFonts w:ascii="Arrus" w:hAnsi="Arrus"/>
          <w:b/>
          <w:bCs/>
          <w:szCs w:val="32"/>
          <w:lang w:val="en-GB"/>
        </w:rPr>
      </w:pPr>
    </w:p>
    <w:p w14:paraId="268B3E96" w14:textId="77777777" w:rsidR="00270475" w:rsidRPr="00584AEA" w:rsidRDefault="00270475" w:rsidP="00270475">
      <w:pPr>
        <w:jc w:val="both"/>
        <w:rPr>
          <w:rFonts w:ascii="Arrus" w:hAnsi="Arrus"/>
          <w:b/>
          <w:bCs/>
          <w:szCs w:val="32"/>
          <w:lang w:val="en-GB"/>
        </w:rPr>
      </w:pPr>
    </w:p>
    <w:p w14:paraId="268B3E97" w14:textId="77777777" w:rsidR="00270475" w:rsidRPr="00584AEA" w:rsidRDefault="00270475" w:rsidP="00270475">
      <w:pPr>
        <w:jc w:val="both"/>
        <w:rPr>
          <w:rFonts w:ascii="Arrus" w:hAnsi="Arrus"/>
          <w:b/>
          <w:bCs/>
          <w:szCs w:val="32"/>
          <w:lang w:val="en-GB"/>
        </w:rPr>
      </w:pPr>
    </w:p>
    <w:p w14:paraId="268B3E98" w14:textId="77777777" w:rsidR="00270475" w:rsidRPr="00584AEA" w:rsidRDefault="00270475" w:rsidP="00270475">
      <w:pPr>
        <w:jc w:val="both"/>
        <w:rPr>
          <w:rFonts w:ascii="Arrus" w:hAnsi="Arrus"/>
          <w:b/>
          <w:bCs/>
          <w:szCs w:val="32"/>
          <w:lang w:val="en-GB"/>
        </w:rPr>
      </w:pPr>
    </w:p>
    <w:p w14:paraId="268B3E99" w14:textId="77777777" w:rsidR="00270475" w:rsidRPr="00584AEA" w:rsidRDefault="00270475" w:rsidP="00270475">
      <w:pPr>
        <w:jc w:val="both"/>
        <w:rPr>
          <w:rFonts w:ascii="Arrus" w:hAnsi="Arrus"/>
          <w:b/>
          <w:bCs/>
          <w:szCs w:val="32"/>
          <w:lang w:val="en-GB"/>
        </w:rPr>
      </w:pPr>
    </w:p>
    <w:p w14:paraId="268B3E9A" w14:textId="77777777" w:rsidR="00270475" w:rsidRPr="00584AEA" w:rsidRDefault="00270475" w:rsidP="00270475">
      <w:pPr>
        <w:jc w:val="both"/>
        <w:rPr>
          <w:rFonts w:ascii="Arrus" w:hAnsi="Arrus"/>
          <w:b/>
          <w:bCs/>
          <w:szCs w:val="32"/>
          <w:lang w:val="en-GB"/>
        </w:rPr>
      </w:pPr>
    </w:p>
    <w:p w14:paraId="268B3E9B" w14:textId="77777777" w:rsidR="00270475" w:rsidRPr="00584AEA" w:rsidRDefault="00270475" w:rsidP="00270475">
      <w:pPr>
        <w:jc w:val="both"/>
        <w:rPr>
          <w:rFonts w:ascii="Arrus" w:hAnsi="Arrus"/>
          <w:b/>
          <w:bCs/>
          <w:szCs w:val="32"/>
          <w:lang w:val="en-GB"/>
        </w:rPr>
      </w:pPr>
    </w:p>
    <w:p w14:paraId="268B3E9C" w14:textId="77777777" w:rsidR="00270475" w:rsidRPr="00584AEA" w:rsidRDefault="00270475" w:rsidP="00270475">
      <w:pPr>
        <w:jc w:val="both"/>
        <w:rPr>
          <w:rFonts w:ascii="Arrus" w:hAnsi="Arrus"/>
          <w:b/>
          <w:bCs/>
          <w:szCs w:val="32"/>
          <w:lang w:val="en-GB"/>
        </w:rPr>
      </w:pPr>
    </w:p>
    <w:p w14:paraId="268B3E9D" w14:textId="77777777" w:rsidR="00270475" w:rsidRPr="00584AEA" w:rsidRDefault="00270475" w:rsidP="00270475">
      <w:pPr>
        <w:jc w:val="both"/>
        <w:rPr>
          <w:rFonts w:ascii="Arrus" w:hAnsi="Arrus"/>
          <w:b/>
          <w:bCs/>
          <w:szCs w:val="32"/>
          <w:lang w:val="en-GB"/>
        </w:rPr>
      </w:pPr>
    </w:p>
    <w:p w14:paraId="268B3E9E" w14:textId="77777777" w:rsidR="00270475" w:rsidRPr="00584AEA" w:rsidRDefault="00270475" w:rsidP="00270475">
      <w:pPr>
        <w:jc w:val="both"/>
        <w:rPr>
          <w:rFonts w:ascii="Arrus" w:hAnsi="Arrus"/>
          <w:b/>
          <w:bCs/>
          <w:szCs w:val="32"/>
          <w:lang w:val="en-GB"/>
        </w:rPr>
      </w:pPr>
    </w:p>
    <w:p w14:paraId="268B3E9F" w14:textId="77777777" w:rsidR="00270475" w:rsidRPr="00584AEA" w:rsidRDefault="00270475" w:rsidP="00270475">
      <w:pPr>
        <w:jc w:val="both"/>
        <w:rPr>
          <w:rFonts w:ascii="Arrus" w:hAnsi="Arrus"/>
          <w:b/>
          <w:bCs/>
          <w:szCs w:val="32"/>
          <w:lang w:val="en-GB"/>
        </w:rPr>
      </w:pPr>
    </w:p>
    <w:p w14:paraId="268B3EA0" w14:textId="77777777" w:rsidR="00270475" w:rsidRPr="00584AEA" w:rsidRDefault="00270475" w:rsidP="00270475">
      <w:pPr>
        <w:jc w:val="both"/>
        <w:rPr>
          <w:rFonts w:ascii="Arrus" w:hAnsi="Arrus"/>
          <w:b/>
          <w:bCs/>
          <w:sz w:val="34"/>
          <w:szCs w:val="44"/>
          <w:lang w:val="en-GB"/>
        </w:rPr>
      </w:pPr>
      <w:r w:rsidRPr="00584AEA">
        <w:rPr>
          <w:rFonts w:ascii="Arrus" w:hAnsi="Arrus"/>
          <w:b/>
          <w:bCs/>
          <w:sz w:val="34"/>
          <w:szCs w:val="44"/>
          <w:lang w:val="en-GB"/>
        </w:rPr>
        <w:t xml:space="preserve">Blueprint of the Action plan for establishing “Peoples’ Corporate India” dominated by but not exclusively Muslims.  </w:t>
      </w:r>
    </w:p>
    <w:p w14:paraId="268B3EA1" w14:textId="77777777" w:rsidR="00270475" w:rsidRPr="00584AEA" w:rsidRDefault="00270475" w:rsidP="00270475">
      <w:pPr>
        <w:jc w:val="both"/>
        <w:rPr>
          <w:rFonts w:ascii="Arrus" w:hAnsi="Arrus"/>
          <w:b/>
          <w:bCs/>
          <w:sz w:val="26"/>
          <w:szCs w:val="36"/>
          <w:lang w:val="en-GB"/>
        </w:rPr>
      </w:pPr>
      <w:r w:rsidRPr="00584AEA">
        <w:rPr>
          <w:rFonts w:ascii="Arrus" w:hAnsi="Arrus"/>
          <w:b/>
          <w:bCs/>
          <w:sz w:val="26"/>
          <w:szCs w:val="36"/>
          <w:lang w:val="en-GB"/>
        </w:rPr>
        <w:lastRenderedPageBreak/>
        <w:t>Aims</w:t>
      </w:r>
    </w:p>
    <w:p w14:paraId="268B3EA2" w14:textId="77777777" w:rsidR="00270475" w:rsidRPr="00584AEA" w:rsidRDefault="00270475" w:rsidP="00270475">
      <w:pPr>
        <w:jc w:val="both"/>
        <w:rPr>
          <w:rFonts w:ascii="Arrus" w:hAnsi="Arrus"/>
          <w:b/>
          <w:bCs/>
          <w:sz w:val="22"/>
          <w:szCs w:val="28"/>
          <w:lang w:val="en-GB"/>
        </w:rPr>
      </w:pPr>
    </w:p>
    <w:p w14:paraId="268B3EA3" w14:textId="77777777" w:rsidR="00270475" w:rsidRPr="00584AEA" w:rsidRDefault="00270475" w:rsidP="006F4670">
      <w:pPr>
        <w:numPr>
          <w:ilvl w:val="0"/>
          <w:numId w:val="63"/>
        </w:numPr>
        <w:tabs>
          <w:tab w:val="left" w:pos="1155"/>
        </w:tabs>
        <w:ind w:left="1155" w:hanging="615"/>
        <w:jc w:val="both"/>
        <w:rPr>
          <w:rFonts w:ascii="Arrus" w:hAnsi="Arrus"/>
          <w:b/>
          <w:bCs/>
          <w:sz w:val="22"/>
          <w:szCs w:val="28"/>
          <w:lang w:val="en-GB"/>
        </w:rPr>
      </w:pPr>
      <w:r w:rsidRPr="00584AEA">
        <w:rPr>
          <w:rFonts w:ascii="Arrus" w:hAnsi="Arrus"/>
          <w:b/>
          <w:bCs/>
          <w:sz w:val="22"/>
          <w:szCs w:val="28"/>
          <w:lang w:val="en-GB"/>
        </w:rPr>
        <w:t>TO MAKE MUSLIMS A STRONG &amp; VIBRANT COMMUNITY</w:t>
      </w:r>
    </w:p>
    <w:p w14:paraId="268B3EA4" w14:textId="77777777" w:rsidR="00270475" w:rsidRPr="00584AEA" w:rsidRDefault="00270475" w:rsidP="006F4670">
      <w:pPr>
        <w:numPr>
          <w:ilvl w:val="0"/>
          <w:numId w:val="64"/>
        </w:numPr>
        <w:tabs>
          <w:tab w:val="left" w:pos="1155"/>
        </w:tabs>
        <w:ind w:left="1155" w:hanging="615"/>
        <w:jc w:val="both"/>
        <w:rPr>
          <w:rFonts w:ascii="Arrus" w:hAnsi="Arrus"/>
          <w:b/>
          <w:bCs/>
          <w:sz w:val="22"/>
          <w:szCs w:val="28"/>
          <w:lang w:val="en-GB"/>
        </w:rPr>
      </w:pPr>
      <w:r w:rsidRPr="00584AEA">
        <w:rPr>
          <w:rFonts w:ascii="Arrus" w:hAnsi="Arrus"/>
          <w:b/>
          <w:bCs/>
          <w:sz w:val="22"/>
          <w:szCs w:val="28"/>
          <w:lang w:val="en-GB"/>
        </w:rPr>
        <w:t>To make Muslims play a meaningful role in National and International affairs:</w:t>
      </w:r>
    </w:p>
    <w:p w14:paraId="268B3EA5" w14:textId="77777777" w:rsidR="00270475" w:rsidRPr="00584AEA" w:rsidRDefault="00270475" w:rsidP="006F4670">
      <w:pPr>
        <w:numPr>
          <w:ilvl w:val="0"/>
          <w:numId w:val="64"/>
        </w:numPr>
        <w:tabs>
          <w:tab w:val="left" w:pos="1155"/>
        </w:tabs>
        <w:ind w:left="1155" w:hanging="615"/>
        <w:jc w:val="both"/>
        <w:rPr>
          <w:rFonts w:ascii="Arrus" w:hAnsi="Arrus"/>
          <w:b/>
          <w:bCs/>
          <w:sz w:val="22"/>
          <w:szCs w:val="28"/>
          <w:lang w:val="en-GB"/>
        </w:rPr>
      </w:pPr>
      <w:r w:rsidRPr="00584AEA">
        <w:rPr>
          <w:rFonts w:ascii="Arrus" w:hAnsi="Arrus"/>
          <w:b/>
          <w:bCs/>
          <w:sz w:val="22"/>
          <w:szCs w:val="28"/>
          <w:lang w:val="en-GB"/>
        </w:rPr>
        <w:t>To bring them out of inferiority complex;</w:t>
      </w:r>
    </w:p>
    <w:p w14:paraId="268B3EA6" w14:textId="77777777" w:rsidR="00270475" w:rsidRPr="00584AEA" w:rsidRDefault="00270475" w:rsidP="006F4670">
      <w:pPr>
        <w:numPr>
          <w:ilvl w:val="0"/>
          <w:numId w:val="64"/>
        </w:numPr>
        <w:tabs>
          <w:tab w:val="left" w:pos="1155"/>
        </w:tabs>
        <w:ind w:left="1155" w:hanging="615"/>
        <w:jc w:val="both"/>
        <w:rPr>
          <w:rFonts w:ascii="Arrus" w:hAnsi="Arrus"/>
          <w:b/>
          <w:bCs/>
          <w:sz w:val="22"/>
          <w:szCs w:val="28"/>
          <w:lang w:val="en-GB"/>
        </w:rPr>
      </w:pPr>
      <w:r w:rsidRPr="00584AEA">
        <w:rPr>
          <w:rFonts w:ascii="Arrus" w:hAnsi="Arrus"/>
          <w:b/>
          <w:bCs/>
          <w:sz w:val="22"/>
          <w:szCs w:val="28"/>
          <w:lang w:val="en-GB"/>
        </w:rPr>
        <w:t>To make them socioeconomic ally self-reliant and strong</w:t>
      </w:r>
    </w:p>
    <w:p w14:paraId="268B3EA7" w14:textId="77777777" w:rsidR="00270475" w:rsidRPr="00584AEA" w:rsidRDefault="00270475" w:rsidP="006F4670">
      <w:pPr>
        <w:numPr>
          <w:ilvl w:val="0"/>
          <w:numId w:val="64"/>
        </w:numPr>
        <w:tabs>
          <w:tab w:val="left" w:pos="1155"/>
        </w:tabs>
        <w:ind w:left="1155" w:hanging="615"/>
        <w:jc w:val="both"/>
        <w:rPr>
          <w:rFonts w:ascii="Arrus" w:hAnsi="Arrus"/>
          <w:b/>
          <w:bCs/>
          <w:sz w:val="22"/>
          <w:szCs w:val="28"/>
          <w:lang w:val="en-GB"/>
        </w:rPr>
      </w:pPr>
      <w:r w:rsidRPr="00584AEA">
        <w:rPr>
          <w:rFonts w:ascii="Arrus" w:hAnsi="Arrus"/>
          <w:b/>
          <w:bCs/>
          <w:sz w:val="22"/>
          <w:szCs w:val="28"/>
          <w:lang w:val="en-GB"/>
        </w:rPr>
        <w:t>To raise their general living of standard</w:t>
      </w:r>
    </w:p>
    <w:p w14:paraId="268B3EA8" w14:textId="77777777" w:rsidR="00270475" w:rsidRPr="00584AEA" w:rsidRDefault="00270475" w:rsidP="006F4670">
      <w:pPr>
        <w:numPr>
          <w:ilvl w:val="0"/>
          <w:numId w:val="64"/>
        </w:numPr>
        <w:tabs>
          <w:tab w:val="left" w:pos="1155"/>
        </w:tabs>
        <w:ind w:left="1155" w:hanging="615"/>
        <w:jc w:val="both"/>
        <w:rPr>
          <w:rFonts w:ascii="Arrus" w:hAnsi="Arrus"/>
          <w:b/>
          <w:bCs/>
          <w:sz w:val="22"/>
          <w:szCs w:val="28"/>
          <w:lang w:val="en-GB"/>
        </w:rPr>
      </w:pPr>
      <w:r w:rsidRPr="00584AEA">
        <w:rPr>
          <w:rFonts w:ascii="Arrus" w:hAnsi="Arrus"/>
          <w:b/>
          <w:bCs/>
          <w:sz w:val="22"/>
          <w:szCs w:val="28"/>
          <w:lang w:val="en-GB"/>
        </w:rPr>
        <w:t>To make them join the mainstream as respectable partner, so that they do not just join but can influence the direction of the mainstream</w:t>
      </w:r>
    </w:p>
    <w:p w14:paraId="268B3EA9" w14:textId="77777777" w:rsidR="00270475" w:rsidRPr="00584AEA" w:rsidRDefault="00270475" w:rsidP="006F4670">
      <w:pPr>
        <w:numPr>
          <w:ilvl w:val="0"/>
          <w:numId w:val="64"/>
        </w:numPr>
        <w:tabs>
          <w:tab w:val="left" w:pos="1155"/>
        </w:tabs>
        <w:ind w:left="1155" w:hanging="615"/>
        <w:jc w:val="both"/>
        <w:rPr>
          <w:rFonts w:ascii="Arrus" w:hAnsi="Arrus"/>
          <w:b/>
          <w:bCs/>
          <w:sz w:val="22"/>
          <w:szCs w:val="28"/>
          <w:lang w:val="en-GB"/>
        </w:rPr>
      </w:pPr>
      <w:r w:rsidRPr="00584AEA">
        <w:rPr>
          <w:rFonts w:ascii="Arrus" w:hAnsi="Arrus"/>
          <w:b/>
          <w:bCs/>
          <w:sz w:val="22"/>
          <w:szCs w:val="28"/>
          <w:lang w:val="en-GB"/>
        </w:rPr>
        <w:t>To attract other weaker sections belonging to all communities to be partners</w:t>
      </w:r>
    </w:p>
    <w:p w14:paraId="268B3EAA" w14:textId="77777777" w:rsidR="00270475" w:rsidRPr="00584AEA" w:rsidRDefault="00270475" w:rsidP="006F4670">
      <w:pPr>
        <w:numPr>
          <w:ilvl w:val="0"/>
          <w:numId w:val="64"/>
        </w:numPr>
        <w:tabs>
          <w:tab w:val="left" w:pos="1155"/>
        </w:tabs>
        <w:ind w:left="1155" w:hanging="615"/>
        <w:jc w:val="both"/>
        <w:rPr>
          <w:rFonts w:ascii="Arrus" w:hAnsi="Arrus"/>
          <w:b/>
          <w:bCs/>
          <w:sz w:val="22"/>
          <w:szCs w:val="28"/>
          <w:lang w:val="en-GB"/>
        </w:rPr>
      </w:pPr>
      <w:r w:rsidRPr="00584AEA">
        <w:rPr>
          <w:rFonts w:ascii="Arrus" w:hAnsi="Arrus"/>
          <w:b/>
          <w:bCs/>
          <w:sz w:val="22"/>
          <w:szCs w:val="28"/>
          <w:lang w:val="en-GB"/>
        </w:rPr>
        <w:t>To demonstrate how the Bib Business should support the business and not merely top businessmen; and how Big Business can help the socioeconomic empowerment without aggravating economic disparity</w:t>
      </w:r>
    </w:p>
    <w:p w14:paraId="268B3EAB" w14:textId="77777777" w:rsidR="00270475" w:rsidRPr="00584AEA" w:rsidRDefault="00270475" w:rsidP="00270475">
      <w:pPr>
        <w:jc w:val="both"/>
        <w:rPr>
          <w:rFonts w:ascii="Arrus" w:hAnsi="Arrus"/>
          <w:b/>
          <w:bCs/>
          <w:sz w:val="26"/>
          <w:szCs w:val="36"/>
          <w:lang w:val="en-GB"/>
        </w:rPr>
      </w:pPr>
    </w:p>
    <w:p w14:paraId="268B3EAC" w14:textId="77777777" w:rsidR="00270475" w:rsidRPr="00584AEA" w:rsidRDefault="00270475" w:rsidP="00270475">
      <w:pPr>
        <w:tabs>
          <w:tab w:val="left" w:pos="2697"/>
        </w:tabs>
        <w:jc w:val="both"/>
        <w:rPr>
          <w:rFonts w:ascii="Arrus" w:hAnsi="Arrus"/>
          <w:b/>
          <w:bCs/>
          <w:sz w:val="26"/>
          <w:szCs w:val="36"/>
          <w:lang w:val="en-GB"/>
        </w:rPr>
      </w:pPr>
      <w:r w:rsidRPr="00584AEA">
        <w:rPr>
          <w:rFonts w:ascii="Arrus" w:hAnsi="Arrus"/>
          <w:b/>
          <w:bCs/>
          <w:sz w:val="26"/>
          <w:szCs w:val="36"/>
          <w:lang w:val="en-GB"/>
        </w:rPr>
        <w:t>Governing Principles</w:t>
      </w:r>
      <w:r w:rsidRPr="00584AEA">
        <w:rPr>
          <w:rFonts w:ascii="Arrus" w:hAnsi="Arrus"/>
          <w:b/>
          <w:bCs/>
          <w:sz w:val="26"/>
          <w:szCs w:val="36"/>
          <w:lang w:val="en-GB"/>
        </w:rPr>
        <w:tab/>
      </w:r>
    </w:p>
    <w:p w14:paraId="268B3EAD" w14:textId="77777777" w:rsidR="00270475" w:rsidRPr="00584AEA" w:rsidRDefault="00270475" w:rsidP="00270475">
      <w:pPr>
        <w:jc w:val="both"/>
        <w:rPr>
          <w:rFonts w:ascii="Arrus" w:hAnsi="Arrus"/>
          <w:b/>
          <w:bCs/>
          <w:sz w:val="26"/>
          <w:szCs w:val="36"/>
          <w:lang w:val="en-GB"/>
        </w:rPr>
      </w:pPr>
    </w:p>
    <w:p w14:paraId="268B3EA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The whole plan has to be followed within the parameters of Fundamental Prohibitions, Duties and Rights enshrined in Islam. </w:t>
      </w:r>
      <w:r w:rsidRPr="00584AEA">
        <w:rPr>
          <w:rFonts w:ascii="Arrus" w:hAnsi="Arrus"/>
          <w:b/>
          <w:bCs/>
          <w:sz w:val="22"/>
          <w:szCs w:val="28"/>
          <w:lang w:val="en-GB"/>
        </w:rPr>
        <w:t>Qur’an promotes business, investment, rightful spending, welfare activities and charity.</w:t>
      </w:r>
      <w:r w:rsidRPr="00584AEA">
        <w:rPr>
          <w:rFonts w:ascii="Arrus" w:hAnsi="Arrus"/>
          <w:sz w:val="22"/>
          <w:szCs w:val="28"/>
          <w:lang w:val="en-GB"/>
        </w:rPr>
        <w:t xml:space="preserve">  All these must be stressed with a proper balance. Without business, there cannot be wealth generation, and without wealth there cannot be charity. </w:t>
      </w:r>
    </w:p>
    <w:p w14:paraId="268B3EAF" w14:textId="77777777" w:rsidR="00270475" w:rsidRPr="00584AEA" w:rsidRDefault="00270475" w:rsidP="00270475">
      <w:pPr>
        <w:jc w:val="both"/>
        <w:rPr>
          <w:rFonts w:ascii="Arrus" w:hAnsi="Arrus"/>
          <w:b/>
          <w:bCs/>
          <w:sz w:val="26"/>
          <w:szCs w:val="36"/>
          <w:lang w:val="en-GB"/>
        </w:rPr>
      </w:pPr>
    </w:p>
    <w:p w14:paraId="268B3EB0" w14:textId="77777777" w:rsidR="00270475" w:rsidRPr="00584AEA" w:rsidRDefault="00270475" w:rsidP="00270475">
      <w:pPr>
        <w:jc w:val="both"/>
        <w:rPr>
          <w:rFonts w:ascii="Arrus" w:hAnsi="Arrus"/>
          <w:b/>
          <w:bCs/>
          <w:sz w:val="26"/>
          <w:szCs w:val="36"/>
          <w:lang w:val="en-GB"/>
        </w:rPr>
      </w:pPr>
      <w:r w:rsidRPr="00584AEA">
        <w:rPr>
          <w:rFonts w:ascii="Arrus" w:hAnsi="Arrus"/>
          <w:b/>
          <w:bCs/>
          <w:sz w:val="26"/>
          <w:szCs w:val="36"/>
          <w:lang w:val="en-GB"/>
        </w:rPr>
        <w:t>Strategy, not sentiments, to prevail</w:t>
      </w:r>
    </w:p>
    <w:p w14:paraId="268B3EB1" w14:textId="77777777" w:rsidR="00270475" w:rsidRPr="00584AEA" w:rsidRDefault="00270475" w:rsidP="00270475">
      <w:pPr>
        <w:jc w:val="both"/>
        <w:rPr>
          <w:rFonts w:ascii="Arrus" w:hAnsi="Arrus"/>
          <w:sz w:val="22"/>
          <w:szCs w:val="28"/>
          <w:lang w:val="en-GB"/>
        </w:rPr>
      </w:pPr>
    </w:p>
    <w:p w14:paraId="268B3EB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Whether Muslim connection of the companies should be highlighted or not, must depend on strategic grounds and not sentimental ones. There are sectors where Muslim sensitivities for Halal products can be publicly used. There are other sectors where Muslim connection should better not be publicized. These days, even non-Muslim conventional banks are utilizing Muslim sensitivities for interest-free finances all over the world. So in principle there should be no hesitation in using the Muslim sensitivities for Halal products, and the products produced by Muslim owned companies. But where this can prove counterproductive, it would be better not to unnecessarily use these sensitivities. </w:t>
      </w:r>
    </w:p>
    <w:p w14:paraId="268B3EB3" w14:textId="77777777" w:rsidR="00270475" w:rsidRPr="00584AEA" w:rsidRDefault="00270475" w:rsidP="00270475">
      <w:pPr>
        <w:ind w:left="360"/>
        <w:jc w:val="both"/>
        <w:rPr>
          <w:rFonts w:ascii="Arrus" w:hAnsi="Arrus"/>
          <w:sz w:val="22"/>
          <w:szCs w:val="28"/>
          <w:lang w:val="en-GB"/>
        </w:rPr>
      </w:pPr>
    </w:p>
    <w:p w14:paraId="268B3EB4" w14:textId="77777777" w:rsidR="00270475" w:rsidRPr="00584AEA" w:rsidRDefault="00270475" w:rsidP="00270475">
      <w:pPr>
        <w:jc w:val="both"/>
        <w:rPr>
          <w:rFonts w:ascii="Arrus" w:hAnsi="Arrus"/>
          <w:b/>
          <w:bCs/>
          <w:sz w:val="26"/>
          <w:szCs w:val="36"/>
          <w:lang w:val="en-GB"/>
        </w:rPr>
      </w:pPr>
      <w:r w:rsidRPr="00584AEA">
        <w:rPr>
          <w:rFonts w:ascii="Arrus" w:hAnsi="Arrus"/>
          <w:b/>
          <w:bCs/>
          <w:sz w:val="26"/>
          <w:szCs w:val="36"/>
          <w:lang w:val="en-GB"/>
        </w:rPr>
        <w:t>Selection of Priority Consumer Industries</w:t>
      </w:r>
    </w:p>
    <w:p w14:paraId="268B3EB5"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The emphasis has to be on the absence of alcohol, pork and cow contents. The following areas have great chances of successes:</w:t>
      </w:r>
    </w:p>
    <w:p w14:paraId="268B3EB6"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 xml:space="preserve">1 Food: Biscuits, Cakes, Butter; </w:t>
      </w:r>
    </w:p>
    <w:p w14:paraId="268B3EB7"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 xml:space="preserve">2. Cold drinks: Fruit juices, milk items; </w:t>
      </w:r>
    </w:p>
    <w:p w14:paraId="268B3EB8"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 xml:space="preserve">3. Mouth care: Toothpastes and brushes; </w:t>
      </w:r>
    </w:p>
    <w:p w14:paraId="268B3EB9"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 xml:space="preserve">4. Skincare; </w:t>
      </w:r>
    </w:p>
    <w:p w14:paraId="268B3EBA"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 xml:space="preserve">5. Cosmetics; </w:t>
      </w:r>
    </w:p>
    <w:p w14:paraId="268B3EBB"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 xml:space="preserve">6. Perfumes and deodorants; </w:t>
      </w:r>
    </w:p>
    <w:p w14:paraId="268B3EBC"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 xml:space="preserve">7. Garments especially Muslim culture items; </w:t>
      </w:r>
    </w:p>
    <w:p w14:paraId="268B3EBD"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8. Shoes;</w:t>
      </w:r>
    </w:p>
    <w:p w14:paraId="268B3EBE"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 xml:space="preserve"> 9. Religious tourism with hotels and tour packages to tourist centres with organization of Islamic and cultural events in peak seasons’ </w:t>
      </w:r>
    </w:p>
    <w:p w14:paraId="268B3EBF"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 xml:space="preserve">10. Hotels and restaurants; </w:t>
      </w:r>
    </w:p>
    <w:p w14:paraId="268B3EC0"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 xml:space="preserve">11. Decorative items with emphasis on Islamic arts and calligraphy; </w:t>
      </w:r>
    </w:p>
    <w:p w14:paraId="268B3EC1"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 xml:space="preserve">12. Finance sector with more Islamic banks and Islamic insurances; </w:t>
      </w:r>
    </w:p>
    <w:p w14:paraId="268B3EC2"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 xml:space="preserve">13. Soaps, detergents; </w:t>
      </w:r>
    </w:p>
    <w:p w14:paraId="268B3EC3"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14 Gifts</w:t>
      </w:r>
    </w:p>
    <w:p w14:paraId="268B3EC4"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15. Printing and paper</w:t>
      </w:r>
    </w:p>
    <w:p w14:paraId="268B3EC5"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 xml:space="preserve">16. Health infrastructure with a chain of advanced but relatively cheaper hospitals; with Muslim doctors of all the country being shareholders </w:t>
      </w:r>
    </w:p>
    <w:p w14:paraId="268B3EC6"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 xml:space="preserve">17. Education with particular emphasis on High School and Intermediate schools and institutes giving professional degrees. </w:t>
      </w:r>
    </w:p>
    <w:p w14:paraId="268B3EC7" w14:textId="77777777" w:rsidR="00270475" w:rsidRPr="00584AEA" w:rsidRDefault="00270475" w:rsidP="00270475">
      <w:pPr>
        <w:jc w:val="both"/>
        <w:rPr>
          <w:rFonts w:ascii="Arrus" w:hAnsi="Arrus"/>
          <w:sz w:val="22"/>
          <w:szCs w:val="28"/>
          <w:lang w:val="en-GB"/>
        </w:rPr>
      </w:pPr>
    </w:p>
    <w:p w14:paraId="268B3EC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There are numerous other areas in which companies can be established. And once Muslim dominated companies start emerging, print and electronic media too will have greater chances of success. </w:t>
      </w:r>
    </w:p>
    <w:p w14:paraId="268B3EC9" w14:textId="77777777" w:rsidR="00270475" w:rsidRPr="00584AEA" w:rsidRDefault="00270475" w:rsidP="00270475">
      <w:pPr>
        <w:jc w:val="both"/>
        <w:rPr>
          <w:rFonts w:ascii="Arrus" w:hAnsi="Arrus"/>
          <w:sz w:val="22"/>
          <w:szCs w:val="28"/>
          <w:lang w:val="en-GB"/>
        </w:rPr>
      </w:pPr>
    </w:p>
    <w:p w14:paraId="268B3ECA" w14:textId="77777777" w:rsidR="00270475" w:rsidRPr="00584AEA" w:rsidRDefault="00270475" w:rsidP="00270475">
      <w:pPr>
        <w:jc w:val="both"/>
        <w:rPr>
          <w:rFonts w:ascii="Arrus" w:hAnsi="Arrus"/>
          <w:b/>
          <w:bCs/>
          <w:sz w:val="26"/>
          <w:szCs w:val="36"/>
          <w:lang w:val="en-GB"/>
        </w:rPr>
      </w:pPr>
      <w:r w:rsidRPr="00584AEA">
        <w:rPr>
          <w:rFonts w:ascii="Arrus" w:hAnsi="Arrus"/>
          <w:b/>
          <w:bCs/>
          <w:sz w:val="26"/>
          <w:szCs w:val="36"/>
          <w:lang w:val="en-GB"/>
        </w:rPr>
        <w:t>Formula of Success</w:t>
      </w:r>
    </w:p>
    <w:p w14:paraId="268B3ECB" w14:textId="77777777" w:rsidR="00270475" w:rsidRPr="00584AEA" w:rsidRDefault="00270475" w:rsidP="00270475">
      <w:pPr>
        <w:jc w:val="both"/>
        <w:rPr>
          <w:rFonts w:ascii="Arrus" w:hAnsi="Arrus"/>
          <w:b/>
          <w:bCs/>
          <w:sz w:val="26"/>
          <w:szCs w:val="36"/>
          <w:lang w:val="en-GB"/>
        </w:rPr>
      </w:pPr>
    </w:p>
    <w:p w14:paraId="268B3ECC" w14:textId="77777777" w:rsidR="00270475" w:rsidRPr="00584AEA" w:rsidRDefault="00270475" w:rsidP="006F4670">
      <w:pPr>
        <w:numPr>
          <w:ilvl w:val="0"/>
          <w:numId w:val="65"/>
        </w:numPr>
        <w:tabs>
          <w:tab w:val="left" w:pos="540"/>
        </w:tabs>
        <w:ind w:left="720" w:hanging="360"/>
        <w:jc w:val="both"/>
        <w:rPr>
          <w:rFonts w:ascii="Arrus" w:hAnsi="Arrus"/>
          <w:sz w:val="22"/>
          <w:szCs w:val="28"/>
          <w:lang w:val="en-GB"/>
        </w:rPr>
      </w:pPr>
      <w:r w:rsidRPr="00584AEA">
        <w:rPr>
          <w:rFonts w:ascii="Arrus" w:hAnsi="Arrus"/>
          <w:sz w:val="22"/>
          <w:szCs w:val="28"/>
          <w:lang w:val="en-GB"/>
        </w:rPr>
        <w:lastRenderedPageBreak/>
        <w:t xml:space="preserve">In each sector, at least a certain portion of shares should be sold to those who are directly or indirectly involved in the production or marketing of the products of that particular sector. For example, if an Apollo type Hospital is established, around 50000 Muslim doctors of the country can be specifically invited to be its shareholders, with the advantage of referring the patients to it given to them. This will ensure the success of the hospital. In case of consumer industries, campaigning should be done to find out potential Muslim depot holders, distributors and wholesalers who should have shares in the companies, as well as the agencies. This will provide them double benefit, and will ensure the success of the companies. </w:t>
      </w:r>
    </w:p>
    <w:p w14:paraId="268B3ECD" w14:textId="77777777" w:rsidR="00270475" w:rsidRPr="00584AEA" w:rsidRDefault="00270475" w:rsidP="006F4670">
      <w:pPr>
        <w:numPr>
          <w:ilvl w:val="0"/>
          <w:numId w:val="65"/>
        </w:numPr>
        <w:tabs>
          <w:tab w:val="left" w:pos="360"/>
        </w:tabs>
        <w:ind w:left="720" w:hanging="360"/>
        <w:jc w:val="both"/>
        <w:rPr>
          <w:rFonts w:ascii="Arrus" w:hAnsi="Arrus"/>
          <w:sz w:val="22"/>
          <w:szCs w:val="28"/>
          <w:lang w:val="en-GB"/>
        </w:rPr>
      </w:pPr>
      <w:r w:rsidRPr="00584AEA">
        <w:rPr>
          <w:rFonts w:ascii="Arrus" w:hAnsi="Arrus"/>
          <w:sz w:val="22"/>
          <w:szCs w:val="28"/>
          <w:lang w:val="en-GB"/>
        </w:rPr>
        <w:t xml:space="preserve">There should be absolutely no restriction on non-Muslims becoming part of the network in any of the ways; they should in fact be encouraged, especially in those sectors where it is important, but the over-all dominance of Muslims and Muslim ownership must be maintained. </w:t>
      </w:r>
    </w:p>
    <w:p w14:paraId="268B3ECE" w14:textId="77777777" w:rsidR="00270475" w:rsidRPr="00584AEA" w:rsidRDefault="00270475" w:rsidP="00270475">
      <w:pPr>
        <w:jc w:val="both"/>
        <w:rPr>
          <w:rFonts w:ascii="Arrus" w:hAnsi="Arrus"/>
          <w:sz w:val="22"/>
          <w:szCs w:val="28"/>
          <w:lang w:val="en-GB"/>
        </w:rPr>
      </w:pPr>
    </w:p>
    <w:p w14:paraId="268B3ECF" w14:textId="77777777" w:rsidR="00270475" w:rsidRPr="00584AEA" w:rsidRDefault="00270475" w:rsidP="00270475">
      <w:pPr>
        <w:jc w:val="both"/>
        <w:rPr>
          <w:rFonts w:ascii="Arrus" w:hAnsi="Arrus"/>
          <w:b/>
          <w:bCs/>
          <w:sz w:val="26"/>
          <w:szCs w:val="36"/>
          <w:lang w:val="en-GB"/>
        </w:rPr>
      </w:pPr>
      <w:r w:rsidRPr="00584AEA">
        <w:rPr>
          <w:rFonts w:ascii="Arrus" w:hAnsi="Arrus"/>
          <w:b/>
          <w:bCs/>
          <w:sz w:val="26"/>
          <w:szCs w:val="36"/>
          <w:lang w:val="en-GB"/>
        </w:rPr>
        <w:t>Flow chart (Business Network to be created)</w:t>
      </w:r>
    </w:p>
    <w:p w14:paraId="268B3ED0" w14:textId="77777777" w:rsidR="00270475" w:rsidRPr="00584AEA" w:rsidRDefault="00270475" w:rsidP="00270475">
      <w:pPr>
        <w:jc w:val="both"/>
        <w:rPr>
          <w:rFonts w:ascii="Arrus" w:hAnsi="Arrus"/>
          <w:sz w:val="22"/>
          <w:szCs w:val="28"/>
          <w:lang w:val="en-GB"/>
        </w:rPr>
      </w:pPr>
    </w:p>
    <w:p w14:paraId="268B3ED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Company </w:t>
      </w:r>
    </w:p>
    <w:p w14:paraId="268B3ED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to </w:t>
      </w:r>
    </w:p>
    <w:p w14:paraId="268B3ED3"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Depots (States or Regions)</w:t>
      </w:r>
    </w:p>
    <w:p w14:paraId="268B3ED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to </w:t>
      </w:r>
    </w:p>
    <w:p w14:paraId="268B3ED5"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Wholesale distributors (Districts and Big Cities)</w:t>
      </w:r>
    </w:p>
    <w:p w14:paraId="268B3ED6"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to </w:t>
      </w:r>
    </w:p>
    <w:p w14:paraId="268B3ED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Departmental Stores (Cities and Towns)</w:t>
      </w:r>
    </w:p>
    <w:p w14:paraId="268B3ED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to </w:t>
      </w:r>
    </w:p>
    <w:p w14:paraId="268B3ED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Shops (Bazars, </w:t>
      </w:r>
      <w:proofErr w:type="spellStart"/>
      <w:r w:rsidRPr="00584AEA">
        <w:rPr>
          <w:rFonts w:ascii="Arrus" w:hAnsi="Arrus"/>
          <w:sz w:val="22"/>
          <w:szCs w:val="28"/>
          <w:lang w:val="en-GB"/>
        </w:rPr>
        <w:t>muhallas</w:t>
      </w:r>
      <w:proofErr w:type="spellEnd"/>
      <w:r w:rsidRPr="00584AEA">
        <w:rPr>
          <w:rFonts w:ascii="Arrus" w:hAnsi="Arrus"/>
          <w:sz w:val="22"/>
          <w:szCs w:val="28"/>
          <w:lang w:val="en-GB"/>
        </w:rPr>
        <w:t>, colonies)</w:t>
      </w:r>
    </w:p>
    <w:p w14:paraId="268B3EDA" w14:textId="77777777" w:rsidR="00270475" w:rsidRPr="00584AEA" w:rsidRDefault="00270475" w:rsidP="00270475">
      <w:pPr>
        <w:jc w:val="both"/>
        <w:rPr>
          <w:rFonts w:ascii="Arrus" w:hAnsi="Arrus"/>
          <w:sz w:val="22"/>
          <w:szCs w:val="28"/>
          <w:lang w:val="en-GB"/>
        </w:rPr>
      </w:pPr>
    </w:p>
    <w:p w14:paraId="268B3EDB" w14:textId="77777777" w:rsidR="00270475" w:rsidRPr="00584AEA" w:rsidRDefault="00270475" w:rsidP="00270475">
      <w:pPr>
        <w:jc w:val="both"/>
        <w:rPr>
          <w:rFonts w:ascii="Arrus" w:hAnsi="Arrus"/>
          <w:b/>
          <w:bCs/>
          <w:sz w:val="30"/>
          <w:szCs w:val="40"/>
          <w:lang w:val="en-GB"/>
        </w:rPr>
      </w:pPr>
      <w:r w:rsidRPr="00584AEA">
        <w:rPr>
          <w:rFonts w:ascii="Arrus" w:hAnsi="Arrus"/>
          <w:b/>
          <w:bCs/>
          <w:sz w:val="30"/>
          <w:szCs w:val="40"/>
          <w:lang w:val="en-GB"/>
        </w:rPr>
        <w:t>Campaigning</w:t>
      </w:r>
    </w:p>
    <w:p w14:paraId="268B3EDC" w14:textId="77777777" w:rsidR="00270475" w:rsidRPr="00584AEA" w:rsidRDefault="00270475" w:rsidP="00270475">
      <w:pPr>
        <w:jc w:val="both"/>
        <w:rPr>
          <w:rFonts w:ascii="Arrus" w:hAnsi="Arrus"/>
          <w:sz w:val="22"/>
          <w:szCs w:val="28"/>
          <w:lang w:val="en-GB"/>
        </w:rPr>
      </w:pPr>
    </w:p>
    <w:p w14:paraId="268B3ED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A Coordinating Body for Economic Rise of Muslims or a Muslim Chamber of Commerce must take the responsibility of campaigning on itself. Meetings should be organized in all the important cities. There should be a separate group for each sector. Each group must involve those who are interested in investing in that sector. This group must do a market research about all the aspects of the production and marketing of its area of items in advance and must be able to give all the details to the invitees. Selection of candidates for depots, distributorship and departmental stores should be done. </w:t>
      </w:r>
    </w:p>
    <w:p w14:paraId="268B3EDE" w14:textId="77777777" w:rsidR="00270475" w:rsidRPr="00584AEA" w:rsidRDefault="00270475" w:rsidP="00270475">
      <w:pPr>
        <w:jc w:val="both"/>
        <w:rPr>
          <w:rFonts w:ascii="Arrus" w:hAnsi="Arrus"/>
          <w:sz w:val="22"/>
          <w:szCs w:val="28"/>
          <w:lang w:val="en-GB"/>
        </w:rPr>
      </w:pPr>
    </w:p>
    <w:p w14:paraId="268B3EDF" w14:textId="77777777" w:rsidR="00270475" w:rsidRPr="00584AEA" w:rsidRDefault="00270475" w:rsidP="00270475">
      <w:pPr>
        <w:jc w:val="both"/>
        <w:rPr>
          <w:rFonts w:ascii="Arrus" w:hAnsi="Arrus"/>
          <w:b/>
          <w:bCs/>
          <w:sz w:val="26"/>
          <w:szCs w:val="36"/>
          <w:lang w:val="en-GB"/>
        </w:rPr>
      </w:pPr>
      <w:r w:rsidRPr="00584AEA">
        <w:rPr>
          <w:rFonts w:ascii="Arrus" w:hAnsi="Arrus"/>
          <w:b/>
          <w:bCs/>
          <w:sz w:val="26"/>
          <w:szCs w:val="36"/>
          <w:lang w:val="en-GB"/>
        </w:rPr>
        <w:lastRenderedPageBreak/>
        <w:t>Partners and investors</w:t>
      </w:r>
    </w:p>
    <w:p w14:paraId="268B3EE0" w14:textId="77777777" w:rsidR="00270475" w:rsidRPr="00584AEA" w:rsidRDefault="00270475" w:rsidP="00270475">
      <w:pPr>
        <w:tabs>
          <w:tab w:val="left" w:pos="90"/>
          <w:tab w:val="left" w:pos="900"/>
        </w:tabs>
        <w:jc w:val="both"/>
        <w:rPr>
          <w:rFonts w:ascii="Arrus" w:hAnsi="Arrus"/>
          <w:b/>
          <w:bCs/>
          <w:sz w:val="26"/>
          <w:szCs w:val="36"/>
          <w:lang w:val="en-GB"/>
        </w:rPr>
      </w:pPr>
    </w:p>
    <w:p w14:paraId="268B3EE1" w14:textId="77777777" w:rsidR="00270475" w:rsidRPr="00584AEA" w:rsidRDefault="00270475" w:rsidP="006F4670">
      <w:pPr>
        <w:numPr>
          <w:ilvl w:val="0"/>
          <w:numId w:val="66"/>
        </w:numPr>
        <w:tabs>
          <w:tab w:val="left" w:pos="90"/>
          <w:tab w:val="left" w:pos="900"/>
        </w:tabs>
        <w:ind w:left="720" w:hanging="360"/>
        <w:jc w:val="both"/>
        <w:rPr>
          <w:rFonts w:ascii="Arrus" w:hAnsi="Arrus"/>
          <w:sz w:val="22"/>
          <w:szCs w:val="28"/>
          <w:lang w:val="en-GB"/>
        </w:rPr>
      </w:pPr>
      <w:r w:rsidRPr="00584AEA">
        <w:rPr>
          <w:rFonts w:ascii="Arrus" w:hAnsi="Arrus"/>
          <w:sz w:val="22"/>
          <w:szCs w:val="28"/>
          <w:lang w:val="en-GB"/>
        </w:rPr>
        <w:t>Investors in India</w:t>
      </w:r>
    </w:p>
    <w:p w14:paraId="268B3EE2" w14:textId="77777777" w:rsidR="00270475" w:rsidRPr="00584AEA" w:rsidRDefault="00270475" w:rsidP="006F4670">
      <w:pPr>
        <w:numPr>
          <w:ilvl w:val="0"/>
          <w:numId w:val="67"/>
        </w:numPr>
        <w:tabs>
          <w:tab w:val="left" w:pos="90"/>
          <w:tab w:val="left" w:pos="900"/>
        </w:tabs>
        <w:ind w:left="720" w:hanging="360"/>
        <w:jc w:val="both"/>
        <w:rPr>
          <w:rFonts w:ascii="Arrus" w:hAnsi="Arrus"/>
          <w:sz w:val="22"/>
          <w:szCs w:val="28"/>
          <w:lang w:val="en-GB"/>
        </w:rPr>
      </w:pPr>
      <w:r w:rsidRPr="00584AEA">
        <w:rPr>
          <w:rFonts w:ascii="Arrus" w:hAnsi="Arrus"/>
          <w:sz w:val="22"/>
          <w:szCs w:val="28"/>
          <w:lang w:val="en-GB"/>
        </w:rPr>
        <w:t>Investors from Muslim world</w:t>
      </w:r>
    </w:p>
    <w:p w14:paraId="268B3EE3" w14:textId="77777777" w:rsidR="00270475" w:rsidRPr="00584AEA" w:rsidRDefault="00270475" w:rsidP="006F4670">
      <w:pPr>
        <w:numPr>
          <w:ilvl w:val="0"/>
          <w:numId w:val="67"/>
        </w:numPr>
        <w:tabs>
          <w:tab w:val="left" w:pos="90"/>
          <w:tab w:val="left" w:pos="900"/>
        </w:tabs>
        <w:ind w:left="720" w:hanging="360"/>
        <w:jc w:val="both"/>
        <w:rPr>
          <w:rFonts w:ascii="Arrus" w:hAnsi="Arrus"/>
          <w:sz w:val="22"/>
          <w:szCs w:val="28"/>
          <w:lang w:val="en-GB"/>
        </w:rPr>
      </w:pPr>
      <w:r w:rsidRPr="00584AEA">
        <w:rPr>
          <w:rFonts w:ascii="Arrus" w:hAnsi="Arrus"/>
          <w:sz w:val="22"/>
          <w:szCs w:val="28"/>
          <w:lang w:val="en-GB"/>
        </w:rPr>
        <w:t>Investors from among NRIs</w:t>
      </w:r>
    </w:p>
    <w:p w14:paraId="268B3EE4" w14:textId="77777777" w:rsidR="00270475" w:rsidRPr="00584AEA" w:rsidRDefault="00270475" w:rsidP="006F4670">
      <w:pPr>
        <w:numPr>
          <w:ilvl w:val="0"/>
          <w:numId w:val="67"/>
        </w:numPr>
        <w:tabs>
          <w:tab w:val="left" w:pos="90"/>
          <w:tab w:val="left" w:pos="900"/>
        </w:tabs>
        <w:ind w:left="720" w:hanging="360"/>
        <w:jc w:val="both"/>
        <w:rPr>
          <w:rFonts w:ascii="Arrus" w:hAnsi="Arrus"/>
          <w:sz w:val="22"/>
          <w:szCs w:val="28"/>
          <w:lang w:val="en-GB"/>
        </w:rPr>
      </w:pPr>
      <w:r w:rsidRPr="00584AEA">
        <w:rPr>
          <w:rFonts w:ascii="Arrus" w:hAnsi="Arrus"/>
          <w:sz w:val="22"/>
          <w:szCs w:val="28"/>
          <w:lang w:val="en-GB"/>
        </w:rPr>
        <w:t>Islamic Banks and Financial institutions</w:t>
      </w:r>
    </w:p>
    <w:p w14:paraId="268B3EE5" w14:textId="77777777" w:rsidR="00270475" w:rsidRPr="00584AEA" w:rsidRDefault="00270475" w:rsidP="006F4670">
      <w:pPr>
        <w:numPr>
          <w:ilvl w:val="0"/>
          <w:numId w:val="67"/>
        </w:numPr>
        <w:tabs>
          <w:tab w:val="left" w:pos="90"/>
          <w:tab w:val="left" w:pos="900"/>
        </w:tabs>
        <w:ind w:left="720" w:hanging="360"/>
        <w:jc w:val="both"/>
        <w:rPr>
          <w:rFonts w:ascii="Arrus" w:hAnsi="Arrus"/>
          <w:sz w:val="22"/>
          <w:szCs w:val="28"/>
          <w:lang w:val="en-GB"/>
        </w:rPr>
      </w:pPr>
      <w:r w:rsidRPr="00584AEA">
        <w:rPr>
          <w:rFonts w:ascii="Arrus" w:hAnsi="Arrus"/>
          <w:sz w:val="22"/>
          <w:szCs w:val="28"/>
          <w:lang w:val="en-GB"/>
        </w:rPr>
        <w:t>Indian government and financial institutions</w:t>
      </w:r>
    </w:p>
    <w:p w14:paraId="268B3EE6" w14:textId="77777777" w:rsidR="00270475" w:rsidRPr="00584AEA" w:rsidRDefault="00270475" w:rsidP="006F4670">
      <w:pPr>
        <w:numPr>
          <w:ilvl w:val="0"/>
          <w:numId w:val="67"/>
        </w:numPr>
        <w:tabs>
          <w:tab w:val="left" w:pos="90"/>
          <w:tab w:val="left" w:pos="900"/>
        </w:tabs>
        <w:ind w:left="720" w:hanging="360"/>
        <w:jc w:val="both"/>
        <w:rPr>
          <w:rFonts w:ascii="Arrus" w:hAnsi="Arrus"/>
          <w:sz w:val="22"/>
          <w:szCs w:val="28"/>
          <w:lang w:val="en-GB"/>
        </w:rPr>
      </w:pPr>
      <w:r w:rsidRPr="00584AEA">
        <w:rPr>
          <w:rFonts w:ascii="Arrus" w:hAnsi="Arrus"/>
          <w:sz w:val="22"/>
          <w:szCs w:val="28"/>
          <w:lang w:val="en-GB"/>
        </w:rPr>
        <w:t>Muslim countries -- governments and financial institutions</w:t>
      </w:r>
    </w:p>
    <w:p w14:paraId="268B3EE7" w14:textId="77777777" w:rsidR="00270475" w:rsidRPr="00584AEA" w:rsidRDefault="00270475" w:rsidP="006F4670">
      <w:pPr>
        <w:numPr>
          <w:ilvl w:val="0"/>
          <w:numId w:val="67"/>
        </w:numPr>
        <w:tabs>
          <w:tab w:val="left" w:pos="90"/>
          <w:tab w:val="left" w:pos="900"/>
        </w:tabs>
        <w:ind w:left="720" w:hanging="360"/>
        <w:jc w:val="both"/>
        <w:rPr>
          <w:rFonts w:ascii="Arrus" w:hAnsi="Arrus"/>
          <w:sz w:val="22"/>
          <w:szCs w:val="28"/>
          <w:lang w:val="en-GB"/>
        </w:rPr>
      </w:pPr>
      <w:r w:rsidRPr="00584AEA">
        <w:rPr>
          <w:rFonts w:ascii="Arrus" w:hAnsi="Arrus"/>
          <w:sz w:val="22"/>
          <w:szCs w:val="28"/>
          <w:lang w:val="en-GB"/>
        </w:rPr>
        <w:t>Development of Muslim Stock Exchange in India</w:t>
      </w:r>
    </w:p>
    <w:p w14:paraId="268B3EE8" w14:textId="77777777" w:rsidR="00270475" w:rsidRPr="00584AEA" w:rsidRDefault="00270475" w:rsidP="00270475">
      <w:pPr>
        <w:jc w:val="both"/>
        <w:rPr>
          <w:rFonts w:ascii="Arrus" w:hAnsi="Arrus"/>
          <w:sz w:val="22"/>
          <w:szCs w:val="28"/>
          <w:lang w:val="en-GB"/>
        </w:rPr>
      </w:pPr>
    </w:p>
    <w:p w14:paraId="268B3EE9" w14:textId="77777777" w:rsidR="00270475" w:rsidRPr="00584AEA" w:rsidRDefault="00270475" w:rsidP="00270475">
      <w:pPr>
        <w:spacing w:before="150"/>
        <w:jc w:val="both"/>
        <w:rPr>
          <w:rFonts w:ascii="Arrus" w:hAnsi="Arrus" w:cs="Arial Narrow"/>
          <w:b/>
          <w:bCs/>
          <w:sz w:val="26"/>
          <w:szCs w:val="36"/>
          <w:lang w:val="en-GB"/>
        </w:rPr>
      </w:pPr>
      <w:r w:rsidRPr="00584AEA">
        <w:rPr>
          <w:rFonts w:ascii="Arrus" w:hAnsi="Arrus" w:cs="Arial Narrow"/>
          <w:b/>
          <w:bCs/>
          <w:sz w:val="26"/>
          <w:szCs w:val="36"/>
          <w:lang w:val="en-GB"/>
        </w:rPr>
        <w:t>The industrial sectors to start with</w:t>
      </w:r>
    </w:p>
    <w:p w14:paraId="268B3EEA"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The following areas have great chances of successes: The emphasis has to be on the absence of alcohol, pork and cow contents.</w:t>
      </w:r>
    </w:p>
    <w:p w14:paraId="268B3EEB"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1 Food : Biscuits, Cakes,  Butter; 2. Cold drinks: Fruit juices, milk items; 3. Mouth care: Toothpastes and brushes; 4. Skincare; 5. Cosmetics; 6. Perfumes and deodorants; 7. Garments especially Muslim culture items; 8. Shoes; 9. Religious tourism with hotels and tour packages to tourist centres with organization of Islamic and cultural events in peak seasons’ 10. Hotels and restaurants; 11. Decorative items with emphasis on Islamic arts and calligraphy; 12. Finance sector with more Islamic banks and Islamic insurances; 13. Soaps, detergents; 14 Gifts</w:t>
      </w:r>
    </w:p>
    <w:p w14:paraId="268B3EEC" w14:textId="77777777" w:rsidR="00270475" w:rsidRPr="00584AEA" w:rsidRDefault="00270475" w:rsidP="00270475">
      <w:pPr>
        <w:tabs>
          <w:tab w:val="left" w:pos="1886"/>
        </w:tabs>
        <w:spacing w:before="150"/>
        <w:jc w:val="both"/>
        <w:rPr>
          <w:rFonts w:ascii="Arrus" w:hAnsi="Arrus"/>
          <w:b/>
          <w:bCs/>
          <w:sz w:val="26"/>
          <w:szCs w:val="36"/>
          <w:lang w:val="en-GB"/>
        </w:rPr>
      </w:pPr>
      <w:r w:rsidRPr="00584AEA">
        <w:rPr>
          <w:rFonts w:ascii="Arrus" w:hAnsi="Arrus"/>
          <w:b/>
          <w:bCs/>
          <w:sz w:val="26"/>
          <w:szCs w:val="36"/>
          <w:lang w:val="en-GB"/>
        </w:rPr>
        <w:t>Impact</w:t>
      </w:r>
      <w:r w:rsidRPr="00584AEA">
        <w:rPr>
          <w:rFonts w:ascii="Arrus" w:hAnsi="Arrus"/>
          <w:b/>
          <w:bCs/>
          <w:sz w:val="26"/>
          <w:szCs w:val="36"/>
          <w:lang w:val="en-GB"/>
        </w:rPr>
        <w:tab/>
      </w:r>
    </w:p>
    <w:p w14:paraId="268B3EED" w14:textId="77777777" w:rsidR="00270475" w:rsidRPr="00584AEA" w:rsidRDefault="00270475" w:rsidP="00270475">
      <w:pPr>
        <w:tabs>
          <w:tab w:val="left" w:pos="1886"/>
        </w:tabs>
        <w:spacing w:before="150"/>
        <w:jc w:val="both"/>
        <w:rPr>
          <w:rFonts w:ascii="Arrus" w:hAnsi="Arrus"/>
          <w:b/>
          <w:bCs/>
          <w:sz w:val="26"/>
          <w:szCs w:val="36"/>
          <w:lang w:val="en-GB"/>
        </w:rPr>
      </w:pPr>
    </w:p>
    <w:p w14:paraId="268B3EEE" w14:textId="77777777" w:rsidR="00270475" w:rsidRPr="00584AEA" w:rsidRDefault="00270475" w:rsidP="00270475">
      <w:pPr>
        <w:tabs>
          <w:tab w:val="left" w:pos="0"/>
        </w:tabs>
        <w:spacing w:before="150"/>
        <w:ind w:left="540" w:hanging="540"/>
        <w:jc w:val="both"/>
        <w:rPr>
          <w:rFonts w:ascii="Arrus" w:hAnsi="Arrus"/>
          <w:b/>
          <w:bCs/>
          <w:sz w:val="22"/>
          <w:szCs w:val="28"/>
          <w:lang w:val="en-GB"/>
        </w:rPr>
      </w:pPr>
      <w:r w:rsidRPr="00584AEA">
        <w:rPr>
          <w:rFonts w:ascii="Arrus" w:hAnsi="Arrus"/>
          <w:b/>
          <w:bCs/>
          <w:sz w:val="22"/>
          <w:szCs w:val="28"/>
          <w:lang w:val="en-GB"/>
        </w:rPr>
        <w:t>1-</w:t>
      </w:r>
      <w:r w:rsidRPr="00584AEA">
        <w:rPr>
          <w:rFonts w:ascii="Arrus" w:hAnsi="Arrus"/>
          <w:b/>
          <w:bCs/>
          <w:sz w:val="22"/>
          <w:szCs w:val="28"/>
          <w:lang w:val="en-GB"/>
        </w:rPr>
        <w:tab/>
        <w:t>Better economic condition of Muslims with greater opportunities of employment;</w:t>
      </w:r>
    </w:p>
    <w:p w14:paraId="268B3EEF" w14:textId="77777777" w:rsidR="00270475" w:rsidRPr="00584AEA" w:rsidRDefault="00270475" w:rsidP="00270475">
      <w:pPr>
        <w:tabs>
          <w:tab w:val="left" w:pos="0"/>
        </w:tabs>
        <w:spacing w:before="150"/>
        <w:ind w:left="540" w:hanging="540"/>
        <w:jc w:val="both"/>
        <w:rPr>
          <w:rFonts w:ascii="Arrus" w:hAnsi="Arrus"/>
          <w:b/>
          <w:bCs/>
          <w:sz w:val="22"/>
          <w:szCs w:val="28"/>
          <w:lang w:val="en-GB"/>
        </w:rPr>
      </w:pPr>
      <w:r w:rsidRPr="00584AEA">
        <w:rPr>
          <w:rFonts w:ascii="Arrus" w:hAnsi="Arrus"/>
          <w:b/>
          <w:bCs/>
          <w:sz w:val="22"/>
          <w:szCs w:val="28"/>
          <w:lang w:val="en-GB"/>
        </w:rPr>
        <w:t>2-</w:t>
      </w:r>
      <w:r w:rsidRPr="00584AEA">
        <w:rPr>
          <w:rFonts w:ascii="Arrus" w:hAnsi="Arrus"/>
          <w:b/>
          <w:bCs/>
          <w:sz w:val="22"/>
          <w:szCs w:val="28"/>
          <w:lang w:val="en-GB"/>
        </w:rPr>
        <w:tab/>
        <w:t>Greater opportunities for trading as more Muslims will have agencies and wholesale deals;</w:t>
      </w:r>
    </w:p>
    <w:p w14:paraId="268B3EF0" w14:textId="77777777" w:rsidR="00270475" w:rsidRPr="00584AEA" w:rsidRDefault="00270475" w:rsidP="00270475">
      <w:pPr>
        <w:tabs>
          <w:tab w:val="left" w:pos="0"/>
        </w:tabs>
        <w:spacing w:before="150"/>
        <w:ind w:left="540" w:hanging="540"/>
        <w:jc w:val="both"/>
        <w:rPr>
          <w:rFonts w:ascii="Arrus" w:hAnsi="Arrus"/>
          <w:b/>
          <w:bCs/>
          <w:sz w:val="22"/>
          <w:szCs w:val="28"/>
          <w:lang w:val="en-GB"/>
        </w:rPr>
      </w:pPr>
      <w:r w:rsidRPr="00584AEA">
        <w:rPr>
          <w:rFonts w:ascii="Arrus" w:hAnsi="Arrus"/>
          <w:b/>
          <w:bCs/>
          <w:sz w:val="22"/>
          <w:szCs w:val="28"/>
          <w:lang w:val="en-GB"/>
        </w:rPr>
        <w:t>3-</w:t>
      </w:r>
      <w:r w:rsidRPr="00584AEA">
        <w:rPr>
          <w:rFonts w:ascii="Arrus" w:hAnsi="Arrus"/>
          <w:b/>
          <w:bCs/>
          <w:sz w:val="22"/>
          <w:szCs w:val="28"/>
          <w:lang w:val="en-GB"/>
        </w:rPr>
        <w:tab/>
        <w:t>Bigger say in country’s affairs, as say 50 corporate giants will have a much bigger impact on national policies;</w:t>
      </w:r>
    </w:p>
    <w:p w14:paraId="268B3EF1" w14:textId="77777777" w:rsidR="00270475" w:rsidRPr="00584AEA" w:rsidRDefault="00270475" w:rsidP="00270475">
      <w:pPr>
        <w:tabs>
          <w:tab w:val="left" w:pos="0"/>
        </w:tabs>
        <w:spacing w:before="150"/>
        <w:ind w:left="540" w:hanging="540"/>
        <w:jc w:val="both"/>
        <w:rPr>
          <w:rFonts w:ascii="Arrus" w:hAnsi="Arrus"/>
          <w:b/>
          <w:bCs/>
          <w:sz w:val="22"/>
          <w:szCs w:val="28"/>
          <w:lang w:val="en-GB"/>
        </w:rPr>
      </w:pPr>
      <w:r w:rsidRPr="00584AEA">
        <w:rPr>
          <w:rFonts w:ascii="Arrus" w:hAnsi="Arrus"/>
          <w:b/>
          <w:bCs/>
          <w:sz w:val="22"/>
          <w:szCs w:val="28"/>
          <w:lang w:val="en-GB"/>
        </w:rPr>
        <w:t>4-</w:t>
      </w:r>
      <w:r w:rsidRPr="00584AEA">
        <w:rPr>
          <w:rFonts w:ascii="Arrus" w:hAnsi="Arrus"/>
          <w:b/>
          <w:bCs/>
          <w:sz w:val="22"/>
          <w:szCs w:val="28"/>
          <w:lang w:val="en-GB"/>
        </w:rPr>
        <w:tab/>
        <w:t>Big high quality schools, professional colleges and institutes will emerge, leading to increase in the number of high educated Muslims.</w:t>
      </w:r>
    </w:p>
    <w:p w14:paraId="268B3EF2" w14:textId="77777777" w:rsidR="00270475" w:rsidRPr="00584AEA" w:rsidRDefault="00270475" w:rsidP="00270475">
      <w:pPr>
        <w:tabs>
          <w:tab w:val="left" w:pos="0"/>
        </w:tabs>
        <w:spacing w:before="150"/>
        <w:ind w:left="540" w:hanging="540"/>
        <w:jc w:val="both"/>
        <w:rPr>
          <w:rFonts w:ascii="Arrus" w:hAnsi="Arrus"/>
          <w:b/>
          <w:bCs/>
          <w:sz w:val="22"/>
          <w:szCs w:val="28"/>
          <w:lang w:val="en-GB"/>
        </w:rPr>
      </w:pPr>
      <w:r w:rsidRPr="00584AEA">
        <w:rPr>
          <w:rFonts w:ascii="Arrus" w:hAnsi="Arrus"/>
          <w:b/>
          <w:bCs/>
          <w:sz w:val="22"/>
          <w:szCs w:val="28"/>
          <w:lang w:val="en-GB"/>
        </w:rPr>
        <w:t>5-</w:t>
      </w:r>
      <w:r w:rsidRPr="00584AEA">
        <w:rPr>
          <w:rFonts w:ascii="Arrus" w:hAnsi="Arrus"/>
          <w:b/>
          <w:bCs/>
          <w:sz w:val="22"/>
          <w:szCs w:val="28"/>
          <w:lang w:val="en-GB"/>
        </w:rPr>
        <w:tab/>
        <w:t>With support of big corporate sector, Muslim media will become stronger and effective;</w:t>
      </w:r>
    </w:p>
    <w:p w14:paraId="268B3EF3" w14:textId="77777777" w:rsidR="00270475" w:rsidRPr="00584AEA" w:rsidRDefault="00270475" w:rsidP="00270475">
      <w:pPr>
        <w:tabs>
          <w:tab w:val="left" w:pos="0"/>
        </w:tabs>
        <w:spacing w:before="150"/>
        <w:ind w:left="540" w:hanging="540"/>
        <w:jc w:val="both"/>
        <w:rPr>
          <w:rFonts w:ascii="Arrus" w:hAnsi="Arrus"/>
          <w:b/>
          <w:bCs/>
          <w:sz w:val="22"/>
          <w:szCs w:val="28"/>
          <w:lang w:val="en-GB"/>
        </w:rPr>
      </w:pPr>
      <w:r w:rsidRPr="00584AEA">
        <w:rPr>
          <w:rFonts w:ascii="Arrus" w:hAnsi="Arrus"/>
          <w:b/>
          <w:bCs/>
          <w:sz w:val="22"/>
          <w:szCs w:val="28"/>
          <w:lang w:val="en-GB"/>
        </w:rPr>
        <w:t>6-</w:t>
      </w:r>
      <w:r w:rsidRPr="00584AEA">
        <w:rPr>
          <w:rFonts w:ascii="Arrus" w:hAnsi="Arrus"/>
          <w:b/>
          <w:bCs/>
          <w:sz w:val="22"/>
          <w:szCs w:val="28"/>
          <w:lang w:val="en-GB"/>
        </w:rPr>
        <w:tab/>
        <w:t>Greater chances of Muslims becoming a major political force;</w:t>
      </w:r>
    </w:p>
    <w:p w14:paraId="268B3EF4" w14:textId="77777777" w:rsidR="00270475" w:rsidRPr="00584AEA" w:rsidRDefault="00270475" w:rsidP="00270475">
      <w:pPr>
        <w:tabs>
          <w:tab w:val="left" w:pos="0"/>
        </w:tabs>
        <w:spacing w:before="150"/>
        <w:ind w:left="540" w:hanging="540"/>
        <w:jc w:val="both"/>
        <w:rPr>
          <w:rFonts w:ascii="Arrus" w:hAnsi="Arrus"/>
          <w:b/>
          <w:bCs/>
          <w:sz w:val="22"/>
          <w:szCs w:val="28"/>
          <w:lang w:val="en-GB"/>
        </w:rPr>
      </w:pPr>
      <w:r w:rsidRPr="00584AEA">
        <w:rPr>
          <w:rFonts w:ascii="Arrus" w:hAnsi="Arrus"/>
          <w:b/>
          <w:bCs/>
          <w:sz w:val="22"/>
          <w:szCs w:val="28"/>
          <w:lang w:val="en-GB"/>
        </w:rPr>
        <w:lastRenderedPageBreak/>
        <w:t>7-</w:t>
      </w:r>
      <w:r w:rsidRPr="00584AEA">
        <w:rPr>
          <w:rFonts w:ascii="Arrus" w:hAnsi="Arrus"/>
          <w:b/>
          <w:bCs/>
          <w:sz w:val="22"/>
          <w:szCs w:val="28"/>
          <w:lang w:val="en-GB"/>
        </w:rPr>
        <w:tab/>
        <w:t>With the full-fledged campaign for developing an economic alliance of India with Muslim countries, communal situation in the country will improve.</w:t>
      </w:r>
    </w:p>
    <w:p w14:paraId="268B3EF5" w14:textId="77777777" w:rsidR="00270475" w:rsidRPr="00584AEA" w:rsidRDefault="00270475" w:rsidP="00270475">
      <w:pPr>
        <w:tabs>
          <w:tab w:val="left" w:pos="0"/>
        </w:tabs>
        <w:spacing w:before="150"/>
        <w:ind w:left="540" w:hanging="540"/>
        <w:jc w:val="both"/>
        <w:rPr>
          <w:rFonts w:ascii="Arrus" w:hAnsi="Arrus"/>
          <w:b/>
          <w:bCs/>
          <w:sz w:val="22"/>
          <w:szCs w:val="28"/>
          <w:lang w:val="en-GB"/>
        </w:rPr>
      </w:pPr>
      <w:r w:rsidRPr="00584AEA">
        <w:rPr>
          <w:rFonts w:ascii="Arrus" w:hAnsi="Arrus"/>
          <w:b/>
          <w:bCs/>
          <w:sz w:val="22"/>
          <w:szCs w:val="28"/>
          <w:lang w:val="en-GB"/>
        </w:rPr>
        <w:t>8-</w:t>
      </w:r>
      <w:r w:rsidRPr="00584AEA">
        <w:rPr>
          <w:rFonts w:ascii="Arrus" w:hAnsi="Arrus"/>
          <w:b/>
          <w:bCs/>
          <w:sz w:val="22"/>
          <w:szCs w:val="28"/>
          <w:lang w:val="en-GB"/>
        </w:rPr>
        <w:tab/>
        <w:t>With a strong presence in Corporate India, it will be easier to campaign against commercialization of evils (Haram practices) like gambling, betting, sex, alcohol, drugs, smoking, abortions, etc.</w:t>
      </w:r>
    </w:p>
    <w:p w14:paraId="268B3EF6" w14:textId="77777777" w:rsidR="00270475" w:rsidRPr="00584AEA" w:rsidRDefault="00270475" w:rsidP="00270475">
      <w:pPr>
        <w:tabs>
          <w:tab w:val="left" w:pos="0"/>
        </w:tabs>
        <w:spacing w:before="150"/>
        <w:ind w:left="540" w:hanging="540"/>
        <w:jc w:val="both"/>
        <w:rPr>
          <w:rFonts w:ascii="Arrus" w:hAnsi="Arrus"/>
          <w:b/>
          <w:bCs/>
          <w:sz w:val="22"/>
          <w:szCs w:val="28"/>
          <w:lang w:val="en-GB"/>
        </w:rPr>
      </w:pPr>
      <w:r w:rsidRPr="00584AEA">
        <w:rPr>
          <w:rFonts w:ascii="Arrus" w:hAnsi="Arrus"/>
          <w:b/>
          <w:bCs/>
          <w:sz w:val="22"/>
          <w:szCs w:val="28"/>
          <w:lang w:val="en-GB"/>
        </w:rPr>
        <w:t>9-</w:t>
      </w:r>
      <w:r w:rsidRPr="00584AEA">
        <w:rPr>
          <w:rFonts w:ascii="Arrus" w:hAnsi="Arrus"/>
          <w:b/>
          <w:bCs/>
          <w:sz w:val="22"/>
          <w:szCs w:val="28"/>
          <w:lang w:val="en-GB"/>
        </w:rPr>
        <w:tab/>
        <w:t>More funds will be available for Muslim NGOs, which can be used to run Islamically correct campaigns to make the world cleaner, healthier and more peaceful.</w:t>
      </w:r>
    </w:p>
    <w:p w14:paraId="268B3EF7" w14:textId="77777777" w:rsidR="00270475" w:rsidRPr="00584AEA" w:rsidRDefault="00270475" w:rsidP="00270475">
      <w:pPr>
        <w:tabs>
          <w:tab w:val="left" w:pos="0"/>
        </w:tabs>
        <w:spacing w:before="150"/>
        <w:ind w:left="540" w:hanging="540"/>
        <w:jc w:val="both"/>
        <w:rPr>
          <w:rFonts w:ascii="Arrus" w:hAnsi="Arrus"/>
          <w:b/>
          <w:bCs/>
          <w:sz w:val="22"/>
          <w:szCs w:val="28"/>
          <w:lang w:val="en-GB"/>
        </w:rPr>
      </w:pPr>
      <w:r w:rsidRPr="00584AEA">
        <w:rPr>
          <w:rFonts w:ascii="Arrus" w:hAnsi="Arrus"/>
          <w:b/>
          <w:bCs/>
          <w:sz w:val="22"/>
          <w:szCs w:val="28"/>
          <w:lang w:val="en-GB"/>
        </w:rPr>
        <w:t>10-</w:t>
      </w:r>
      <w:r w:rsidRPr="00584AEA">
        <w:rPr>
          <w:rFonts w:ascii="Arrus" w:hAnsi="Arrus"/>
          <w:b/>
          <w:bCs/>
          <w:sz w:val="22"/>
          <w:szCs w:val="28"/>
          <w:lang w:val="en-GB"/>
        </w:rPr>
        <w:tab/>
        <w:t xml:space="preserve">Muslims corporates can set an ideal example how the corporate world should work, giving more emphasis on providing goods and services at a relatively cheaper rates, giving a better share to employees and safeguarding the interests of small shareholders. </w:t>
      </w:r>
    </w:p>
    <w:p w14:paraId="268B3EF8" w14:textId="77777777" w:rsidR="00270475" w:rsidRPr="00584AEA" w:rsidRDefault="00270475" w:rsidP="00270475">
      <w:pPr>
        <w:tabs>
          <w:tab w:val="left" w:pos="0"/>
        </w:tabs>
        <w:ind w:left="540" w:hanging="540"/>
        <w:rPr>
          <w:sz w:val="28"/>
          <w:szCs w:val="28"/>
        </w:rPr>
      </w:pPr>
    </w:p>
    <w:p w14:paraId="268B3EF9" w14:textId="77777777" w:rsidR="00270475" w:rsidRPr="00584AEA" w:rsidRDefault="00270475" w:rsidP="00270475">
      <w:pPr>
        <w:spacing w:before="150"/>
        <w:jc w:val="both"/>
        <w:rPr>
          <w:rFonts w:ascii="Arrus" w:hAnsi="Arrus" w:cs="Arial Narrow"/>
          <w:b/>
          <w:bCs/>
          <w:sz w:val="20"/>
          <w:lang w:val="en-GB"/>
        </w:rPr>
      </w:pPr>
    </w:p>
    <w:p w14:paraId="268B3EFA" w14:textId="77777777" w:rsidR="00270475" w:rsidRPr="00584AEA" w:rsidRDefault="00270475" w:rsidP="00270475">
      <w:pPr>
        <w:jc w:val="both"/>
        <w:rPr>
          <w:rFonts w:ascii="Arrus" w:hAnsi="Arrus" w:cs="Verdana,Bold"/>
          <w:b/>
          <w:bCs/>
          <w:sz w:val="46"/>
          <w:szCs w:val="50"/>
          <w:lang w:val="en-GB"/>
        </w:rPr>
      </w:pPr>
    </w:p>
    <w:p w14:paraId="268B3EFB" w14:textId="77777777" w:rsidR="00270475" w:rsidRPr="00584AEA" w:rsidRDefault="00270475" w:rsidP="00270475">
      <w:pPr>
        <w:jc w:val="both"/>
        <w:rPr>
          <w:rFonts w:ascii="Arrus" w:hAnsi="Arrus" w:cs="Verdana,Bold"/>
          <w:b/>
          <w:bCs/>
          <w:sz w:val="46"/>
          <w:szCs w:val="50"/>
          <w:lang w:val="en-GB"/>
        </w:rPr>
      </w:pPr>
      <w:r w:rsidRPr="00584AEA">
        <w:rPr>
          <w:rFonts w:ascii="Arrus" w:hAnsi="Arrus" w:cs="Verdana,Bold"/>
          <w:b/>
          <w:bCs/>
          <w:sz w:val="46"/>
          <w:szCs w:val="50"/>
          <w:lang w:val="en-GB"/>
        </w:rPr>
        <w:t>15- Management of Awqaf Properties</w:t>
      </w:r>
    </w:p>
    <w:p w14:paraId="268B3EFC" w14:textId="77777777" w:rsidR="00270475" w:rsidRPr="00584AEA" w:rsidRDefault="00270475" w:rsidP="00270475">
      <w:pPr>
        <w:jc w:val="both"/>
        <w:rPr>
          <w:rFonts w:ascii="Arrus" w:hAnsi="Arrus" w:cs="Verdana,Bold"/>
          <w:b/>
          <w:bCs/>
          <w:sz w:val="28"/>
          <w:szCs w:val="32"/>
          <w:lang w:val="en-GB"/>
        </w:rPr>
      </w:pPr>
    </w:p>
    <w:p w14:paraId="268B3EFD" w14:textId="77777777" w:rsidR="00270475" w:rsidRPr="00584AEA" w:rsidRDefault="00270475" w:rsidP="00270475">
      <w:pPr>
        <w:spacing w:before="150"/>
        <w:ind w:firstLine="720"/>
        <w:jc w:val="both"/>
        <w:rPr>
          <w:rFonts w:ascii="Arrus" w:hAnsi="Arrus"/>
          <w:sz w:val="22"/>
          <w:szCs w:val="28"/>
          <w:lang w:val="en-GB"/>
        </w:rPr>
      </w:pPr>
      <w:r w:rsidRPr="00584AEA">
        <w:rPr>
          <w:rFonts w:ascii="Arrus" w:hAnsi="Arrus"/>
          <w:sz w:val="22"/>
          <w:szCs w:val="28"/>
          <w:lang w:val="en-GB"/>
        </w:rPr>
        <w:t xml:space="preserve">Waqf is an inalienable religious endowment in Islamic law, typically denoting a building or plot of land for Muslim religious or charitable purposes. The donated assets are held by a charitable trust. The grant is known as </w:t>
      </w:r>
      <w:proofErr w:type="spellStart"/>
      <w:r w:rsidRPr="00584AEA">
        <w:rPr>
          <w:rFonts w:ascii="Arrus" w:hAnsi="Arrus"/>
          <w:i/>
          <w:sz w:val="22"/>
          <w:szCs w:val="28"/>
          <w:lang w:val="en-GB"/>
        </w:rPr>
        <w:t>mushrut</w:t>
      </w:r>
      <w:proofErr w:type="spellEnd"/>
      <w:r w:rsidRPr="00584AEA">
        <w:rPr>
          <w:rFonts w:ascii="Arrus" w:hAnsi="Arrus"/>
          <w:i/>
          <w:sz w:val="22"/>
          <w:szCs w:val="28"/>
          <w:lang w:val="en-GB"/>
        </w:rPr>
        <w:t>-ul-</w:t>
      </w:r>
      <w:proofErr w:type="spellStart"/>
      <w:r w:rsidRPr="00584AEA">
        <w:rPr>
          <w:rFonts w:ascii="Arrus" w:hAnsi="Arrus"/>
          <w:i/>
          <w:sz w:val="22"/>
          <w:szCs w:val="28"/>
          <w:lang w:val="en-GB"/>
        </w:rPr>
        <w:t>khidmat</w:t>
      </w:r>
      <w:proofErr w:type="spellEnd"/>
      <w:r w:rsidRPr="00584AEA">
        <w:rPr>
          <w:rFonts w:ascii="Arrus" w:hAnsi="Arrus"/>
          <w:sz w:val="22"/>
          <w:szCs w:val="28"/>
          <w:lang w:val="en-GB"/>
        </w:rPr>
        <w:t xml:space="preserve">, while a person making such dedication is known as </w:t>
      </w:r>
      <w:r w:rsidRPr="00584AEA">
        <w:rPr>
          <w:rFonts w:ascii="Arrus" w:hAnsi="Arrus"/>
          <w:i/>
          <w:sz w:val="22"/>
          <w:szCs w:val="28"/>
          <w:lang w:val="en-GB"/>
        </w:rPr>
        <w:t>waqif.</w:t>
      </w:r>
      <w:r w:rsidRPr="00584AEA">
        <w:rPr>
          <w:rFonts w:ascii="Arrus" w:hAnsi="Arrus"/>
          <w:sz w:val="22"/>
          <w:szCs w:val="28"/>
          <w:lang w:val="en-GB"/>
        </w:rPr>
        <w:t xml:space="preserve"> This is a legal extension of a continuous form of charity. There has been a long history in India of people reserving their properties for purposes considered pious in religion. Waqf has been playing a significant role in essential welfare activities in the community, as these relate to services like worship, burial, treatment, education and care of the needy like orphans. After the enactment Waqf Act 1954, the Union government directed to all the states governments to implement the Act for administering the Waqf institutions like Mosques, Dargah, Ashurkhanas, Graveyards, </w:t>
      </w:r>
      <w:proofErr w:type="spellStart"/>
      <w:r w:rsidRPr="00584AEA">
        <w:rPr>
          <w:rFonts w:ascii="Arrus" w:hAnsi="Arrus"/>
          <w:sz w:val="22"/>
          <w:szCs w:val="28"/>
          <w:lang w:val="en-GB"/>
        </w:rPr>
        <w:t>Takhiyas</w:t>
      </w:r>
      <w:proofErr w:type="spellEnd"/>
      <w:r w:rsidRPr="00584AEA">
        <w:rPr>
          <w:rFonts w:ascii="Arrus" w:hAnsi="Arrus"/>
          <w:sz w:val="22"/>
          <w:szCs w:val="28"/>
          <w:lang w:val="en-GB"/>
        </w:rPr>
        <w:t xml:space="preserve">, </w:t>
      </w:r>
      <w:proofErr w:type="spellStart"/>
      <w:r w:rsidRPr="00584AEA">
        <w:rPr>
          <w:rFonts w:ascii="Arrus" w:hAnsi="Arrus"/>
          <w:sz w:val="22"/>
          <w:szCs w:val="28"/>
          <w:lang w:val="en-GB"/>
        </w:rPr>
        <w:t>Iddgahs</w:t>
      </w:r>
      <w:proofErr w:type="spellEnd"/>
      <w:r w:rsidRPr="00584AEA">
        <w:rPr>
          <w:rFonts w:ascii="Arrus" w:hAnsi="Arrus"/>
          <w:sz w:val="22"/>
          <w:szCs w:val="28"/>
          <w:lang w:val="en-GB"/>
        </w:rPr>
        <w:t xml:space="preserve">, </w:t>
      </w:r>
      <w:proofErr w:type="spellStart"/>
      <w:r w:rsidRPr="00584AEA">
        <w:rPr>
          <w:rFonts w:ascii="Arrus" w:hAnsi="Arrus"/>
          <w:sz w:val="22"/>
          <w:szCs w:val="28"/>
          <w:lang w:val="en-GB"/>
        </w:rPr>
        <w:t>Imambara</w:t>
      </w:r>
      <w:proofErr w:type="spellEnd"/>
      <w:r w:rsidRPr="00584AEA">
        <w:rPr>
          <w:rFonts w:ascii="Arrus" w:hAnsi="Arrus"/>
          <w:sz w:val="22"/>
          <w:szCs w:val="28"/>
          <w:lang w:val="en-GB"/>
        </w:rPr>
        <w:t xml:space="preserve">, </w:t>
      </w:r>
      <w:proofErr w:type="spellStart"/>
      <w:r w:rsidRPr="00584AEA">
        <w:rPr>
          <w:rFonts w:ascii="Arrus" w:hAnsi="Arrus"/>
          <w:sz w:val="22"/>
          <w:szCs w:val="28"/>
          <w:lang w:val="en-GB"/>
        </w:rPr>
        <w:t>Anjumans</w:t>
      </w:r>
      <w:proofErr w:type="spellEnd"/>
      <w:r w:rsidRPr="00584AEA">
        <w:rPr>
          <w:rFonts w:ascii="Arrus" w:hAnsi="Arrus"/>
          <w:sz w:val="22"/>
          <w:szCs w:val="28"/>
          <w:lang w:val="en-GB"/>
        </w:rPr>
        <w:t xml:space="preserve"> and various religious and charitable institutions.</w:t>
      </w:r>
    </w:p>
    <w:p w14:paraId="268B3EFE" w14:textId="77777777" w:rsidR="00270475" w:rsidRPr="00584AEA" w:rsidRDefault="00270475" w:rsidP="00270475">
      <w:pPr>
        <w:spacing w:before="150"/>
        <w:ind w:firstLine="360"/>
        <w:jc w:val="both"/>
        <w:rPr>
          <w:rFonts w:ascii="Arrus" w:hAnsi="Arrus"/>
          <w:sz w:val="22"/>
          <w:szCs w:val="28"/>
          <w:lang w:val="en-GB"/>
        </w:rPr>
      </w:pPr>
      <w:r w:rsidRPr="00584AEA">
        <w:rPr>
          <w:rFonts w:ascii="Arrus" w:hAnsi="Arrus"/>
          <w:sz w:val="22"/>
          <w:szCs w:val="28"/>
          <w:lang w:val="en-GB"/>
        </w:rPr>
        <w:lastRenderedPageBreak/>
        <w:t>In India, the management of Waqf is undertaken by the Central Waqf Council, India, a statutory body under Government of India, which also oversees State Waqf Boards.</w:t>
      </w:r>
      <w:r w:rsidRPr="00584AEA">
        <w:rPr>
          <w:rFonts w:ascii="Arrus" w:hAnsi="Arrus"/>
          <w:sz w:val="22"/>
          <w:szCs w:val="28"/>
          <w:vertAlign w:val="superscript"/>
          <w:lang w:val="en-GB"/>
        </w:rPr>
        <w:t>]</w:t>
      </w:r>
      <w:r w:rsidRPr="00584AEA">
        <w:rPr>
          <w:rFonts w:ascii="Arrus" w:hAnsi="Arrus"/>
          <w:sz w:val="22"/>
          <w:szCs w:val="28"/>
          <w:lang w:val="en-GB"/>
        </w:rPr>
        <w:t xml:space="preserve"> In turn the State Waqf Boards work towards management, regulation and protect the Waqf properties by constituting District Waqf Committees, Mandal Waqf Committees and Committees for the individual Waqf Institutions. Some of the findings of Sachar Report regarding Waqf are as under:</w:t>
      </w:r>
    </w:p>
    <w:p w14:paraId="268B3EFF" w14:textId="77777777" w:rsidR="00270475" w:rsidRPr="00584AEA" w:rsidRDefault="00270475" w:rsidP="00270475">
      <w:pPr>
        <w:tabs>
          <w:tab w:val="left" w:pos="720"/>
        </w:tabs>
        <w:spacing w:before="150"/>
        <w:ind w:left="720" w:hanging="360"/>
        <w:jc w:val="both"/>
        <w:rPr>
          <w:rFonts w:ascii="Arrus" w:hAnsi="Arrus"/>
          <w:sz w:val="22"/>
          <w:szCs w:val="28"/>
          <w:lang w:val="en-GB"/>
        </w:rPr>
      </w:pPr>
      <w:r w:rsidRPr="00584AEA">
        <w:rPr>
          <w:rFonts w:ascii="Times New Roman" w:hAnsi="Times New Roman" w:cs="Times New Roman"/>
          <w:sz w:val="18"/>
          <w:szCs w:val="22"/>
          <w:lang w:val="en-GB"/>
        </w:rPr>
        <w:t></w:t>
      </w:r>
      <w:r w:rsidRPr="00584AEA">
        <w:rPr>
          <w:rFonts w:ascii="Times New Roman" w:hAnsi="Times New Roman" w:cs="Times New Roman"/>
          <w:sz w:val="18"/>
          <w:szCs w:val="22"/>
          <w:lang w:val="en-GB"/>
        </w:rPr>
        <w:tab/>
      </w:r>
      <w:r w:rsidRPr="00584AEA">
        <w:rPr>
          <w:rFonts w:ascii="Arrus" w:hAnsi="Arrus"/>
          <w:sz w:val="22"/>
          <w:szCs w:val="28"/>
          <w:lang w:val="en-GB"/>
        </w:rPr>
        <w:t>There are more than 4.9 lakh registered Waqfs spread over the country but the current annual income from these properties is only about Rs. 163 crores, which amounts to a meagre 2.7 per cent rate of return.</w:t>
      </w:r>
    </w:p>
    <w:p w14:paraId="268B3F00" w14:textId="77777777" w:rsidR="00270475" w:rsidRPr="00584AEA" w:rsidRDefault="00270475" w:rsidP="00270475">
      <w:pPr>
        <w:tabs>
          <w:tab w:val="left" w:pos="720"/>
        </w:tabs>
        <w:spacing w:before="150"/>
        <w:ind w:left="720" w:hanging="360"/>
        <w:jc w:val="both"/>
        <w:rPr>
          <w:rFonts w:ascii="Arrus" w:hAnsi="Arrus"/>
          <w:i/>
          <w:iCs/>
          <w:sz w:val="22"/>
          <w:szCs w:val="28"/>
          <w:lang w:val="en-GB"/>
        </w:rPr>
      </w:pPr>
      <w:r w:rsidRPr="00584AEA">
        <w:rPr>
          <w:rFonts w:ascii="Times New Roman" w:hAnsi="Times New Roman" w:cs="Times New Roman"/>
          <w:i/>
          <w:iCs/>
          <w:sz w:val="18"/>
          <w:szCs w:val="22"/>
          <w:lang w:val="en-GB"/>
        </w:rPr>
        <w:t></w:t>
      </w:r>
      <w:r w:rsidRPr="00584AEA">
        <w:rPr>
          <w:rFonts w:ascii="Times New Roman" w:hAnsi="Times New Roman" w:cs="Times New Roman"/>
          <w:i/>
          <w:iCs/>
          <w:sz w:val="18"/>
          <w:szCs w:val="22"/>
          <w:lang w:val="en-GB"/>
        </w:rPr>
        <w:tab/>
      </w:r>
      <w:r w:rsidRPr="00584AEA">
        <w:rPr>
          <w:rFonts w:ascii="Arrus" w:hAnsi="Arrus"/>
          <w:sz w:val="22"/>
          <w:szCs w:val="28"/>
          <w:lang w:val="en-GB"/>
        </w:rPr>
        <w:t xml:space="preserve">The market value of all the Waqf properties at current prices is around Rs.1.2 lakh crores. If these properties are put to efficient and marketable use they can generate at least a minimum 10% annual return which means around Rs.12,000 crores. (Compare this to the </w:t>
      </w:r>
      <w:proofErr w:type="spellStart"/>
      <w:r w:rsidRPr="00584AEA">
        <w:rPr>
          <w:rFonts w:ascii="Arrus" w:hAnsi="Arrus"/>
          <w:sz w:val="22"/>
          <w:szCs w:val="28"/>
          <w:lang w:val="en-GB"/>
        </w:rPr>
        <w:t>The</w:t>
      </w:r>
      <w:proofErr w:type="spellEnd"/>
      <w:r w:rsidRPr="00584AEA">
        <w:rPr>
          <w:rFonts w:ascii="Arrus" w:hAnsi="Arrus"/>
          <w:sz w:val="22"/>
          <w:szCs w:val="28"/>
          <w:lang w:val="en-GB"/>
        </w:rPr>
        <w:t xml:space="preserve"> Maulana Azad Foundation which has a corpus of Rs. 200 crore. At 10% rate of return it will only yield Rs. 20 crores annually). </w:t>
      </w:r>
    </w:p>
    <w:p w14:paraId="268B3F01" w14:textId="77777777" w:rsidR="00270475" w:rsidRPr="00584AEA" w:rsidRDefault="00270475" w:rsidP="00270475">
      <w:pPr>
        <w:tabs>
          <w:tab w:val="left" w:pos="720"/>
        </w:tabs>
        <w:ind w:left="720" w:hanging="360"/>
        <w:jc w:val="both"/>
        <w:rPr>
          <w:rFonts w:ascii="Arrus" w:hAnsi="Arrus"/>
          <w:i/>
          <w:iCs/>
          <w:sz w:val="22"/>
          <w:szCs w:val="28"/>
          <w:lang w:val="en-GB"/>
        </w:rPr>
      </w:pPr>
      <w:r w:rsidRPr="00584AEA">
        <w:rPr>
          <w:rFonts w:ascii="Times New Roman" w:hAnsi="Times New Roman" w:cs="Times New Roman"/>
          <w:i/>
          <w:iCs/>
          <w:sz w:val="18"/>
          <w:szCs w:val="22"/>
          <w:lang w:val="en-GB"/>
        </w:rPr>
        <w:t></w:t>
      </w:r>
      <w:r w:rsidRPr="00584AEA">
        <w:rPr>
          <w:rFonts w:ascii="Times New Roman" w:hAnsi="Times New Roman" w:cs="Times New Roman"/>
          <w:i/>
          <w:iCs/>
          <w:sz w:val="18"/>
          <w:szCs w:val="22"/>
          <w:lang w:val="en-GB"/>
        </w:rPr>
        <w:tab/>
      </w:r>
      <w:r w:rsidRPr="00584AEA">
        <w:rPr>
          <w:rFonts w:ascii="Arrus" w:hAnsi="Arrus"/>
          <w:sz w:val="22"/>
          <w:szCs w:val="28"/>
          <w:lang w:val="en-GB"/>
        </w:rPr>
        <w:t xml:space="preserve">Data available with Sachar Committee shows that in cases where Waqf property is efficiently utilized, the return has averaged 20% per annum. </w:t>
      </w:r>
    </w:p>
    <w:p w14:paraId="268B3F02" w14:textId="77777777" w:rsidR="00270475" w:rsidRPr="00584AEA" w:rsidRDefault="00270475" w:rsidP="00270475">
      <w:pPr>
        <w:tabs>
          <w:tab w:val="left" w:pos="720"/>
        </w:tabs>
        <w:ind w:left="720" w:hanging="360"/>
        <w:jc w:val="both"/>
        <w:rPr>
          <w:rFonts w:ascii="Arrus" w:hAnsi="Arrus"/>
          <w:sz w:val="22"/>
          <w:szCs w:val="28"/>
          <w:lang w:val="en-GB"/>
        </w:rPr>
      </w:pPr>
      <w:r w:rsidRPr="00584AEA">
        <w:rPr>
          <w:rFonts w:ascii="Times New Roman" w:hAnsi="Times New Roman" w:cs="Times New Roman"/>
          <w:sz w:val="18"/>
          <w:szCs w:val="22"/>
          <w:lang w:val="en-GB"/>
        </w:rPr>
        <w:t></w:t>
      </w:r>
      <w:r w:rsidRPr="00584AEA">
        <w:rPr>
          <w:rFonts w:ascii="Times New Roman" w:hAnsi="Times New Roman" w:cs="Times New Roman"/>
          <w:sz w:val="18"/>
          <w:szCs w:val="22"/>
          <w:lang w:val="en-GB"/>
        </w:rPr>
        <w:tab/>
      </w:r>
      <w:r w:rsidRPr="00584AEA">
        <w:rPr>
          <w:rFonts w:ascii="Arrus" w:hAnsi="Arrus"/>
          <w:sz w:val="22"/>
          <w:szCs w:val="28"/>
          <w:lang w:val="en-GB"/>
        </w:rPr>
        <w:t xml:space="preserve">The management of the Waqf Boards is unsatisfactory due to inadequate empowerment of the State Waqf Boards and Central Waqf Council. </w:t>
      </w:r>
    </w:p>
    <w:p w14:paraId="268B3F03" w14:textId="77777777" w:rsidR="00270475" w:rsidRPr="00584AEA" w:rsidRDefault="00270475" w:rsidP="00270475">
      <w:pPr>
        <w:tabs>
          <w:tab w:val="left" w:pos="720"/>
        </w:tabs>
        <w:ind w:left="720" w:hanging="360"/>
        <w:jc w:val="both"/>
        <w:rPr>
          <w:rFonts w:ascii="Arrus" w:hAnsi="Arrus"/>
          <w:i/>
          <w:iCs/>
          <w:sz w:val="22"/>
          <w:szCs w:val="28"/>
          <w:lang w:val="en-GB"/>
        </w:rPr>
      </w:pPr>
      <w:r w:rsidRPr="00584AEA">
        <w:rPr>
          <w:rFonts w:ascii="Times New Roman" w:hAnsi="Times New Roman" w:cs="Times New Roman"/>
          <w:i/>
          <w:iCs/>
          <w:sz w:val="18"/>
          <w:szCs w:val="22"/>
          <w:lang w:val="en-GB"/>
        </w:rPr>
        <w:t></w:t>
      </w:r>
      <w:r w:rsidRPr="00584AEA">
        <w:rPr>
          <w:rFonts w:ascii="Times New Roman" w:hAnsi="Times New Roman" w:cs="Times New Roman"/>
          <w:i/>
          <w:iCs/>
          <w:sz w:val="18"/>
          <w:szCs w:val="22"/>
          <w:lang w:val="en-GB"/>
        </w:rPr>
        <w:tab/>
      </w:r>
      <w:r w:rsidRPr="00584AEA">
        <w:rPr>
          <w:rFonts w:ascii="Arrus" w:hAnsi="Arrus"/>
          <w:sz w:val="22"/>
          <w:szCs w:val="28"/>
          <w:lang w:val="en-GB"/>
        </w:rPr>
        <w:t>Encroachment by the State, who is the custodian of the Waqf interests, is common.</w:t>
      </w:r>
    </w:p>
    <w:p w14:paraId="268B3F04" w14:textId="77777777" w:rsidR="00270475" w:rsidRPr="00584AEA" w:rsidRDefault="00270475" w:rsidP="00270475">
      <w:pPr>
        <w:tabs>
          <w:tab w:val="left" w:pos="720"/>
        </w:tabs>
        <w:ind w:left="720" w:hanging="360"/>
        <w:jc w:val="both"/>
        <w:rPr>
          <w:rFonts w:ascii="Arrus" w:hAnsi="Arrus"/>
          <w:i/>
          <w:iCs/>
          <w:sz w:val="22"/>
          <w:szCs w:val="28"/>
          <w:lang w:val="en-GB"/>
        </w:rPr>
      </w:pPr>
      <w:r w:rsidRPr="00584AEA">
        <w:rPr>
          <w:rFonts w:ascii="Times New Roman" w:hAnsi="Times New Roman" w:cs="Times New Roman"/>
          <w:i/>
          <w:iCs/>
          <w:sz w:val="18"/>
          <w:szCs w:val="22"/>
          <w:lang w:val="en-GB"/>
        </w:rPr>
        <w:t></w:t>
      </w:r>
      <w:r w:rsidRPr="00584AEA">
        <w:rPr>
          <w:rFonts w:ascii="Times New Roman" w:hAnsi="Times New Roman" w:cs="Times New Roman"/>
          <w:i/>
          <w:iCs/>
          <w:sz w:val="18"/>
          <w:szCs w:val="22"/>
          <w:lang w:val="en-GB"/>
        </w:rPr>
        <w:tab/>
      </w:r>
      <w:r w:rsidRPr="00584AEA">
        <w:rPr>
          <w:rFonts w:ascii="Arrus" w:hAnsi="Arrus"/>
          <w:sz w:val="22"/>
          <w:szCs w:val="28"/>
          <w:lang w:val="en-GB"/>
        </w:rPr>
        <w:t>The attitude of the state governments and their agencies has resulted in large</w:t>
      </w:r>
      <w:r w:rsidRPr="00584AEA">
        <w:rPr>
          <w:rFonts w:ascii="Arrus" w:hAnsi="Arrus"/>
          <w:i/>
          <w:iCs/>
          <w:sz w:val="22"/>
          <w:szCs w:val="28"/>
          <w:lang w:val="en-GB"/>
        </w:rPr>
        <w:t xml:space="preserve"> </w:t>
      </w:r>
      <w:r w:rsidRPr="00584AEA">
        <w:rPr>
          <w:rFonts w:ascii="Arrus" w:hAnsi="Arrus"/>
          <w:sz w:val="22"/>
          <w:szCs w:val="28"/>
          <w:lang w:val="en-GB"/>
        </w:rPr>
        <w:t xml:space="preserve">scale abrogation of the cherished and charitable objectives of the Waqfs. </w:t>
      </w:r>
    </w:p>
    <w:p w14:paraId="268B3F05" w14:textId="77777777" w:rsidR="00270475" w:rsidRPr="00584AEA" w:rsidRDefault="00270475" w:rsidP="00270475">
      <w:pPr>
        <w:tabs>
          <w:tab w:val="left" w:pos="720"/>
        </w:tabs>
        <w:ind w:left="720" w:hanging="360"/>
        <w:jc w:val="both"/>
        <w:rPr>
          <w:rFonts w:ascii="Arrus" w:hAnsi="Arrus"/>
          <w:i/>
          <w:iCs/>
          <w:sz w:val="22"/>
          <w:szCs w:val="28"/>
          <w:lang w:val="en-GB"/>
        </w:rPr>
      </w:pPr>
      <w:r w:rsidRPr="00584AEA">
        <w:rPr>
          <w:rFonts w:ascii="Times New Roman" w:hAnsi="Times New Roman" w:cs="Times New Roman"/>
          <w:i/>
          <w:iCs/>
          <w:sz w:val="18"/>
          <w:szCs w:val="22"/>
          <w:lang w:val="en-GB"/>
        </w:rPr>
        <w:t></w:t>
      </w:r>
      <w:r w:rsidRPr="00584AEA">
        <w:rPr>
          <w:rFonts w:ascii="Times New Roman" w:hAnsi="Times New Roman" w:cs="Times New Roman"/>
          <w:i/>
          <w:iCs/>
          <w:sz w:val="18"/>
          <w:szCs w:val="22"/>
          <w:lang w:val="en-GB"/>
        </w:rPr>
        <w:tab/>
      </w:r>
      <w:r w:rsidRPr="00584AEA">
        <w:rPr>
          <w:rFonts w:ascii="Arrus" w:hAnsi="Arrus"/>
          <w:sz w:val="22"/>
          <w:szCs w:val="28"/>
          <w:lang w:val="en-GB"/>
        </w:rPr>
        <w:t>The importance of stricter monitoring of the Waqf management in general and</w:t>
      </w:r>
      <w:r w:rsidRPr="00584AEA">
        <w:rPr>
          <w:rFonts w:ascii="Arrus" w:hAnsi="Arrus"/>
          <w:i/>
          <w:iCs/>
          <w:sz w:val="22"/>
          <w:szCs w:val="28"/>
          <w:lang w:val="en-GB"/>
        </w:rPr>
        <w:t xml:space="preserve"> </w:t>
      </w:r>
      <w:r w:rsidRPr="00584AEA">
        <w:rPr>
          <w:rFonts w:ascii="Arrus" w:hAnsi="Arrus"/>
          <w:sz w:val="22"/>
          <w:szCs w:val="28"/>
          <w:lang w:val="en-GB"/>
        </w:rPr>
        <w:t xml:space="preserve">the vacation of encroachments in particular cannot be overemphasized. </w:t>
      </w:r>
    </w:p>
    <w:p w14:paraId="268B3F06" w14:textId="77777777" w:rsidR="00270475" w:rsidRPr="00584AEA" w:rsidRDefault="00270475" w:rsidP="00270475">
      <w:pPr>
        <w:tabs>
          <w:tab w:val="left" w:pos="720"/>
        </w:tabs>
        <w:ind w:left="720" w:hanging="360"/>
        <w:jc w:val="both"/>
        <w:rPr>
          <w:rFonts w:ascii="Arrus" w:hAnsi="Arrus"/>
          <w:i/>
          <w:iCs/>
          <w:sz w:val="22"/>
          <w:szCs w:val="28"/>
          <w:lang w:val="en-GB"/>
        </w:rPr>
      </w:pPr>
      <w:r w:rsidRPr="00584AEA">
        <w:rPr>
          <w:rFonts w:ascii="Times New Roman" w:hAnsi="Times New Roman" w:cs="Times New Roman"/>
          <w:i/>
          <w:iCs/>
          <w:sz w:val="18"/>
          <w:szCs w:val="22"/>
          <w:lang w:val="en-GB"/>
        </w:rPr>
        <w:t></w:t>
      </w:r>
      <w:r w:rsidRPr="00584AEA">
        <w:rPr>
          <w:rFonts w:ascii="Times New Roman" w:hAnsi="Times New Roman" w:cs="Times New Roman"/>
          <w:i/>
          <w:iCs/>
          <w:sz w:val="18"/>
          <w:szCs w:val="22"/>
          <w:lang w:val="en-GB"/>
        </w:rPr>
        <w:tab/>
      </w:r>
      <w:r w:rsidRPr="00584AEA">
        <w:rPr>
          <w:rFonts w:ascii="Arrus" w:hAnsi="Arrus"/>
          <w:sz w:val="22"/>
          <w:szCs w:val="28"/>
          <w:lang w:val="en-GB"/>
        </w:rPr>
        <w:t>Many states have huge amounts that are outstanding but not paid to the Waqf</w:t>
      </w:r>
      <w:r w:rsidRPr="00584AEA">
        <w:rPr>
          <w:rFonts w:ascii="Arrus" w:hAnsi="Arrus"/>
          <w:i/>
          <w:iCs/>
          <w:sz w:val="22"/>
          <w:szCs w:val="28"/>
          <w:lang w:val="en-GB"/>
        </w:rPr>
        <w:t xml:space="preserve"> </w:t>
      </w:r>
      <w:r w:rsidRPr="00584AEA">
        <w:rPr>
          <w:rFonts w:ascii="Arrus" w:hAnsi="Arrus"/>
          <w:sz w:val="22"/>
          <w:szCs w:val="28"/>
          <w:lang w:val="en-GB"/>
        </w:rPr>
        <w:t xml:space="preserve">Boards for various reasons. </w:t>
      </w:r>
    </w:p>
    <w:p w14:paraId="268B3F07" w14:textId="77777777" w:rsidR="00270475" w:rsidRPr="00584AEA" w:rsidRDefault="00270475" w:rsidP="00270475">
      <w:pPr>
        <w:tabs>
          <w:tab w:val="left" w:pos="720"/>
        </w:tabs>
        <w:ind w:left="720" w:hanging="360"/>
        <w:jc w:val="both"/>
        <w:rPr>
          <w:rFonts w:ascii="Arrus" w:hAnsi="Arrus"/>
          <w:i/>
          <w:iCs/>
          <w:sz w:val="22"/>
          <w:szCs w:val="28"/>
          <w:lang w:val="en-GB"/>
        </w:rPr>
      </w:pPr>
      <w:r w:rsidRPr="00584AEA">
        <w:rPr>
          <w:rFonts w:ascii="Times New Roman" w:hAnsi="Times New Roman" w:cs="Times New Roman"/>
          <w:i/>
          <w:iCs/>
          <w:sz w:val="18"/>
          <w:szCs w:val="22"/>
          <w:lang w:val="en-GB"/>
        </w:rPr>
        <w:t></w:t>
      </w:r>
      <w:r w:rsidRPr="00584AEA">
        <w:rPr>
          <w:rFonts w:ascii="Times New Roman" w:hAnsi="Times New Roman" w:cs="Times New Roman"/>
          <w:i/>
          <w:iCs/>
          <w:sz w:val="18"/>
          <w:szCs w:val="22"/>
          <w:lang w:val="en-GB"/>
        </w:rPr>
        <w:tab/>
      </w:r>
      <w:r w:rsidRPr="00584AEA">
        <w:rPr>
          <w:rFonts w:ascii="Arrus" w:hAnsi="Arrus"/>
          <w:sz w:val="22"/>
          <w:szCs w:val="28"/>
          <w:lang w:val="en-GB"/>
        </w:rPr>
        <w:t>The Delhi Waqf Board has effectively been deprived of the use of its valuable</w:t>
      </w:r>
      <w:r w:rsidRPr="00584AEA">
        <w:rPr>
          <w:rFonts w:ascii="Arrus" w:hAnsi="Arrus"/>
          <w:i/>
          <w:iCs/>
          <w:sz w:val="22"/>
          <w:szCs w:val="28"/>
          <w:lang w:val="en-GB"/>
        </w:rPr>
        <w:t xml:space="preserve"> </w:t>
      </w:r>
      <w:r w:rsidRPr="00584AEA">
        <w:rPr>
          <w:rFonts w:ascii="Arrus" w:hAnsi="Arrus"/>
          <w:sz w:val="22"/>
          <w:szCs w:val="28"/>
          <w:lang w:val="en-GB"/>
        </w:rPr>
        <w:t xml:space="preserve">properties, currently estimated at Rs.6,000 crores. </w:t>
      </w:r>
      <w:r w:rsidRPr="00584AEA">
        <w:rPr>
          <w:rFonts w:ascii="Arrus" w:hAnsi="Arrus"/>
          <w:i/>
          <w:iCs/>
          <w:sz w:val="22"/>
          <w:szCs w:val="28"/>
          <w:lang w:val="en-GB"/>
        </w:rPr>
        <w:t xml:space="preserve"> </w:t>
      </w:r>
    </w:p>
    <w:p w14:paraId="268B3F08" w14:textId="77777777" w:rsidR="00270475" w:rsidRPr="00584AEA" w:rsidRDefault="00270475" w:rsidP="00270475">
      <w:pPr>
        <w:tabs>
          <w:tab w:val="left" w:pos="720"/>
        </w:tabs>
        <w:ind w:left="720" w:hanging="360"/>
        <w:jc w:val="both"/>
        <w:rPr>
          <w:rFonts w:ascii="Arrus" w:hAnsi="Arrus"/>
          <w:i/>
          <w:iCs/>
          <w:sz w:val="22"/>
          <w:szCs w:val="28"/>
          <w:lang w:val="en-GB"/>
        </w:rPr>
      </w:pPr>
      <w:r w:rsidRPr="00584AEA">
        <w:rPr>
          <w:rFonts w:ascii="Times New Roman" w:hAnsi="Times New Roman" w:cs="Times New Roman"/>
          <w:i/>
          <w:iCs/>
          <w:sz w:val="18"/>
          <w:szCs w:val="22"/>
          <w:lang w:val="en-GB"/>
        </w:rPr>
        <w:t></w:t>
      </w:r>
      <w:r w:rsidRPr="00584AEA">
        <w:rPr>
          <w:rFonts w:ascii="Times New Roman" w:hAnsi="Times New Roman" w:cs="Times New Roman"/>
          <w:i/>
          <w:iCs/>
          <w:sz w:val="18"/>
          <w:szCs w:val="22"/>
          <w:lang w:val="en-GB"/>
        </w:rPr>
        <w:tab/>
      </w:r>
      <w:r w:rsidRPr="00584AEA">
        <w:rPr>
          <w:rFonts w:ascii="Arrus" w:hAnsi="Arrus"/>
          <w:sz w:val="22"/>
          <w:szCs w:val="28"/>
          <w:lang w:val="en-GB"/>
        </w:rPr>
        <w:t xml:space="preserve">It is essential to provide a technical advisory body for development of Waqf properties both at the state and the national levels. </w:t>
      </w:r>
    </w:p>
    <w:p w14:paraId="268B3F09" w14:textId="77777777" w:rsidR="00270475" w:rsidRPr="00584AEA" w:rsidRDefault="00270475" w:rsidP="00270475">
      <w:pPr>
        <w:tabs>
          <w:tab w:val="left" w:pos="720"/>
        </w:tabs>
        <w:ind w:left="720" w:hanging="360"/>
        <w:jc w:val="both"/>
        <w:rPr>
          <w:rFonts w:ascii="Arrus" w:hAnsi="Arrus"/>
          <w:i/>
          <w:iCs/>
          <w:sz w:val="22"/>
          <w:szCs w:val="28"/>
          <w:lang w:val="en-GB"/>
        </w:rPr>
      </w:pPr>
      <w:r w:rsidRPr="00584AEA">
        <w:rPr>
          <w:rFonts w:ascii="Times New Roman" w:hAnsi="Times New Roman" w:cs="Times New Roman"/>
          <w:i/>
          <w:iCs/>
          <w:sz w:val="18"/>
          <w:szCs w:val="22"/>
          <w:lang w:val="en-GB"/>
        </w:rPr>
        <w:t></w:t>
      </w:r>
      <w:r w:rsidRPr="00584AEA">
        <w:rPr>
          <w:rFonts w:ascii="Times New Roman" w:hAnsi="Times New Roman" w:cs="Times New Roman"/>
          <w:i/>
          <w:iCs/>
          <w:sz w:val="18"/>
          <w:szCs w:val="22"/>
          <w:lang w:val="en-GB"/>
        </w:rPr>
        <w:tab/>
      </w:r>
      <w:r w:rsidRPr="00584AEA">
        <w:rPr>
          <w:rFonts w:ascii="Arrus" w:hAnsi="Arrus"/>
          <w:sz w:val="22"/>
          <w:szCs w:val="28"/>
          <w:lang w:val="en-GB"/>
        </w:rPr>
        <w:t>It is of utmost importance to provide for at least two women each in the Central</w:t>
      </w:r>
      <w:r w:rsidRPr="00584AEA">
        <w:rPr>
          <w:rFonts w:ascii="Arrus" w:hAnsi="Arrus"/>
          <w:i/>
          <w:iCs/>
          <w:sz w:val="22"/>
          <w:szCs w:val="28"/>
          <w:lang w:val="en-GB"/>
        </w:rPr>
        <w:t xml:space="preserve"> </w:t>
      </w:r>
      <w:r w:rsidRPr="00584AEA">
        <w:rPr>
          <w:rFonts w:ascii="Arrus" w:hAnsi="Arrus"/>
          <w:sz w:val="22"/>
          <w:szCs w:val="28"/>
          <w:lang w:val="en-GB"/>
        </w:rPr>
        <w:t>Waqf Council and each state Waqf Board.</w:t>
      </w:r>
      <w:r w:rsidRPr="00584AEA">
        <w:rPr>
          <w:rFonts w:ascii="Arrus" w:hAnsi="Arrus"/>
          <w:i/>
          <w:iCs/>
          <w:sz w:val="22"/>
          <w:szCs w:val="28"/>
          <w:lang w:val="en-GB"/>
        </w:rPr>
        <w:t xml:space="preserve"> </w:t>
      </w:r>
    </w:p>
    <w:p w14:paraId="268B3F0A" w14:textId="77777777" w:rsidR="00270475" w:rsidRPr="00584AEA" w:rsidRDefault="00270475" w:rsidP="00270475">
      <w:pPr>
        <w:tabs>
          <w:tab w:val="left" w:pos="720"/>
        </w:tabs>
        <w:ind w:left="720" w:hanging="360"/>
        <w:jc w:val="both"/>
        <w:rPr>
          <w:rFonts w:ascii="Arrus" w:hAnsi="Arrus"/>
          <w:i/>
          <w:iCs/>
          <w:sz w:val="22"/>
          <w:szCs w:val="28"/>
          <w:lang w:val="en-GB"/>
        </w:rPr>
      </w:pPr>
      <w:r w:rsidRPr="00584AEA">
        <w:rPr>
          <w:rFonts w:ascii="Times New Roman" w:hAnsi="Times New Roman" w:cs="Times New Roman"/>
          <w:i/>
          <w:iCs/>
          <w:sz w:val="18"/>
          <w:szCs w:val="22"/>
          <w:lang w:val="en-GB"/>
        </w:rPr>
        <w:lastRenderedPageBreak/>
        <w:t></w:t>
      </w:r>
      <w:r w:rsidRPr="00584AEA">
        <w:rPr>
          <w:rFonts w:ascii="Times New Roman" w:hAnsi="Times New Roman" w:cs="Times New Roman"/>
          <w:i/>
          <w:iCs/>
          <w:sz w:val="18"/>
          <w:szCs w:val="22"/>
          <w:lang w:val="en-GB"/>
        </w:rPr>
        <w:tab/>
      </w:r>
      <w:r w:rsidRPr="00584AEA">
        <w:rPr>
          <w:rFonts w:ascii="Arrus" w:hAnsi="Arrus"/>
          <w:sz w:val="22"/>
          <w:szCs w:val="28"/>
          <w:lang w:val="en-GB"/>
        </w:rPr>
        <w:t>The chairman and members of the state Waqf Board can be selected from a list</w:t>
      </w:r>
      <w:r w:rsidRPr="00584AEA">
        <w:rPr>
          <w:rFonts w:ascii="Arrus" w:hAnsi="Arrus"/>
          <w:i/>
          <w:iCs/>
          <w:sz w:val="22"/>
          <w:szCs w:val="28"/>
          <w:lang w:val="en-GB"/>
        </w:rPr>
        <w:t xml:space="preserve"> </w:t>
      </w:r>
      <w:r w:rsidRPr="00584AEA">
        <w:rPr>
          <w:rFonts w:ascii="Arrus" w:hAnsi="Arrus"/>
          <w:sz w:val="22"/>
          <w:szCs w:val="28"/>
          <w:lang w:val="en-GB"/>
        </w:rPr>
        <w:t>of eminent persons in each state.</w:t>
      </w:r>
    </w:p>
    <w:p w14:paraId="268B3F0B" w14:textId="77777777" w:rsidR="00270475" w:rsidRPr="00584AEA" w:rsidRDefault="00270475" w:rsidP="00270475">
      <w:pPr>
        <w:spacing w:before="150"/>
        <w:ind w:firstLine="360"/>
        <w:jc w:val="both"/>
        <w:rPr>
          <w:rFonts w:ascii="Arrus" w:hAnsi="Arrus"/>
          <w:sz w:val="22"/>
          <w:szCs w:val="28"/>
          <w:lang w:val="en-GB"/>
        </w:rPr>
      </w:pPr>
      <w:r w:rsidRPr="00584AEA">
        <w:rPr>
          <w:rFonts w:ascii="Arrus" w:hAnsi="Arrus"/>
          <w:sz w:val="22"/>
          <w:szCs w:val="28"/>
          <w:lang w:val="en-GB"/>
        </w:rPr>
        <w:t xml:space="preserve">A meeting of some experts was organized by IOS, New Delhi a few years back to discuss the issues related to </w:t>
      </w:r>
      <w:proofErr w:type="spellStart"/>
      <w:r w:rsidRPr="00584AEA">
        <w:rPr>
          <w:rFonts w:ascii="Arrus" w:hAnsi="Arrus"/>
          <w:sz w:val="22"/>
          <w:szCs w:val="28"/>
          <w:lang w:val="en-GB"/>
        </w:rPr>
        <w:t>awqaf</w:t>
      </w:r>
      <w:proofErr w:type="spellEnd"/>
      <w:r w:rsidRPr="00584AEA">
        <w:rPr>
          <w:rFonts w:ascii="Arrus" w:hAnsi="Arrus"/>
          <w:sz w:val="22"/>
          <w:szCs w:val="28"/>
          <w:lang w:val="en-GB"/>
        </w:rPr>
        <w:t xml:space="preserve"> and it made the following recommendations:</w:t>
      </w:r>
    </w:p>
    <w:p w14:paraId="268B3F0C" w14:textId="77777777" w:rsidR="00270475" w:rsidRPr="00584AEA" w:rsidRDefault="00270475" w:rsidP="00270475">
      <w:pPr>
        <w:spacing w:before="150"/>
        <w:jc w:val="both"/>
        <w:rPr>
          <w:rFonts w:ascii="Arrus" w:hAnsi="Arrus" w:cs="Times New Roman"/>
          <w:sz w:val="22"/>
          <w:szCs w:val="28"/>
          <w:lang w:val="en-GB"/>
        </w:rPr>
      </w:pPr>
      <w:r w:rsidRPr="00584AEA">
        <w:rPr>
          <w:rFonts w:ascii="Arrus" w:hAnsi="Arrus"/>
          <w:sz w:val="22"/>
          <w:szCs w:val="28"/>
          <w:lang w:val="en-GB"/>
        </w:rPr>
        <w:t>The deficiencies of the existing legislation should be identified and suitable steps taken to rectify them</w:t>
      </w:r>
    </w:p>
    <w:p w14:paraId="268B3F0D" w14:textId="77777777" w:rsidR="00270475" w:rsidRPr="00584AEA" w:rsidRDefault="00270475" w:rsidP="00270475">
      <w:pPr>
        <w:tabs>
          <w:tab w:val="left" w:pos="720"/>
        </w:tabs>
        <w:spacing w:before="100" w:after="100"/>
        <w:ind w:left="360" w:hanging="360"/>
        <w:jc w:val="both"/>
        <w:rPr>
          <w:rFonts w:ascii="Arrus" w:hAnsi="Arrus" w:cs="Times New Roman"/>
          <w:sz w:val="22"/>
          <w:szCs w:val="28"/>
          <w:lang w:val="en-GB"/>
        </w:rPr>
      </w:pPr>
      <w:r w:rsidRPr="00584AEA">
        <w:rPr>
          <w:rFonts w:ascii="Arrus" w:hAnsi="Arrus" w:cs="Times New Roman"/>
          <w:sz w:val="22"/>
          <w:szCs w:val="28"/>
          <w:lang w:val="en-GB"/>
        </w:rPr>
        <w:t>1.</w:t>
      </w:r>
      <w:r w:rsidRPr="00584AEA">
        <w:rPr>
          <w:rFonts w:ascii="Arrus" w:hAnsi="Arrus" w:cs="Times New Roman"/>
          <w:sz w:val="22"/>
          <w:szCs w:val="28"/>
          <w:lang w:val="en-GB"/>
        </w:rPr>
        <w:tab/>
      </w:r>
      <w:r w:rsidRPr="00584AEA">
        <w:rPr>
          <w:rFonts w:ascii="Arrus" w:hAnsi="Arrus"/>
          <w:sz w:val="22"/>
          <w:szCs w:val="28"/>
          <w:lang w:val="en-GB"/>
        </w:rPr>
        <w:t>Unregistered Waqfs should be got registered as early as practicable.</w:t>
      </w:r>
    </w:p>
    <w:p w14:paraId="268B3F0E" w14:textId="77777777" w:rsidR="00270475" w:rsidRPr="00584AEA" w:rsidRDefault="00270475" w:rsidP="00270475">
      <w:pPr>
        <w:tabs>
          <w:tab w:val="left" w:pos="720"/>
        </w:tabs>
        <w:spacing w:before="100" w:after="100"/>
        <w:ind w:left="360" w:hanging="360"/>
        <w:jc w:val="both"/>
        <w:rPr>
          <w:rFonts w:ascii="Arrus" w:hAnsi="Arrus" w:cs="Times New Roman"/>
          <w:sz w:val="22"/>
          <w:szCs w:val="28"/>
          <w:lang w:val="en-GB"/>
        </w:rPr>
      </w:pPr>
      <w:r w:rsidRPr="00584AEA">
        <w:rPr>
          <w:rFonts w:ascii="Arrus" w:hAnsi="Arrus" w:cs="Times New Roman"/>
          <w:sz w:val="22"/>
          <w:szCs w:val="28"/>
          <w:lang w:val="en-GB"/>
        </w:rPr>
        <w:t>2.</w:t>
      </w:r>
      <w:r w:rsidRPr="00584AEA">
        <w:rPr>
          <w:rFonts w:ascii="Arrus" w:hAnsi="Arrus" w:cs="Times New Roman"/>
          <w:sz w:val="22"/>
          <w:szCs w:val="28"/>
          <w:lang w:val="en-GB"/>
        </w:rPr>
        <w:tab/>
      </w:r>
      <w:r w:rsidRPr="00584AEA">
        <w:rPr>
          <w:rFonts w:ascii="Arrus" w:hAnsi="Arrus"/>
          <w:sz w:val="22"/>
          <w:szCs w:val="28"/>
          <w:lang w:val="en-GB"/>
        </w:rPr>
        <w:t>The Constitution of Waqf Boards should be democratised and majority of their members should be elected by Electoral Colleges to be formed for the purpose.</w:t>
      </w:r>
    </w:p>
    <w:p w14:paraId="268B3F0F" w14:textId="77777777" w:rsidR="00270475" w:rsidRPr="00584AEA" w:rsidRDefault="00270475" w:rsidP="00270475">
      <w:pPr>
        <w:tabs>
          <w:tab w:val="left" w:pos="720"/>
        </w:tabs>
        <w:spacing w:before="100" w:after="100"/>
        <w:ind w:left="360" w:hanging="360"/>
        <w:jc w:val="both"/>
        <w:rPr>
          <w:rFonts w:ascii="Arrus" w:hAnsi="Arrus" w:cs="Times New Roman"/>
          <w:sz w:val="22"/>
          <w:szCs w:val="28"/>
          <w:lang w:val="en-GB"/>
        </w:rPr>
      </w:pPr>
      <w:r w:rsidRPr="00584AEA">
        <w:rPr>
          <w:rFonts w:ascii="Arrus" w:hAnsi="Arrus" w:cs="Times New Roman"/>
          <w:sz w:val="22"/>
          <w:szCs w:val="28"/>
          <w:lang w:val="en-GB"/>
        </w:rPr>
        <w:t>3.</w:t>
      </w:r>
      <w:r w:rsidRPr="00584AEA">
        <w:rPr>
          <w:rFonts w:ascii="Arrus" w:hAnsi="Arrus" w:cs="Times New Roman"/>
          <w:sz w:val="22"/>
          <w:szCs w:val="28"/>
          <w:lang w:val="en-GB"/>
        </w:rPr>
        <w:tab/>
      </w:r>
      <w:r w:rsidRPr="00584AEA">
        <w:rPr>
          <w:rFonts w:ascii="Arrus" w:hAnsi="Arrus"/>
          <w:sz w:val="22"/>
          <w:szCs w:val="28"/>
          <w:lang w:val="en-GB"/>
        </w:rPr>
        <w:t>Public opinion should be mobilized to safeguard the interests of the Awqaf and to remove corruption prevalent amongst the officials administering them.</w:t>
      </w:r>
    </w:p>
    <w:p w14:paraId="268B3F10" w14:textId="77777777" w:rsidR="00270475" w:rsidRPr="00584AEA" w:rsidRDefault="00270475" w:rsidP="00270475">
      <w:pPr>
        <w:tabs>
          <w:tab w:val="left" w:pos="720"/>
        </w:tabs>
        <w:spacing w:before="100" w:after="100"/>
        <w:ind w:left="360" w:hanging="360"/>
        <w:jc w:val="both"/>
        <w:rPr>
          <w:rFonts w:ascii="Arrus" w:hAnsi="Arrus" w:cs="Times New Roman"/>
          <w:sz w:val="22"/>
          <w:szCs w:val="28"/>
          <w:lang w:val="en-GB"/>
        </w:rPr>
      </w:pPr>
      <w:r w:rsidRPr="00584AEA">
        <w:rPr>
          <w:rFonts w:ascii="Arrus" w:hAnsi="Arrus" w:cs="Times New Roman"/>
          <w:sz w:val="22"/>
          <w:szCs w:val="28"/>
          <w:lang w:val="en-GB"/>
        </w:rPr>
        <w:t>4.</w:t>
      </w:r>
      <w:r w:rsidRPr="00584AEA">
        <w:rPr>
          <w:rFonts w:ascii="Arrus" w:hAnsi="Arrus" w:cs="Times New Roman"/>
          <w:sz w:val="22"/>
          <w:szCs w:val="28"/>
          <w:lang w:val="en-GB"/>
        </w:rPr>
        <w:tab/>
      </w:r>
      <w:r w:rsidRPr="00584AEA">
        <w:rPr>
          <w:rFonts w:ascii="Arrus" w:hAnsi="Arrus"/>
          <w:sz w:val="22"/>
          <w:szCs w:val="28"/>
          <w:lang w:val="en-GB"/>
        </w:rPr>
        <w:t xml:space="preserve">A model Waqf Nama should be prepared for the guidance of all those creating New Waqfs. </w:t>
      </w:r>
    </w:p>
    <w:p w14:paraId="268B3F11" w14:textId="77777777" w:rsidR="00270475" w:rsidRPr="00584AEA" w:rsidRDefault="00270475" w:rsidP="00270475">
      <w:pPr>
        <w:tabs>
          <w:tab w:val="left" w:pos="720"/>
        </w:tabs>
        <w:spacing w:before="100" w:after="100"/>
        <w:ind w:left="360" w:hanging="360"/>
        <w:jc w:val="both"/>
        <w:rPr>
          <w:rFonts w:ascii="Arrus" w:hAnsi="Arrus" w:cs="Times New Roman"/>
          <w:sz w:val="22"/>
          <w:szCs w:val="28"/>
          <w:lang w:val="en-GB"/>
        </w:rPr>
      </w:pPr>
      <w:r w:rsidRPr="00584AEA">
        <w:rPr>
          <w:rFonts w:ascii="Arrus" w:hAnsi="Arrus" w:cs="Times New Roman"/>
          <w:sz w:val="22"/>
          <w:szCs w:val="28"/>
          <w:lang w:val="en-GB"/>
        </w:rPr>
        <w:t>5.</w:t>
      </w:r>
      <w:r w:rsidRPr="00584AEA">
        <w:rPr>
          <w:rFonts w:ascii="Arrus" w:hAnsi="Arrus" w:cs="Times New Roman"/>
          <w:sz w:val="22"/>
          <w:szCs w:val="28"/>
          <w:lang w:val="en-GB"/>
        </w:rPr>
        <w:tab/>
      </w:r>
      <w:r w:rsidRPr="00584AEA">
        <w:rPr>
          <w:rFonts w:ascii="Arrus" w:hAnsi="Arrus"/>
          <w:sz w:val="22"/>
          <w:szCs w:val="28"/>
          <w:lang w:val="en-GB"/>
        </w:rPr>
        <w:t>People and organisations should be motivated to create more and more new Waqfs. The tendency to establish Trusts instead of Waqfs which is on the rise should be discouraged.</w:t>
      </w:r>
    </w:p>
    <w:p w14:paraId="268B3F12" w14:textId="77777777" w:rsidR="00270475" w:rsidRPr="00584AEA" w:rsidRDefault="00270475" w:rsidP="00270475">
      <w:pPr>
        <w:tabs>
          <w:tab w:val="left" w:pos="720"/>
        </w:tabs>
        <w:spacing w:before="100" w:after="100"/>
        <w:ind w:left="360" w:hanging="360"/>
        <w:jc w:val="both"/>
        <w:rPr>
          <w:rFonts w:ascii="Arrus" w:hAnsi="Arrus" w:cs="Times New Roman"/>
          <w:sz w:val="22"/>
          <w:szCs w:val="28"/>
          <w:lang w:val="en-GB"/>
        </w:rPr>
      </w:pPr>
      <w:r w:rsidRPr="00584AEA">
        <w:rPr>
          <w:rFonts w:ascii="Arrus" w:hAnsi="Arrus" w:cs="Times New Roman"/>
          <w:sz w:val="22"/>
          <w:szCs w:val="28"/>
          <w:lang w:val="en-GB"/>
        </w:rPr>
        <w:t>6.</w:t>
      </w:r>
      <w:r w:rsidRPr="00584AEA">
        <w:rPr>
          <w:rFonts w:ascii="Arrus" w:hAnsi="Arrus" w:cs="Times New Roman"/>
          <w:sz w:val="22"/>
          <w:szCs w:val="28"/>
          <w:lang w:val="en-GB"/>
        </w:rPr>
        <w:tab/>
      </w:r>
      <w:r w:rsidRPr="00584AEA">
        <w:rPr>
          <w:rFonts w:ascii="Arrus" w:hAnsi="Arrus"/>
          <w:sz w:val="22"/>
          <w:szCs w:val="28"/>
          <w:lang w:val="en-GB"/>
        </w:rPr>
        <w:t xml:space="preserve">Steps should be taken to identify the positive aspects of the existing legislation and full benefit derived out of them. </w:t>
      </w:r>
    </w:p>
    <w:p w14:paraId="268B3F13" w14:textId="77777777" w:rsidR="00270475" w:rsidRPr="00584AEA" w:rsidRDefault="00270475" w:rsidP="00270475">
      <w:pPr>
        <w:tabs>
          <w:tab w:val="left" w:pos="720"/>
        </w:tabs>
        <w:spacing w:before="100" w:after="100"/>
        <w:ind w:left="360" w:hanging="360"/>
        <w:jc w:val="both"/>
        <w:rPr>
          <w:rFonts w:ascii="Arrus" w:hAnsi="Arrus" w:cs="Times New Roman"/>
          <w:sz w:val="22"/>
          <w:szCs w:val="28"/>
          <w:lang w:val="en-GB"/>
        </w:rPr>
      </w:pPr>
      <w:r w:rsidRPr="00584AEA">
        <w:rPr>
          <w:rFonts w:ascii="Arrus" w:hAnsi="Arrus" w:cs="Times New Roman"/>
          <w:sz w:val="22"/>
          <w:szCs w:val="28"/>
          <w:lang w:val="en-GB"/>
        </w:rPr>
        <w:t>7.</w:t>
      </w:r>
      <w:r w:rsidRPr="00584AEA">
        <w:rPr>
          <w:rFonts w:ascii="Arrus" w:hAnsi="Arrus" w:cs="Times New Roman"/>
          <w:sz w:val="22"/>
          <w:szCs w:val="28"/>
          <w:lang w:val="en-GB"/>
        </w:rPr>
        <w:tab/>
      </w:r>
      <w:r w:rsidRPr="00584AEA">
        <w:rPr>
          <w:rFonts w:ascii="Arrus" w:hAnsi="Arrus"/>
          <w:sz w:val="22"/>
          <w:szCs w:val="28"/>
          <w:lang w:val="en-GB"/>
        </w:rPr>
        <w:t xml:space="preserve">Exemptions from Income Tax Act, Rent Control Act, Revenue Act etc should be obtained in favour of Waqf properties. </w:t>
      </w:r>
    </w:p>
    <w:p w14:paraId="268B3F14" w14:textId="77777777" w:rsidR="00270475" w:rsidRPr="00584AEA" w:rsidRDefault="00270475" w:rsidP="00270475">
      <w:pPr>
        <w:tabs>
          <w:tab w:val="left" w:pos="720"/>
        </w:tabs>
        <w:spacing w:before="100" w:after="100"/>
        <w:ind w:left="360" w:hanging="360"/>
        <w:jc w:val="both"/>
        <w:rPr>
          <w:rFonts w:ascii="Arrus" w:hAnsi="Arrus" w:cs="Times New Roman"/>
          <w:sz w:val="22"/>
          <w:szCs w:val="28"/>
          <w:lang w:val="en-GB"/>
        </w:rPr>
      </w:pPr>
      <w:r w:rsidRPr="00584AEA">
        <w:rPr>
          <w:rFonts w:ascii="Arrus" w:hAnsi="Arrus" w:cs="Times New Roman"/>
          <w:sz w:val="22"/>
          <w:szCs w:val="28"/>
          <w:lang w:val="en-GB"/>
        </w:rPr>
        <w:t>8.</w:t>
      </w:r>
      <w:r w:rsidRPr="00584AEA">
        <w:rPr>
          <w:rFonts w:ascii="Arrus" w:hAnsi="Arrus" w:cs="Times New Roman"/>
          <w:sz w:val="22"/>
          <w:szCs w:val="28"/>
          <w:lang w:val="en-GB"/>
        </w:rPr>
        <w:tab/>
      </w:r>
      <w:r w:rsidRPr="00584AEA">
        <w:rPr>
          <w:rFonts w:ascii="Arrus" w:hAnsi="Arrus"/>
          <w:sz w:val="22"/>
          <w:szCs w:val="28"/>
          <w:lang w:val="en-GB"/>
        </w:rPr>
        <w:t>Waqf Development Corporations should be formed to formulate proposals for the development of Waqfs and have them implemented. The State of Karnataka has set up such a Corporation; its structure may be studied while forming the proposed Corporation.</w:t>
      </w:r>
    </w:p>
    <w:p w14:paraId="268B3F15" w14:textId="77777777" w:rsidR="00270475" w:rsidRPr="00584AEA" w:rsidRDefault="00270475" w:rsidP="00270475">
      <w:pPr>
        <w:tabs>
          <w:tab w:val="left" w:pos="720"/>
        </w:tabs>
        <w:spacing w:before="100" w:after="100"/>
        <w:ind w:left="360" w:hanging="360"/>
        <w:jc w:val="both"/>
        <w:rPr>
          <w:rFonts w:ascii="Arrus" w:hAnsi="Arrus" w:cs="Times New Roman"/>
          <w:sz w:val="22"/>
          <w:szCs w:val="28"/>
          <w:lang w:val="en-GB"/>
        </w:rPr>
      </w:pPr>
      <w:r w:rsidRPr="00584AEA">
        <w:rPr>
          <w:rFonts w:ascii="Arrus" w:hAnsi="Arrus" w:cs="Times New Roman"/>
          <w:sz w:val="22"/>
          <w:szCs w:val="28"/>
          <w:lang w:val="en-GB"/>
        </w:rPr>
        <w:t>9.</w:t>
      </w:r>
      <w:r w:rsidRPr="00584AEA">
        <w:rPr>
          <w:rFonts w:ascii="Arrus" w:hAnsi="Arrus" w:cs="Times New Roman"/>
          <w:sz w:val="22"/>
          <w:szCs w:val="28"/>
          <w:lang w:val="en-GB"/>
        </w:rPr>
        <w:tab/>
      </w:r>
      <w:r w:rsidRPr="00584AEA">
        <w:rPr>
          <w:rFonts w:ascii="Arrus" w:hAnsi="Arrus"/>
          <w:sz w:val="22"/>
          <w:szCs w:val="28"/>
          <w:lang w:val="en-GB"/>
        </w:rPr>
        <w:t>.A Fund should be created to provide relief to widows, divorces and other women in distress as also to cater to the educational (particularly Technical Education,) housing etc needs of the Community.</w:t>
      </w:r>
    </w:p>
    <w:p w14:paraId="268B3F16" w14:textId="77777777" w:rsidR="00270475" w:rsidRPr="00584AEA" w:rsidRDefault="00270475" w:rsidP="00270475">
      <w:pPr>
        <w:tabs>
          <w:tab w:val="left" w:pos="720"/>
        </w:tabs>
        <w:spacing w:before="100" w:after="100"/>
        <w:ind w:left="360" w:hanging="360"/>
        <w:jc w:val="both"/>
        <w:rPr>
          <w:rFonts w:ascii="Arrus" w:hAnsi="Arrus" w:cs="Times New Roman"/>
          <w:sz w:val="22"/>
          <w:szCs w:val="28"/>
          <w:lang w:val="en-GB"/>
        </w:rPr>
      </w:pPr>
      <w:r w:rsidRPr="00584AEA">
        <w:rPr>
          <w:rFonts w:ascii="Arrus" w:hAnsi="Arrus" w:cs="Times New Roman"/>
          <w:sz w:val="22"/>
          <w:szCs w:val="28"/>
          <w:lang w:val="en-GB"/>
        </w:rPr>
        <w:t>10.</w:t>
      </w:r>
      <w:r w:rsidRPr="00584AEA">
        <w:rPr>
          <w:rFonts w:ascii="Arrus" w:hAnsi="Arrus" w:cs="Times New Roman"/>
          <w:sz w:val="22"/>
          <w:szCs w:val="28"/>
          <w:lang w:val="en-GB"/>
        </w:rPr>
        <w:tab/>
      </w:r>
      <w:r w:rsidRPr="00584AEA">
        <w:rPr>
          <w:rFonts w:ascii="Arrus" w:hAnsi="Arrus"/>
          <w:sz w:val="22"/>
          <w:szCs w:val="28"/>
          <w:lang w:val="en-GB"/>
        </w:rPr>
        <w:t>.Information should be collected from other countries, particularly from Muslim countries about the Waqf legislation, procedures, maintenance and expansion obtaining in those countries.</w:t>
      </w:r>
    </w:p>
    <w:p w14:paraId="268B3F17" w14:textId="77777777" w:rsidR="00270475" w:rsidRPr="00584AEA" w:rsidRDefault="00270475" w:rsidP="00270475">
      <w:pPr>
        <w:tabs>
          <w:tab w:val="left" w:pos="720"/>
        </w:tabs>
        <w:spacing w:before="100" w:after="100"/>
        <w:ind w:left="360" w:hanging="360"/>
        <w:jc w:val="both"/>
        <w:rPr>
          <w:rFonts w:ascii="Arrus" w:hAnsi="Arrus" w:cs="Times New Roman"/>
          <w:sz w:val="22"/>
          <w:szCs w:val="28"/>
          <w:lang w:val="en-GB"/>
        </w:rPr>
      </w:pPr>
      <w:r w:rsidRPr="00584AEA">
        <w:rPr>
          <w:rFonts w:ascii="Arrus" w:hAnsi="Arrus" w:cs="Times New Roman"/>
          <w:sz w:val="22"/>
          <w:szCs w:val="28"/>
          <w:lang w:val="en-GB"/>
        </w:rPr>
        <w:t>11.</w:t>
      </w:r>
      <w:r w:rsidRPr="00584AEA">
        <w:rPr>
          <w:rFonts w:ascii="Arrus" w:hAnsi="Arrus" w:cs="Times New Roman"/>
          <w:sz w:val="22"/>
          <w:szCs w:val="28"/>
          <w:lang w:val="en-GB"/>
        </w:rPr>
        <w:tab/>
      </w:r>
      <w:r w:rsidRPr="00584AEA">
        <w:rPr>
          <w:rFonts w:ascii="Arrus" w:hAnsi="Arrus"/>
          <w:sz w:val="22"/>
          <w:szCs w:val="28"/>
          <w:lang w:val="en-GB"/>
        </w:rPr>
        <w:t xml:space="preserve">.Action should be taken to have the land use of Agricultural Waqf </w:t>
      </w:r>
      <w:r w:rsidRPr="00584AEA">
        <w:rPr>
          <w:rFonts w:ascii="Arrus" w:hAnsi="Arrus"/>
          <w:sz w:val="22"/>
          <w:szCs w:val="28"/>
          <w:lang w:val="en-GB"/>
        </w:rPr>
        <w:lastRenderedPageBreak/>
        <w:t>lands, changed for development purposes like setting up schools, technical institutions etc and taking up other welfare activities.</w:t>
      </w:r>
    </w:p>
    <w:p w14:paraId="268B3F18" w14:textId="77777777" w:rsidR="00270475" w:rsidRPr="00584AEA" w:rsidRDefault="00270475" w:rsidP="00270475">
      <w:pPr>
        <w:spacing w:before="150"/>
        <w:ind w:firstLine="360"/>
        <w:jc w:val="both"/>
        <w:rPr>
          <w:rFonts w:ascii="Arrus" w:hAnsi="Arrus" w:cs="Times New Roman"/>
          <w:sz w:val="22"/>
          <w:szCs w:val="28"/>
          <w:lang w:val="en-GB"/>
        </w:rPr>
      </w:pPr>
      <w:r w:rsidRPr="00584AEA">
        <w:rPr>
          <w:rFonts w:ascii="Arrus" w:hAnsi="Arrus"/>
          <w:sz w:val="22"/>
          <w:szCs w:val="28"/>
          <w:lang w:val="en-GB"/>
        </w:rPr>
        <w:t xml:space="preserve">The Committee also underlined the need to study </w:t>
      </w:r>
      <w:proofErr w:type="spellStart"/>
      <w:r w:rsidRPr="00584AEA">
        <w:rPr>
          <w:rFonts w:ascii="Arrus" w:hAnsi="Arrus"/>
          <w:sz w:val="22"/>
          <w:szCs w:val="28"/>
          <w:lang w:val="en-GB"/>
        </w:rPr>
        <w:t>Waqfnamas</w:t>
      </w:r>
      <w:proofErr w:type="spellEnd"/>
      <w:r w:rsidRPr="00584AEA">
        <w:rPr>
          <w:rFonts w:ascii="Arrus" w:hAnsi="Arrus"/>
          <w:sz w:val="22"/>
          <w:szCs w:val="28"/>
          <w:lang w:val="en-GB"/>
        </w:rPr>
        <w:t xml:space="preserve"> in order to ascertain the possibility of utilising the income of </w:t>
      </w:r>
      <w:proofErr w:type="spellStart"/>
      <w:r w:rsidRPr="00584AEA">
        <w:rPr>
          <w:rFonts w:ascii="Arrus" w:hAnsi="Arrus"/>
          <w:sz w:val="22"/>
          <w:szCs w:val="28"/>
          <w:lang w:val="en-GB"/>
        </w:rPr>
        <w:t>awqaf</w:t>
      </w:r>
      <w:proofErr w:type="spellEnd"/>
      <w:r w:rsidRPr="00584AEA">
        <w:rPr>
          <w:rFonts w:ascii="Arrus" w:hAnsi="Arrus"/>
          <w:sz w:val="22"/>
          <w:szCs w:val="28"/>
          <w:lang w:val="en-GB"/>
        </w:rPr>
        <w:t xml:space="preserve"> assets for educational and welfare activities.</w:t>
      </w:r>
    </w:p>
    <w:p w14:paraId="268B3F19" w14:textId="77777777" w:rsidR="00270475" w:rsidRPr="00584AEA" w:rsidRDefault="00270475" w:rsidP="00270475">
      <w:pPr>
        <w:jc w:val="both"/>
        <w:rPr>
          <w:rFonts w:ascii="Arrus" w:hAnsi="Arrus"/>
          <w:sz w:val="22"/>
          <w:szCs w:val="28"/>
          <w:lang w:val="en-GB"/>
        </w:rPr>
      </w:pPr>
    </w:p>
    <w:p w14:paraId="268B3F1A"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The Central Waqf Council has given the following information regarding its activities:</w:t>
      </w:r>
    </w:p>
    <w:p w14:paraId="268B3F1B" w14:textId="77777777" w:rsidR="00270475" w:rsidRPr="00584AEA" w:rsidRDefault="00270475" w:rsidP="00270475">
      <w:pPr>
        <w:jc w:val="both"/>
        <w:rPr>
          <w:rFonts w:ascii="Arrus" w:hAnsi="Arrus"/>
          <w:i/>
          <w:sz w:val="22"/>
          <w:szCs w:val="28"/>
          <w:bdr w:val="none" w:sz="0" w:space="0" w:color="auto" w:frame="1"/>
        </w:rPr>
      </w:pPr>
      <w:r w:rsidRPr="00584AEA">
        <w:rPr>
          <w:rFonts w:ascii="Arrus" w:hAnsi="Arrus"/>
          <w:i/>
          <w:sz w:val="22"/>
          <w:szCs w:val="28"/>
          <w:lang w:val="en-GB"/>
        </w:rPr>
        <w:t xml:space="preserve">The </w:t>
      </w:r>
      <w:r w:rsidRPr="00584AEA">
        <w:rPr>
          <w:rFonts w:ascii="Arrus" w:hAnsi="Arrus"/>
          <w:i/>
          <w:sz w:val="22"/>
          <w:szCs w:val="28"/>
          <w:bdr w:val="none" w:sz="0" w:space="0" w:color="auto" w:frame="1"/>
        </w:rPr>
        <w:t xml:space="preserve">Central Waqf Council as a Statutory Body was established in December, 1964 by the Government of India under the provision of Section 8A of Waqf Act, 1954 (now read as sub section 1 of the Section 9 of the Waqf Act, 1995) for the purpose of advising it on matters pertaining to working of the State Waqf Boards and proper administration of the Waqfs in the country. The Council consists of Chairperson, who is the Union Minister </w:t>
      </w:r>
      <w:proofErr w:type="spellStart"/>
      <w:r w:rsidRPr="00584AEA">
        <w:rPr>
          <w:rFonts w:ascii="Arrus" w:hAnsi="Arrus"/>
          <w:i/>
          <w:sz w:val="22"/>
          <w:szCs w:val="28"/>
          <w:bdr w:val="none" w:sz="0" w:space="0" w:color="auto" w:frame="1"/>
        </w:rPr>
        <w:t>Incharge</w:t>
      </w:r>
      <w:proofErr w:type="spellEnd"/>
      <w:r w:rsidRPr="00584AEA">
        <w:rPr>
          <w:rFonts w:ascii="Arrus" w:hAnsi="Arrus"/>
          <w:i/>
          <w:sz w:val="22"/>
          <w:szCs w:val="28"/>
          <w:bdr w:val="none" w:sz="0" w:space="0" w:color="auto" w:frame="1"/>
        </w:rPr>
        <w:t xml:space="preserve"> of Waqfs and such other members not exceeding 20 in numbers appointed by Government of India as stipulated in the Act. The Secretary is the Chief Executive of the Council. The Council office at present works at Jamnagar House, New Delhi.</w:t>
      </w:r>
    </w:p>
    <w:p w14:paraId="268B3F1C" w14:textId="77777777" w:rsidR="00270475" w:rsidRPr="00584AEA" w:rsidRDefault="00270475" w:rsidP="00270475">
      <w:pPr>
        <w:jc w:val="both"/>
        <w:rPr>
          <w:rFonts w:ascii="Arrus" w:hAnsi="Arrus"/>
          <w:i/>
          <w:sz w:val="22"/>
          <w:szCs w:val="28"/>
          <w:bdr w:val="none" w:sz="0" w:space="0" w:color="auto" w:frame="1"/>
        </w:rPr>
      </w:pPr>
      <w:r w:rsidRPr="00584AEA">
        <w:rPr>
          <w:rFonts w:ascii="Arrus" w:hAnsi="Arrus"/>
          <w:i/>
          <w:sz w:val="22"/>
          <w:szCs w:val="28"/>
          <w:bdr w:val="none" w:sz="0" w:space="0" w:color="auto" w:frame="1"/>
        </w:rPr>
        <w:t>“In terms of Section 10(1) of the Waqf Act, 1995, the Council derives its income from the contribution received by it from the various State Waqf Boards @ 1% (one per cent) of the net income of the Waqfs. All administrative and other expenses of the Council are met out of from this income.</w:t>
      </w:r>
    </w:p>
    <w:p w14:paraId="268B3F1D" w14:textId="77777777" w:rsidR="00270475" w:rsidRPr="00584AEA" w:rsidRDefault="00270475" w:rsidP="00270475">
      <w:pPr>
        <w:jc w:val="both"/>
        <w:rPr>
          <w:rFonts w:ascii="Arrus" w:hAnsi="Arrus"/>
          <w:i/>
          <w:sz w:val="22"/>
          <w:szCs w:val="28"/>
          <w:bdr w:val="none" w:sz="0" w:space="0" w:color="auto" w:frame="1"/>
        </w:rPr>
      </w:pPr>
    </w:p>
    <w:p w14:paraId="268B3F1E" w14:textId="77777777" w:rsidR="00270475" w:rsidRPr="00584AEA" w:rsidRDefault="00270475" w:rsidP="00270475">
      <w:pPr>
        <w:jc w:val="both"/>
        <w:rPr>
          <w:rFonts w:ascii="Arrus" w:hAnsi="Arrus"/>
          <w:i/>
          <w:sz w:val="22"/>
          <w:szCs w:val="28"/>
          <w:bdr w:val="none" w:sz="0" w:space="0" w:color="auto" w:frame="1"/>
        </w:rPr>
      </w:pPr>
      <w:r w:rsidRPr="00584AEA">
        <w:rPr>
          <w:rFonts w:ascii="Arrus" w:hAnsi="Arrus"/>
          <w:i/>
          <w:sz w:val="22"/>
          <w:szCs w:val="28"/>
          <w:lang w:val="en-GB"/>
        </w:rPr>
        <w:t>“</w:t>
      </w:r>
      <w:r w:rsidRPr="00584AEA">
        <w:rPr>
          <w:rFonts w:ascii="Arrus" w:hAnsi="Arrus"/>
          <w:b/>
          <w:bCs/>
          <w:i/>
          <w:sz w:val="22"/>
          <w:szCs w:val="28"/>
          <w:bdr w:val="none" w:sz="0" w:space="0" w:color="auto" w:frame="1"/>
        </w:rPr>
        <w:t>Waqf</w:t>
      </w:r>
      <w:r w:rsidRPr="00584AEA">
        <w:rPr>
          <w:rFonts w:ascii="Arrus" w:hAnsi="Arrus"/>
          <w:i/>
          <w:sz w:val="22"/>
          <w:szCs w:val="28"/>
          <w:bdr w:val="none" w:sz="0" w:space="0" w:color="auto" w:frame="1"/>
        </w:rPr>
        <w:br/>
        <w:t xml:space="preserve">Waqf is a permanent dedication of movable or immovable properties for religious, pious or charitable purposes as recognized by Muslim Law. The Waqf Institutions deal with the religious, social and economic life of Muslims. They are not only supporting Mosques, Dargah etc. But many of them support Schools, Colleges, Hospitals and </w:t>
      </w:r>
      <w:proofErr w:type="spellStart"/>
      <w:r w:rsidRPr="00584AEA">
        <w:rPr>
          <w:rFonts w:ascii="Arrus" w:hAnsi="Arrus"/>
          <w:i/>
          <w:sz w:val="22"/>
          <w:szCs w:val="28"/>
          <w:bdr w:val="none" w:sz="0" w:space="0" w:color="auto" w:frame="1"/>
        </w:rPr>
        <w:t>Musafirkhanas</w:t>
      </w:r>
      <w:proofErr w:type="spellEnd"/>
      <w:r w:rsidRPr="00584AEA">
        <w:rPr>
          <w:rFonts w:ascii="Arrus" w:hAnsi="Arrus"/>
          <w:i/>
          <w:sz w:val="22"/>
          <w:szCs w:val="28"/>
          <w:bdr w:val="none" w:sz="0" w:space="0" w:color="auto" w:frame="1"/>
        </w:rPr>
        <w:t xml:space="preserve"> which are meant for social welfare.</w:t>
      </w:r>
    </w:p>
    <w:p w14:paraId="268B3F1F" w14:textId="77777777" w:rsidR="00270475" w:rsidRPr="00584AEA" w:rsidRDefault="00270475" w:rsidP="00270475">
      <w:pPr>
        <w:jc w:val="both"/>
        <w:rPr>
          <w:rFonts w:ascii="Arrus" w:hAnsi="Arrus"/>
          <w:i/>
          <w:sz w:val="22"/>
          <w:szCs w:val="28"/>
          <w:bdr w:val="none" w:sz="0" w:space="0" w:color="auto" w:frame="1"/>
        </w:rPr>
      </w:pPr>
    </w:p>
    <w:p w14:paraId="268B3F20" w14:textId="77777777" w:rsidR="00270475" w:rsidRPr="00584AEA" w:rsidRDefault="00270475" w:rsidP="00270475">
      <w:pPr>
        <w:jc w:val="both"/>
        <w:rPr>
          <w:rFonts w:ascii="Arrus" w:hAnsi="Arrus"/>
          <w:i/>
          <w:sz w:val="22"/>
          <w:szCs w:val="28"/>
          <w:bdr w:val="none" w:sz="0" w:space="0" w:color="auto" w:frame="1"/>
        </w:rPr>
      </w:pPr>
      <w:r w:rsidRPr="00584AEA">
        <w:rPr>
          <w:rFonts w:ascii="Arrus" w:hAnsi="Arrus"/>
          <w:i/>
          <w:sz w:val="22"/>
          <w:szCs w:val="28"/>
          <w:bdr w:val="none" w:sz="0" w:space="0" w:color="auto" w:frame="1"/>
        </w:rPr>
        <w:t>Administration of Waqf</w:t>
      </w:r>
    </w:p>
    <w:p w14:paraId="268B3F21" w14:textId="77777777" w:rsidR="00270475" w:rsidRPr="00584AEA" w:rsidRDefault="00270475" w:rsidP="00270475">
      <w:pPr>
        <w:jc w:val="both"/>
        <w:rPr>
          <w:rFonts w:ascii="Arrus" w:hAnsi="Arrus"/>
          <w:i/>
          <w:sz w:val="22"/>
          <w:szCs w:val="28"/>
          <w:bdr w:val="none" w:sz="0" w:space="0" w:color="auto" w:frame="1"/>
        </w:rPr>
      </w:pPr>
      <w:r w:rsidRPr="00584AEA">
        <w:rPr>
          <w:rFonts w:ascii="Arrus" w:hAnsi="Arrus"/>
          <w:i/>
          <w:sz w:val="22"/>
          <w:szCs w:val="28"/>
          <w:bdr w:val="none" w:sz="0" w:space="0" w:color="auto" w:frame="1"/>
        </w:rPr>
        <w:t xml:space="preserve">The Central Government is responsible for the implementation of the Waqf Act. It has been taking up issues of common concern to promote the interests of Waqfs in the country. The Waqf Act, 1954 had provisions for survey of Waqfs, constitution of Central Waqf Council and State Waqf Boards etc. For better interpretation of the provision of the Act keeping in view the objective of the legislation, the Waqf Act, 1954 was amended many times. Finally a comprehensive and land mark legislation i.e. Waqf Act, 1995 was enacted by the Government of India </w:t>
      </w:r>
      <w:r w:rsidRPr="00584AEA">
        <w:rPr>
          <w:rFonts w:ascii="Arrus" w:hAnsi="Arrus"/>
          <w:i/>
          <w:sz w:val="22"/>
          <w:szCs w:val="28"/>
          <w:bdr w:val="none" w:sz="0" w:space="0" w:color="auto" w:frame="1"/>
        </w:rPr>
        <w:lastRenderedPageBreak/>
        <w:t>in November, 1995, which became effective from 01.01.1996. In contrast to the previous Act, this Act is applicable throughout the country except for Jammu &amp; Kashmir and Dargah Khwaja Saheb, Ajmer.</w:t>
      </w:r>
    </w:p>
    <w:p w14:paraId="268B3F22" w14:textId="77777777" w:rsidR="00270475" w:rsidRPr="00584AEA" w:rsidRDefault="00270475" w:rsidP="00270475">
      <w:pPr>
        <w:jc w:val="both"/>
        <w:rPr>
          <w:rFonts w:ascii="Arrus" w:hAnsi="Arrus"/>
          <w:i/>
          <w:sz w:val="22"/>
          <w:szCs w:val="28"/>
          <w:bdr w:val="none" w:sz="0" w:space="0" w:color="auto" w:frame="1"/>
        </w:rPr>
      </w:pPr>
    </w:p>
    <w:p w14:paraId="268B3F23" w14:textId="77777777" w:rsidR="00270475" w:rsidRPr="00584AEA" w:rsidRDefault="00270475" w:rsidP="00270475">
      <w:pPr>
        <w:jc w:val="both"/>
        <w:rPr>
          <w:rFonts w:ascii="Arrus" w:hAnsi="Arrus"/>
          <w:b/>
          <w:bCs/>
          <w:i/>
          <w:sz w:val="22"/>
          <w:szCs w:val="28"/>
          <w:bdr w:val="none" w:sz="0" w:space="0" w:color="auto" w:frame="1"/>
        </w:rPr>
      </w:pPr>
      <w:r w:rsidRPr="00584AEA">
        <w:rPr>
          <w:rFonts w:ascii="Arrus" w:hAnsi="Arrus"/>
          <w:b/>
          <w:bCs/>
          <w:i/>
          <w:sz w:val="22"/>
          <w:szCs w:val="28"/>
          <w:bdr w:val="none" w:sz="0" w:space="0" w:color="auto" w:frame="1"/>
        </w:rPr>
        <w:t>Functioning of the Central Waqf Council</w:t>
      </w:r>
    </w:p>
    <w:p w14:paraId="268B3F24" w14:textId="77777777" w:rsidR="00270475" w:rsidRPr="00584AEA" w:rsidRDefault="00270475" w:rsidP="00270475">
      <w:pPr>
        <w:jc w:val="both"/>
        <w:rPr>
          <w:rFonts w:ascii="Arrus" w:hAnsi="Arrus"/>
          <w:b/>
          <w:bCs/>
          <w:i/>
          <w:sz w:val="22"/>
          <w:szCs w:val="28"/>
          <w:bdr w:val="none" w:sz="0" w:space="0" w:color="auto" w:frame="1"/>
        </w:rPr>
      </w:pPr>
    </w:p>
    <w:p w14:paraId="268B3F25" w14:textId="77777777" w:rsidR="00270475" w:rsidRPr="00584AEA" w:rsidRDefault="00270475" w:rsidP="00270475">
      <w:pPr>
        <w:jc w:val="both"/>
        <w:rPr>
          <w:rFonts w:ascii="Arrus" w:hAnsi="Arrus"/>
          <w:i/>
          <w:sz w:val="22"/>
          <w:szCs w:val="28"/>
          <w:bdr w:val="none" w:sz="0" w:space="0" w:color="auto" w:frame="1"/>
        </w:rPr>
      </w:pPr>
      <w:r w:rsidRPr="00584AEA">
        <w:rPr>
          <w:rFonts w:ascii="Arrus" w:hAnsi="Arrus"/>
          <w:i/>
          <w:sz w:val="22"/>
          <w:szCs w:val="28"/>
          <w:bdr w:val="none" w:sz="0" w:space="0" w:color="auto" w:frame="1"/>
        </w:rPr>
        <w:t>Central Waqf Council normally meets twice in a year. However, the Committees of the Council, which consist of its Members meet as often as possible to transact business regarding the monitoring of the programmes of the Council, administrative and financial matters, implementation of the scheme for the Development of Urban Waqf Properties and Educational schemes of the Council. The Committees also discharge the functions entrusted to by the Council from time to time.</w:t>
      </w:r>
    </w:p>
    <w:p w14:paraId="268B3F26" w14:textId="77777777" w:rsidR="00270475" w:rsidRPr="00584AEA" w:rsidRDefault="00270475" w:rsidP="00270475">
      <w:pPr>
        <w:jc w:val="both"/>
        <w:rPr>
          <w:rFonts w:ascii="Arrus" w:hAnsi="Arrus"/>
          <w:b/>
          <w:bCs/>
          <w:i/>
          <w:sz w:val="22"/>
          <w:szCs w:val="28"/>
        </w:rPr>
      </w:pPr>
      <w:r w:rsidRPr="00584AEA">
        <w:rPr>
          <w:rFonts w:ascii="Arrus" w:hAnsi="Arrus"/>
          <w:i/>
          <w:sz w:val="22"/>
          <w:szCs w:val="28"/>
          <w:bdr w:val="none" w:sz="0" w:space="0" w:color="auto" w:frame="1"/>
        </w:rPr>
        <w:t>“</w:t>
      </w:r>
      <w:proofErr w:type="spellStart"/>
      <w:r w:rsidRPr="00584AEA">
        <w:rPr>
          <w:rFonts w:ascii="Arrus" w:hAnsi="Arrus"/>
          <w:i/>
          <w:sz w:val="22"/>
          <w:szCs w:val="28"/>
          <w:bdr w:val="none" w:sz="0" w:space="0" w:color="auto" w:frame="1"/>
        </w:rPr>
        <w:t>Themain</w:t>
      </w:r>
      <w:proofErr w:type="spellEnd"/>
      <w:r w:rsidRPr="00584AEA">
        <w:rPr>
          <w:rFonts w:ascii="Arrus" w:hAnsi="Arrus"/>
          <w:i/>
          <w:sz w:val="22"/>
          <w:szCs w:val="28"/>
          <w:bdr w:val="none" w:sz="0" w:space="0" w:color="auto" w:frame="1"/>
        </w:rPr>
        <w:t xml:space="preserve"> function of the Central Waqf Council is to advise the Government of India on matters concerning the working of Waqf Boards and the due administration of Waqfs in the country. Beside that the important issues affecting the community especially those pertaining to religious matters/Islamic affairs like administration of Mosques, Dargahs and proper management of properties are also considered by the Council/its Committees. Whenever matters of general interest regarding management of Waqfs in State are to be taken up at the level of the Central Government the same are generally referred to the Central Waqf Council.</w:t>
      </w:r>
    </w:p>
    <w:p w14:paraId="268B3F27" w14:textId="77777777" w:rsidR="00270475" w:rsidRPr="00584AEA" w:rsidRDefault="00270475" w:rsidP="00270475">
      <w:pPr>
        <w:jc w:val="both"/>
        <w:rPr>
          <w:rFonts w:ascii="Arrus" w:hAnsi="Arrus"/>
          <w:b/>
          <w:bCs/>
          <w:i/>
          <w:sz w:val="22"/>
          <w:szCs w:val="28"/>
        </w:rPr>
      </w:pPr>
    </w:p>
    <w:p w14:paraId="268B3F28" w14:textId="77777777" w:rsidR="00270475" w:rsidRPr="00584AEA" w:rsidRDefault="00270475" w:rsidP="00270475">
      <w:pPr>
        <w:jc w:val="both"/>
        <w:rPr>
          <w:rFonts w:ascii="Arrus" w:hAnsi="Arrus"/>
          <w:i/>
          <w:sz w:val="22"/>
          <w:szCs w:val="28"/>
          <w:bdr w:val="none" w:sz="0" w:space="0" w:color="auto" w:frame="1"/>
        </w:rPr>
      </w:pPr>
      <w:r w:rsidRPr="00584AEA">
        <w:rPr>
          <w:rFonts w:ascii="Arrus" w:hAnsi="Arrus"/>
          <w:b/>
          <w:bCs/>
          <w:i/>
          <w:sz w:val="22"/>
          <w:szCs w:val="28"/>
        </w:rPr>
        <w:t>The Developmental Activities</w:t>
      </w:r>
      <w:r w:rsidRPr="00584AEA">
        <w:rPr>
          <w:rFonts w:ascii="Arrus" w:hAnsi="Arrus"/>
          <w:i/>
          <w:sz w:val="22"/>
          <w:szCs w:val="28"/>
          <w:bdr w:val="none" w:sz="0" w:space="0" w:color="auto" w:frame="1"/>
        </w:rPr>
        <w:t xml:space="preserve"> </w:t>
      </w:r>
    </w:p>
    <w:p w14:paraId="268B3F29" w14:textId="77777777" w:rsidR="00270475" w:rsidRPr="00584AEA" w:rsidRDefault="00270475" w:rsidP="00270475">
      <w:pPr>
        <w:jc w:val="both"/>
        <w:rPr>
          <w:rFonts w:ascii="Arrus" w:hAnsi="Arrus"/>
          <w:i/>
          <w:sz w:val="22"/>
          <w:szCs w:val="28"/>
          <w:bdr w:val="none" w:sz="0" w:space="0" w:color="auto" w:frame="1"/>
        </w:rPr>
      </w:pPr>
      <w:r w:rsidRPr="00584AEA">
        <w:rPr>
          <w:rFonts w:ascii="Arrus" w:hAnsi="Arrus"/>
          <w:i/>
          <w:sz w:val="22"/>
          <w:szCs w:val="28"/>
          <w:bdr w:val="none" w:sz="0" w:space="0" w:color="auto" w:frame="1"/>
        </w:rPr>
        <w:t>A Development of Urban Waqf Properties</w:t>
      </w:r>
    </w:p>
    <w:p w14:paraId="268B3F2A" w14:textId="77777777" w:rsidR="00270475" w:rsidRPr="00584AEA" w:rsidRDefault="00270475" w:rsidP="00270475">
      <w:pPr>
        <w:jc w:val="both"/>
        <w:rPr>
          <w:rFonts w:ascii="Arrus" w:hAnsi="Arrus"/>
          <w:i/>
          <w:sz w:val="22"/>
          <w:szCs w:val="28"/>
          <w:bdr w:val="none" w:sz="0" w:space="0" w:color="auto" w:frame="1"/>
        </w:rPr>
      </w:pPr>
    </w:p>
    <w:p w14:paraId="268B3F2B" w14:textId="77777777" w:rsidR="00270475" w:rsidRPr="00584AEA" w:rsidRDefault="00270475" w:rsidP="00270475">
      <w:pPr>
        <w:jc w:val="both"/>
        <w:rPr>
          <w:rFonts w:ascii="Arrus" w:hAnsi="Arrus"/>
          <w:i/>
          <w:sz w:val="22"/>
          <w:szCs w:val="28"/>
          <w:bdr w:val="none" w:sz="0" w:space="0" w:color="auto" w:frame="1"/>
        </w:rPr>
      </w:pPr>
      <w:r w:rsidRPr="00584AEA">
        <w:rPr>
          <w:rFonts w:ascii="Arrus" w:hAnsi="Arrus"/>
          <w:i/>
          <w:sz w:val="22"/>
          <w:szCs w:val="28"/>
          <w:bdr w:val="none" w:sz="0" w:space="0" w:color="auto" w:frame="1"/>
        </w:rPr>
        <w:t xml:space="preserve">“Witha view to protect vacant Waqf land from encroachers and to develop it on commercial lines for generating more income in an order to widen welfare activities, Central Waqf Council has been implementing this scheme since 1974-75 with yearly grant-in-aid from the Central Government. Under the Scheme, loan is extended to various Waqf Institutions in the Country for taking up economically viable buildings on the Waqf land such as commercial complex, marriage halls, hospitals, cold storage etc. For this, the Central Government has released a total grant-in-aid amounting to Rs. 34 crores 66.66 lakhs only between September 1974 to March, 2011, and in turn the Central Waqf Council has extended loan to 137 projects approved by the Council as well as by the Government of India. Out of these 137 projects 84 projects have been completed in all respect and </w:t>
      </w:r>
      <w:r w:rsidRPr="00584AEA">
        <w:rPr>
          <w:rFonts w:ascii="Arrus" w:hAnsi="Arrus"/>
          <w:i/>
          <w:sz w:val="22"/>
          <w:szCs w:val="28"/>
          <w:bdr w:val="none" w:sz="0" w:space="0" w:color="auto" w:frame="1"/>
        </w:rPr>
        <w:lastRenderedPageBreak/>
        <w:t>are yielding income. The loan amount is repaid to the Council by the loanee institutions in easy installments and the amount thus received back forms a </w:t>
      </w:r>
      <w:r w:rsidRPr="00584AEA">
        <w:rPr>
          <w:rFonts w:ascii="Arrus" w:hAnsi="Arrus"/>
          <w:b/>
          <w:bCs/>
          <w:i/>
          <w:sz w:val="22"/>
          <w:szCs w:val="28"/>
          <w:bdr w:val="none" w:sz="0" w:space="0" w:color="auto" w:frame="1"/>
        </w:rPr>
        <w:t>Revolving Fund</w:t>
      </w:r>
      <w:r w:rsidRPr="00584AEA">
        <w:rPr>
          <w:rFonts w:ascii="Arrus" w:hAnsi="Arrus"/>
          <w:i/>
          <w:sz w:val="22"/>
          <w:szCs w:val="28"/>
          <w:bdr w:val="none" w:sz="0" w:space="0" w:color="auto" w:frame="1"/>
        </w:rPr>
        <w:t>, which is again utilized for giving loans up to Rs. 20 lakhs to the Minor Development Projects on Waqf properties. From this Fund, the Council had released a sum of Rs. 4 crores 96.89 lakhs to 90 projects up to 31.3.2011 out of which 79 projects have been completed.</w:t>
      </w:r>
    </w:p>
    <w:p w14:paraId="268B3F2C" w14:textId="77777777" w:rsidR="00270475" w:rsidRPr="00584AEA" w:rsidRDefault="00270475" w:rsidP="00270475">
      <w:pPr>
        <w:jc w:val="both"/>
        <w:rPr>
          <w:rFonts w:ascii="Arrus" w:hAnsi="Arrus"/>
          <w:i/>
          <w:sz w:val="22"/>
          <w:szCs w:val="28"/>
          <w:bdr w:val="none" w:sz="0" w:space="0" w:color="auto" w:frame="1"/>
        </w:rPr>
      </w:pPr>
    </w:p>
    <w:p w14:paraId="268B3F2D" w14:textId="77777777" w:rsidR="00270475" w:rsidRPr="00584AEA" w:rsidRDefault="00270475" w:rsidP="00270475">
      <w:pPr>
        <w:jc w:val="both"/>
        <w:rPr>
          <w:rFonts w:ascii="Arrus" w:hAnsi="Arrus"/>
          <w:i/>
          <w:sz w:val="22"/>
          <w:szCs w:val="28"/>
          <w:bdr w:val="none" w:sz="0" w:space="0" w:color="auto" w:frame="1"/>
        </w:rPr>
      </w:pPr>
      <w:r w:rsidRPr="00584AEA">
        <w:rPr>
          <w:rFonts w:ascii="Arrus" w:hAnsi="Arrus"/>
          <w:i/>
          <w:sz w:val="22"/>
          <w:szCs w:val="28"/>
          <w:bdr w:val="none" w:sz="0" w:space="0" w:color="auto" w:frame="1"/>
        </w:rPr>
        <w:t>“Therefore, with the total grant-in-aid of Rs.34 crores 66.66 lakhs received by the Council, it has been able to get 163 projects completed and the work on the remaining sites is in progress. This has received appreciation of all sections of the society describing it a magic of management. The grant-in-aid received by The Central Waqf Council is forwarded to the loanee Waqf in the form of interest free loans for the Development of Urban Waqf Properties while the Council bears the entire expenditure on the staff working in the Scheme as well as other expenses on paper, postage etc. Against this service rendered by the Council, it puts two conditions on the loanee Waqf institutions i.e. </w:t>
      </w:r>
    </w:p>
    <w:p w14:paraId="268B3F2E"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bdr w:val="none" w:sz="0" w:space="0" w:color="auto" w:frame="1"/>
        </w:rPr>
        <w:br/>
        <w:t>(</w:t>
      </w:r>
      <w:proofErr w:type="spellStart"/>
      <w:r w:rsidRPr="00584AEA">
        <w:rPr>
          <w:rFonts w:ascii="Arrus" w:hAnsi="Arrus"/>
          <w:i/>
          <w:sz w:val="22"/>
          <w:szCs w:val="28"/>
          <w:bdr w:val="none" w:sz="0" w:space="0" w:color="auto" w:frame="1"/>
        </w:rPr>
        <w:t>i</w:t>
      </w:r>
      <w:proofErr w:type="spellEnd"/>
      <w:r w:rsidRPr="00584AEA">
        <w:rPr>
          <w:rFonts w:ascii="Arrus" w:hAnsi="Arrus"/>
          <w:i/>
          <w:sz w:val="22"/>
          <w:szCs w:val="28"/>
          <w:bdr w:val="none" w:sz="0" w:space="0" w:color="auto" w:frame="1"/>
        </w:rPr>
        <w:t>) they would pay 4% donation on the outstanding loan to the </w:t>
      </w:r>
      <w:r w:rsidRPr="00584AEA">
        <w:rPr>
          <w:rFonts w:ascii="Arrus" w:hAnsi="Arrus"/>
          <w:b/>
          <w:bCs/>
          <w:i/>
          <w:sz w:val="22"/>
          <w:szCs w:val="28"/>
          <w:bdr w:val="none" w:sz="0" w:space="0" w:color="auto" w:frame="1"/>
        </w:rPr>
        <w:t>Education Fund</w:t>
      </w:r>
      <w:r w:rsidRPr="00584AEA">
        <w:rPr>
          <w:rFonts w:ascii="Arrus" w:hAnsi="Arrus"/>
          <w:i/>
          <w:sz w:val="22"/>
          <w:szCs w:val="28"/>
          <w:bdr w:val="none" w:sz="0" w:space="0" w:color="auto" w:frame="1"/>
        </w:rPr>
        <w:t> for the Educational Scheme of the Council meant for educational upliftment of the poor Muslims; </w:t>
      </w:r>
      <w:r w:rsidRPr="00584AEA">
        <w:rPr>
          <w:rFonts w:ascii="Arrus" w:hAnsi="Arrus"/>
          <w:i/>
          <w:sz w:val="22"/>
          <w:szCs w:val="28"/>
          <w:bdr w:val="none" w:sz="0" w:space="0" w:color="auto" w:frame="1"/>
        </w:rPr>
        <w:br/>
        <w:t>(ii) after the repayment of the loan, they would spend 40% of their enhanced income on the education of the Muslims particularly on the technical educations.</w:t>
      </w:r>
    </w:p>
    <w:p w14:paraId="268B3F2F" w14:textId="77777777" w:rsidR="00270475" w:rsidRPr="00584AEA" w:rsidRDefault="00270475" w:rsidP="00270475">
      <w:pPr>
        <w:jc w:val="both"/>
        <w:rPr>
          <w:rFonts w:ascii="Arrus" w:hAnsi="Arrus"/>
          <w:i/>
          <w:sz w:val="22"/>
          <w:szCs w:val="28"/>
          <w:lang w:val="en-GB"/>
        </w:rPr>
      </w:pPr>
    </w:p>
    <w:p w14:paraId="268B3F30"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Another message by the Secretary, Mr Ali Ahmad Khan says:</w:t>
      </w:r>
    </w:p>
    <w:p w14:paraId="268B3F31"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lang w:val="en-GB"/>
        </w:rPr>
        <w:t xml:space="preserve">“Central Waqf  </w:t>
      </w:r>
      <w:r w:rsidRPr="00584AEA">
        <w:rPr>
          <w:rFonts w:ascii="Arrus" w:hAnsi="Arrus"/>
          <w:i/>
          <w:sz w:val="22"/>
          <w:szCs w:val="28"/>
          <w:shd w:val="clear" w:color="auto" w:fill="D8D8D8"/>
        </w:rPr>
        <w:t>Council has been undertaking a number of developmental and welfare activities across the country with the help of various State Waqf Boards for the past couple of years.</w:t>
      </w:r>
    </w:p>
    <w:p w14:paraId="268B3F32" w14:textId="77777777" w:rsidR="00270475" w:rsidRPr="00584AEA" w:rsidRDefault="00270475" w:rsidP="00270475">
      <w:pPr>
        <w:jc w:val="both"/>
        <w:rPr>
          <w:rFonts w:ascii="Arrus" w:hAnsi="Arrus"/>
          <w:i/>
          <w:sz w:val="22"/>
          <w:szCs w:val="28"/>
          <w:lang w:val="en-GB"/>
        </w:rPr>
      </w:pPr>
    </w:p>
    <w:p w14:paraId="268B3F33" w14:textId="77777777" w:rsidR="00270475" w:rsidRPr="00584AEA" w:rsidRDefault="00270475" w:rsidP="00270475">
      <w:pPr>
        <w:jc w:val="both"/>
        <w:rPr>
          <w:rFonts w:ascii="Arrus" w:hAnsi="Arrus"/>
          <w:i/>
          <w:sz w:val="22"/>
          <w:szCs w:val="28"/>
          <w:lang w:val="en-GB"/>
        </w:rPr>
      </w:pPr>
      <w:r w:rsidRPr="00584AEA">
        <w:rPr>
          <w:rFonts w:ascii="Arrus" w:hAnsi="Arrus"/>
          <w:i/>
          <w:sz w:val="22"/>
          <w:szCs w:val="28"/>
          <w:shd w:val="clear" w:color="auto" w:fill="D8D8D8"/>
        </w:rPr>
        <w:t xml:space="preserve">These activities have benefited the community. With a view to further enhance its horizon, the Central Waqf Council has emphasized certain new initiatives for the effective implementation of the existing Waqf Act at different states such as completion of surveys, establishment of Waqf Boards, list of encroached properties, proper collection of Waqf income, maintaining accounts and auditing of income of the Waqfs and Waqf Boards, identification of Waqf land for development for generating higher income, so as to finance various welfare programme for the economic betterment of the community. The Council has been constantly in touch with the State Waqf Boards for devising various strategies to attain the objective outlined under the Waqf </w:t>
      </w:r>
      <w:proofErr w:type="spellStart"/>
      <w:r w:rsidRPr="00584AEA">
        <w:rPr>
          <w:rFonts w:ascii="Arrus" w:hAnsi="Arrus"/>
          <w:i/>
          <w:sz w:val="22"/>
          <w:szCs w:val="28"/>
          <w:shd w:val="clear" w:color="auto" w:fill="D8D8D8"/>
        </w:rPr>
        <w:t>Waqf</w:t>
      </w:r>
      <w:proofErr w:type="spellEnd"/>
      <w:r w:rsidRPr="00584AEA">
        <w:rPr>
          <w:rFonts w:ascii="Arrus" w:hAnsi="Arrus"/>
          <w:i/>
          <w:sz w:val="22"/>
          <w:szCs w:val="28"/>
          <w:shd w:val="clear" w:color="auto" w:fill="D8D8D8"/>
        </w:rPr>
        <w:t xml:space="preserve"> Act, </w:t>
      </w:r>
      <w:r w:rsidRPr="00584AEA">
        <w:rPr>
          <w:rFonts w:ascii="Arrus" w:hAnsi="Arrus"/>
          <w:i/>
          <w:sz w:val="22"/>
          <w:szCs w:val="28"/>
          <w:shd w:val="clear" w:color="auto" w:fill="D8D8D8"/>
        </w:rPr>
        <w:lastRenderedPageBreak/>
        <w:t>1995</w:t>
      </w:r>
    </w:p>
    <w:p w14:paraId="268B3F34" w14:textId="77777777" w:rsidR="00270475" w:rsidRPr="00584AEA" w:rsidRDefault="00270475" w:rsidP="00270475">
      <w:pPr>
        <w:jc w:val="both"/>
        <w:rPr>
          <w:rFonts w:ascii="Arrus" w:hAnsi="Arrus"/>
          <w:sz w:val="22"/>
          <w:szCs w:val="28"/>
          <w:lang w:val="en-GB"/>
        </w:rPr>
      </w:pPr>
    </w:p>
    <w:p w14:paraId="268B3F35" w14:textId="77777777" w:rsidR="00270475" w:rsidRPr="00584AEA" w:rsidRDefault="00270475" w:rsidP="00270475">
      <w:pPr>
        <w:jc w:val="both"/>
        <w:rPr>
          <w:rFonts w:ascii="Arrus" w:hAnsi="Arrus"/>
          <w:sz w:val="22"/>
          <w:szCs w:val="28"/>
          <w:shd w:val="clear" w:color="auto" w:fill="D8D8D8"/>
        </w:rPr>
      </w:pPr>
    </w:p>
    <w:p w14:paraId="268B3F36" w14:textId="77777777" w:rsidR="00270475" w:rsidRPr="00584AEA" w:rsidRDefault="00270475" w:rsidP="00270475">
      <w:pPr>
        <w:jc w:val="both"/>
        <w:rPr>
          <w:rFonts w:ascii="Arrus" w:hAnsi="Arrus"/>
          <w:sz w:val="22"/>
          <w:szCs w:val="28"/>
          <w:shd w:val="clear" w:color="auto" w:fill="D8D8D8"/>
        </w:rPr>
      </w:pPr>
      <w:r w:rsidRPr="00584AEA">
        <w:rPr>
          <w:rFonts w:ascii="Arrus" w:hAnsi="Arrus"/>
          <w:sz w:val="22"/>
          <w:szCs w:val="28"/>
          <w:shd w:val="clear" w:color="auto" w:fill="D8D8D8"/>
        </w:rPr>
        <w:t xml:space="preserve">The former  Minority Affairs Minister, </w:t>
      </w:r>
      <w:proofErr w:type="spellStart"/>
      <w:r w:rsidRPr="00584AEA">
        <w:rPr>
          <w:rFonts w:ascii="Arrus" w:hAnsi="Arrus"/>
          <w:sz w:val="22"/>
          <w:szCs w:val="28"/>
          <w:shd w:val="clear" w:color="auto" w:fill="D8D8D8"/>
        </w:rPr>
        <w:t>Mr</w:t>
      </w:r>
      <w:proofErr w:type="spellEnd"/>
      <w:r w:rsidRPr="00584AEA">
        <w:rPr>
          <w:rFonts w:ascii="Arrus" w:hAnsi="Arrus"/>
          <w:sz w:val="22"/>
          <w:szCs w:val="28"/>
          <w:shd w:val="clear" w:color="auto" w:fill="D8D8D8"/>
        </w:rPr>
        <w:t xml:space="preserve"> K Rahman Khan was quoted as </w:t>
      </w:r>
      <w:proofErr w:type="spellStart"/>
      <w:r w:rsidRPr="00584AEA">
        <w:rPr>
          <w:rFonts w:ascii="Arrus" w:hAnsi="Arrus"/>
          <w:sz w:val="22"/>
          <w:szCs w:val="28"/>
          <w:shd w:val="clear" w:color="auto" w:fill="D8D8D8"/>
        </w:rPr>
        <w:t>sying</w:t>
      </w:r>
      <w:proofErr w:type="spellEnd"/>
      <w:r w:rsidRPr="00584AEA">
        <w:rPr>
          <w:rFonts w:ascii="Arrus" w:hAnsi="Arrus"/>
          <w:sz w:val="22"/>
          <w:szCs w:val="28"/>
          <w:shd w:val="clear" w:color="auto" w:fill="D8D8D8"/>
        </w:rPr>
        <w:t>:</w:t>
      </w:r>
    </w:p>
    <w:p w14:paraId="268B3F37" w14:textId="77777777" w:rsidR="00270475" w:rsidRPr="00584AEA" w:rsidRDefault="00270475" w:rsidP="00270475">
      <w:pPr>
        <w:jc w:val="both"/>
        <w:rPr>
          <w:rFonts w:ascii="Arrus" w:hAnsi="Arrus"/>
          <w:sz w:val="22"/>
          <w:szCs w:val="28"/>
          <w:shd w:val="clear" w:color="auto" w:fill="D8D8D8"/>
        </w:rPr>
      </w:pPr>
    </w:p>
    <w:p w14:paraId="268B3F38" w14:textId="77777777" w:rsidR="00270475" w:rsidRPr="00584AEA" w:rsidRDefault="00270475" w:rsidP="00270475">
      <w:pPr>
        <w:shd w:val="clear" w:color="auto" w:fill="FFFFFF"/>
        <w:jc w:val="both"/>
        <w:textAlignment w:val="baseline"/>
        <w:rPr>
          <w:rFonts w:ascii="Arrus" w:hAnsi="Arrus"/>
          <w:i/>
          <w:sz w:val="22"/>
          <w:szCs w:val="28"/>
        </w:rPr>
      </w:pPr>
      <w:r w:rsidRPr="00584AEA">
        <w:rPr>
          <w:rFonts w:ascii="Arrus" w:hAnsi="Arrus"/>
          <w:i/>
          <w:sz w:val="22"/>
          <w:szCs w:val="28"/>
          <w:shd w:val="clear" w:color="auto" w:fill="D8D8D8"/>
        </w:rPr>
        <w:t>“</w:t>
      </w:r>
      <w:r w:rsidRPr="00584AEA">
        <w:rPr>
          <w:rFonts w:ascii="Arrus" w:hAnsi="Arrus"/>
          <w:i/>
          <w:sz w:val="22"/>
          <w:szCs w:val="28"/>
        </w:rPr>
        <w:t>The Minister further said, the Waqf Act, 1954 had under gone several changes and a comprehensive Waqf Act, 1995 came into force to provide for better protection, management and development of Waqfs. Some of the important provisions are yet to be implemented fully by the State Governments/Boards even after the enactment of this comprehensive Act 17 years ago, he added. This is a cause of concern especially when amendments to the existing Waqf Act, 1995 are in the offing. Therefore, timely completion of various provisions of the Act such as the survey of various properties and registration thereof cross checking of the title of the property, establishment of Tribunals to resolve disputes and litigation besides framing of the Rules &amp; Regulations is necessary.</w:t>
      </w:r>
    </w:p>
    <w:p w14:paraId="268B3F39" w14:textId="77777777" w:rsidR="00270475" w:rsidRPr="00584AEA" w:rsidRDefault="00270475" w:rsidP="00270475">
      <w:pPr>
        <w:widowControl/>
        <w:shd w:val="clear" w:color="auto" w:fill="FFFFFF"/>
        <w:autoSpaceDE/>
        <w:autoSpaceDN/>
        <w:adjustRightInd/>
        <w:jc w:val="both"/>
        <w:textAlignment w:val="baseline"/>
        <w:rPr>
          <w:rFonts w:ascii="Arrus" w:hAnsi="Arrus"/>
          <w:i/>
          <w:sz w:val="22"/>
          <w:szCs w:val="28"/>
        </w:rPr>
      </w:pPr>
      <w:r w:rsidRPr="00584AEA">
        <w:rPr>
          <w:rFonts w:ascii="Arrus" w:hAnsi="Arrus"/>
          <w:i/>
          <w:sz w:val="22"/>
          <w:szCs w:val="28"/>
        </w:rPr>
        <w:t xml:space="preserve">Highlighting the vast potential of Waqf land available across the </w:t>
      </w:r>
      <w:proofErr w:type="spellStart"/>
      <w:r w:rsidRPr="00584AEA">
        <w:rPr>
          <w:rFonts w:ascii="Arrus" w:hAnsi="Arrus"/>
          <w:i/>
          <w:sz w:val="22"/>
          <w:szCs w:val="28"/>
        </w:rPr>
        <w:t>country,the</w:t>
      </w:r>
      <w:proofErr w:type="spellEnd"/>
      <w:r w:rsidRPr="00584AEA">
        <w:rPr>
          <w:rFonts w:ascii="Arrus" w:hAnsi="Arrus"/>
          <w:i/>
          <w:sz w:val="22"/>
          <w:szCs w:val="28"/>
        </w:rPr>
        <w:t xml:space="preserve"> Minister stressed the need for developing these Waqf properties on commercial lines to drive higher income for the welfare of the community. For this specific purpose he stated that the Ministry of Minority Affairs has initiated the move to set up the National Waqf Development Corporation (NWDC). Shri Khan further emphasized for better coordination of the State Waqf Boards with the Central Waqf Council to enable the Ministry of Minority Affairs to yield desired results for the welfare of </w:t>
      </w:r>
      <w:proofErr w:type="spellStart"/>
      <w:r w:rsidRPr="00584AEA">
        <w:rPr>
          <w:rFonts w:ascii="Arrus" w:hAnsi="Arrus"/>
          <w:i/>
          <w:sz w:val="22"/>
          <w:szCs w:val="28"/>
        </w:rPr>
        <w:t>community.Referring</w:t>
      </w:r>
      <w:proofErr w:type="spellEnd"/>
      <w:r w:rsidRPr="00584AEA">
        <w:rPr>
          <w:rFonts w:ascii="Arrus" w:hAnsi="Arrus"/>
          <w:i/>
          <w:sz w:val="22"/>
          <w:szCs w:val="28"/>
        </w:rPr>
        <w:t xml:space="preserve"> to financial assistance scheme through the Central Waqf Council for development of Waqf properties he said more than 16 States have been benefitted out of the scheme. He urged all other State Waqf Boards to take benefit of the scheme by identifying potential Waqf land for development.”</w:t>
      </w:r>
    </w:p>
    <w:p w14:paraId="268B3F3A" w14:textId="77777777" w:rsidR="00270475" w:rsidRPr="00584AEA" w:rsidRDefault="00270475" w:rsidP="00270475">
      <w:pPr>
        <w:jc w:val="both"/>
        <w:rPr>
          <w:rFonts w:ascii="Arrus" w:hAnsi="Arrus"/>
          <w:sz w:val="22"/>
          <w:szCs w:val="28"/>
          <w:lang w:val="en-GB"/>
        </w:rPr>
      </w:pPr>
    </w:p>
    <w:p w14:paraId="268B3F3B"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biggest challenge of course remains the proper use of the </w:t>
      </w:r>
      <w:proofErr w:type="spellStart"/>
      <w:r w:rsidRPr="00584AEA">
        <w:rPr>
          <w:rFonts w:ascii="Arrus" w:hAnsi="Arrus"/>
          <w:sz w:val="22"/>
          <w:szCs w:val="28"/>
          <w:lang w:val="en-GB"/>
        </w:rPr>
        <w:t>awqaf</w:t>
      </w:r>
      <w:proofErr w:type="spellEnd"/>
      <w:r w:rsidRPr="00584AEA">
        <w:rPr>
          <w:rFonts w:ascii="Arrus" w:hAnsi="Arrus"/>
          <w:sz w:val="22"/>
          <w:szCs w:val="28"/>
          <w:lang w:val="en-GB"/>
        </w:rPr>
        <w:t xml:space="preserve"> so that they can give a return of at least 12000 crores per annum. Waqf lands are lying vacant everywhere and this is high time we made proper use of them. </w:t>
      </w:r>
    </w:p>
    <w:p w14:paraId="268B3F3C" w14:textId="77777777" w:rsidR="00270475" w:rsidRPr="00584AEA" w:rsidRDefault="00270475" w:rsidP="00270475">
      <w:pPr>
        <w:jc w:val="both"/>
        <w:rPr>
          <w:rFonts w:ascii="Arrus" w:hAnsi="Arrus"/>
          <w:sz w:val="22"/>
          <w:szCs w:val="28"/>
          <w:lang w:val="en-GB"/>
        </w:rPr>
      </w:pPr>
    </w:p>
    <w:p w14:paraId="268B3F3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This Approach Paper has suggested introduction of Applied Islamics as a major discipline in the Madrasas and may also be included in the modern universities. An International Centre for Applied Islamics is the urgent need for which the author of this paper is working. </w:t>
      </w:r>
      <w:r w:rsidRPr="00584AEA">
        <w:rPr>
          <w:rFonts w:ascii="Arrus" w:hAnsi="Arrus"/>
          <w:b/>
          <w:bCs/>
          <w:sz w:val="22"/>
          <w:szCs w:val="28"/>
          <w:lang w:val="en-GB"/>
        </w:rPr>
        <w:t>This Centre/University for Applied Islamics</w:t>
      </w:r>
      <w:r w:rsidRPr="00584AEA">
        <w:rPr>
          <w:rFonts w:ascii="Arrus" w:hAnsi="Arrus"/>
          <w:sz w:val="22"/>
          <w:szCs w:val="28"/>
          <w:lang w:val="en-GB"/>
        </w:rPr>
        <w:t xml:space="preserve"> can be established in </w:t>
      </w:r>
      <w:r w:rsidRPr="00584AEA">
        <w:rPr>
          <w:rFonts w:ascii="Arrus" w:hAnsi="Arrus"/>
          <w:sz w:val="22"/>
          <w:szCs w:val="28"/>
          <w:lang w:val="en-GB"/>
        </w:rPr>
        <w:lastRenderedPageBreak/>
        <w:t xml:space="preserve">Delhi itself on a Waqf land allotted for the purpose. Islamic Centres can be spread all over the country on the Waqf lands with the aim of attracting visitors. Qur’an, Hadith and Islamic History Exhibition Centres can be established along with Libraries, auditoriums, mosques and service centres for the travellers can be established. This will help in generating greater awareness about Islam and will also open avenues for healthy and pious moments for the visitors. Hospitals and Medical Colleges can also be opened that can be dedicated to the service of mankind. </w:t>
      </w:r>
    </w:p>
    <w:p w14:paraId="268B3F3E" w14:textId="77777777" w:rsidR="00270475" w:rsidRPr="00584AEA" w:rsidRDefault="00270475" w:rsidP="00270475">
      <w:pPr>
        <w:jc w:val="both"/>
        <w:rPr>
          <w:rFonts w:ascii="Arrus" w:hAnsi="Arrus"/>
          <w:sz w:val="22"/>
          <w:szCs w:val="28"/>
          <w:lang w:val="en-GB"/>
        </w:rPr>
      </w:pPr>
    </w:p>
    <w:p w14:paraId="268B3F3F" w14:textId="77777777" w:rsidR="00270475" w:rsidRPr="00584AEA" w:rsidRDefault="00270475" w:rsidP="00270475">
      <w:pPr>
        <w:jc w:val="both"/>
        <w:rPr>
          <w:rFonts w:ascii="Arrus" w:hAnsi="Arrus" w:cs="Times New Roman"/>
          <w:sz w:val="30"/>
          <w:szCs w:val="22"/>
          <w:lang w:val="en-GB" w:eastAsia="en-GB"/>
        </w:rPr>
      </w:pPr>
      <w:r w:rsidRPr="00584AEA">
        <w:rPr>
          <w:rFonts w:ascii="Arrus" w:hAnsi="Arrus" w:cs="Times New Roman"/>
          <w:sz w:val="30"/>
          <w:szCs w:val="22"/>
          <w:lang w:val="en-GB" w:eastAsia="en-GB"/>
        </w:rPr>
        <w:t>NAWADCO</w:t>
      </w:r>
    </w:p>
    <w:p w14:paraId="268B3F40" w14:textId="77777777" w:rsidR="00270475" w:rsidRPr="00584AEA" w:rsidRDefault="00270475" w:rsidP="00270475">
      <w:pPr>
        <w:jc w:val="both"/>
        <w:rPr>
          <w:rFonts w:ascii="Arrus" w:hAnsi="Arrus" w:cs="Times New Roman"/>
          <w:sz w:val="22"/>
          <w:szCs w:val="22"/>
          <w:lang w:val="en-GB" w:eastAsia="en-GB"/>
        </w:rPr>
      </w:pPr>
    </w:p>
    <w:p w14:paraId="268B3F41" w14:textId="77777777" w:rsidR="00270475" w:rsidRPr="00584AEA" w:rsidRDefault="00270475" w:rsidP="00270475">
      <w:pPr>
        <w:jc w:val="both"/>
        <w:rPr>
          <w:rFonts w:ascii="Arrus" w:hAnsi="Arrus"/>
          <w:sz w:val="22"/>
          <w:szCs w:val="22"/>
        </w:rPr>
      </w:pPr>
      <w:r w:rsidRPr="00584AEA">
        <w:rPr>
          <w:rFonts w:ascii="Arrus" w:hAnsi="Arrus"/>
          <w:sz w:val="22"/>
          <w:szCs w:val="22"/>
        </w:rPr>
        <w:t xml:space="preserve">The former Prime Minister Dr. Manmohan Singh inaugurated National Waqf Development Corporation Limited (NAWADCO), a new Central Public Sector Enterprise under the Ministry of Minority Affairs. The NAWADCO is termed as an important institution for the development of Waqf properties and for the community welfare, particularly of Muslims in India. The establishment of NAWADCO is a follow up of ‘Sachar Committee’ recommendations.  National Waqf Development Corporation Limited (NAWADCO) was established with Authorized Share Capital of Rs.500 Crore with a paid up capital of Rs.100 crore. National Minority Development and Finance Corporation (NMDFC) have 49% shares in NAWADCO. The declared objective was: To facilitate and mobilize financial resources for the development of Waqf properties for community development purposes in a joint venture with the State/ Union Territory Waqf Boards and the Mutawallis. Till yet, the Waqf Boards and the </w:t>
      </w:r>
      <w:proofErr w:type="spellStart"/>
      <w:r w:rsidRPr="00584AEA">
        <w:rPr>
          <w:rFonts w:ascii="Arrus" w:hAnsi="Arrus"/>
          <w:sz w:val="22"/>
          <w:szCs w:val="22"/>
        </w:rPr>
        <w:t>Muthawallis</w:t>
      </w:r>
      <w:proofErr w:type="spellEnd"/>
      <w:r w:rsidRPr="00584AEA">
        <w:rPr>
          <w:rFonts w:ascii="Arrus" w:hAnsi="Arrus"/>
          <w:sz w:val="22"/>
          <w:szCs w:val="22"/>
        </w:rPr>
        <w:t xml:space="preserve"> were not having the financial resources to develop the properties leading to encroachments. The Sachar Committee has estimated that such properties, if properly developed, with a minimum return of 10%, would be capable of generating an income of Rs 12,000 crore per annum. Recently, the Indian Government enacted the Waqf (Amendment) Act, 2013 and made administration of Waqf properties transparent. The Act will also provide an enabling environment for development and utilization of Waqf lands for welfare of minorities.  </w:t>
      </w:r>
    </w:p>
    <w:p w14:paraId="268B3F42" w14:textId="77777777" w:rsidR="00270475" w:rsidRPr="00584AEA" w:rsidRDefault="00270475" w:rsidP="00270475">
      <w:pPr>
        <w:jc w:val="both"/>
        <w:rPr>
          <w:rFonts w:ascii="Arrus" w:hAnsi="Arrus"/>
          <w:sz w:val="22"/>
          <w:szCs w:val="22"/>
        </w:rPr>
      </w:pPr>
      <w:r w:rsidRPr="00584AEA">
        <w:rPr>
          <w:rFonts w:ascii="Arrus" w:hAnsi="Arrus"/>
          <w:sz w:val="22"/>
          <w:szCs w:val="22"/>
        </w:rPr>
        <w:br/>
        <w:t>The official website of NAWADCO says:</w:t>
      </w:r>
    </w:p>
    <w:p w14:paraId="268B3F43" w14:textId="77777777" w:rsidR="00270475" w:rsidRPr="00584AEA" w:rsidRDefault="00270475" w:rsidP="00270475">
      <w:pPr>
        <w:jc w:val="both"/>
        <w:rPr>
          <w:rFonts w:ascii="Arrus" w:hAnsi="Arrus"/>
          <w:sz w:val="22"/>
          <w:szCs w:val="28"/>
          <w:lang w:val="en-GB"/>
        </w:rPr>
      </w:pPr>
    </w:p>
    <w:p w14:paraId="268B3F44" w14:textId="77777777" w:rsidR="00270475" w:rsidRPr="00584AEA" w:rsidRDefault="00270475" w:rsidP="00270475">
      <w:pPr>
        <w:pStyle w:val="NormalWeb"/>
        <w:spacing w:before="0" w:after="152" w:line="203" w:lineRule="atLeast"/>
        <w:jc w:val="both"/>
        <w:textAlignment w:val="baseline"/>
        <w:rPr>
          <w:rFonts w:ascii="Arrus" w:hAnsi="Arrus" w:cs="Times New Roman"/>
          <w:i/>
          <w:sz w:val="22"/>
          <w:szCs w:val="22"/>
          <w:lang w:val="en-GB" w:eastAsia="en-GB"/>
        </w:rPr>
      </w:pPr>
      <w:r w:rsidRPr="00584AEA">
        <w:rPr>
          <w:rFonts w:ascii="Arrus" w:hAnsi="Arrus"/>
          <w:i/>
          <w:sz w:val="22"/>
          <w:szCs w:val="22"/>
          <w:lang w:val="en-GB"/>
        </w:rPr>
        <w:t>“</w:t>
      </w:r>
      <w:r w:rsidRPr="00584AEA">
        <w:rPr>
          <w:rFonts w:ascii="Arrus" w:hAnsi="Arrus" w:cs="Times New Roman"/>
          <w:i/>
          <w:sz w:val="22"/>
          <w:szCs w:val="22"/>
          <w:lang w:val="en-GB" w:eastAsia="en-GB"/>
        </w:rPr>
        <w:t>NAWADCO is said to be first step towards creating Shariah compliant infrastructure building institution. As in Islam, giving interest is a sin and a Quranic injunction, Muslims keep themselves away from normal banking channel.</w:t>
      </w:r>
    </w:p>
    <w:p w14:paraId="268B3F45" w14:textId="77777777" w:rsidR="00270475" w:rsidRPr="00584AEA" w:rsidRDefault="00270475" w:rsidP="00270475">
      <w:pPr>
        <w:widowControl/>
        <w:autoSpaceDE/>
        <w:autoSpaceDN/>
        <w:adjustRightInd/>
        <w:spacing w:after="152" w:line="203" w:lineRule="atLeast"/>
        <w:jc w:val="both"/>
        <w:textAlignment w:val="baseline"/>
        <w:rPr>
          <w:rFonts w:ascii="Arrus" w:hAnsi="Arrus" w:cs="Times New Roman"/>
          <w:i/>
          <w:sz w:val="22"/>
          <w:szCs w:val="22"/>
          <w:lang w:val="en-GB" w:eastAsia="en-GB"/>
        </w:rPr>
      </w:pPr>
      <w:r w:rsidRPr="00584AEA">
        <w:rPr>
          <w:rFonts w:ascii="Arrus" w:hAnsi="Arrus" w:cs="Times New Roman"/>
          <w:i/>
          <w:sz w:val="22"/>
          <w:szCs w:val="22"/>
          <w:lang w:val="en-GB" w:eastAsia="en-GB"/>
        </w:rPr>
        <w:lastRenderedPageBreak/>
        <w:t>This is an institution which has established for the development of waqf properties for the benefit of the Muslim community. This Corporation has been established with an authorized share capital of Rs. 500 Crore. It will facilitate and mobilize financial resources for setting up of facilities like schools, colleges, hospitals on waqf properties for community purposes in a transparent manner. There are more than 4.9 lakh registered waqf properties in India today, which fetch an annual income of about Rs. 163 crore.</w:t>
      </w:r>
    </w:p>
    <w:p w14:paraId="268B3F46" w14:textId="77777777" w:rsidR="00270475" w:rsidRPr="00584AEA" w:rsidRDefault="00270475" w:rsidP="00270475">
      <w:pPr>
        <w:widowControl/>
        <w:autoSpaceDE/>
        <w:autoSpaceDN/>
        <w:adjustRightInd/>
        <w:spacing w:after="152" w:line="203" w:lineRule="atLeast"/>
        <w:jc w:val="both"/>
        <w:textAlignment w:val="baseline"/>
        <w:rPr>
          <w:rFonts w:ascii="Arrus" w:hAnsi="Arrus" w:cs="Times New Roman"/>
          <w:i/>
          <w:sz w:val="22"/>
          <w:szCs w:val="22"/>
          <w:lang w:val="en-GB" w:eastAsia="en-GB"/>
        </w:rPr>
      </w:pPr>
      <w:r w:rsidRPr="00584AEA">
        <w:rPr>
          <w:rFonts w:ascii="Arrus" w:hAnsi="Arrus" w:cs="Times New Roman"/>
          <w:i/>
          <w:sz w:val="22"/>
          <w:szCs w:val="22"/>
          <w:lang w:val="en-GB" w:eastAsia="en-GB"/>
        </w:rPr>
        <w:t>Many of these properties have the potential of generating considerable returns, which in turn could be used for the socio-economic development of the Muslim community. As per the estimates of the Sachar Committee, if these properties are properly developed, they could fetch an annual income of about Rs. 12,000 crore, assuming an annual return of 10 percent on the value of the property. It is this vast potential that NAWADCO will strive to realize. Government of India has also recently amended the Waqf Act.</w:t>
      </w:r>
    </w:p>
    <w:p w14:paraId="268B3F47" w14:textId="77777777" w:rsidR="00270475" w:rsidRPr="00584AEA" w:rsidRDefault="00270475" w:rsidP="00270475">
      <w:pPr>
        <w:widowControl/>
        <w:autoSpaceDE/>
        <w:autoSpaceDN/>
        <w:adjustRightInd/>
        <w:spacing w:after="152" w:line="203" w:lineRule="atLeast"/>
        <w:jc w:val="both"/>
        <w:textAlignment w:val="baseline"/>
        <w:rPr>
          <w:rFonts w:ascii="Arrus" w:hAnsi="Arrus" w:cs="Times New Roman"/>
          <w:i/>
          <w:sz w:val="22"/>
          <w:szCs w:val="22"/>
          <w:lang w:val="en-GB" w:eastAsia="en-GB"/>
        </w:rPr>
      </w:pPr>
      <w:r w:rsidRPr="00584AEA">
        <w:rPr>
          <w:rFonts w:ascii="Arrus" w:hAnsi="Arrus" w:cs="Times New Roman"/>
          <w:i/>
          <w:sz w:val="22"/>
          <w:szCs w:val="22"/>
          <w:lang w:val="en-GB" w:eastAsia="en-GB"/>
        </w:rPr>
        <w:t>The amendments are expected to bring transparency in administration of waqf properties and provide an enabling environment for the development and utilization of waqf lands to the benefit of the Muslim community.</w:t>
      </w:r>
    </w:p>
    <w:p w14:paraId="268B3F48" w14:textId="77777777" w:rsidR="00270475" w:rsidRPr="00584AEA" w:rsidRDefault="00270475" w:rsidP="00270475">
      <w:pPr>
        <w:widowControl/>
        <w:autoSpaceDE/>
        <w:autoSpaceDN/>
        <w:adjustRightInd/>
        <w:spacing w:after="152" w:line="203" w:lineRule="atLeast"/>
        <w:jc w:val="both"/>
        <w:textAlignment w:val="baseline"/>
        <w:rPr>
          <w:rFonts w:ascii="Arrus" w:hAnsi="Arrus" w:cs="Times New Roman"/>
          <w:i/>
          <w:sz w:val="22"/>
          <w:szCs w:val="22"/>
          <w:lang w:val="en-GB" w:eastAsia="en-GB"/>
        </w:rPr>
      </w:pPr>
      <w:r w:rsidRPr="00584AEA">
        <w:rPr>
          <w:rFonts w:ascii="Arrus" w:hAnsi="Arrus" w:cs="Times New Roman"/>
          <w:i/>
          <w:sz w:val="22"/>
          <w:szCs w:val="22"/>
          <w:lang w:val="en-GB" w:eastAsia="en-GB"/>
        </w:rPr>
        <w:t>The amended Act has particularly strengthened the role of Central Waqf Council (CWC), which was established to advise the Government on matters pertaining to the working of State Waqf Boards and proper administration of waqf properties. The Council is now empowered to issue directives to State Waqf Boards on their performance, particularly on their financial performance, survey of waqf properties, maintenance of waqf deeds, and prevention of encroachment of waqf properties.</w:t>
      </w:r>
    </w:p>
    <w:p w14:paraId="268B3F49" w14:textId="77777777" w:rsidR="00270475" w:rsidRPr="00584AEA" w:rsidRDefault="00270475" w:rsidP="00270475">
      <w:pPr>
        <w:widowControl/>
        <w:autoSpaceDE/>
        <w:autoSpaceDN/>
        <w:adjustRightInd/>
        <w:spacing w:after="152" w:line="203" w:lineRule="atLeast"/>
        <w:jc w:val="both"/>
        <w:textAlignment w:val="baseline"/>
        <w:rPr>
          <w:rFonts w:ascii="Arrus" w:hAnsi="Arrus" w:cs="Times New Roman"/>
          <w:i/>
          <w:sz w:val="22"/>
          <w:szCs w:val="22"/>
          <w:lang w:val="en-GB" w:eastAsia="en-GB"/>
        </w:rPr>
      </w:pPr>
      <w:r w:rsidRPr="00584AEA">
        <w:rPr>
          <w:rFonts w:ascii="Arrus" w:hAnsi="Arrus" w:cs="Times New Roman"/>
          <w:i/>
          <w:sz w:val="22"/>
          <w:szCs w:val="22"/>
          <w:lang w:val="en-GB" w:eastAsia="en-GB"/>
        </w:rPr>
        <w:t>Keeping in view the need to prevent their alienation, sale and Exchange of waqf properties have been made void ab initio. The process of leasing of waqf properties have been made transparent. NAWADCO adds to these efforts and hope, that the Corporation will make full use of the enabling environment for the development of waqf properties that was provided by amending the Waqf Act. Let us all wish NAWADCO and the Ministry of Minority Affairs all success in this noble initiatives.”</w:t>
      </w:r>
    </w:p>
    <w:p w14:paraId="268B3F4A" w14:textId="77777777" w:rsidR="00270475" w:rsidRPr="00584AEA" w:rsidRDefault="00270475" w:rsidP="00270475">
      <w:pPr>
        <w:ind w:firstLine="720"/>
        <w:jc w:val="both"/>
        <w:rPr>
          <w:rFonts w:ascii="Arrus" w:hAnsi="Arrus"/>
          <w:sz w:val="22"/>
          <w:szCs w:val="22"/>
          <w:shd w:val="clear" w:color="auto" w:fill="FFFFFF"/>
        </w:rPr>
      </w:pPr>
      <w:r w:rsidRPr="00584AEA">
        <w:rPr>
          <w:rFonts w:ascii="Arrus" w:hAnsi="Arrus"/>
          <w:sz w:val="22"/>
          <w:szCs w:val="22"/>
          <w:shd w:val="clear" w:color="auto" w:fill="FFFFFF"/>
        </w:rPr>
        <w:t>A Memorandum of Understanding (MoU) was signed between the National WAQF Development Corporation (NAWADCO) and the National Building Construction Corporation (NBCC) on 8 September 2014 for developing the WAQF properties.</w:t>
      </w:r>
    </w:p>
    <w:p w14:paraId="268B3F4B" w14:textId="77777777" w:rsidR="00270475" w:rsidRPr="00584AEA" w:rsidRDefault="00270475" w:rsidP="00270475">
      <w:pPr>
        <w:ind w:firstLine="720"/>
        <w:jc w:val="both"/>
        <w:rPr>
          <w:rFonts w:ascii="Arrus" w:hAnsi="Arrus"/>
          <w:sz w:val="22"/>
          <w:szCs w:val="22"/>
          <w:shd w:val="clear" w:color="auto" w:fill="FFFFFF"/>
        </w:rPr>
      </w:pPr>
    </w:p>
    <w:p w14:paraId="268B3F4C" w14:textId="77777777" w:rsidR="00270475" w:rsidRPr="00584AEA" w:rsidRDefault="00270475" w:rsidP="00270475">
      <w:pPr>
        <w:ind w:firstLine="720"/>
        <w:jc w:val="both"/>
        <w:rPr>
          <w:rFonts w:ascii="Arrus" w:hAnsi="Arrus"/>
          <w:sz w:val="22"/>
          <w:szCs w:val="22"/>
          <w:shd w:val="clear" w:color="auto" w:fill="FFFFFF"/>
        </w:rPr>
      </w:pPr>
      <w:r w:rsidRPr="00584AEA">
        <w:rPr>
          <w:rFonts w:ascii="Arrus" w:hAnsi="Arrus"/>
          <w:sz w:val="22"/>
          <w:szCs w:val="22"/>
          <w:shd w:val="clear" w:color="auto" w:fill="FFFFFF"/>
        </w:rPr>
        <w:lastRenderedPageBreak/>
        <w:t xml:space="preserve">NAWADCO identified several WAQF properties including one in Delhi, two in Rajasthan, six in Madhya Pradesh and seven in Karnataka which would be developed as institutional and commercial projects. Initially, properties that are lying vacant would be taken up for easy and early development. Two projects in Rajasthan are already under process. One is for a hospital in Jodhpur and another for a school in Ajmer. The National Building Construction Corporation (NBCC) is a </w:t>
      </w:r>
      <w:proofErr w:type="spellStart"/>
      <w:r w:rsidRPr="00584AEA">
        <w:rPr>
          <w:rFonts w:ascii="Arrus" w:hAnsi="Arrus"/>
          <w:sz w:val="22"/>
          <w:szCs w:val="22"/>
          <w:shd w:val="clear" w:color="auto" w:fill="FFFFFF"/>
        </w:rPr>
        <w:t>Navratna</w:t>
      </w:r>
      <w:proofErr w:type="spellEnd"/>
      <w:r w:rsidRPr="00584AEA">
        <w:rPr>
          <w:rFonts w:ascii="Arrus" w:hAnsi="Arrus"/>
          <w:sz w:val="22"/>
          <w:szCs w:val="22"/>
          <w:shd w:val="clear" w:color="auto" w:fill="FFFFFF"/>
        </w:rPr>
        <w:t xml:space="preserve"> Central Government public sector enterprise under the Union Ministry of Urban Development. It has wide and varied business experience and expertise in the field of construction and real estate development.</w:t>
      </w:r>
    </w:p>
    <w:p w14:paraId="268B3F4D" w14:textId="77777777" w:rsidR="00270475" w:rsidRPr="00584AEA" w:rsidRDefault="00270475" w:rsidP="00270475">
      <w:pPr>
        <w:jc w:val="both"/>
        <w:rPr>
          <w:rFonts w:ascii="Arrus" w:hAnsi="Arrus"/>
          <w:sz w:val="22"/>
          <w:szCs w:val="28"/>
          <w:lang w:val="en-GB"/>
        </w:rPr>
      </w:pPr>
    </w:p>
    <w:p w14:paraId="268B3F4E" w14:textId="77777777" w:rsidR="00270475" w:rsidRPr="00584AEA" w:rsidRDefault="00270475" w:rsidP="00270475">
      <w:pPr>
        <w:jc w:val="both"/>
        <w:rPr>
          <w:rFonts w:ascii="Arrus" w:hAnsi="Arrus"/>
          <w:caps/>
          <w:spacing w:val="10"/>
          <w:sz w:val="22"/>
          <w:szCs w:val="22"/>
        </w:rPr>
      </w:pPr>
      <w:r w:rsidRPr="00584AEA">
        <w:rPr>
          <w:rFonts w:ascii="Arrus" w:hAnsi="Arrus"/>
          <w:sz w:val="22"/>
          <w:szCs w:val="28"/>
          <w:lang w:val="en-GB"/>
        </w:rPr>
        <w:tab/>
        <w:t xml:space="preserve">Recently, a seminar was </w:t>
      </w:r>
      <w:r w:rsidRPr="00584AEA">
        <w:rPr>
          <w:rFonts w:ascii="Arrus" w:hAnsi="Arrus"/>
          <w:sz w:val="22"/>
          <w:szCs w:val="22"/>
          <w:bdr w:val="none" w:sz="0" w:space="0" w:color="auto" w:frame="1"/>
        </w:rPr>
        <w:t xml:space="preserve">The delegates included chairmen and CEO’s of Waqf Boards from states, representatives of the Government of India, Central Waqf Council and NAWADCO, intellectuals, financial expert, </w:t>
      </w:r>
      <w:proofErr w:type="spellStart"/>
      <w:r w:rsidRPr="00584AEA">
        <w:rPr>
          <w:rFonts w:ascii="Arrus" w:hAnsi="Arrus"/>
          <w:sz w:val="22"/>
          <w:szCs w:val="22"/>
          <w:bdr w:val="none" w:sz="0" w:space="0" w:color="auto" w:frame="1"/>
        </w:rPr>
        <w:t>Muthavallies</w:t>
      </w:r>
      <w:proofErr w:type="spellEnd"/>
      <w:r w:rsidRPr="00584AEA">
        <w:rPr>
          <w:rFonts w:ascii="Arrus" w:hAnsi="Arrus"/>
          <w:sz w:val="22"/>
          <w:szCs w:val="22"/>
          <w:bdr w:val="none" w:sz="0" w:space="0" w:color="auto" w:frame="1"/>
        </w:rPr>
        <w:t xml:space="preserve"> of Waqf institutions, Senior legal experts, former Judges and Advocates, Ulema, intellectuals, financial experts, community leaders and media representatives. The delegates after deliberations spread over Three Sessions in Four Groups each for Two days discussing specific issues in depth have issued the </w:t>
      </w:r>
      <w:r w:rsidRPr="00584AEA">
        <w:rPr>
          <w:rFonts w:ascii="Arrus" w:hAnsi="Arrus"/>
          <w:sz w:val="22"/>
          <w:szCs w:val="28"/>
          <w:lang w:val="en-GB"/>
        </w:rPr>
        <w:t>“</w:t>
      </w:r>
      <w:r w:rsidRPr="00584AEA">
        <w:rPr>
          <w:rFonts w:ascii="Arrus" w:hAnsi="Arrus"/>
          <w:sz w:val="22"/>
          <w:szCs w:val="22"/>
        </w:rPr>
        <w:t xml:space="preserve">BANGALURU DECLARATION OF NATIONAL SEMINAR ON “AWQAF IN INDIA” dated </w:t>
      </w:r>
      <w:hyperlink r:id="rId917" w:tooltip="7:51 am" w:history="1">
        <w:r w:rsidRPr="00584AEA">
          <w:rPr>
            <w:rStyle w:val="Hyperlink"/>
            <w:rFonts w:ascii="Arrus" w:eastAsiaTheme="majorEastAsia" w:hAnsi="Arrus"/>
            <w:caps/>
            <w:spacing w:val="10"/>
            <w:sz w:val="22"/>
            <w:szCs w:val="22"/>
            <w:bdr w:val="none" w:sz="0" w:space="0" w:color="auto" w:frame="1"/>
          </w:rPr>
          <w:t>AUGUST 1, 2015</w:t>
        </w:r>
      </w:hyperlink>
      <w:hyperlink r:id="rId918" w:tooltip="View all posts by bangalorecitynewsforyou" w:history="1">
        <w:r w:rsidRPr="00584AEA">
          <w:rPr>
            <w:rStyle w:val="Hyperlink"/>
            <w:rFonts w:ascii="Arrus" w:eastAsiaTheme="majorEastAsia" w:hAnsi="Arrus"/>
            <w:caps/>
            <w:spacing w:val="10"/>
            <w:sz w:val="22"/>
            <w:szCs w:val="22"/>
            <w:bdr w:val="none" w:sz="0" w:space="0" w:color="auto" w:frame="1"/>
          </w:rPr>
          <w:t>, which is as follows:</w:t>
        </w:r>
      </w:hyperlink>
      <w:r w:rsidRPr="00584AEA">
        <w:rPr>
          <w:rFonts w:ascii="Arrus" w:hAnsi="Arrus"/>
          <w:caps/>
          <w:spacing w:val="10"/>
          <w:sz w:val="22"/>
          <w:szCs w:val="22"/>
        </w:rPr>
        <w:t xml:space="preserve"> </w:t>
      </w:r>
    </w:p>
    <w:p w14:paraId="268B3F4F" w14:textId="77777777" w:rsidR="00270475" w:rsidRPr="00584AEA" w:rsidRDefault="00270475" w:rsidP="00270475">
      <w:pPr>
        <w:jc w:val="both"/>
        <w:rPr>
          <w:rFonts w:ascii="Arrus" w:hAnsi="Arrus"/>
          <w:caps/>
          <w:spacing w:val="10"/>
          <w:sz w:val="22"/>
          <w:szCs w:val="22"/>
        </w:rPr>
      </w:pPr>
    </w:p>
    <w:p w14:paraId="268B3F50"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 xml:space="preserve">“The Seminar appeals to all the stakeholders particularly the Muslim community and Waqf Boards to implement the provisions of Waqf Act for the development, management and protection of Awqaf in India. It is needless to state that after Waqf (Amendment) Act 2013, sufficient legal provision in Waqf Act 1995 have been provided to protect and develop the Waqf properties for the development of Muslim Community. </w:t>
      </w:r>
    </w:p>
    <w:p w14:paraId="268B3F51"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p>
    <w:p w14:paraId="268B3F52"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 xml:space="preserve">“DECLARATIONS: </w:t>
      </w:r>
    </w:p>
    <w:p w14:paraId="268B3F53"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 xml:space="preserve">1. Waqfs are created for the overall benefit of the Muslim community and are the prime Islamic institution, as divinely ordained asset. Therefore, protecting and </w:t>
      </w:r>
      <w:proofErr w:type="spellStart"/>
      <w:r w:rsidRPr="00584AEA">
        <w:rPr>
          <w:rFonts w:ascii="Arrus" w:hAnsi="Arrus"/>
          <w:sz w:val="22"/>
          <w:szCs w:val="22"/>
          <w:bdr w:val="none" w:sz="0" w:space="0" w:color="auto" w:frame="1"/>
        </w:rPr>
        <w:t>utilising</w:t>
      </w:r>
      <w:proofErr w:type="spellEnd"/>
      <w:r w:rsidRPr="00584AEA">
        <w:rPr>
          <w:rFonts w:ascii="Arrus" w:hAnsi="Arrus"/>
          <w:sz w:val="22"/>
          <w:szCs w:val="22"/>
          <w:bdr w:val="none" w:sz="0" w:space="0" w:color="auto" w:frame="1"/>
        </w:rPr>
        <w:t xml:space="preserve"> it for its purpose is the fundamental responsibility of every Muslim of India. </w:t>
      </w:r>
    </w:p>
    <w:p w14:paraId="268B3F54"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2. Once A Waqf is created it remains a Waqf always eternally and cannot be alienated by anybody, because the properties are owned by Allah SWT.</w:t>
      </w:r>
    </w:p>
    <w:p w14:paraId="268B3F55"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 xml:space="preserve">3. The Waqf institutions, Waqf Boards and the Mutawallis are the Trustees or the managers of the Waqf properties and are accountable to Allah SWT and the Muslim Ummah, and they earn reward from Allah ( </w:t>
      </w:r>
      <w:proofErr w:type="spellStart"/>
      <w:r w:rsidRPr="00584AEA">
        <w:rPr>
          <w:rFonts w:ascii="Arrus" w:hAnsi="Arrus"/>
          <w:sz w:val="22"/>
          <w:szCs w:val="22"/>
          <w:bdr w:val="none" w:sz="0" w:space="0" w:color="auto" w:frame="1"/>
        </w:rPr>
        <w:t>swt</w:t>
      </w:r>
      <w:proofErr w:type="spellEnd"/>
      <w:r w:rsidRPr="00584AEA">
        <w:rPr>
          <w:rFonts w:ascii="Arrus" w:hAnsi="Arrus"/>
          <w:sz w:val="22"/>
          <w:szCs w:val="22"/>
          <w:bdr w:val="none" w:sz="0" w:space="0" w:color="auto" w:frame="1"/>
        </w:rPr>
        <w:t xml:space="preserve">) for their efforts. </w:t>
      </w:r>
    </w:p>
    <w:p w14:paraId="268B3F56"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lastRenderedPageBreak/>
        <w:t xml:space="preserve">4. No </w:t>
      </w:r>
      <w:proofErr w:type="spellStart"/>
      <w:r w:rsidRPr="00584AEA">
        <w:rPr>
          <w:rFonts w:ascii="Arrus" w:hAnsi="Arrus"/>
          <w:sz w:val="22"/>
          <w:szCs w:val="22"/>
          <w:bdr w:val="none" w:sz="0" w:space="0" w:color="auto" w:frame="1"/>
        </w:rPr>
        <w:t>Muthawalli</w:t>
      </w:r>
      <w:proofErr w:type="spellEnd"/>
      <w:r w:rsidRPr="00584AEA">
        <w:rPr>
          <w:rFonts w:ascii="Arrus" w:hAnsi="Arrus"/>
          <w:sz w:val="22"/>
          <w:szCs w:val="22"/>
          <w:bdr w:val="none" w:sz="0" w:space="0" w:color="auto" w:frame="1"/>
        </w:rPr>
        <w:t xml:space="preserve"> shall claim a hereditary right and Waqf Boards shall frame the guidelines and qualifications for appointment of </w:t>
      </w:r>
      <w:proofErr w:type="spellStart"/>
      <w:r w:rsidRPr="00584AEA">
        <w:rPr>
          <w:rFonts w:ascii="Arrus" w:hAnsi="Arrus"/>
          <w:sz w:val="22"/>
          <w:szCs w:val="22"/>
          <w:bdr w:val="none" w:sz="0" w:space="0" w:color="auto" w:frame="1"/>
        </w:rPr>
        <w:t>Muthawallis</w:t>
      </w:r>
      <w:proofErr w:type="spellEnd"/>
      <w:r w:rsidRPr="00584AEA">
        <w:rPr>
          <w:rFonts w:ascii="Arrus" w:hAnsi="Arrus"/>
          <w:sz w:val="22"/>
          <w:szCs w:val="22"/>
          <w:bdr w:val="none" w:sz="0" w:space="0" w:color="auto" w:frame="1"/>
        </w:rPr>
        <w:t xml:space="preserve">. </w:t>
      </w:r>
    </w:p>
    <w:p w14:paraId="268B3F57"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 xml:space="preserve">5. The entire Muslim community should get involved in the survey and identification of Waqf Properties conducted by the Survey commissioners in their respective states. </w:t>
      </w:r>
    </w:p>
    <w:p w14:paraId="268B3F58"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 xml:space="preserve">6. Any Muslim occupying a Waqf property illegally, encroaching Waqf property, or occupying property without a lease agreement, or not paying fair or legally fixed rent, such an act should be considered as sin and shall be construed as a criminal act. The community should bring moral pressure on such persons to prevent such actions. </w:t>
      </w:r>
    </w:p>
    <w:p w14:paraId="268B3F59"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 xml:space="preserve">7. Waqf Boards are statutory and autonomous bodies established under a statute for management of </w:t>
      </w:r>
      <w:proofErr w:type="spellStart"/>
      <w:r w:rsidRPr="00584AEA">
        <w:rPr>
          <w:rFonts w:ascii="Arrus" w:hAnsi="Arrus"/>
          <w:sz w:val="22"/>
          <w:szCs w:val="22"/>
          <w:bdr w:val="none" w:sz="0" w:space="0" w:color="auto" w:frame="1"/>
        </w:rPr>
        <w:t>Auqaf</w:t>
      </w:r>
      <w:proofErr w:type="spellEnd"/>
      <w:r w:rsidRPr="00584AEA">
        <w:rPr>
          <w:rFonts w:ascii="Arrus" w:hAnsi="Arrus"/>
          <w:sz w:val="22"/>
          <w:szCs w:val="22"/>
          <w:bdr w:val="none" w:sz="0" w:space="0" w:color="auto" w:frame="1"/>
        </w:rPr>
        <w:t xml:space="preserve"> and to regulate them, the Government should ensure its autonomy. </w:t>
      </w:r>
    </w:p>
    <w:p w14:paraId="268B3F5A"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 xml:space="preserve">8. Like any other statutory body the entire expenditure of the Waqf Boards has to be borne by the State and provide adequate staff for the smooth functioning of the Waqf Board. </w:t>
      </w:r>
    </w:p>
    <w:p w14:paraId="268B3F5B"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 xml:space="preserve">9. Every state should create a Task force to take action to vacate the illegal occupation and encroachment of Waqf properties. </w:t>
      </w:r>
    </w:p>
    <w:p w14:paraId="268B3F5C"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 xml:space="preserve">10. The data related to all Waqf properties and the entire Waqf Administration should be </w:t>
      </w:r>
      <w:proofErr w:type="spellStart"/>
      <w:r w:rsidRPr="00584AEA">
        <w:rPr>
          <w:rFonts w:ascii="Arrus" w:hAnsi="Arrus"/>
          <w:sz w:val="22"/>
          <w:szCs w:val="22"/>
          <w:bdr w:val="none" w:sz="0" w:space="0" w:color="auto" w:frame="1"/>
        </w:rPr>
        <w:t>digitalised</w:t>
      </w:r>
      <w:proofErr w:type="spellEnd"/>
      <w:r w:rsidRPr="00584AEA">
        <w:rPr>
          <w:rFonts w:ascii="Arrus" w:hAnsi="Arrus"/>
          <w:sz w:val="22"/>
          <w:szCs w:val="22"/>
          <w:bdr w:val="none" w:sz="0" w:space="0" w:color="auto" w:frame="1"/>
        </w:rPr>
        <w:t xml:space="preserve"> and the information on Awqaf should be made available online in a time bound programme. </w:t>
      </w:r>
    </w:p>
    <w:p w14:paraId="268B3F5D"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11. Every Waqf institution which has excess of income after meeting its expenses for the objective of the Waqf should contribute a portion of their income for the education, socio and economic upliftment of the Muslim Community.</w:t>
      </w:r>
    </w:p>
    <w:p w14:paraId="268B3F5E"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 xml:space="preserve">12. Within six months all the States should establish the Multi Member Tribunals to deal with the legal issues of </w:t>
      </w:r>
      <w:proofErr w:type="spellStart"/>
      <w:r w:rsidRPr="00584AEA">
        <w:rPr>
          <w:rFonts w:ascii="Arrus" w:hAnsi="Arrus"/>
          <w:sz w:val="22"/>
          <w:szCs w:val="22"/>
          <w:bdr w:val="none" w:sz="0" w:space="0" w:color="auto" w:frame="1"/>
        </w:rPr>
        <w:t>Auqaf</w:t>
      </w:r>
      <w:proofErr w:type="spellEnd"/>
      <w:r w:rsidRPr="00584AEA">
        <w:rPr>
          <w:rFonts w:ascii="Arrus" w:hAnsi="Arrus"/>
          <w:sz w:val="22"/>
          <w:szCs w:val="22"/>
          <w:bdr w:val="none" w:sz="0" w:space="0" w:color="auto" w:frame="1"/>
        </w:rPr>
        <w:t xml:space="preserve">. </w:t>
      </w:r>
    </w:p>
    <w:p w14:paraId="268B3F5F"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 xml:space="preserve">13. Every State should establish an Ombudsmen or Arbitration Council headed by a retired Muslim Judge of High Court to resolve Waqf property disputes out of Court wherever possible, particularly about the misuse of Waqf properties by the </w:t>
      </w:r>
      <w:proofErr w:type="spellStart"/>
      <w:r w:rsidRPr="00584AEA">
        <w:rPr>
          <w:rFonts w:ascii="Arrus" w:hAnsi="Arrus"/>
          <w:sz w:val="22"/>
          <w:szCs w:val="22"/>
          <w:bdr w:val="none" w:sz="0" w:space="0" w:color="auto" w:frame="1"/>
        </w:rPr>
        <w:t>Muthawallies</w:t>
      </w:r>
      <w:proofErr w:type="spellEnd"/>
      <w:r w:rsidRPr="00584AEA">
        <w:rPr>
          <w:rFonts w:ascii="Arrus" w:hAnsi="Arrus"/>
          <w:sz w:val="22"/>
          <w:szCs w:val="22"/>
          <w:bdr w:val="none" w:sz="0" w:space="0" w:color="auto" w:frame="1"/>
        </w:rPr>
        <w:t xml:space="preserve"> and others. </w:t>
      </w:r>
    </w:p>
    <w:p w14:paraId="268B3F60"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 xml:space="preserve">14. Seek guidance of the religious scholars to segregate unused portion of the land in Burial grounds to prevent their illegal occupation and develop these Waqf properties for the betterment of the community. </w:t>
      </w:r>
    </w:p>
    <w:p w14:paraId="268B3F61"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 xml:space="preserve">15. The Muslims of India should invest in shares of NAWADCO as it provides a Sharia based investment opportunity and make NAWADCO a vehicle for the development of Waqf properties. </w:t>
      </w:r>
    </w:p>
    <w:p w14:paraId="268B3F62"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t xml:space="preserve">16. Educational institutions and Hospitals established on a Waqf property should reserve 25% of their seats and free treatment should be provided in such Hospitals respectively for poor and economically weaker sections of the Muslim Community </w:t>
      </w:r>
    </w:p>
    <w:p w14:paraId="268B3F63"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r w:rsidRPr="00584AEA">
        <w:rPr>
          <w:rFonts w:ascii="Arrus" w:hAnsi="Arrus"/>
          <w:sz w:val="22"/>
          <w:szCs w:val="22"/>
          <w:bdr w:val="none" w:sz="0" w:space="0" w:color="auto" w:frame="1"/>
        </w:rPr>
        <w:lastRenderedPageBreak/>
        <w:t>17. A National level NGO shall be established to create awareness among the Muslim community and to retrieve the encroached and illegal occupation of Waqf properties and also to assist the Waqf Boards in implementation of the Waqf Act 1995 and to work as a pressure group of the community in Waqf matters.”</w:t>
      </w:r>
    </w:p>
    <w:p w14:paraId="268B3F64" w14:textId="77777777" w:rsidR="00270475" w:rsidRPr="00584AEA" w:rsidRDefault="00270475" w:rsidP="00270475">
      <w:pPr>
        <w:pStyle w:val="NormalWeb"/>
        <w:spacing w:before="0" w:line="243" w:lineRule="atLeast"/>
        <w:jc w:val="both"/>
        <w:textAlignment w:val="baseline"/>
        <w:rPr>
          <w:rFonts w:ascii="Arrus" w:hAnsi="Arrus"/>
          <w:sz w:val="22"/>
          <w:szCs w:val="22"/>
          <w:bdr w:val="none" w:sz="0" w:space="0" w:color="auto" w:frame="1"/>
        </w:rPr>
      </w:pPr>
    </w:p>
    <w:p w14:paraId="268B3F65" w14:textId="77777777" w:rsidR="00270475" w:rsidRPr="00584AEA" w:rsidRDefault="00270475" w:rsidP="00270475">
      <w:pPr>
        <w:pStyle w:val="NormalWeb"/>
        <w:spacing w:before="0" w:line="243" w:lineRule="atLeast"/>
        <w:ind w:firstLine="720"/>
        <w:jc w:val="both"/>
        <w:textAlignment w:val="baseline"/>
        <w:rPr>
          <w:rFonts w:ascii="Arrus" w:hAnsi="Arrus"/>
          <w:sz w:val="22"/>
          <w:szCs w:val="22"/>
        </w:rPr>
      </w:pPr>
      <w:r w:rsidRPr="00584AEA">
        <w:rPr>
          <w:rFonts w:ascii="Arrus" w:hAnsi="Arrus"/>
          <w:sz w:val="22"/>
          <w:szCs w:val="22"/>
          <w:bdr w:val="none" w:sz="0" w:space="0" w:color="auto" w:frame="1"/>
        </w:rPr>
        <w:t xml:space="preserve"> The responsibility to coordinate in forming a National level NGO is entrusted to Dr. K. Rahman Khan. Now it is the duty of the said organisation to make sure that the declaration is followed in letter and spirit by the community as well as the administrative machinery involved in the development of Waqfs.</w:t>
      </w:r>
    </w:p>
    <w:p w14:paraId="268B3F66" w14:textId="77777777" w:rsidR="00270475" w:rsidRPr="00584AEA" w:rsidRDefault="00270475" w:rsidP="00270475">
      <w:pPr>
        <w:jc w:val="both"/>
        <w:rPr>
          <w:rFonts w:ascii="Arrus" w:hAnsi="Arrus"/>
          <w:sz w:val="22"/>
          <w:szCs w:val="28"/>
          <w:lang w:val="en-GB"/>
        </w:rPr>
      </w:pPr>
    </w:p>
    <w:p w14:paraId="268B3F67" w14:textId="77777777" w:rsidR="00270475" w:rsidRPr="00584AEA" w:rsidRDefault="00270475" w:rsidP="00270475">
      <w:pPr>
        <w:jc w:val="both"/>
        <w:rPr>
          <w:rFonts w:ascii="Arrus" w:hAnsi="Arrus"/>
          <w:sz w:val="22"/>
          <w:szCs w:val="28"/>
          <w:lang w:val="en-GB"/>
        </w:rPr>
      </w:pPr>
    </w:p>
    <w:p w14:paraId="268B3F68" w14:textId="77777777" w:rsidR="00270475" w:rsidRPr="00584AEA" w:rsidRDefault="00270475" w:rsidP="00270475">
      <w:pPr>
        <w:jc w:val="both"/>
        <w:rPr>
          <w:rFonts w:ascii="Arrus" w:hAnsi="Arrus"/>
          <w:sz w:val="22"/>
          <w:szCs w:val="28"/>
          <w:lang w:val="en-GB"/>
        </w:rPr>
      </w:pPr>
    </w:p>
    <w:p w14:paraId="268B3F69" w14:textId="77777777" w:rsidR="00270475" w:rsidRPr="00584AEA" w:rsidRDefault="00270475" w:rsidP="00270475">
      <w:pPr>
        <w:jc w:val="both"/>
        <w:rPr>
          <w:rFonts w:ascii="Arrus" w:hAnsi="Arrus"/>
          <w:sz w:val="22"/>
          <w:szCs w:val="28"/>
          <w:lang w:val="en-GB"/>
        </w:rPr>
      </w:pPr>
    </w:p>
    <w:p w14:paraId="268B3F6A" w14:textId="77777777" w:rsidR="00270475" w:rsidRPr="00584AEA" w:rsidRDefault="00270475" w:rsidP="00270475">
      <w:pPr>
        <w:jc w:val="both"/>
        <w:rPr>
          <w:rFonts w:ascii="Arrus" w:hAnsi="Arrus"/>
          <w:sz w:val="22"/>
          <w:szCs w:val="28"/>
          <w:lang w:val="en-GB"/>
        </w:rPr>
      </w:pPr>
    </w:p>
    <w:p w14:paraId="268B3F6B" w14:textId="77777777" w:rsidR="00270475" w:rsidRPr="00584AEA" w:rsidRDefault="00270475" w:rsidP="00270475">
      <w:pPr>
        <w:jc w:val="both"/>
        <w:rPr>
          <w:rFonts w:ascii="Arrus" w:hAnsi="Arrus"/>
          <w:b/>
          <w:bCs/>
          <w:sz w:val="50"/>
          <w:szCs w:val="52"/>
          <w:lang w:val="en-GB"/>
        </w:rPr>
      </w:pPr>
      <w:r w:rsidRPr="00584AEA">
        <w:rPr>
          <w:rFonts w:ascii="Arrus" w:hAnsi="Arrus"/>
          <w:b/>
          <w:bCs/>
          <w:sz w:val="50"/>
          <w:szCs w:val="52"/>
          <w:lang w:val="en-GB"/>
        </w:rPr>
        <w:t>Political Empowerment</w:t>
      </w:r>
    </w:p>
    <w:p w14:paraId="268B3F6C" w14:textId="77777777" w:rsidR="00270475" w:rsidRPr="00584AEA" w:rsidRDefault="00270475" w:rsidP="00270475">
      <w:pPr>
        <w:jc w:val="both"/>
        <w:rPr>
          <w:rFonts w:ascii="Arrus" w:hAnsi="Arrus"/>
          <w:sz w:val="22"/>
          <w:szCs w:val="28"/>
          <w:lang w:val="en-GB"/>
        </w:rPr>
      </w:pPr>
    </w:p>
    <w:p w14:paraId="268B3F6D"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Political Empowerment is normally the pivot of the socioeconomic empowerment. But the political structure in India since Independence has had such strange dimensions that it has kept Muslims perpetually engaged in issues related to their security and sentimental religious and cultural issues. </w:t>
      </w:r>
      <w:r w:rsidRPr="00584AEA">
        <w:rPr>
          <w:rFonts w:ascii="Arrus" w:hAnsi="Arrus"/>
          <w:b/>
          <w:bCs/>
          <w:sz w:val="22"/>
          <w:szCs w:val="28"/>
          <w:lang w:val="en-GB"/>
        </w:rPr>
        <w:t>Muslims have neither become politically powerful enough to have things in their own hands nor have been able to pressurise others to make any direct impact on their real issues particularly related to their socioeconomic conditions. The problem lies not only in the system and the national political parties all of which have ignored Muslims but also in their own way of planning.</w:t>
      </w:r>
      <w:r w:rsidRPr="00584AEA">
        <w:rPr>
          <w:rFonts w:ascii="Arrus" w:hAnsi="Arrus"/>
          <w:sz w:val="22"/>
          <w:szCs w:val="28"/>
          <w:lang w:val="en-GB"/>
        </w:rPr>
        <w:t xml:space="preserve"> Their own political, religious and social leadership has failed to produce any commendable results. The minority complex has kept Muslims as well as their leaders resort to emotional issues. Their decisions in the elections are more often than not driven by the desire to preserve their status as a religious minority. They have failed to become a major player in the governance, something which they ought to do considering their big share in the populace. In an election system where the winning candidates do not get more than 35-40 percent votes, a population of around 15 percent is sure to become a major player if it plays its cards well.  The result of inapt handling of the prevailing conditions is that</w:t>
      </w:r>
    </w:p>
    <w:p w14:paraId="268B3F6E" w14:textId="77777777" w:rsidR="00270475" w:rsidRPr="00584AEA" w:rsidRDefault="00270475" w:rsidP="00270475">
      <w:pPr>
        <w:ind w:firstLine="720"/>
        <w:jc w:val="both"/>
        <w:rPr>
          <w:rFonts w:ascii="Arrus" w:hAnsi="Arrus"/>
          <w:sz w:val="22"/>
          <w:szCs w:val="28"/>
          <w:lang w:val="en-GB"/>
        </w:rPr>
      </w:pPr>
    </w:p>
    <w:p w14:paraId="268B3F6F" w14:textId="77777777" w:rsidR="00270475" w:rsidRPr="00584AEA" w:rsidRDefault="00270475" w:rsidP="00270475">
      <w:pPr>
        <w:tabs>
          <w:tab w:val="left" w:pos="1170"/>
        </w:tabs>
        <w:ind w:left="360" w:hanging="360"/>
        <w:jc w:val="both"/>
        <w:rPr>
          <w:rFonts w:ascii="Arrus" w:hAnsi="Arrus"/>
          <w:sz w:val="22"/>
          <w:szCs w:val="28"/>
          <w:lang w:val="en-GB"/>
        </w:rPr>
      </w:pPr>
      <w:r w:rsidRPr="00584AEA">
        <w:rPr>
          <w:rFonts w:ascii="Arrus" w:hAnsi="Arrus"/>
          <w:sz w:val="22"/>
          <w:szCs w:val="28"/>
          <w:lang w:val="en-GB"/>
        </w:rPr>
        <w:t>1.</w:t>
      </w:r>
      <w:r w:rsidRPr="00584AEA">
        <w:rPr>
          <w:rFonts w:ascii="Arrus" w:hAnsi="Arrus"/>
          <w:sz w:val="22"/>
          <w:szCs w:val="28"/>
          <w:lang w:val="en-GB"/>
        </w:rPr>
        <w:tab/>
        <w:t xml:space="preserve">They have much less share in parliament than their population </w:t>
      </w:r>
      <w:r w:rsidRPr="00584AEA">
        <w:rPr>
          <w:rFonts w:ascii="Arrus" w:hAnsi="Arrus"/>
          <w:sz w:val="22"/>
          <w:szCs w:val="28"/>
          <w:lang w:val="en-GB"/>
        </w:rPr>
        <w:lastRenderedPageBreak/>
        <w:t>demands;</w:t>
      </w:r>
    </w:p>
    <w:p w14:paraId="268B3F70" w14:textId="77777777" w:rsidR="00270475" w:rsidRPr="00584AEA" w:rsidRDefault="00270475" w:rsidP="00270475">
      <w:pPr>
        <w:tabs>
          <w:tab w:val="left" w:pos="1170"/>
        </w:tabs>
        <w:ind w:left="360" w:hanging="360"/>
        <w:jc w:val="both"/>
        <w:rPr>
          <w:rFonts w:ascii="Arrus" w:hAnsi="Arrus"/>
          <w:sz w:val="22"/>
          <w:szCs w:val="28"/>
          <w:lang w:val="en-GB"/>
        </w:rPr>
      </w:pPr>
      <w:r w:rsidRPr="00584AEA">
        <w:rPr>
          <w:rFonts w:ascii="Arrus" w:hAnsi="Arrus"/>
          <w:sz w:val="22"/>
          <w:szCs w:val="28"/>
          <w:lang w:val="en-GB"/>
        </w:rPr>
        <w:t>2.</w:t>
      </w:r>
      <w:r w:rsidRPr="00584AEA">
        <w:rPr>
          <w:rFonts w:ascii="Arrus" w:hAnsi="Arrus"/>
          <w:sz w:val="22"/>
          <w:szCs w:val="28"/>
          <w:lang w:val="en-GB"/>
        </w:rPr>
        <w:tab/>
        <w:t>They have much less share in most state assemblies than their populations in those states demand;</w:t>
      </w:r>
    </w:p>
    <w:p w14:paraId="268B3F71" w14:textId="77777777" w:rsidR="00270475" w:rsidRPr="00584AEA" w:rsidRDefault="00270475" w:rsidP="00270475">
      <w:pPr>
        <w:tabs>
          <w:tab w:val="left" w:pos="1170"/>
        </w:tabs>
        <w:ind w:left="360" w:hanging="360"/>
        <w:jc w:val="both"/>
        <w:rPr>
          <w:rFonts w:ascii="Arrus" w:hAnsi="Arrus"/>
          <w:sz w:val="22"/>
          <w:szCs w:val="28"/>
          <w:lang w:val="en-GB"/>
        </w:rPr>
      </w:pPr>
      <w:r w:rsidRPr="00584AEA">
        <w:rPr>
          <w:rFonts w:ascii="Arrus" w:hAnsi="Arrus"/>
          <w:sz w:val="22"/>
          <w:szCs w:val="28"/>
          <w:lang w:val="en-GB"/>
        </w:rPr>
        <w:t>3.</w:t>
      </w:r>
      <w:r w:rsidRPr="00584AEA">
        <w:rPr>
          <w:rFonts w:ascii="Arrus" w:hAnsi="Arrus"/>
          <w:sz w:val="22"/>
          <w:szCs w:val="28"/>
          <w:lang w:val="en-GB"/>
        </w:rPr>
        <w:tab/>
        <w:t>They have almost a negligible role as a group in determining the policies of the government – in centre as well as states;</w:t>
      </w:r>
    </w:p>
    <w:p w14:paraId="268B3F72" w14:textId="77777777" w:rsidR="00270475" w:rsidRPr="00584AEA" w:rsidRDefault="00270475" w:rsidP="00270475">
      <w:pPr>
        <w:tabs>
          <w:tab w:val="left" w:pos="1170"/>
        </w:tabs>
        <w:ind w:left="360" w:hanging="360"/>
        <w:jc w:val="both"/>
        <w:rPr>
          <w:rFonts w:ascii="Arrus" w:hAnsi="Arrus"/>
          <w:sz w:val="22"/>
          <w:szCs w:val="28"/>
          <w:lang w:val="en-GB"/>
        </w:rPr>
      </w:pPr>
      <w:r w:rsidRPr="00584AEA">
        <w:rPr>
          <w:rFonts w:ascii="Arrus" w:hAnsi="Arrus"/>
          <w:sz w:val="22"/>
          <w:szCs w:val="28"/>
          <w:lang w:val="en-GB"/>
        </w:rPr>
        <w:t>4.</w:t>
      </w:r>
      <w:r w:rsidRPr="00584AEA">
        <w:rPr>
          <w:rFonts w:ascii="Arrus" w:hAnsi="Arrus"/>
          <w:sz w:val="22"/>
          <w:szCs w:val="28"/>
          <w:lang w:val="en-GB"/>
        </w:rPr>
        <w:tab/>
        <w:t>They have not been able to produce any remarkable leaders except very few; there have hardly been any Muslim leaders of national stature in major political parties. The fate of most of the Muslim leaders in these parties depends on the support or disfavour of the leadership of these parties;</w:t>
      </w:r>
    </w:p>
    <w:p w14:paraId="268B3F73" w14:textId="77777777" w:rsidR="00270475" w:rsidRPr="00584AEA" w:rsidRDefault="00270475" w:rsidP="00270475">
      <w:pPr>
        <w:tabs>
          <w:tab w:val="left" w:pos="1170"/>
        </w:tabs>
        <w:ind w:left="360" w:hanging="360"/>
        <w:jc w:val="both"/>
        <w:rPr>
          <w:rFonts w:ascii="Arrus" w:hAnsi="Arrus"/>
          <w:sz w:val="22"/>
          <w:szCs w:val="28"/>
          <w:lang w:val="en-GB"/>
        </w:rPr>
      </w:pPr>
      <w:r w:rsidRPr="00584AEA">
        <w:rPr>
          <w:rFonts w:ascii="Arrus" w:hAnsi="Arrus"/>
          <w:sz w:val="22"/>
          <w:szCs w:val="28"/>
          <w:lang w:val="en-GB"/>
        </w:rPr>
        <w:t>5.</w:t>
      </w:r>
      <w:r w:rsidRPr="00584AEA">
        <w:rPr>
          <w:rFonts w:ascii="Arrus" w:hAnsi="Arrus"/>
          <w:sz w:val="22"/>
          <w:szCs w:val="28"/>
          <w:lang w:val="en-GB"/>
        </w:rPr>
        <w:tab/>
        <w:t>They have been unable to create any political group in the country that can rightly claim to be the true representative of Muslims;</w:t>
      </w:r>
    </w:p>
    <w:p w14:paraId="268B3F74" w14:textId="77777777" w:rsidR="00270475" w:rsidRPr="00584AEA" w:rsidRDefault="00270475" w:rsidP="00270475">
      <w:pPr>
        <w:tabs>
          <w:tab w:val="left" w:pos="1170"/>
        </w:tabs>
        <w:ind w:left="360" w:hanging="360"/>
        <w:jc w:val="both"/>
        <w:rPr>
          <w:rFonts w:ascii="Arrus" w:hAnsi="Arrus"/>
          <w:sz w:val="22"/>
          <w:szCs w:val="28"/>
          <w:lang w:val="en-GB"/>
        </w:rPr>
      </w:pPr>
      <w:r w:rsidRPr="00584AEA">
        <w:rPr>
          <w:rFonts w:ascii="Arrus" w:hAnsi="Arrus"/>
          <w:sz w:val="22"/>
          <w:szCs w:val="28"/>
          <w:lang w:val="en-GB"/>
        </w:rPr>
        <w:t>6.</w:t>
      </w:r>
      <w:r w:rsidRPr="00584AEA">
        <w:rPr>
          <w:rFonts w:ascii="Arrus" w:hAnsi="Arrus"/>
          <w:sz w:val="22"/>
          <w:szCs w:val="28"/>
          <w:lang w:val="en-GB"/>
        </w:rPr>
        <w:tab/>
        <w:t xml:space="preserve">Though the country has had several Muslim Presidents, Vice Presidents and Deputy Speakers of Parliament, the country has yet to have a Muslim Prime Minister, Defence Minister or Finance Minister. There have been only a few Muslim Chief Ministers. There have been Chief Ministers in Bihar, Maharashtra and of course Kashmir. But there has been none in Uttar Pradesh, the biggest state of the country with a sizeable Muslim population, nor in Assam and Bengal. </w:t>
      </w:r>
    </w:p>
    <w:p w14:paraId="268B3F75" w14:textId="77777777" w:rsidR="00270475" w:rsidRPr="00584AEA" w:rsidRDefault="00270475" w:rsidP="00270475">
      <w:pPr>
        <w:tabs>
          <w:tab w:val="left" w:pos="1170"/>
        </w:tabs>
        <w:ind w:left="360" w:hanging="360"/>
        <w:jc w:val="both"/>
        <w:rPr>
          <w:rFonts w:ascii="Arrus" w:hAnsi="Arrus"/>
          <w:sz w:val="22"/>
          <w:szCs w:val="28"/>
          <w:lang w:val="en-GB"/>
        </w:rPr>
      </w:pPr>
      <w:r w:rsidRPr="00584AEA">
        <w:rPr>
          <w:rFonts w:ascii="Arrus" w:hAnsi="Arrus"/>
          <w:sz w:val="22"/>
          <w:szCs w:val="28"/>
          <w:lang w:val="en-GB"/>
        </w:rPr>
        <w:t>7.</w:t>
      </w:r>
      <w:r w:rsidRPr="00584AEA">
        <w:rPr>
          <w:rFonts w:ascii="Arrus" w:hAnsi="Arrus"/>
          <w:sz w:val="22"/>
          <w:szCs w:val="28"/>
          <w:lang w:val="en-GB"/>
        </w:rPr>
        <w:tab/>
        <w:t xml:space="preserve">Muslim members of Parliament with a very few exceptions have not figured in parliamentary debates on major national issues. No Muslim has ever taken part in any budget debate. Only once an MP is known to have raised a question. They have not shown any interest in the national affairs except when some of them have happened to be ministers. Even when speaking on Muslim issues, they have normally (with few exceptions) stuck to the party line. </w:t>
      </w:r>
    </w:p>
    <w:p w14:paraId="268B3F76" w14:textId="77777777" w:rsidR="00270475" w:rsidRPr="00584AEA" w:rsidRDefault="00270475" w:rsidP="00270475">
      <w:pPr>
        <w:tabs>
          <w:tab w:val="left" w:pos="1170"/>
        </w:tabs>
        <w:ind w:left="360" w:hanging="360"/>
        <w:jc w:val="both"/>
        <w:rPr>
          <w:rFonts w:ascii="Arrus" w:hAnsi="Arrus"/>
          <w:sz w:val="22"/>
          <w:szCs w:val="28"/>
          <w:lang w:val="en-GB"/>
        </w:rPr>
      </w:pPr>
      <w:r w:rsidRPr="00584AEA">
        <w:rPr>
          <w:rFonts w:ascii="Arrus" w:hAnsi="Arrus"/>
          <w:sz w:val="22"/>
          <w:szCs w:val="28"/>
          <w:lang w:val="en-GB"/>
        </w:rPr>
        <w:t>8.</w:t>
      </w:r>
      <w:r w:rsidRPr="00584AEA">
        <w:rPr>
          <w:rFonts w:ascii="Arrus" w:hAnsi="Arrus"/>
          <w:sz w:val="22"/>
          <w:szCs w:val="28"/>
          <w:lang w:val="en-GB"/>
        </w:rPr>
        <w:tab/>
        <w:t xml:space="preserve">Muslim MPs have never taken any initiative to develop a common line of thinking on issues of national importance including issues concerning Muslims. Some attempts have been made but there has emerged no such trend. </w:t>
      </w:r>
    </w:p>
    <w:p w14:paraId="268B3F77" w14:textId="77777777" w:rsidR="00270475" w:rsidRPr="00584AEA" w:rsidRDefault="00270475" w:rsidP="00270475">
      <w:pPr>
        <w:tabs>
          <w:tab w:val="left" w:pos="1170"/>
        </w:tabs>
        <w:ind w:left="360" w:hanging="360"/>
        <w:jc w:val="both"/>
        <w:rPr>
          <w:rFonts w:ascii="Arrus" w:hAnsi="Arrus"/>
          <w:sz w:val="22"/>
          <w:szCs w:val="28"/>
          <w:lang w:val="en-GB"/>
        </w:rPr>
      </w:pPr>
    </w:p>
    <w:p w14:paraId="268B3F78" w14:textId="77777777" w:rsidR="00270475" w:rsidRPr="00584AEA" w:rsidRDefault="00270475" w:rsidP="00270475">
      <w:pPr>
        <w:jc w:val="both"/>
        <w:rPr>
          <w:rFonts w:ascii="Arrus" w:hAnsi="Arrus"/>
          <w:sz w:val="30"/>
          <w:szCs w:val="96"/>
          <w:lang w:val="en-GB"/>
        </w:rPr>
      </w:pPr>
      <w:r w:rsidRPr="00584AEA">
        <w:rPr>
          <w:rFonts w:ascii="Arrus" w:hAnsi="Arrus"/>
          <w:b/>
          <w:bCs/>
          <w:sz w:val="30"/>
          <w:szCs w:val="96"/>
          <w:lang w:val="en-GB"/>
        </w:rPr>
        <w:t>Radical Steps needed by Muslim Community with the State acting as Facilitator</w:t>
      </w:r>
    </w:p>
    <w:p w14:paraId="268B3F79" w14:textId="77777777" w:rsidR="00270475" w:rsidRPr="00584AEA" w:rsidRDefault="00270475" w:rsidP="00270475">
      <w:pPr>
        <w:tabs>
          <w:tab w:val="left" w:pos="2981"/>
        </w:tabs>
        <w:jc w:val="both"/>
        <w:rPr>
          <w:rFonts w:ascii="Arrus" w:hAnsi="Arrus"/>
          <w:sz w:val="30"/>
          <w:szCs w:val="96"/>
          <w:lang w:val="en-GB"/>
        </w:rPr>
      </w:pPr>
      <w:r w:rsidRPr="00584AEA">
        <w:rPr>
          <w:rFonts w:ascii="Arrus" w:hAnsi="Arrus"/>
          <w:sz w:val="30"/>
          <w:szCs w:val="96"/>
          <w:lang w:val="en-GB"/>
        </w:rPr>
        <w:tab/>
      </w:r>
    </w:p>
    <w:p w14:paraId="268B3F7A"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Give Muslims Role in Governance</w:t>
      </w:r>
    </w:p>
    <w:p w14:paraId="268B3F7B" w14:textId="77777777" w:rsidR="00270475" w:rsidRPr="00584AEA" w:rsidRDefault="00270475" w:rsidP="00270475">
      <w:pPr>
        <w:jc w:val="both"/>
        <w:rPr>
          <w:rFonts w:ascii="Arrus" w:hAnsi="Arrus"/>
          <w:sz w:val="20"/>
          <w:lang w:val="en-GB"/>
        </w:rPr>
      </w:pPr>
    </w:p>
    <w:p w14:paraId="268B3F7C"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Constitution Amendment Act or CAA recognises that governance can no longer remain solely the prerogative of governments. Government needs to become a collaborative effort of the government and non-government sector, a fusion of public and private </w:t>
      </w:r>
      <w:r w:rsidRPr="00584AEA">
        <w:rPr>
          <w:rFonts w:ascii="Arrus" w:hAnsi="Arrus"/>
          <w:sz w:val="22"/>
          <w:szCs w:val="28"/>
          <w:lang w:val="en-GB"/>
        </w:rPr>
        <w:lastRenderedPageBreak/>
        <w:t xml:space="preserve">initiatives of citizens particularly in governance. As such, the creation of suitable structures and process is vital to the success of democratic decentralisation.  This process must include Muslims too who should be allowed to become partners in governance especially in the areas related to their healthy and prosperous living. </w:t>
      </w:r>
    </w:p>
    <w:p w14:paraId="268B3F7D" w14:textId="77777777" w:rsidR="00270475" w:rsidRPr="00584AEA" w:rsidRDefault="00270475" w:rsidP="00270475">
      <w:pPr>
        <w:jc w:val="both"/>
        <w:rPr>
          <w:rFonts w:ascii="Arrus" w:hAnsi="Arrus"/>
          <w:sz w:val="22"/>
          <w:szCs w:val="28"/>
          <w:lang w:val="en-GB"/>
        </w:rPr>
      </w:pPr>
    </w:p>
    <w:p w14:paraId="268B3F7E"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Muslims have much lesser role in governance because they have just 2.5 percent of the administrative and executive services. This is drastically lower than the 15 percent required for representative influence on the policies of the government. This is true not only in IAS, IFS, IPS and allied services but also in state level administrative jobs. The judiciary also has much lower presence of Muslims. The same is true of the electronic and print media.  The presence of Muslim Ministers, MPs, MLAs – are all much below the numbers they deserve in accordance with their population. They are therefore effectively in no position to influence the direction of the nation or the policies of the government. Moreover, the psyche with which they are imbued has a hidden fear of being dubbed “communal” or “Islamist” in case they feel inclined to say what they think. More often than not they are reluctant to take decisions which may appear to be in favour of their community or a position that can be closer to Islamic ideology. Additionally, their educational background and their long conditioning during training and service tilts their way of thinking in the direction the others around them have and what they read and hear in the media and public and private gatherings. </w:t>
      </w:r>
    </w:p>
    <w:p w14:paraId="268B3F7F" w14:textId="77777777" w:rsidR="00270475" w:rsidRPr="00584AEA" w:rsidRDefault="00270475" w:rsidP="00270475">
      <w:pPr>
        <w:jc w:val="both"/>
        <w:rPr>
          <w:rFonts w:ascii="Arrus" w:hAnsi="Arrus"/>
          <w:sz w:val="22"/>
          <w:szCs w:val="28"/>
          <w:lang w:val="en-GB"/>
        </w:rPr>
      </w:pPr>
    </w:p>
    <w:p w14:paraId="268B3F80"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If government, parliament, judiciary, military, executive and administration, all the important wings of governance do not have adequate representation of Muslims, how can Muslims get their share in the governance? This has to be reversed without wasting any time. The government, the political parties and the community – all will have to play their role. The government must ensure that the number of ministers in the cabinet as well as in Parliament and Assemblies must not be less than the required share. It must find ways to increase the share of Muslims in administrative services through reservation and through special drives to raise the level of education among Muslims and by attracting more and more Muslim students towards civil service exams. </w:t>
      </w:r>
    </w:p>
    <w:p w14:paraId="268B3F81" w14:textId="77777777" w:rsidR="00270475" w:rsidRPr="00584AEA" w:rsidRDefault="00270475" w:rsidP="00270475">
      <w:pPr>
        <w:jc w:val="both"/>
        <w:rPr>
          <w:rFonts w:ascii="Arrus" w:hAnsi="Arrus"/>
          <w:sz w:val="22"/>
          <w:szCs w:val="28"/>
          <w:lang w:val="en-GB"/>
        </w:rPr>
      </w:pPr>
    </w:p>
    <w:p w14:paraId="268B3F82"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Political Parties must take a lead in allotting more tickets and seats to Muslims</w:t>
      </w:r>
    </w:p>
    <w:p w14:paraId="268B3F83" w14:textId="77777777" w:rsidR="00270475" w:rsidRPr="00584AEA" w:rsidRDefault="00270475" w:rsidP="00270475">
      <w:pPr>
        <w:jc w:val="both"/>
        <w:rPr>
          <w:rFonts w:ascii="Arrus" w:hAnsi="Arrus"/>
          <w:sz w:val="22"/>
          <w:szCs w:val="28"/>
          <w:lang w:val="en-GB"/>
        </w:rPr>
      </w:pPr>
    </w:p>
    <w:p w14:paraId="268B3F84"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lastRenderedPageBreak/>
        <w:t xml:space="preserve">The ideal way to increase the presence of Muslims in political institutions is to reserve seats for Muslims in proportion to their population. But such a provision would require constitutional amendments, which are not easy to get through considering the current unwillingness of the major political groups in the country. The secular parties can however take steps on their own to substantially elevate the Muslim representation through steps that do not require any constitutional provisions. Parties must take steps to ensure that they should allot at least 15 percent seats to Muslims. </w:t>
      </w:r>
      <w:r w:rsidRPr="00584AEA">
        <w:rPr>
          <w:rFonts w:ascii="Arrus" w:hAnsi="Arrus"/>
          <w:b/>
          <w:bCs/>
          <w:sz w:val="22"/>
          <w:szCs w:val="28"/>
          <w:lang w:val="en-GB"/>
        </w:rPr>
        <w:t xml:space="preserve">All secular parties like Congress, Samajwadi, BSP, </w:t>
      </w:r>
      <w:proofErr w:type="spellStart"/>
      <w:r w:rsidRPr="00584AEA">
        <w:rPr>
          <w:rFonts w:ascii="Arrus" w:hAnsi="Arrus"/>
          <w:b/>
          <w:bCs/>
          <w:sz w:val="22"/>
          <w:szCs w:val="28"/>
          <w:lang w:val="en-GB"/>
        </w:rPr>
        <w:t>Rashtrya</w:t>
      </w:r>
      <w:proofErr w:type="spellEnd"/>
      <w:r w:rsidRPr="00584AEA">
        <w:rPr>
          <w:rFonts w:ascii="Arrus" w:hAnsi="Arrus"/>
          <w:b/>
          <w:bCs/>
          <w:sz w:val="22"/>
          <w:szCs w:val="28"/>
          <w:lang w:val="en-GB"/>
        </w:rPr>
        <w:t xml:space="preserve"> </w:t>
      </w:r>
      <w:proofErr w:type="spellStart"/>
      <w:r w:rsidRPr="00584AEA">
        <w:rPr>
          <w:rFonts w:ascii="Arrus" w:hAnsi="Arrus"/>
          <w:b/>
          <w:bCs/>
          <w:sz w:val="22"/>
          <w:szCs w:val="28"/>
          <w:lang w:val="en-GB"/>
        </w:rPr>
        <w:t>sJanata</w:t>
      </w:r>
      <w:proofErr w:type="spellEnd"/>
      <w:r w:rsidRPr="00584AEA">
        <w:rPr>
          <w:rFonts w:ascii="Arrus" w:hAnsi="Arrus"/>
          <w:b/>
          <w:bCs/>
          <w:sz w:val="22"/>
          <w:szCs w:val="28"/>
          <w:lang w:val="en-GB"/>
        </w:rPr>
        <w:t xml:space="preserve"> Dal, Regional and Communist parties must allot tickets to Muslims in accordance with their share in population. If possible, they may make the allotment in accordance with their share in their votes in the last elections.</w:t>
      </w:r>
      <w:r w:rsidRPr="00584AEA">
        <w:rPr>
          <w:rFonts w:ascii="Arrus" w:hAnsi="Arrus"/>
          <w:sz w:val="22"/>
          <w:szCs w:val="28"/>
          <w:lang w:val="en-GB"/>
        </w:rPr>
        <w:t xml:space="preserve"> With BJP votes having an overwhelming majority of Hindus, it can be safely assumed that the percentage of Muslims in the votes of the “secular” parties is surely significantly higher than their percentage in the population. If Muslim representation in the winning candidates of the political parties is less than the required strength, they must make sure that they allot more seats to Muslims in Rajya Sabha so that the combined strength of Muslims in each party comes to around 15 pc.  The same method can be adopted for state assemblies. </w:t>
      </w:r>
    </w:p>
    <w:p w14:paraId="268B3F85" w14:textId="77777777" w:rsidR="00270475" w:rsidRPr="00584AEA" w:rsidRDefault="00270475" w:rsidP="00270475">
      <w:pPr>
        <w:jc w:val="both"/>
        <w:rPr>
          <w:rFonts w:ascii="Arrus" w:hAnsi="Arrus"/>
          <w:sz w:val="22"/>
          <w:szCs w:val="28"/>
          <w:lang w:val="en-GB"/>
        </w:rPr>
      </w:pPr>
    </w:p>
    <w:p w14:paraId="268B3F86"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Muslims on their part have to create conditions to increase their role in governance. Their educational pursuits at all levels have to be multiplied in efforts. Muslim students must develop an appetite for civil services. Muslim electorates must take strategic decisions to help their favoured candidates in elections. Muslim ministers, MPs and MLAs, judges and bureaucrats must play their role without any fear or bias. They should not hesitate to act where they can favour the community without being unjust. </w:t>
      </w:r>
    </w:p>
    <w:p w14:paraId="268B3F87" w14:textId="77777777" w:rsidR="00270475" w:rsidRPr="00584AEA" w:rsidRDefault="00270475" w:rsidP="00270475">
      <w:pPr>
        <w:jc w:val="both"/>
        <w:rPr>
          <w:rFonts w:ascii="Arrus" w:hAnsi="Arrus"/>
          <w:b/>
          <w:bCs/>
          <w:sz w:val="22"/>
          <w:szCs w:val="28"/>
          <w:lang w:val="en-GB"/>
        </w:rPr>
      </w:pPr>
    </w:p>
    <w:p w14:paraId="268B3F88"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Equal Opportunities Commission</w:t>
      </w:r>
    </w:p>
    <w:p w14:paraId="268B3F89" w14:textId="77777777" w:rsidR="00270475" w:rsidRPr="00584AEA" w:rsidRDefault="00270475" w:rsidP="00270475">
      <w:pPr>
        <w:jc w:val="both"/>
        <w:rPr>
          <w:rFonts w:ascii="Arrus" w:hAnsi="Arrus"/>
          <w:sz w:val="22"/>
          <w:szCs w:val="28"/>
          <w:lang w:val="en-GB"/>
        </w:rPr>
      </w:pPr>
    </w:p>
    <w:p w14:paraId="268B3F8A"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Sachar Committee had, </w:t>
      </w:r>
      <w:r w:rsidRPr="00584AEA">
        <w:rPr>
          <w:rFonts w:ascii="Arrus" w:hAnsi="Arrus"/>
          <w:i/>
          <w:iCs/>
          <w:sz w:val="22"/>
          <w:szCs w:val="28"/>
          <w:lang w:val="en-GB"/>
        </w:rPr>
        <w:t>inter-alia</w:t>
      </w:r>
      <w:r w:rsidRPr="00584AEA">
        <w:rPr>
          <w:rFonts w:ascii="Arrus" w:hAnsi="Arrus"/>
          <w:sz w:val="22"/>
          <w:szCs w:val="28"/>
          <w:lang w:val="en-GB"/>
        </w:rPr>
        <w:t>, recommended as follows:</w:t>
      </w:r>
    </w:p>
    <w:p w14:paraId="268B3F8B" w14:textId="77777777" w:rsidR="00270475" w:rsidRPr="00584AEA" w:rsidRDefault="00270475" w:rsidP="00270475">
      <w:pPr>
        <w:jc w:val="both"/>
        <w:rPr>
          <w:rFonts w:ascii="Arrus" w:hAnsi="Arrus"/>
          <w:sz w:val="22"/>
          <w:szCs w:val="28"/>
          <w:lang w:val="en-GB"/>
        </w:rPr>
      </w:pPr>
      <w:r w:rsidRPr="00584AEA">
        <w:rPr>
          <w:rFonts w:ascii="Arrus" w:hAnsi="Arrus"/>
          <w:i/>
          <w:sz w:val="22"/>
          <w:szCs w:val="28"/>
          <w:lang w:val="en-GB"/>
        </w:rPr>
        <w:t xml:space="preserve"> “It is a </w:t>
      </w:r>
      <w:proofErr w:type="spellStart"/>
      <w:r w:rsidRPr="00584AEA">
        <w:rPr>
          <w:rFonts w:ascii="Arrus" w:hAnsi="Arrus"/>
          <w:i/>
          <w:sz w:val="22"/>
          <w:szCs w:val="28"/>
          <w:lang w:val="en-GB"/>
        </w:rPr>
        <w:t>well accepted</w:t>
      </w:r>
      <w:proofErr w:type="spellEnd"/>
      <w:r w:rsidRPr="00584AEA">
        <w:rPr>
          <w:rFonts w:ascii="Arrus" w:hAnsi="Arrus"/>
          <w:i/>
          <w:sz w:val="22"/>
          <w:szCs w:val="28"/>
          <w:lang w:val="en-GB"/>
        </w:rPr>
        <w:t xml:space="preserve"> maxim in law that not only must justice be done but it must appear to be done. It is in that context that the Committee recommends that an Equal Opportunity Commission (EOC) should be constituted by the Government to look into the grievances of deprived groups.”</w:t>
      </w:r>
      <w:r w:rsidRPr="00584AEA">
        <w:rPr>
          <w:rFonts w:ascii="Arrus" w:hAnsi="Arrus"/>
          <w:sz w:val="22"/>
          <w:szCs w:val="28"/>
          <w:lang w:val="en-GB"/>
        </w:rPr>
        <w:t xml:space="preserve"> An Expert Group was set to examine and determine the structure and functions of an Equal Opportunity Commission. The salient features of the report of Expert Panel are as follows: </w:t>
      </w:r>
    </w:p>
    <w:p w14:paraId="268B3F8C" w14:textId="77777777" w:rsidR="00270475" w:rsidRPr="00584AEA" w:rsidRDefault="00270475" w:rsidP="00270475">
      <w:pPr>
        <w:jc w:val="both"/>
        <w:rPr>
          <w:rFonts w:ascii="Arrus" w:hAnsi="Arrus"/>
          <w:sz w:val="22"/>
          <w:szCs w:val="28"/>
          <w:lang w:val="en-GB"/>
        </w:rPr>
      </w:pPr>
    </w:p>
    <w:p w14:paraId="268B3F8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lastRenderedPageBreak/>
        <w:t>1. ‘Equal Opportunity Commission: The Expert Group is of the opinion that there is a need for an Equal Opportunity Commission in the country and recommends that the Government of India should set it up along the lines suggested in this report. The setting up of an Equal Opportunity Commission (EOC), sooner than later, will be a significant step towards fulfilling the Constitutional promise of equality in its different dimensions. The Expert Group has also drafted a Bill, published with this report, and recommends that after due consideration the Bill should be placed early before the Parliament.</w:t>
      </w:r>
    </w:p>
    <w:p w14:paraId="268B3F8E" w14:textId="77777777" w:rsidR="00270475" w:rsidRPr="00584AEA" w:rsidRDefault="00270475" w:rsidP="00270475">
      <w:pPr>
        <w:jc w:val="both"/>
        <w:rPr>
          <w:rFonts w:ascii="Arrus" w:hAnsi="Arrus"/>
          <w:b/>
          <w:bCs/>
          <w:sz w:val="22"/>
          <w:szCs w:val="28"/>
          <w:lang w:val="en-GB"/>
        </w:rPr>
      </w:pPr>
      <w:r w:rsidRPr="00584AEA">
        <w:rPr>
          <w:rFonts w:ascii="Arrus" w:hAnsi="Arrus"/>
          <w:sz w:val="22"/>
          <w:szCs w:val="28"/>
          <w:lang w:val="en-GB"/>
        </w:rPr>
        <w:t xml:space="preserve">2. Though Equality is a foundational value of our Republic, stark inequalities mark our present social reality and prospects for the future generations. Inter-group inequalities often coincide with boundaries of communities and are becoming more visible than before. Hence there is an urgent need to address these inequalities and supplement the existing policies of reservations by fine tuning the definition of the beneficiaries, expanding the range of modalities and evolving a forward looking and integral approach to affirmative action. The proposed EOC will serve as a path-finding institution that serves as a mechanism to evolve and evaluate mechanisms for affirmative action, following </w:t>
      </w:r>
      <w:r w:rsidRPr="00584AEA">
        <w:rPr>
          <w:rFonts w:ascii="Arrus" w:hAnsi="Arrus"/>
          <w:b/>
          <w:bCs/>
          <w:sz w:val="22"/>
          <w:szCs w:val="28"/>
          <w:lang w:val="en-GB"/>
        </w:rPr>
        <w:t>an evidence-based approach.</w:t>
      </w:r>
    </w:p>
    <w:p w14:paraId="268B3F8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3. The Right to Equality enshrined in the Constitution goes beyond a formal requirement of ensuring absence of direct discrimination. The Constitution, as interpreted by the judiciary, provides a positive mandate for creation of a level playing field by appropriate State action. The proposed EOC is anchored in this approach that puts a positive obligation on the State to control direct as well as indirect discrimination, eliminate extreme forms of deprivation and take into account the burden of history.</w:t>
      </w:r>
    </w:p>
    <w:p w14:paraId="268B3F9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4. A review of EOCs or similar bodies across the world demonstrates the utility of such an institution, if it is tailored to the specific socio-economic, judicial and institutional context of the country. The experience of such institutions shows that there is no alternative to recognizing social identities and to developing, gathering and publishing of evidence about persisting inequalities in opportunity, that the EOC needs to be pro-active and autonomous of the government; and; that a wide range of context-specific policy options are needed in each country.</w:t>
      </w:r>
    </w:p>
    <w:p w14:paraId="268B3F9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5. The jurisdiction of the proposed EOC should be wide ranging in terms of social groups and sectors but delimited in terms of domains and the nature of issues that it can take up. It would serve its purpose best if it is open to any citizen of India and the beneficiaries are identified by evidence, rather than being predetermined at this stage. </w:t>
      </w:r>
      <w:r w:rsidRPr="00584AEA">
        <w:rPr>
          <w:rFonts w:ascii="Arrus" w:hAnsi="Arrus"/>
          <w:b/>
          <w:bCs/>
          <w:sz w:val="22"/>
          <w:szCs w:val="28"/>
          <w:lang w:val="en-GB"/>
        </w:rPr>
        <w:t xml:space="preserve">The scope of </w:t>
      </w:r>
      <w:r w:rsidRPr="00584AEA">
        <w:rPr>
          <w:rFonts w:ascii="Arrus" w:hAnsi="Arrus"/>
          <w:b/>
          <w:bCs/>
          <w:sz w:val="22"/>
          <w:szCs w:val="28"/>
          <w:lang w:val="en-GB"/>
        </w:rPr>
        <w:lastRenderedPageBreak/>
        <w:t>the EOC should extend both to the public and the private sector. The EOC should give priority to education and employment and should entertain only group equality related cases</w:t>
      </w:r>
      <w:r w:rsidRPr="00584AEA">
        <w:rPr>
          <w:rFonts w:ascii="Arrus" w:hAnsi="Arrus"/>
          <w:sz w:val="22"/>
          <w:szCs w:val="28"/>
          <w:lang w:val="en-GB"/>
        </w:rPr>
        <w:t>. Thus defined, the scope of EOC may apparently overlap with other Commissions, yet the EOC will have its own niche and unique role, for it would provide a service that is not currently on offer. Parliament has the requisite power to legislate on this subject.</w:t>
      </w:r>
    </w:p>
    <w:p w14:paraId="268B3F9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6. The EOC should focus on </w:t>
      </w:r>
      <w:r w:rsidRPr="00584AEA">
        <w:rPr>
          <w:rFonts w:ascii="Arrus" w:hAnsi="Arrus"/>
          <w:b/>
          <w:bCs/>
          <w:sz w:val="22"/>
          <w:szCs w:val="28"/>
          <w:lang w:val="en-GB"/>
        </w:rPr>
        <w:t>advisory, advocacy and auditing functions rather than grievance redressal</w:t>
      </w:r>
      <w:r w:rsidRPr="00584AEA">
        <w:rPr>
          <w:rFonts w:ascii="Arrus" w:hAnsi="Arrus"/>
          <w:sz w:val="22"/>
          <w:szCs w:val="28"/>
          <w:lang w:val="en-GB"/>
        </w:rPr>
        <w:t>. Such an evidence-based advocacy role would involve many functions: research and data gathering, monitoring and auditing, advisory and consultative role, policy intervention, grievance redressal in a limited and supportive capacity, coordination, promotion and advocacy, and dissemination including the preparation and publication of performance reports and Status Reports on Equal Opportunity situation.</w:t>
      </w:r>
    </w:p>
    <w:p w14:paraId="268B3F93"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7. The EOC needs the powers of a Civil Court, but not penal powers, for its inquiries and investigations. The impact and the efficacy of the EOC would depend mainly on its ability to influence public opinion and provide credible evidence. Accordingly, the proposed EOC would have the power to announce Codes of Good Practice; the standard powers of a Civil Court relating to inquiries; power to provide legal assistance to complainants and engage legal counsel; power to demand information and to inspect records; and power to require compliance of equal opportunity practice codes.</w:t>
      </w:r>
    </w:p>
    <w:p w14:paraId="268B3F9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8. The EOC would be expected to adopt a fresh approach and come up with innovative procedures. Generating, collecting, processing and disseminating various kinds of data on equal opportunity issues – generic data, reporting data, indices and data from case studies - is going to be the key to the success of the EOC. Besides, the EOC would conduct general and special investigations by following a standard, transparent, fair and time-bound procedure.</w:t>
      </w:r>
    </w:p>
    <w:p w14:paraId="268B3F95"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9. The composition of the EOC needs to reflect its diverse constituencies and multiple functional requirements. These can be met if the proposed EOC has a chairperson and six (at least two full time) members, enjoying a tenure of five years. </w:t>
      </w:r>
      <w:r w:rsidRPr="00584AEA">
        <w:rPr>
          <w:rFonts w:ascii="Arrus" w:hAnsi="Arrus"/>
          <w:b/>
          <w:bCs/>
          <w:sz w:val="22"/>
          <w:szCs w:val="28"/>
          <w:lang w:val="en-GB"/>
        </w:rPr>
        <w:t>The members should be selected from among experts (at least one each from law and social science), professionals and activists, with due representation to women and other disadvantaged groups, by a bipartisan Committee</w:t>
      </w:r>
      <w:r w:rsidRPr="00584AEA">
        <w:rPr>
          <w:rFonts w:ascii="Arrus" w:hAnsi="Arrus"/>
          <w:sz w:val="22"/>
          <w:szCs w:val="28"/>
          <w:lang w:val="en-GB"/>
        </w:rPr>
        <w:t xml:space="preserve">, following the model of the selection of the members of the NHRC. The EOC would need to work in a transparent manner and involve various stakeholders. Five Regional Commissions are proposed, within two years of setting up of the EOC, to make the </w:t>
      </w:r>
      <w:r w:rsidRPr="00584AEA">
        <w:rPr>
          <w:rFonts w:ascii="Arrus" w:hAnsi="Arrus"/>
          <w:sz w:val="22"/>
          <w:szCs w:val="28"/>
          <w:lang w:val="en-GB"/>
        </w:rPr>
        <w:lastRenderedPageBreak/>
        <w:t>institution accessible and relevant in different regions of the country.</w:t>
      </w:r>
    </w:p>
    <w:p w14:paraId="268B3F96" w14:textId="77777777" w:rsidR="00270475" w:rsidRPr="00584AEA" w:rsidRDefault="00270475" w:rsidP="00270475">
      <w:pPr>
        <w:rPr>
          <w:rFonts w:ascii="Arrus" w:hAnsi="Arrus" w:cs="ArialMT"/>
          <w:sz w:val="22"/>
          <w:szCs w:val="26"/>
          <w:lang w:val="en-GB"/>
        </w:rPr>
      </w:pPr>
    </w:p>
    <w:p w14:paraId="268B3F97"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Equal Opportunity Commission is a welcome step though omitting redress-measures in its functions will make it a toothless tiger. This however will help in highlighting the levels of discrimination at various levels, which in itself, may be expected to pressurise the governmental institutions to be fair to the weaker sections including minorities. </w:t>
      </w:r>
    </w:p>
    <w:p w14:paraId="268B3F98" w14:textId="77777777" w:rsidR="00270475" w:rsidRPr="00584AEA" w:rsidRDefault="00270475" w:rsidP="00270475">
      <w:pPr>
        <w:jc w:val="both"/>
        <w:rPr>
          <w:rFonts w:ascii="Arrus" w:hAnsi="Arrus"/>
          <w:b/>
          <w:bCs/>
          <w:sz w:val="22"/>
          <w:szCs w:val="28"/>
          <w:lang w:val="en-GB"/>
        </w:rPr>
      </w:pPr>
    </w:p>
    <w:p w14:paraId="268B3F99"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Indian Waqf Services</w:t>
      </w:r>
    </w:p>
    <w:p w14:paraId="268B3F9A" w14:textId="77777777" w:rsidR="00270475" w:rsidRPr="00584AEA" w:rsidRDefault="00270475" w:rsidP="00270475">
      <w:pPr>
        <w:jc w:val="both"/>
        <w:rPr>
          <w:rFonts w:ascii="Arrus" w:hAnsi="Arrus"/>
          <w:b/>
          <w:bCs/>
          <w:sz w:val="22"/>
          <w:szCs w:val="28"/>
          <w:lang w:val="en-GB"/>
        </w:rPr>
      </w:pPr>
    </w:p>
    <w:p w14:paraId="268B3F9B"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Another suggestion based on the recommendations of Sachar Committee Report that has been mooted by Dr Zafar Mahmood, one of the members of Sachar Committee, and needs attention is the introduction if Indian Waqf Services on the lines of other civil services.  Twocircles.net quotes him saying:</w:t>
      </w:r>
    </w:p>
    <w:p w14:paraId="268B3F9C" w14:textId="77777777" w:rsidR="00270475" w:rsidRPr="00584AEA" w:rsidRDefault="00270475" w:rsidP="00270475">
      <w:pPr>
        <w:shd w:val="clear" w:color="auto" w:fill="FFFFFF"/>
        <w:spacing w:before="150"/>
        <w:jc w:val="both"/>
        <w:rPr>
          <w:rFonts w:ascii="Arrus" w:hAnsi="Arrus"/>
          <w:i/>
          <w:sz w:val="22"/>
          <w:szCs w:val="28"/>
          <w:lang w:val="en-GB"/>
        </w:rPr>
      </w:pPr>
      <w:r w:rsidRPr="00584AEA">
        <w:rPr>
          <w:rFonts w:ascii="Arrus" w:hAnsi="Arrus"/>
          <w:i/>
          <w:sz w:val="22"/>
          <w:szCs w:val="28"/>
          <w:lang w:val="en-GB"/>
        </w:rPr>
        <w:t>“As far as state waqf boards’ autonomy is concerned, the institution of Indian Waqf Service will not make a difference. Even now, the CEO and the Administrator are appointed by and hold office at the pleasure of the state government.</w:t>
      </w:r>
    </w:p>
    <w:p w14:paraId="268B3F9D"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The State Waqf Boards work suffers because the CEOs are: Veterinary Doctor, Naib-Tahsildar, BDO, Junior Employment Officer, Survey Inspector, Primary Teacher (or, if rarely govt officer, he has usually additional charge of Waqf CEO.) (Information, spanning the decade 2001-2011, has been collected under RTI Act by Zakat Foundation of India in 2011. Details are available at www.zakatindia.org).</w:t>
      </w:r>
    </w:p>
    <w:p w14:paraId="268B3F9E"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The JPC on Waqfs headed by Mr K. Rahman Khan, Deputy Chairman of Rajya Sabha (9th Report) expresses its deep concern that Muslim officers of appropriate seniority are generally not available to be posted as CEO of State Waqf Boards.</w:t>
      </w:r>
    </w:p>
    <w:p w14:paraId="268B3F9F"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This was also strongly put forth by Sachar Committee. Both the committees stated this after collecting information from whole of India and after extensively touring the country and seeing ground level realities by themselves.</w:t>
      </w:r>
    </w:p>
    <w:p w14:paraId="268B3FA0" w14:textId="77777777" w:rsidR="00270475" w:rsidRPr="00584AEA" w:rsidRDefault="00270475" w:rsidP="00270475">
      <w:pPr>
        <w:shd w:val="clear" w:color="auto" w:fill="FFFFFF"/>
        <w:spacing w:before="120" w:after="216"/>
        <w:jc w:val="both"/>
        <w:rPr>
          <w:rFonts w:ascii="Arrus" w:hAnsi="Arrus"/>
          <w:i/>
          <w:sz w:val="22"/>
          <w:szCs w:val="28"/>
          <w:lang w:val="en-GB"/>
        </w:rPr>
      </w:pPr>
      <w:r w:rsidRPr="00584AEA">
        <w:rPr>
          <w:rFonts w:ascii="Arrus" w:hAnsi="Arrus"/>
          <w:i/>
          <w:sz w:val="22"/>
          <w:szCs w:val="28"/>
          <w:lang w:val="en-GB"/>
        </w:rPr>
        <w:t xml:space="preserve">In fact, Muslims do not comprise more than 2.5% in higher bureaucracy. So, there is real problem of finding Muslim officers to be posted as CEOs (which is a statutory requirement). Creation of Indian Waqf Service will bring in systematization and professionalism in the day-to-day running of the waqf boards rather than the lopsided manner in </w:t>
      </w:r>
      <w:r w:rsidRPr="00584AEA">
        <w:rPr>
          <w:rFonts w:ascii="Arrus" w:hAnsi="Arrus"/>
          <w:i/>
          <w:sz w:val="22"/>
          <w:szCs w:val="28"/>
          <w:lang w:val="en-GB"/>
        </w:rPr>
        <w:lastRenderedPageBreak/>
        <w:t>which CEO’s position is currently filled in at the whims and fancies of the political dispensation of the state at the given point of time. That is why the establishment of Indian Waqf Academy has also been recommended. For gauging the problem and trying to solve it let us have a long term national perspective and not form our opinion based on an individual state for a particular year which could be an exception.</w:t>
      </w:r>
    </w:p>
    <w:p w14:paraId="268B3FA1" w14:textId="77777777" w:rsidR="00270475" w:rsidRPr="00584AEA" w:rsidRDefault="00270475" w:rsidP="00270475">
      <w:pPr>
        <w:shd w:val="clear" w:color="auto" w:fill="FFFFFF"/>
        <w:spacing w:before="120"/>
        <w:jc w:val="both"/>
        <w:rPr>
          <w:rFonts w:ascii="Arrus" w:hAnsi="Arrus"/>
          <w:i/>
          <w:sz w:val="22"/>
          <w:szCs w:val="28"/>
          <w:lang w:val="en-GB"/>
        </w:rPr>
      </w:pPr>
      <w:r w:rsidRPr="00584AEA">
        <w:rPr>
          <w:rFonts w:ascii="Arrus" w:hAnsi="Arrus"/>
          <w:i/>
          <w:sz w:val="22"/>
          <w:szCs w:val="28"/>
          <w:lang w:val="en-GB"/>
        </w:rPr>
        <w:t>Waqf work and retrieval of Waqf properties are complex issues. Even after we have Indian Waqf Service officers in place as CEOs, we will still have to have continuous support of the bureaucracy in general. Hence, additionally, the IAS, IPS officers etc will have to be sensitized for Waqf matters. Authentic series of lectures need to be systematically imparted on Waqf law and related issues to the probationers at Lal Bahadur Shastri National Academy of Administration, Mussoorie. Necessary additions should be made to the syllabus.”</w:t>
      </w:r>
    </w:p>
    <w:p w14:paraId="268B3FA2" w14:textId="77777777" w:rsidR="00270475" w:rsidRPr="00584AEA" w:rsidRDefault="00270475" w:rsidP="00270475">
      <w:pPr>
        <w:shd w:val="clear" w:color="auto" w:fill="FFFFFF"/>
        <w:spacing w:before="120"/>
        <w:ind w:firstLine="720"/>
        <w:jc w:val="both"/>
        <w:rPr>
          <w:rFonts w:ascii="Arrus" w:hAnsi="Arrus"/>
          <w:sz w:val="22"/>
          <w:szCs w:val="28"/>
          <w:lang w:val="en-GB"/>
        </w:rPr>
      </w:pPr>
      <w:r w:rsidRPr="00584AEA">
        <w:rPr>
          <w:rFonts w:ascii="Arrus" w:hAnsi="Arrus"/>
          <w:sz w:val="22"/>
          <w:szCs w:val="28"/>
          <w:lang w:val="en-GB"/>
        </w:rPr>
        <w:t xml:space="preserve">National Minority Commission has already endorsed this proposal but the government has so far been cold on it. Pressure should be built on the government to introduce Indian Waqf services. This will go a long way in the better use of Waqf properties for the socioeconomic empowerment of Muslims. </w:t>
      </w:r>
    </w:p>
    <w:p w14:paraId="268B3FA3" w14:textId="77777777" w:rsidR="00270475" w:rsidRPr="00584AEA" w:rsidRDefault="00270475" w:rsidP="00270475">
      <w:pPr>
        <w:shd w:val="clear" w:color="auto" w:fill="FFFFFF"/>
        <w:spacing w:before="120"/>
        <w:jc w:val="both"/>
        <w:rPr>
          <w:rFonts w:ascii="Arrus" w:hAnsi="Arrus"/>
          <w:sz w:val="22"/>
          <w:szCs w:val="28"/>
          <w:lang w:val="en-GB"/>
        </w:rPr>
      </w:pPr>
    </w:p>
    <w:p w14:paraId="268B3FA4" w14:textId="77777777" w:rsidR="00270475" w:rsidRPr="00584AEA" w:rsidRDefault="00270475" w:rsidP="00270475">
      <w:pPr>
        <w:shd w:val="clear" w:color="auto" w:fill="FFFFFF"/>
        <w:spacing w:before="120"/>
        <w:jc w:val="both"/>
        <w:rPr>
          <w:rFonts w:ascii="Arrus" w:hAnsi="Arrus"/>
          <w:b/>
          <w:bCs/>
          <w:sz w:val="26"/>
          <w:szCs w:val="28"/>
          <w:lang w:val="en-GB"/>
        </w:rPr>
      </w:pPr>
      <w:r w:rsidRPr="00584AEA">
        <w:rPr>
          <w:rFonts w:ascii="Arrus" w:hAnsi="Arrus"/>
          <w:b/>
          <w:bCs/>
          <w:sz w:val="26"/>
          <w:szCs w:val="28"/>
          <w:lang w:val="en-GB"/>
        </w:rPr>
        <w:t>Give Minority Commission a full-fledged Statutory Status</w:t>
      </w:r>
    </w:p>
    <w:p w14:paraId="268B3FA5" w14:textId="77777777" w:rsidR="00270475" w:rsidRPr="00584AEA" w:rsidRDefault="00270475" w:rsidP="00270475">
      <w:pPr>
        <w:jc w:val="both"/>
        <w:rPr>
          <w:rFonts w:ascii="Arrus" w:hAnsi="Arrus"/>
          <w:sz w:val="22"/>
          <w:szCs w:val="28"/>
          <w:lang w:val="en-GB"/>
        </w:rPr>
      </w:pPr>
    </w:p>
    <w:p w14:paraId="268B3FA6" w14:textId="77777777" w:rsidR="00270475" w:rsidRPr="00584AEA" w:rsidRDefault="00270475" w:rsidP="00270475">
      <w:pPr>
        <w:ind w:firstLine="720"/>
        <w:jc w:val="both"/>
        <w:rPr>
          <w:rFonts w:ascii="Arrus" w:hAnsi="Arrus"/>
          <w:b/>
          <w:bCs/>
          <w:sz w:val="34"/>
          <w:szCs w:val="44"/>
          <w:lang w:val="en-GB"/>
        </w:rPr>
      </w:pPr>
      <w:r w:rsidRPr="00584AEA">
        <w:rPr>
          <w:rFonts w:ascii="Arrus" w:hAnsi="Arrus"/>
          <w:b/>
          <w:bCs/>
          <w:sz w:val="22"/>
          <w:szCs w:val="28"/>
          <w:lang w:val="en-GB"/>
        </w:rPr>
        <w:t>National Minority Commission must be given a full-fledged Statutory Status</w:t>
      </w:r>
      <w:r w:rsidRPr="00584AEA">
        <w:rPr>
          <w:rFonts w:ascii="Arrus" w:hAnsi="Arrus"/>
          <w:sz w:val="22"/>
          <w:szCs w:val="28"/>
          <w:lang w:val="en-GB"/>
        </w:rPr>
        <w:t xml:space="preserve"> with powers to implement projects for the welfare of the minorities. The commission does not have the same status as SC/ST Commission. The scope of the activities of the Commission must be enlarged to include the monitoring of government policies and programmes related to minorities. Within the commission there can be a separate wing for Muslim affairs. This is specifically important because minorities in India have an overwhelming majority of Muslims, with Christians, Sikhs, Jains, Buddhists and others forming a very small percentage of minority population in the country. Alternatively, a separate National Muslim Commission can be formed.</w:t>
      </w:r>
    </w:p>
    <w:p w14:paraId="268B3FA7" w14:textId="77777777" w:rsidR="00270475" w:rsidRPr="00584AEA" w:rsidRDefault="00270475" w:rsidP="00270475">
      <w:pPr>
        <w:jc w:val="both"/>
        <w:rPr>
          <w:rFonts w:ascii="Arrus" w:hAnsi="Arrus"/>
          <w:sz w:val="22"/>
          <w:szCs w:val="28"/>
          <w:lang w:val="en-GB"/>
        </w:rPr>
      </w:pPr>
    </w:p>
    <w:p w14:paraId="268B3FA8" w14:textId="77777777" w:rsidR="00270475" w:rsidRPr="00584AEA" w:rsidRDefault="00270475" w:rsidP="00270475">
      <w:pPr>
        <w:jc w:val="both"/>
        <w:rPr>
          <w:rFonts w:ascii="Arrus" w:hAnsi="Arrus"/>
          <w:b/>
          <w:szCs w:val="28"/>
          <w:lang w:val="en-GB"/>
        </w:rPr>
      </w:pPr>
      <w:r w:rsidRPr="00584AEA">
        <w:rPr>
          <w:rFonts w:ascii="Arrus" w:hAnsi="Arrus"/>
          <w:b/>
          <w:szCs w:val="28"/>
          <w:lang w:val="en-GB"/>
        </w:rPr>
        <w:t>Steps by Muslims</w:t>
      </w:r>
    </w:p>
    <w:p w14:paraId="268B3FA9" w14:textId="77777777" w:rsidR="00270475" w:rsidRPr="00584AEA" w:rsidRDefault="00270475" w:rsidP="00270475">
      <w:pPr>
        <w:jc w:val="both"/>
        <w:rPr>
          <w:rFonts w:ascii="Arrus" w:hAnsi="Arrus"/>
          <w:b/>
          <w:szCs w:val="28"/>
          <w:lang w:val="en-GB"/>
        </w:rPr>
      </w:pPr>
    </w:p>
    <w:p w14:paraId="268B3FAA"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 xml:space="preserve">If Muslims want to become the second largest majority in the true sense of the term, they will have to take concrete steps. </w:t>
      </w:r>
    </w:p>
    <w:p w14:paraId="268B3FAB" w14:textId="77777777" w:rsidR="00270475" w:rsidRPr="00584AEA" w:rsidRDefault="00270475" w:rsidP="00270475">
      <w:pPr>
        <w:ind w:firstLine="360"/>
        <w:jc w:val="both"/>
        <w:rPr>
          <w:rFonts w:ascii="Arrus" w:hAnsi="Arrus"/>
          <w:sz w:val="22"/>
          <w:szCs w:val="28"/>
          <w:lang w:val="en-GB"/>
        </w:rPr>
      </w:pPr>
    </w:p>
    <w:p w14:paraId="268B3FAC" w14:textId="77777777" w:rsidR="00270475" w:rsidRPr="00584AEA" w:rsidRDefault="00270475" w:rsidP="006F4670">
      <w:pPr>
        <w:numPr>
          <w:ilvl w:val="0"/>
          <w:numId w:val="82"/>
        </w:numPr>
        <w:tabs>
          <w:tab w:val="left" w:pos="360"/>
        </w:tabs>
        <w:ind w:left="360" w:hanging="360"/>
        <w:jc w:val="both"/>
        <w:rPr>
          <w:rFonts w:ascii="Arrus" w:hAnsi="Arrus"/>
          <w:sz w:val="22"/>
          <w:szCs w:val="28"/>
          <w:lang w:val="en-GB"/>
        </w:rPr>
      </w:pPr>
      <w:r w:rsidRPr="00584AEA">
        <w:rPr>
          <w:rFonts w:ascii="Arrus" w:hAnsi="Arrus"/>
          <w:b/>
          <w:bCs/>
          <w:sz w:val="22"/>
          <w:szCs w:val="28"/>
          <w:lang w:val="en-GB"/>
        </w:rPr>
        <w:t xml:space="preserve">They will have to play a significant role in national affairs and will have to be in a position to influence the direction of the country’s policies on all </w:t>
      </w:r>
      <w:proofErr w:type="spellStart"/>
      <w:r w:rsidRPr="00584AEA">
        <w:rPr>
          <w:rFonts w:ascii="Arrus" w:hAnsi="Arrus"/>
          <w:b/>
          <w:bCs/>
          <w:sz w:val="22"/>
          <w:szCs w:val="28"/>
          <w:lang w:val="en-GB"/>
        </w:rPr>
        <w:t>ithe</w:t>
      </w:r>
      <w:proofErr w:type="spellEnd"/>
      <w:r w:rsidRPr="00584AEA">
        <w:rPr>
          <w:rFonts w:ascii="Arrus" w:hAnsi="Arrus"/>
          <w:b/>
          <w:bCs/>
          <w:sz w:val="22"/>
          <w:szCs w:val="28"/>
          <w:lang w:val="en-GB"/>
        </w:rPr>
        <w:t xml:space="preserve"> </w:t>
      </w:r>
      <w:proofErr w:type="spellStart"/>
      <w:r w:rsidRPr="00584AEA">
        <w:rPr>
          <w:rFonts w:ascii="Arrus" w:hAnsi="Arrus"/>
          <w:b/>
          <w:bCs/>
          <w:sz w:val="22"/>
          <w:szCs w:val="28"/>
          <w:lang w:val="en-GB"/>
        </w:rPr>
        <w:t>ssues</w:t>
      </w:r>
      <w:proofErr w:type="spellEnd"/>
      <w:r w:rsidRPr="00584AEA">
        <w:rPr>
          <w:rFonts w:ascii="Arrus" w:hAnsi="Arrus"/>
          <w:b/>
          <w:bCs/>
          <w:sz w:val="22"/>
          <w:szCs w:val="28"/>
          <w:lang w:val="en-GB"/>
        </w:rPr>
        <w:t xml:space="preserve"> without exception.</w:t>
      </w:r>
      <w:r w:rsidRPr="00584AEA">
        <w:rPr>
          <w:rFonts w:ascii="Arrus" w:hAnsi="Arrus"/>
          <w:sz w:val="22"/>
          <w:szCs w:val="28"/>
          <w:lang w:val="en-GB"/>
        </w:rPr>
        <w:t xml:space="preserve"> They must work for the alleviation of poverty and reducing economic disparity, reducing crime rates, developing a successful health infrastructure and taking part in the development of educational policy. They must influence the international policies and must run campaigns and movements against social evils, injustices of all kinds and corruption. </w:t>
      </w:r>
    </w:p>
    <w:p w14:paraId="268B3FAD" w14:textId="77777777" w:rsidR="00270475" w:rsidRPr="00584AEA" w:rsidRDefault="00270475" w:rsidP="006F4670">
      <w:pPr>
        <w:numPr>
          <w:ilvl w:val="0"/>
          <w:numId w:val="83"/>
        </w:numPr>
        <w:tabs>
          <w:tab w:val="left" w:pos="360"/>
        </w:tabs>
        <w:ind w:left="360" w:hanging="360"/>
        <w:jc w:val="both"/>
        <w:rPr>
          <w:rFonts w:ascii="Arrus" w:hAnsi="Arrus"/>
          <w:sz w:val="22"/>
          <w:szCs w:val="28"/>
          <w:lang w:val="en-GB"/>
        </w:rPr>
      </w:pPr>
      <w:r w:rsidRPr="00584AEA">
        <w:rPr>
          <w:rFonts w:ascii="Arrus" w:hAnsi="Arrus"/>
          <w:b/>
          <w:bCs/>
          <w:sz w:val="22"/>
          <w:szCs w:val="28"/>
          <w:lang w:val="en-GB"/>
        </w:rPr>
        <w:t>They must at the same time make sure that their own issues are dealt with utmost promptness</w:t>
      </w:r>
      <w:r w:rsidRPr="00584AEA">
        <w:rPr>
          <w:rFonts w:ascii="Arrus" w:hAnsi="Arrus"/>
          <w:sz w:val="22"/>
          <w:szCs w:val="28"/>
          <w:lang w:val="en-GB"/>
        </w:rPr>
        <w:t xml:space="preserve">. They must refrain from being always driven by sentiments and must think about their socioeconomic empowerment. This does not mean that they should not care about the religious and culture issues. Our religion and culture are extremely important for us and we cannot compromise on them. At the same time we have to learn how our religious principles can be transformed into general programmes for the welfare of the whole mankind and the nation. </w:t>
      </w:r>
    </w:p>
    <w:p w14:paraId="268B3FAE" w14:textId="77777777" w:rsidR="00270475" w:rsidRPr="00584AEA" w:rsidRDefault="00270475" w:rsidP="006F4670">
      <w:pPr>
        <w:numPr>
          <w:ilvl w:val="0"/>
          <w:numId w:val="83"/>
        </w:numPr>
        <w:tabs>
          <w:tab w:val="left" w:pos="360"/>
        </w:tabs>
        <w:ind w:left="360" w:hanging="360"/>
        <w:jc w:val="both"/>
        <w:rPr>
          <w:rFonts w:ascii="Arrus" w:hAnsi="Arrus"/>
          <w:sz w:val="22"/>
          <w:szCs w:val="28"/>
          <w:lang w:val="en-GB"/>
        </w:rPr>
      </w:pPr>
      <w:r w:rsidRPr="00584AEA">
        <w:rPr>
          <w:rFonts w:ascii="Arrus" w:hAnsi="Arrus"/>
          <w:b/>
          <w:bCs/>
          <w:sz w:val="22"/>
          <w:szCs w:val="28"/>
          <w:lang w:val="en-GB"/>
        </w:rPr>
        <w:t>We must learn to be issue based in our decisions rather than party/organisation/individual based.</w:t>
      </w:r>
      <w:r w:rsidRPr="00584AEA">
        <w:rPr>
          <w:rFonts w:ascii="Arrus" w:hAnsi="Arrus"/>
          <w:sz w:val="22"/>
          <w:szCs w:val="28"/>
          <w:lang w:val="en-GB"/>
        </w:rPr>
        <w:t xml:space="preserve"> If even an otherwise hostile group says something which is in accordance with our line of thinking, we must not hesitate to support it on that particular issue. Similarly even if a party or group or individual considered close to us happens to take a divergent view, we must not hesitate to criticise them on that specific issue. </w:t>
      </w:r>
    </w:p>
    <w:p w14:paraId="268B3FAF" w14:textId="77777777" w:rsidR="00270475" w:rsidRPr="00584AEA" w:rsidRDefault="00270475" w:rsidP="006F4670">
      <w:pPr>
        <w:numPr>
          <w:ilvl w:val="0"/>
          <w:numId w:val="83"/>
        </w:numPr>
        <w:tabs>
          <w:tab w:val="left" w:pos="360"/>
        </w:tabs>
        <w:ind w:left="360" w:hanging="360"/>
        <w:jc w:val="both"/>
        <w:rPr>
          <w:rFonts w:ascii="Arrus" w:hAnsi="Arrus"/>
          <w:sz w:val="22"/>
          <w:szCs w:val="28"/>
          <w:lang w:val="en-GB"/>
        </w:rPr>
      </w:pPr>
      <w:r w:rsidRPr="00584AEA">
        <w:rPr>
          <w:rFonts w:ascii="Arrus" w:hAnsi="Arrus"/>
          <w:b/>
          <w:bCs/>
          <w:sz w:val="22"/>
          <w:szCs w:val="28"/>
          <w:lang w:val="en-GB"/>
        </w:rPr>
        <w:t>We should not make permanent commitments to any political party but must weigh our support or opposition on the eve of the elections,</w:t>
      </w:r>
      <w:r w:rsidRPr="00584AEA">
        <w:rPr>
          <w:rFonts w:ascii="Arrus" w:hAnsi="Arrus"/>
          <w:sz w:val="22"/>
          <w:szCs w:val="28"/>
          <w:lang w:val="en-GB"/>
        </w:rPr>
        <w:t xml:space="preserve"> and must learn the art of hard bargaining. We must learn that there are no permanent friends or foes in politics. We know it very well by now that no single “secular” party in the country has been good enough towards Indians in general and Muslims in particular. So there is no need to feel sentimentally aligned to any political party or permanently placed against anyone else. </w:t>
      </w:r>
    </w:p>
    <w:p w14:paraId="268B3FB0" w14:textId="77777777" w:rsidR="00270475" w:rsidRPr="00584AEA" w:rsidRDefault="00270475" w:rsidP="006F4670">
      <w:pPr>
        <w:numPr>
          <w:ilvl w:val="0"/>
          <w:numId w:val="83"/>
        </w:numPr>
        <w:tabs>
          <w:tab w:val="left" w:pos="360"/>
        </w:tabs>
        <w:ind w:left="360" w:hanging="360"/>
        <w:jc w:val="both"/>
        <w:rPr>
          <w:rFonts w:ascii="Arrus" w:hAnsi="Arrus"/>
          <w:sz w:val="22"/>
          <w:szCs w:val="28"/>
          <w:lang w:val="en-GB"/>
        </w:rPr>
      </w:pPr>
      <w:r w:rsidRPr="00584AEA">
        <w:rPr>
          <w:rFonts w:ascii="Arrus" w:hAnsi="Arrus"/>
          <w:b/>
          <w:bCs/>
          <w:sz w:val="22"/>
          <w:szCs w:val="28"/>
          <w:lang w:val="en-GB"/>
        </w:rPr>
        <w:t>Role of Muslim MPs</w:t>
      </w:r>
      <w:r w:rsidRPr="00584AEA">
        <w:rPr>
          <w:rFonts w:ascii="Arrus" w:hAnsi="Arrus"/>
          <w:sz w:val="22"/>
          <w:szCs w:val="28"/>
          <w:lang w:val="en-GB"/>
        </w:rPr>
        <w:t xml:space="preserve">: Muslim members of Parliament must realise that they are the representatives of the people belonging to their country, their constituency and their community. They must act responsibly in all the three positions. As MPs they are not expected to only speak on minority issues but they must let their opinion be known on all the major issues of the country. At the same time, they must not forget that they are the representatives of a community which expects a lot from them. They may normally be expected to </w:t>
      </w:r>
      <w:r w:rsidRPr="00584AEA">
        <w:rPr>
          <w:rFonts w:ascii="Arrus" w:hAnsi="Arrus"/>
          <w:sz w:val="22"/>
          <w:szCs w:val="28"/>
          <w:lang w:val="en-GB"/>
        </w:rPr>
        <w:lastRenderedPageBreak/>
        <w:t xml:space="preserve">follow the party line in tune with the demands of a multi-party democracy. But there come occasions when one has to rise above the party. This is the time when they can make their presence felt and can emerge as the true leaders of the people. They must take special interest in the Budget. They must understand the aims and objectives of their presence in Parliament. While individual MPs must play their roles in their specific positions, Muslim MPs as a whole must make collective efforts in influencing the direction of the country. </w:t>
      </w:r>
    </w:p>
    <w:p w14:paraId="268B3FB1" w14:textId="77777777" w:rsidR="00270475" w:rsidRPr="00584AEA" w:rsidRDefault="00270475" w:rsidP="006F4670">
      <w:pPr>
        <w:numPr>
          <w:ilvl w:val="0"/>
          <w:numId w:val="83"/>
        </w:numPr>
        <w:tabs>
          <w:tab w:val="left" w:pos="360"/>
        </w:tabs>
        <w:ind w:left="360" w:hanging="360"/>
        <w:jc w:val="both"/>
        <w:rPr>
          <w:rFonts w:ascii="Arrus" w:hAnsi="Arrus"/>
          <w:sz w:val="22"/>
          <w:szCs w:val="28"/>
          <w:lang w:val="en-GB"/>
        </w:rPr>
      </w:pPr>
      <w:r w:rsidRPr="00584AEA">
        <w:rPr>
          <w:rFonts w:ascii="Arrus" w:hAnsi="Arrus"/>
          <w:sz w:val="22"/>
          <w:szCs w:val="28"/>
          <w:lang w:val="en-GB"/>
        </w:rPr>
        <w:t xml:space="preserve">After the establishment of Panchayati Raj, </w:t>
      </w:r>
      <w:r w:rsidRPr="00584AEA">
        <w:rPr>
          <w:rFonts w:ascii="Arrus" w:hAnsi="Arrus"/>
          <w:b/>
          <w:bCs/>
          <w:sz w:val="22"/>
          <w:szCs w:val="28"/>
          <w:lang w:val="en-GB"/>
        </w:rPr>
        <w:t xml:space="preserve">the importance of </w:t>
      </w:r>
      <w:proofErr w:type="spellStart"/>
      <w:r w:rsidRPr="00584AEA">
        <w:rPr>
          <w:rFonts w:ascii="Arrus" w:hAnsi="Arrus"/>
          <w:b/>
          <w:bCs/>
          <w:sz w:val="22"/>
          <w:szCs w:val="28"/>
          <w:lang w:val="en-GB"/>
        </w:rPr>
        <w:t>Pradhans</w:t>
      </w:r>
      <w:proofErr w:type="spellEnd"/>
      <w:r w:rsidRPr="00584AEA">
        <w:rPr>
          <w:rFonts w:ascii="Arrus" w:hAnsi="Arrus"/>
          <w:b/>
          <w:bCs/>
          <w:sz w:val="22"/>
          <w:szCs w:val="28"/>
          <w:lang w:val="en-GB"/>
        </w:rPr>
        <w:t xml:space="preserve"> has become paramount. </w:t>
      </w:r>
      <w:r w:rsidRPr="00584AEA">
        <w:rPr>
          <w:rFonts w:ascii="Arrus" w:hAnsi="Arrus"/>
          <w:sz w:val="22"/>
          <w:szCs w:val="28"/>
          <w:lang w:val="en-GB"/>
        </w:rPr>
        <w:t xml:space="preserve">In every district there are big numbers of </w:t>
      </w:r>
      <w:proofErr w:type="spellStart"/>
      <w:r w:rsidRPr="00584AEA">
        <w:rPr>
          <w:rFonts w:ascii="Arrus" w:hAnsi="Arrus"/>
          <w:sz w:val="22"/>
          <w:szCs w:val="28"/>
          <w:lang w:val="en-GB"/>
        </w:rPr>
        <w:t>Pradhans</w:t>
      </w:r>
      <w:proofErr w:type="spellEnd"/>
      <w:r w:rsidRPr="00584AEA">
        <w:rPr>
          <w:rFonts w:ascii="Arrus" w:hAnsi="Arrus"/>
          <w:sz w:val="22"/>
          <w:szCs w:val="28"/>
          <w:lang w:val="en-GB"/>
        </w:rPr>
        <w:t xml:space="preserve"> with Muslim </w:t>
      </w:r>
      <w:proofErr w:type="spellStart"/>
      <w:r w:rsidRPr="00584AEA">
        <w:rPr>
          <w:rFonts w:ascii="Arrus" w:hAnsi="Arrus"/>
          <w:sz w:val="22"/>
          <w:szCs w:val="28"/>
          <w:lang w:val="en-GB"/>
        </w:rPr>
        <w:t>Pradhans</w:t>
      </w:r>
      <w:proofErr w:type="spellEnd"/>
      <w:r w:rsidRPr="00584AEA">
        <w:rPr>
          <w:rFonts w:ascii="Arrus" w:hAnsi="Arrus"/>
          <w:sz w:val="22"/>
          <w:szCs w:val="28"/>
          <w:lang w:val="en-GB"/>
        </w:rPr>
        <w:t xml:space="preserve"> having a significant share. </w:t>
      </w:r>
      <w:proofErr w:type="spellStart"/>
      <w:r w:rsidRPr="00584AEA">
        <w:rPr>
          <w:rFonts w:ascii="Arrus" w:hAnsi="Arrus"/>
          <w:sz w:val="22"/>
          <w:szCs w:val="28"/>
          <w:lang w:val="en-GB"/>
        </w:rPr>
        <w:t>Pradhans</w:t>
      </w:r>
      <w:proofErr w:type="spellEnd"/>
      <w:r w:rsidRPr="00584AEA">
        <w:rPr>
          <w:rFonts w:ascii="Arrus" w:hAnsi="Arrus"/>
          <w:sz w:val="22"/>
          <w:szCs w:val="28"/>
          <w:lang w:val="en-GB"/>
        </w:rPr>
        <w:t xml:space="preserve"> need to be kept informed about not only the needs of the rural areas they represent but also the situation confronting the Muslim community as well as the country as a whole. For any future mobilisation of masses, engagement of </w:t>
      </w:r>
      <w:proofErr w:type="spellStart"/>
      <w:r w:rsidRPr="00584AEA">
        <w:rPr>
          <w:rFonts w:ascii="Arrus" w:hAnsi="Arrus"/>
          <w:sz w:val="22"/>
          <w:szCs w:val="28"/>
          <w:lang w:val="en-GB"/>
        </w:rPr>
        <w:t>Pradhans</w:t>
      </w:r>
      <w:proofErr w:type="spellEnd"/>
      <w:r w:rsidRPr="00584AEA">
        <w:rPr>
          <w:rFonts w:ascii="Arrus" w:hAnsi="Arrus"/>
          <w:sz w:val="22"/>
          <w:szCs w:val="28"/>
          <w:lang w:val="en-GB"/>
        </w:rPr>
        <w:t xml:space="preserve"> is essential. The same is true for the members of Municipalities and other civic councils. </w:t>
      </w:r>
    </w:p>
    <w:p w14:paraId="268B3FB2" w14:textId="77777777" w:rsidR="00270475" w:rsidRPr="00584AEA" w:rsidRDefault="00270475" w:rsidP="006F4670">
      <w:pPr>
        <w:numPr>
          <w:ilvl w:val="0"/>
          <w:numId w:val="83"/>
        </w:numPr>
        <w:tabs>
          <w:tab w:val="left" w:pos="360"/>
        </w:tabs>
        <w:ind w:left="360" w:hanging="360"/>
        <w:jc w:val="both"/>
        <w:rPr>
          <w:rFonts w:ascii="Arrus" w:hAnsi="Arrus"/>
          <w:sz w:val="22"/>
          <w:szCs w:val="28"/>
          <w:lang w:val="en-GB"/>
        </w:rPr>
      </w:pPr>
      <w:r w:rsidRPr="00584AEA">
        <w:rPr>
          <w:rFonts w:ascii="Arrus" w:hAnsi="Arrus"/>
          <w:sz w:val="22"/>
          <w:szCs w:val="28"/>
          <w:lang w:val="en-GB"/>
        </w:rPr>
        <w:t xml:space="preserve">There can be many views regarding the need of a political party dominated by Muslims. But what is urgently required is the creation of a </w:t>
      </w:r>
      <w:r w:rsidRPr="00584AEA">
        <w:rPr>
          <w:rFonts w:ascii="Arrus" w:hAnsi="Arrus"/>
          <w:b/>
          <w:bCs/>
          <w:sz w:val="22"/>
          <w:szCs w:val="28"/>
          <w:lang w:val="en-GB"/>
        </w:rPr>
        <w:t xml:space="preserve">Semi-political Forum that discusses political issues and can use political methods like demonstrations and processions to highlight its demands but does not enter the election fray. </w:t>
      </w:r>
      <w:r w:rsidRPr="00584AEA">
        <w:rPr>
          <w:rFonts w:ascii="Arrus" w:hAnsi="Arrus"/>
          <w:sz w:val="22"/>
          <w:szCs w:val="28"/>
          <w:lang w:val="en-GB"/>
        </w:rPr>
        <w:t xml:space="preserve">This group must have all the Muslim MPs as its members but it should have non-political experts of politics and other relevant fields as office bearers. The forum must conduct regular seminars on important issues particularly before each session of the parliament, and must try to develop a unified strategy. Muslim MPs must be persuaded to agree to a certain strategy at least where it does not have any serious hindrances within their political groups. This forum may also try to build a consensus during the time of national as well as state elections. The forum must have regular updates of the constituencies, Parliamentary as well as Assembly, and the relative strengths of different politically relevant sections of population in each of them. Furthermore, the Forum can have State and District Units. State Units must have MLAs and MLCs as its members along with other important Muslim personalities. District Units must have </w:t>
      </w:r>
      <w:proofErr w:type="spellStart"/>
      <w:r w:rsidRPr="00584AEA">
        <w:rPr>
          <w:rFonts w:ascii="Arrus" w:hAnsi="Arrus"/>
          <w:sz w:val="22"/>
          <w:szCs w:val="28"/>
          <w:lang w:val="en-GB"/>
        </w:rPr>
        <w:t>Pradhans</w:t>
      </w:r>
      <w:proofErr w:type="spellEnd"/>
      <w:r w:rsidRPr="00584AEA">
        <w:rPr>
          <w:rFonts w:ascii="Arrus" w:hAnsi="Arrus"/>
          <w:sz w:val="22"/>
          <w:szCs w:val="28"/>
          <w:lang w:val="en-GB"/>
        </w:rPr>
        <w:t xml:space="preserve"> and members of Municipality. To avoid any disturbances the political leaders may only be given the status of patrons and the main units can be largely run by non-political academicians and other persons with good social record. </w:t>
      </w:r>
    </w:p>
    <w:p w14:paraId="268B3FB3" w14:textId="77777777" w:rsidR="00270475" w:rsidRPr="00584AEA" w:rsidRDefault="00270475" w:rsidP="00270475">
      <w:pPr>
        <w:jc w:val="both"/>
        <w:rPr>
          <w:rFonts w:ascii="Arrus" w:hAnsi="Arrus"/>
          <w:sz w:val="22"/>
          <w:szCs w:val="28"/>
          <w:lang w:val="en-GB"/>
        </w:rPr>
      </w:pPr>
    </w:p>
    <w:p w14:paraId="268B3FB4"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lastRenderedPageBreak/>
        <w:t>The need to increase the numbers of Muslims in Parliament and Assemblies has already been discussed. If the proposal presented in this work is accepted without delay by all the secular parties, Muslim share will surely increase in a significant way.</w:t>
      </w:r>
    </w:p>
    <w:p w14:paraId="268B3FB5" w14:textId="77777777" w:rsidR="00270475" w:rsidRPr="00584AEA" w:rsidRDefault="00270475" w:rsidP="00270475">
      <w:pPr>
        <w:jc w:val="both"/>
        <w:rPr>
          <w:rFonts w:ascii="Arrus" w:hAnsi="Arrus"/>
          <w:sz w:val="22"/>
          <w:szCs w:val="28"/>
          <w:lang w:val="en-GB"/>
        </w:rPr>
      </w:pPr>
    </w:p>
    <w:p w14:paraId="268B3FB6" w14:textId="77777777" w:rsidR="00270475" w:rsidRPr="00584AEA" w:rsidRDefault="00270475" w:rsidP="00270475">
      <w:pPr>
        <w:jc w:val="both"/>
        <w:rPr>
          <w:rFonts w:ascii="Arrus" w:hAnsi="Arrus"/>
          <w:sz w:val="22"/>
          <w:szCs w:val="28"/>
          <w:lang w:val="en-GB"/>
        </w:rPr>
      </w:pPr>
    </w:p>
    <w:p w14:paraId="268B3FB7" w14:textId="77777777" w:rsidR="00270475" w:rsidRPr="00584AEA" w:rsidRDefault="00270475" w:rsidP="00270475">
      <w:pPr>
        <w:jc w:val="both"/>
        <w:rPr>
          <w:rFonts w:ascii="Arrus" w:hAnsi="Arrus"/>
          <w:b/>
          <w:sz w:val="30"/>
          <w:szCs w:val="28"/>
          <w:lang w:val="en-GB"/>
        </w:rPr>
      </w:pPr>
      <w:r w:rsidRPr="00584AEA">
        <w:rPr>
          <w:rFonts w:ascii="Arrus" w:hAnsi="Arrus"/>
          <w:b/>
          <w:sz w:val="30"/>
          <w:szCs w:val="28"/>
          <w:lang w:val="en-GB"/>
        </w:rPr>
        <w:t>Delimitation of Seats</w:t>
      </w:r>
    </w:p>
    <w:p w14:paraId="268B3FB8" w14:textId="77777777" w:rsidR="00270475" w:rsidRPr="00584AEA" w:rsidRDefault="00270475" w:rsidP="00270475">
      <w:pPr>
        <w:jc w:val="both"/>
        <w:rPr>
          <w:rFonts w:ascii="Arrus" w:hAnsi="Arrus"/>
          <w:sz w:val="22"/>
          <w:szCs w:val="28"/>
          <w:lang w:val="en-GB"/>
        </w:rPr>
      </w:pPr>
    </w:p>
    <w:p w14:paraId="268B3FB9" w14:textId="77777777" w:rsidR="00270475" w:rsidRPr="00584AEA" w:rsidRDefault="00270475" w:rsidP="00270475">
      <w:pPr>
        <w:jc w:val="both"/>
        <w:rPr>
          <w:rFonts w:ascii="Arrus" w:hAnsi="Arrus"/>
          <w:sz w:val="22"/>
          <w:szCs w:val="22"/>
        </w:rPr>
      </w:pPr>
      <w:r w:rsidRPr="00584AEA">
        <w:rPr>
          <w:rFonts w:ascii="Arrus" w:hAnsi="Arrus"/>
          <w:sz w:val="22"/>
          <w:szCs w:val="22"/>
        </w:rPr>
        <w:t>One of the major reasons of Muslims not getting a minimum of 13.4 per cent seats in Lok Sabha, demanded by their percentage in the population is that many Muslim pre-dominant constituencies of Parliament and Assemblies are reserved for Scheduled Castes This anomaly was also commented upon in Sachar Committee Report *paras 5 &amp;6 Chapter 2: Page 25 &amp; Appendix 2.1 Chapter 12: page 241). There is therefore an urgent need to De-reserve constituencies with substantial Muslim influence. The next Delimitation Commission must be appointed with a clear time-bound mandate to remove these anomalies. Despite consistent demands to that effect,, no action has been taken so far, nor is there any talk about it. According to news reports, the Prime Minister Modi also acknowledged the backwardness of Muslims. A report says:</w:t>
      </w:r>
    </w:p>
    <w:p w14:paraId="268B3FBA" w14:textId="77777777" w:rsidR="00270475" w:rsidRPr="00584AEA" w:rsidRDefault="00270475" w:rsidP="00270475">
      <w:pPr>
        <w:jc w:val="both"/>
        <w:rPr>
          <w:rFonts w:ascii="Arrus" w:hAnsi="Arrus"/>
          <w:sz w:val="22"/>
          <w:szCs w:val="22"/>
        </w:rPr>
      </w:pPr>
    </w:p>
    <w:p w14:paraId="268B3FBB" w14:textId="77777777" w:rsidR="00270475" w:rsidRPr="00584AEA" w:rsidRDefault="00270475" w:rsidP="00270475">
      <w:pPr>
        <w:jc w:val="both"/>
        <w:rPr>
          <w:rFonts w:ascii="Arrus" w:hAnsi="Arrus"/>
          <w:i/>
          <w:sz w:val="22"/>
          <w:szCs w:val="22"/>
        </w:rPr>
      </w:pPr>
      <w:r w:rsidRPr="00584AEA">
        <w:rPr>
          <w:rFonts w:ascii="Arrus" w:hAnsi="Arrus"/>
          <w:i/>
          <w:sz w:val="22"/>
          <w:szCs w:val="22"/>
        </w:rPr>
        <w:t xml:space="preserve">“During his conclusive remarks given in the debate on the President's address to the joint session of Parliament Prime Minister Narendra Modi has acknowledged the National Muslim backwardness The new PM stated: I know Muslim families who for three generations have been repairing bicycles and I wonder of the reasons for such a Pathetic condition of the Muslim community In order to bring about a positive change in the Muslim condition, The PM emphasized, "We will have to undertake focused activity and We will have to initiate special purpose schemes. I do not consider such schemes as appeasement; rather, I see these as an instrument of ameliorating the life of Muslim community". </w:t>
      </w:r>
      <w:proofErr w:type="spellStart"/>
      <w:r w:rsidRPr="00584AEA">
        <w:rPr>
          <w:rFonts w:ascii="Arrus" w:hAnsi="Arrus"/>
          <w:i/>
          <w:sz w:val="22"/>
          <w:szCs w:val="22"/>
        </w:rPr>
        <w:t>Mr</w:t>
      </w:r>
      <w:proofErr w:type="spellEnd"/>
      <w:r w:rsidRPr="00584AEA">
        <w:rPr>
          <w:rFonts w:ascii="Arrus" w:hAnsi="Arrus"/>
          <w:i/>
          <w:sz w:val="22"/>
          <w:szCs w:val="22"/>
        </w:rPr>
        <w:t xml:space="preserve"> Modi explained If in a human body one organ is disabled then nobody can consider that body as healthy. "A body can be sturdy only if all its organs are equally agile; no part should remain comparatively weak. "With this fundamental premise there is need to move forward, We are under obligation to do so and we wish to work accordingly he concluded. On 27 July 2013.”</w:t>
      </w:r>
    </w:p>
    <w:p w14:paraId="268B3FBC" w14:textId="77777777" w:rsidR="00270475" w:rsidRPr="00584AEA" w:rsidRDefault="00270475" w:rsidP="00270475">
      <w:pPr>
        <w:jc w:val="both"/>
        <w:rPr>
          <w:rFonts w:ascii="Arrus" w:hAnsi="Arrus"/>
          <w:sz w:val="26"/>
          <w:szCs w:val="28"/>
        </w:rPr>
      </w:pPr>
    </w:p>
    <w:p w14:paraId="268B3FBD" w14:textId="77777777" w:rsidR="00270475" w:rsidRPr="00584AEA" w:rsidRDefault="00270475" w:rsidP="00270475">
      <w:pPr>
        <w:shd w:val="clear" w:color="auto" w:fill="FFFFFF"/>
        <w:rPr>
          <w:rFonts w:ascii="Arrus" w:hAnsi="Arrus" w:cs="Times New Roman"/>
          <w:color w:val="333333"/>
          <w:sz w:val="26"/>
          <w:szCs w:val="28"/>
          <w:lang w:eastAsia="en-GB"/>
        </w:rPr>
      </w:pPr>
      <w:r w:rsidRPr="00584AEA">
        <w:rPr>
          <w:rFonts w:ascii="Arrus" w:hAnsi="Arrus" w:cs="Times New Roman"/>
          <w:b/>
          <w:bCs/>
          <w:color w:val="333333"/>
          <w:sz w:val="26"/>
          <w:szCs w:val="28"/>
          <w:bdr w:val="none" w:sz="0" w:space="0" w:color="auto" w:frame="1"/>
          <w:lang w:eastAsia="en-GB"/>
        </w:rPr>
        <w:t xml:space="preserve">List of Assembly constituencies with high population of Muslims but reserved for SCs and constituencies with </w:t>
      </w:r>
      <w:r w:rsidRPr="00584AEA">
        <w:rPr>
          <w:rFonts w:ascii="Arrus" w:hAnsi="Arrus" w:cs="Times New Roman"/>
          <w:b/>
          <w:bCs/>
          <w:color w:val="333333"/>
          <w:sz w:val="26"/>
          <w:szCs w:val="28"/>
          <w:bdr w:val="none" w:sz="0" w:space="0" w:color="auto" w:frame="1"/>
          <w:lang w:eastAsia="en-GB"/>
        </w:rPr>
        <w:lastRenderedPageBreak/>
        <w:t>high population of SCs but are unreserved</w:t>
      </w:r>
    </w:p>
    <w:tbl>
      <w:tblPr>
        <w:tblW w:w="7020" w:type="dxa"/>
        <w:tblInd w:w="240" w:type="dxa"/>
        <w:shd w:val="clear" w:color="auto" w:fill="FFFFFF"/>
        <w:tblLayout w:type="fixed"/>
        <w:tblCellMar>
          <w:left w:w="0" w:type="dxa"/>
          <w:right w:w="0" w:type="dxa"/>
        </w:tblCellMar>
        <w:tblLook w:val="04A0" w:firstRow="1" w:lastRow="0" w:firstColumn="1" w:lastColumn="0" w:noHBand="0" w:noVBand="1"/>
      </w:tblPr>
      <w:tblGrid>
        <w:gridCol w:w="1280"/>
        <w:gridCol w:w="970"/>
        <w:gridCol w:w="1080"/>
        <w:gridCol w:w="1170"/>
        <w:gridCol w:w="720"/>
        <w:gridCol w:w="990"/>
        <w:gridCol w:w="810"/>
      </w:tblGrid>
      <w:tr w:rsidR="00270475" w:rsidRPr="00584AEA" w14:paraId="268B3FC5" w14:textId="77777777" w:rsidTr="00096A24">
        <w:tc>
          <w:tcPr>
            <w:tcW w:w="1280" w:type="dxa"/>
            <w:tcBorders>
              <w:top w:val="nil"/>
              <w:left w:val="nil"/>
              <w:bottom w:val="nil"/>
              <w:right w:val="nil"/>
            </w:tcBorders>
            <w:shd w:val="clear" w:color="auto" w:fill="FFFFCC"/>
            <w:tcMar>
              <w:top w:w="180" w:type="dxa"/>
              <w:left w:w="240" w:type="dxa"/>
              <w:bottom w:w="180" w:type="dxa"/>
              <w:right w:w="240" w:type="dxa"/>
            </w:tcMar>
            <w:hideMark/>
          </w:tcPr>
          <w:p w14:paraId="268B3FBE" w14:textId="77777777" w:rsidR="00270475" w:rsidRPr="00584AEA" w:rsidRDefault="00270475" w:rsidP="00096A24">
            <w:pPr>
              <w:jc w:val="center"/>
              <w:rPr>
                <w:rFonts w:ascii="Arrus" w:hAnsi="Arrus" w:cs="Times New Roman"/>
                <w:color w:val="333333"/>
                <w:sz w:val="18"/>
                <w:lang w:eastAsia="en-GB"/>
              </w:rPr>
            </w:pPr>
            <w:r w:rsidRPr="00584AEA">
              <w:rPr>
                <w:rFonts w:ascii="Arrus" w:hAnsi="Arrus" w:cs="Times New Roman"/>
                <w:b/>
                <w:bCs/>
                <w:color w:val="333333"/>
                <w:sz w:val="18"/>
                <w:szCs w:val="28"/>
                <w:lang w:eastAsia="en-GB"/>
              </w:rPr>
              <w:t>Assembly seat</w:t>
            </w:r>
          </w:p>
        </w:tc>
        <w:tc>
          <w:tcPr>
            <w:tcW w:w="970" w:type="dxa"/>
            <w:tcBorders>
              <w:top w:val="nil"/>
              <w:left w:val="nil"/>
              <w:bottom w:val="nil"/>
              <w:right w:val="nil"/>
            </w:tcBorders>
            <w:shd w:val="clear" w:color="auto" w:fill="FFFFCC"/>
            <w:tcMar>
              <w:top w:w="180" w:type="dxa"/>
              <w:left w:w="240" w:type="dxa"/>
              <w:bottom w:w="180" w:type="dxa"/>
              <w:right w:w="240" w:type="dxa"/>
            </w:tcMar>
            <w:hideMark/>
          </w:tcPr>
          <w:p w14:paraId="268B3FBF" w14:textId="77777777" w:rsidR="00270475" w:rsidRPr="00584AEA" w:rsidRDefault="00270475" w:rsidP="00096A24">
            <w:pPr>
              <w:jc w:val="center"/>
              <w:rPr>
                <w:rFonts w:ascii="Arrus" w:hAnsi="Arrus" w:cs="Times New Roman"/>
                <w:color w:val="333333"/>
                <w:sz w:val="18"/>
                <w:lang w:eastAsia="en-GB"/>
              </w:rPr>
            </w:pPr>
            <w:r w:rsidRPr="00584AEA">
              <w:rPr>
                <w:rFonts w:ascii="Arrus" w:hAnsi="Arrus" w:cs="Times New Roman"/>
                <w:b/>
                <w:bCs/>
                <w:color w:val="333333"/>
                <w:sz w:val="18"/>
                <w:szCs w:val="28"/>
                <w:lang w:eastAsia="en-GB"/>
              </w:rPr>
              <w:t>Total Population</w:t>
            </w:r>
          </w:p>
        </w:tc>
        <w:tc>
          <w:tcPr>
            <w:tcW w:w="1080" w:type="dxa"/>
            <w:tcBorders>
              <w:top w:val="nil"/>
              <w:left w:val="nil"/>
              <w:bottom w:val="nil"/>
              <w:right w:val="nil"/>
            </w:tcBorders>
            <w:shd w:val="clear" w:color="auto" w:fill="FFFFCC"/>
            <w:tcMar>
              <w:top w:w="180" w:type="dxa"/>
              <w:left w:w="240" w:type="dxa"/>
              <w:bottom w:w="180" w:type="dxa"/>
              <w:right w:w="240" w:type="dxa"/>
            </w:tcMar>
            <w:hideMark/>
          </w:tcPr>
          <w:p w14:paraId="268B3FC0" w14:textId="77777777" w:rsidR="00270475" w:rsidRPr="00584AEA" w:rsidRDefault="00270475" w:rsidP="00096A24">
            <w:pPr>
              <w:jc w:val="center"/>
              <w:rPr>
                <w:rFonts w:ascii="Arrus" w:hAnsi="Arrus" w:cs="Times New Roman"/>
                <w:color w:val="333333"/>
                <w:sz w:val="18"/>
                <w:lang w:eastAsia="en-GB"/>
              </w:rPr>
            </w:pPr>
            <w:r w:rsidRPr="00584AEA">
              <w:rPr>
                <w:rFonts w:ascii="Arrus" w:hAnsi="Arrus" w:cs="Times New Roman"/>
                <w:b/>
                <w:bCs/>
                <w:color w:val="333333"/>
                <w:sz w:val="18"/>
                <w:szCs w:val="28"/>
                <w:lang w:eastAsia="en-GB"/>
              </w:rPr>
              <w:t>Muslim Population</w:t>
            </w:r>
          </w:p>
        </w:tc>
        <w:tc>
          <w:tcPr>
            <w:tcW w:w="1170" w:type="dxa"/>
            <w:tcBorders>
              <w:top w:val="nil"/>
              <w:left w:val="nil"/>
              <w:bottom w:val="nil"/>
              <w:right w:val="nil"/>
            </w:tcBorders>
            <w:shd w:val="clear" w:color="auto" w:fill="FFFFCC"/>
            <w:tcMar>
              <w:top w:w="180" w:type="dxa"/>
              <w:left w:w="240" w:type="dxa"/>
              <w:bottom w:w="180" w:type="dxa"/>
              <w:right w:w="240" w:type="dxa"/>
            </w:tcMar>
            <w:hideMark/>
          </w:tcPr>
          <w:p w14:paraId="268B3FC1" w14:textId="77777777" w:rsidR="00270475" w:rsidRPr="00584AEA" w:rsidRDefault="00270475" w:rsidP="00096A24">
            <w:pPr>
              <w:jc w:val="center"/>
              <w:rPr>
                <w:rFonts w:ascii="Arrus" w:hAnsi="Arrus" w:cs="Times New Roman"/>
                <w:color w:val="333333"/>
                <w:sz w:val="18"/>
                <w:lang w:eastAsia="en-GB"/>
              </w:rPr>
            </w:pPr>
            <w:r w:rsidRPr="00584AEA">
              <w:rPr>
                <w:rFonts w:ascii="Arrus" w:hAnsi="Arrus" w:cs="Times New Roman"/>
                <w:b/>
                <w:bCs/>
                <w:color w:val="333333"/>
                <w:sz w:val="18"/>
                <w:szCs w:val="28"/>
                <w:lang w:eastAsia="en-GB"/>
              </w:rPr>
              <w:t>SCs Population</w:t>
            </w:r>
          </w:p>
        </w:tc>
        <w:tc>
          <w:tcPr>
            <w:tcW w:w="720" w:type="dxa"/>
            <w:tcBorders>
              <w:top w:val="nil"/>
              <w:left w:val="nil"/>
              <w:bottom w:val="nil"/>
              <w:right w:val="nil"/>
            </w:tcBorders>
            <w:shd w:val="clear" w:color="auto" w:fill="FFFFCC"/>
            <w:tcMar>
              <w:top w:w="180" w:type="dxa"/>
              <w:left w:w="240" w:type="dxa"/>
              <w:bottom w:w="180" w:type="dxa"/>
              <w:right w:w="240" w:type="dxa"/>
            </w:tcMar>
            <w:hideMark/>
          </w:tcPr>
          <w:p w14:paraId="268B3FC2" w14:textId="77777777" w:rsidR="00270475" w:rsidRPr="00584AEA" w:rsidRDefault="00270475" w:rsidP="00096A24">
            <w:pPr>
              <w:jc w:val="center"/>
              <w:rPr>
                <w:rFonts w:ascii="Arrus" w:hAnsi="Arrus" w:cs="Times New Roman"/>
                <w:color w:val="333333"/>
                <w:sz w:val="18"/>
                <w:lang w:eastAsia="en-GB"/>
              </w:rPr>
            </w:pPr>
            <w:r w:rsidRPr="00584AEA">
              <w:rPr>
                <w:rFonts w:ascii="Arrus" w:hAnsi="Arrus" w:cs="Times New Roman"/>
                <w:b/>
                <w:bCs/>
                <w:color w:val="333333"/>
                <w:sz w:val="18"/>
                <w:szCs w:val="28"/>
                <w:lang w:eastAsia="en-GB"/>
              </w:rPr>
              <w:t>STs Population</w:t>
            </w:r>
          </w:p>
        </w:tc>
        <w:tc>
          <w:tcPr>
            <w:tcW w:w="990" w:type="dxa"/>
            <w:tcBorders>
              <w:top w:val="nil"/>
              <w:left w:val="nil"/>
              <w:bottom w:val="nil"/>
              <w:right w:val="nil"/>
            </w:tcBorders>
            <w:shd w:val="clear" w:color="auto" w:fill="FFFFCC"/>
            <w:tcMar>
              <w:top w:w="180" w:type="dxa"/>
              <w:left w:w="240" w:type="dxa"/>
              <w:bottom w:w="180" w:type="dxa"/>
              <w:right w:w="240" w:type="dxa"/>
            </w:tcMar>
            <w:hideMark/>
          </w:tcPr>
          <w:p w14:paraId="268B3FC3" w14:textId="77777777" w:rsidR="00270475" w:rsidRPr="00584AEA" w:rsidRDefault="00270475" w:rsidP="00096A24">
            <w:pPr>
              <w:jc w:val="center"/>
              <w:rPr>
                <w:rFonts w:ascii="Arrus" w:hAnsi="Arrus" w:cs="Times New Roman"/>
                <w:color w:val="333333"/>
                <w:sz w:val="18"/>
                <w:lang w:eastAsia="en-GB"/>
              </w:rPr>
            </w:pPr>
            <w:r w:rsidRPr="00584AEA">
              <w:rPr>
                <w:rFonts w:ascii="Arrus" w:hAnsi="Arrus" w:cs="Times New Roman"/>
                <w:b/>
                <w:bCs/>
                <w:color w:val="333333"/>
                <w:sz w:val="18"/>
                <w:szCs w:val="28"/>
                <w:lang w:eastAsia="en-GB"/>
              </w:rPr>
              <w:t>% of SCs Population</w:t>
            </w:r>
          </w:p>
        </w:tc>
        <w:tc>
          <w:tcPr>
            <w:tcW w:w="810" w:type="dxa"/>
            <w:tcBorders>
              <w:top w:val="nil"/>
              <w:left w:val="nil"/>
              <w:bottom w:val="nil"/>
              <w:right w:val="nil"/>
            </w:tcBorders>
            <w:shd w:val="clear" w:color="auto" w:fill="FFFFCC"/>
            <w:tcMar>
              <w:top w:w="180" w:type="dxa"/>
              <w:left w:w="240" w:type="dxa"/>
              <w:bottom w:w="180" w:type="dxa"/>
              <w:right w:w="240" w:type="dxa"/>
            </w:tcMar>
            <w:hideMark/>
          </w:tcPr>
          <w:p w14:paraId="268B3FC4" w14:textId="77777777" w:rsidR="00270475" w:rsidRPr="00584AEA" w:rsidRDefault="00270475" w:rsidP="00096A24">
            <w:pPr>
              <w:jc w:val="center"/>
              <w:rPr>
                <w:rFonts w:ascii="Arrus" w:hAnsi="Arrus" w:cs="Times New Roman"/>
                <w:color w:val="333333"/>
                <w:sz w:val="18"/>
                <w:lang w:eastAsia="en-GB"/>
              </w:rPr>
            </w:pPr>
            <w:r w:rsidRPr="00584AEA">
              <w:rPr>
                <w:rFonts w:ascii="Arrus" w:hAnsi="Arrus" w:cs="Times New Roman"/>
                <w:b/>
                <w:bCs/>
                <w:color w:val="333333"/>
                <w:sz w:val="18"/>
                <w:szCs w:val="28"/>
                <w:lang w:eastAsia="en-GB"/>
              </w:rPr>
              <w:t>% of Muslim Population</w:t>
            </w:r>
          </w:p>
        </w:tc>
      </w:tr>
      <w:tr w:rsidR="00270475" w:rsidRPr="00584AEA" w14:paraId="268B3FC7" w14:textId="77777777" w:rsidTr="00096A24">
        <w:tc>
          <w:tcPr>
            <w:tcW w:w="7020" w:type="dxa"/>
            <w:gridSpan w:val="7"/>
            <w:tcBorders>
              <w:top w:val="nil"/>
              <w:left w:val="nil"/>
              <w:bottom w:val="nil"/>
              <w:right w:val="nil"/>
            </w:tcBorders>
            <w:shd w:val="clear" w:color="auto" w:fill="99FFFF"/>
            <w:tcMar>
              <w:top w:w="180" w:type="dxa"/>
              <w:left w:w="240" w:type="dxa"/>
              <w:bottom w:w="180" w:type="dxa"/>
              <w:right w:w="240" w:type="dxa"/>
            </w:tcMar>
            <w:hideMark/>
          </w:tcPr>
          <w:p w14:paraId="268B3FC6" w14:textId="77777777" w:rsidR="00270475" w:rsidRPr="00584AEA" w:rsidRDefault="00270475" w:rsidP="00096A24">
            <w:pPr>
              <w:jc w:val="center"/>
              <w:rPr>
                <w:rFonts w:ascii="Arrus" w:hAnsi="Arrus" w:cs="Times New Roman"/>
                <w:color w:val="333333"/>
                <w:sz w:val="18"/>
                <w:lang w:eastAsia="en-GB"/>
              </w:rPr>
            </w:pPr>
            <w:r w:rsidRPr="00584AEA">
              <w:rPr>
                <w:rFonts w:ascii="Arrus" w:hAnsi="Arrus" w:cs="Times New Roman"/>
                <w:b/>
                <w:bCs/>
                <w:color w:val="333333"/>
                <w:sz w:val="18"/>
                <w:szCs w:val="28"/>
                <w:lang w:eastAsia="en-GB"/>
              </w:rPr>
              <w:t>Uttar Pradesh : Reserved Assembly Constituency</w:t>
            </w:r>
          </w:p>
        </w:tc>
      </w:tr>
      <w:tr w:rsidR="00270475" w:rsidRPr="00584AEA" w14:paraId="268B3FCF"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3FC8"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Hapur</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3FC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773899</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3FC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220996</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3FC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181026</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3FC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11</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3FC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23.4</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3FC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28.6</w:t>
            </w:r>
          </w:p>
        </w:tc>
      </w:tr>
      <w:tr w:rsidR="00270475" w:rsidRPr="00584AEA" w14:paraId="268B3FD7"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3FD0"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Najibabad</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3FD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605199</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3FD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297892</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3FD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139227</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3FD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418</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3FD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23.0</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3FD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49.2</w:t>
            </w:r>
          </w:p>
        </w:tc>
      </w:tr>
      <w:tr w:rsidR="00270475" w:rsidRPr="00584AEA" w14:paraId="268B3FDF"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3FD8"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Nagina</w:t>
            </w:r>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3FD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625366</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3FD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264523</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3FD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134807</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3FD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2004</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3FD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21.6</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3FD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42.3</w:t>
            </w:r>
          </w:p>
        </w:tc>
      </w:tr>
      <w:tr w:rsidR="00270475" w:rsidRPr="00584AEA" w14:paraId="268B3FE7"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3FE0"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Koil</w:t>
            </w:r>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3FE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1373814</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3FE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368210</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3FE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283384</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3FE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203</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3FE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20.6</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3FE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26.8</w:t>
            </w:r>
          </w:p>
        </w:tc>
      </w:tr>
      <w:tr w:rsidR="00270475" w:rsidRPr="00584AEA" w14:paraId="268B3FEF"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3FE8"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Khalilabad</w:t>
            </w:r>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3FE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605777</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3FE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194538</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3FE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123577</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3FE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192</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3FE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20.4</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3FE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32.1</w:t>
            </w:r>
          </w:p>
        </w:tc>
      </w:tr>
      <w:tr w:rsidR="00270475" w:rsidRPr="00584AEA" w14:paraId="268B3FF7"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3FF0"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Mankapur</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3FF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530697</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3FF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95791</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3FF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87701</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3FF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3FF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16.5</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3FF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18.1</w:t>
            </w:r>
          </w:p>
        </w:tc>
      </w:tr>
      <w:tr w:rsidR="00270475" w:rsidRPr="00584AEA" w14:paraId="268B3FFF"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3FF8"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Jansath</w:t>
            </w:r>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3FF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767827</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3FF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280764</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3FF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125816</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3FF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0</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3FF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16.4</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3FF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36.6</w:t>
            </w:r>
          </w:p>
        </w:tc>
      </w:tr>
      <w:tr w:rsidR="00270475" w:rsidRPr="00584AEA" w14:paraId="268B4007"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00"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lastRenderedPageBreak/>
              <w:t>Faridpur</w:t>
            </w:r>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0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383771</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0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88280</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0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61607</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0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0</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0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16.1</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0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23.0</w:t>
            </w:r>
          </w:p>
        </w:tc>
      </w:tr>
      <w:tr w:rsidR="00270475" w:rsidRPr="00584AEA" w14:paraId="268B4009" w14:textId="77777777" w:rsidTr="00096A24">
        <w:tc>
          <w:tcPr>
            <w:tcW w:w="7020" w:type="dxa"/>
            <w:gridSpan w:val="7"/>
            <w:tcBorders>
              <w:top w:val="nil"/>
              <w:left w:val="nil"/>
              <w:bottom w:val="nil"/>
              <w:right w:val="nil"/>
            </w:tcBorders>
            <w:shd w:val="clear" w:color="auto" w:fill="99FFFF"/>
            <w:tcMar>
              <w:top w:w="180" w:type="dxa"/>
              <w:left w:w="240" w:type="dxa"/>
              <w:bottom w:w="180" w:type="dxa"/>
              <w:right w:w="240" w:type="dxa"/>
            </w:tcMar>
            <w:hideMark/>
          </w:tcPr>
          <w:p w14:paraId="268B4008" w14:textId="77777777" w:rsidR="00270475" w:rsidRPr="00584AEA" w:rsidRDefault="00270475" w:rsidP="00096A24">
            <w:pPr>
              <w:jc w:val="center"/>
              <w:rPr>
                <w:rFonts w:ascii="Arrus" w:hAnsi="Arrus" w:cs="Times New Roman"/>
                <w:color w:val="333333"/>
                <w:sz w:val="18"/>
                <w:lang w:eastAsia="en-GB"/>
              </w:rPr>
            </w:pPr>
            <w:r w:rsidRPr="00584AEA">
              <w:rPr>
                <w:rFonts w:ascii="Arrus" w:hAnsi="Arrus" w:cs="Times New Roman"/>
                <w:b/>
                <w:bCs/>
                <w:color w:val="333333"/>
                <w:sz w:val="18"/>
                <w:szCs w:val="28"/>
                <w:lang w:eastAsia="en-GB"/>
              </w:rPr>
              <w:t>Uttar Pradesh: Un-Reserved Assembly Constituencies</w:t>
            </w:r>
          </w:p>
        </w:tc>
      </w:tr>
      <w:tr w:rsidR="00270475" w:rsidRPr="00584AEA" w14:paraId="268B4011"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0A"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Marihan</w:t>
            </w:r>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0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189950</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0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6167</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0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93575</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0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617</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0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49.3</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1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3.2</w:t>
            </w:r>
          </w:p>
        </w:tc>
      </w:tr>
      <w:tr w:rsidR="00270475" w:rsidRPr="00584AEA" w14:paraId="268B4019"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12"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Ghorawal</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1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225824</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1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10198</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1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100869</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1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1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44.7</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1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4.5</w:t>
            </w:r>
          </w:p>
        </w:tc>
      </w:tr>
      <w:tr w:rsidR="00270475" w:rsidRPr="00584AEA" w14:paraId="268B4021"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1A"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Lalganj</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1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287983</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1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17125</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1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122031</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1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189</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1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42.4</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2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5.9</w:t>
            </w:r>
          </w:p>
        </w:tc>
      </w:tr>
      <w:tr w:rsidR="00270475" w:rsidRPr="00584AEA" w14:paraId="268B4029"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22"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Hardoi</w:t>
            </w:r>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2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975970</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2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85110</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2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391950</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2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98</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2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40.2</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2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8.7</w:t>
            </w:r>
          </w:p>
        </w:tc>
      </w:tr>
      <w:tr w:rsidR="00270475" w:rsidRPr="00584AEA" w14:paraId="268B4031"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2A"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Misrikh</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2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764302</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2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65750</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2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289823</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2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19</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2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37.9</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3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8.6</w:t>
            </w:r>
          </w:p>
        </w:tc>
      </w:tr>
      <w:tr w:rsidR="00270475" w:rsidRPr="00584AEA" w14:paraId="268B4039"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32"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Sandila</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3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828047</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3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120541</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3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309395</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3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75</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3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37.4</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3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14.6</w:t>
            </w:r>
          </w:p>
        </w:tc>
      </w:tr>
      <w:tr w:rsidR="00270475" w:rsidRPr="00584AEA" w14:paraId="268B4041"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3A"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Haidergarh</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3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507962</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3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72085</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3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182517</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3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61</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3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35.9</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4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14.2</w:t>
            </w:r>
          </w:p>
        </w:tc>
      </w:tr>
      <w:tr w:rsidR="00270475" w:rsidRPr="00584AEA" w14:paraId="268B4049"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42"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Bakshi Ka Talab</w:t>
            </w:r>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4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276134</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4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33062</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4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98476</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4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93</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4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35.7</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4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12.0</w:t>
            </w:r>
          </w:p>
        </w:tc>
      </w:tr>
      <w:tr w:rsidR="00270475" w:rsidRPr="00584AEA" w14:paraId="268B4051"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4A"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Tahrauli</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4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151202</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4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4688</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4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53302</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4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57</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4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35.3</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5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3.1</w:t>
            </w:r>
          </w:p>
        </w:tc>
      </w:tr>
      <w:tr w:rsidR="00270475" w:rsidRPr="00584AEA" w14:paraId="268B4053" w14:textId="77777777" w:rsidTr="00096A24">
        <w:tc>
          <w:tcPr>
            <w:tcW w:w="7020" w:type="dxa"/>
            <w:gridSpan w:val="7"/>
            <w:tcBorders>
              <w:top w:val="nil"/>
              <w:left w:val="nil"/>
              <w:bottom w:val="nil"/>
              <w:right w:val="nil"/>
            </w:tcBorders>
            <w:shd w:val="clear" w:color="auto" w:fill="99FFFF"/>
            <w:tcMar>
              <w:top w:w="180" w:type="dxa"/>
              <w:left w:w="240" w:type="dxa"/>
              <w:bottom w:w="180" w:type="dxa"/>
              <w:right w:w="240" w:type="dxa"/>
            </w:tcMar>
            <w:hideMark/>
          </w:tcPr>
          <w:p w14:paraId="268B4052" w14:textId="77777777" w:rsidR="00270475" w:rsidRPr="00584AEA" w:rsidRDefault="00270475" w:rsidP="00096A24">
            <w:pPr>
              <w:jc w:val="center"/>
              <w:rPr>
                <w:rFonts w:ascii="Arrus" w:hAnsi="Arrus" w:cs="Times New Roman"/>
                <w:color w:val="333333"/>
                <w:sz w:val="18"/>
                <w:lang w:eastAsia="en-GB"/>
              </w:rPr>
            </w:pPr>
            <w:r w:rsidRPr="00584AEA">
              <w:rPr>
                <w:rFonts w:ascii="Arrus" w:hAnsi="Arrus" w:cs="Times New Roman"/>
                <w:b/>
                <w:bCs/>
                <w:color w:val="333333"/>
                <w:sz w:val="18"/>
                <w:szCs w:val="28"/>
                <w:lang w:eastAsia="en-GB"/>
              </w:rPr>
              <w:lastRenderedPageBreak/>
              <w:t>Bihar : Reserved Assembly Constituencies</w:t>
            </w:r>
          </w:p>
        </w:tc>
      </w:tr>
      <w:tr w:rsidR="00270475" w:rsidRPr="00584AEA" w14:paraId="268B405B"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54"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Raniganj</w:t>
            </w:r>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5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302261</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5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86655</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5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64383</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5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13708</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5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21.3</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5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28.7</w:t>
            </w:r>
          </w:p>
        </w:tc>
      </w:tr>
      <w:tr w:rsidR="00270475" w:rsidRPr="00584AEA" w14:paraId="268B4063"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5C"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Phulwari</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5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191005</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5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41698</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5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35844</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6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212</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6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18.8</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6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21.8</w:t>
            </w:r>
          </w:p>
        </w:tc>
      </w:tr>
      <w:tr w:rsidR="00270475" w:rsidRPr="00584AEA" w14:paraId="268B406B"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64"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Sakra</w:t>
            </w:r>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6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242815</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6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50630</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6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44809</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6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26</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6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18.5</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6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20.9</w:t>
            </w:r>
          </w:p>
        </w:tc>
      </w:tr>
      <w:tr w:rsidR="00270475" w:rsidRPr="00584AEA" w14:paraId="268B4073"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6C"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Chhatapur</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6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215493</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6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39568</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6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36445</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7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2264</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7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16.9</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7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18.4</w:t>
            </w:r>
          </w:p>
        </w:tc>
      </w:tr>
      <w:tr w:rsidR="00270475" w:rsidRPr="00584AEA" w14:paraId="268B407B"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74"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Bagaha</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7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314874</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7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53235</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7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45190</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7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947</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7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14.4</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7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16.9</w:t>
            </w:r>
          </w:p>
        </w:tc>
      </w:tr>
      <w:tr w:rsidR="00270475" w:rsidRPr="00584AEA" w14:paraId="268B4083"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7C"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Korha</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7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210656</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7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78482</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7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29961</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8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19209</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8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14.2</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8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37.3</w:t>
            </w:r>
          </w:p>
        </w:tc>
      </w:tr>
      <w:tr w:rsidR="00270475" w:rsidRPr="00584AEA" w14:paraId="268B408B"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84"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Darbhanga</w:t>
            </w:r>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8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496486</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8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131287</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8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65236</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8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280</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8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13.1</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8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26.4</w:t>
            </w:r>
          </w:p>
        </w:tc>
      </w:tr>
      <w:tr w:rsidR="00270475" w:rsidRPr="00584AEA" w14:paraId="268B4093"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8C"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Mairwa</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8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93497</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8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11713</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8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10310</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9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1617</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9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11.0</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9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12.5</w:t>
            </w:r>
          </w:p>
        </w:tc>
      </w:tr>
      <w:tr w:rsidR="00270475" w:rsidRPr="00584AEA" w14:paraId="268B409B"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94"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Dhuraiya</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9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186270</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9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55960</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9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18899</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9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1474</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9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10.1</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9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30.0</w:t>
            </w:r>
          </w:p>
        </w:tc>
      </w:tr>
      <w:tr w:rsidR="00270475" w:rsidRPr="00584AEA" w14:paraId="268B409D" w14:textId="77777777" w:rsidTr="00096A24">
        <w:tc>
          <w:tcPr>
            <w:tcW w:w="7020" w:type="dxa"/>
            <w:gridSpan w:val="7"/>
            <w:tcBorders>
              <w:top w:val="nil"/>
              <w:left w:val="nil"/>
              <w:bottom w:val="nil"/>
              <w:right w:val="nil"/>
            </w:tcBorders>
            <w:shd w:val="clear" w:color="auto" w:fill="99FFFF"/>
            <w:tcMar>
              <w:top w:w="180" w:type="dxa"/>
              <w:left w:w="240" w:type="dxa"/>
              <w:bottom w:w="180" w:type="dxa"/>
              <w:right w:w="240" w:type="dxa"/>
            </w:tcMar>
            <w:hideMark/>
          </w:tcPr>
          <w:p w14:paraId="268B409C" w14:textId="77777777" w:rsidR="00270475" w:rsidRPr="00584AEA" w:rsidRDefault="00270475" w:rsidP="00096A24">
            <w:pPr>
              <w:jc w:val="center"/>
              <w:rPr>
                <w:rFonts w:ascii="Arrus" w:hAnsi="Arrus" w:cs="Times New Roman"/>
                <w:color w:val="333333"/>
                <w:sz w:val="18"/>
                <w:lang w:eastAsia="en-GB"/>
              </w:rPr>
            </w:pPr>
            <w:r w:rsidRPr="00584AEA">
              <w:rPr>
                <w:rFonts w:ascii="Arrus" w:hAnsi="Arrus" w:cs="Times New Roman"/>
                <w:b/>
                <w:bCs/>
                <w:color w:val="333333"/>
                <w:sz w:val="18"/>
                <w:szCs w:val="28"/>
                <w:lang w:eastAsia="en-GB"/>
              </w:rPr>
              <w:t>Bihar : Un-Reserved Assembly Constituencies</w:t>
            </w:r>
          </w:p>
        </w:tc>
      </w:tr>
      <w:tr w:rsidR="00270475" w:rsidRPr="00584AEA" w14:paraId="268B40A5"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9E"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lastRenderedPageBreak/>
              <w:t>Dumaria</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9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100411</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A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13420</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A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39474</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A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29</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A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39.3</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A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13.4</w:t>
            </w:r>
          </w:p>
        </w:tc>
      </w:tr>
      <w:tr w:rsidR="00270475" w:rsidRPr="00584AEA" w14:paraId="268B40AD"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A6"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Banke Bazar</w:t>
            </w:r>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A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100354</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A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11903</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A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39220</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A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263</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A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39.1</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A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11.9</w:t>
            </w:r>
          </w:p>
        </w:tc>
      </w:tr>
      <w:tr w:rsidR="00270475" w:rsidRPr="00584AEA" w14:paraId="268B40B5"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AE"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Dobhi</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A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117763</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B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9620</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B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43803</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B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129</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B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37.2</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B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8.2</w:t>
            </w:r>
          </w:p>
        </w:tc>
      </w:tr>
      <w:tr w:rsidR="00270475" w:rsidRPr="00584AEA" w14:paraId="268B40BD"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B6"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Manpur</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B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108516</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B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9368</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B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40169</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B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B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37.0</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B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8.6</w:t>
            </w:r>
          </w:p>
        </w:tc>
      </w:tr>
      <w:tr w:rsidR="00270475" w:rsidRPr="00584AEA" w14:paraId="268B40C5"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BE"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Amas</w:t>
            </w:r>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B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81640</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C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12190</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C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29668</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C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164</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C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36.3</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C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14.9</w:t>
            </w:r>
          </w:p>
        </w:tc>
      </w:tr>
      <w:tr w:rsidR="00270475" w:rsidRPr="00584AEA" w14:paraId="268B40CD"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C6"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Tan Kuppa</w:t>
            </w:r>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C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93175</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C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3721</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C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33606</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C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C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36.1</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C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4.0</w:t>
            </w:r>
          </w:p>
        </w:tc>
      </w:tr>
      <w:tr w:rsidR="00270475" w:rsidRPr="00584AEA" w14:paraId="268B40D5"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CE"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Mohanpur</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C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161817</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D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15796</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D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58185</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D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214</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D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36.0</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D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9.8</w:t>
            </w:r>
          </w:p>
        </w:tc>
      </w:tr>
      <w:tr w:rsidR="00270475" w:rsidRPr="00584AEA" w14:paraId="268B40DD"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D6"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Gurua</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D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142853</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D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19924</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D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49980</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D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D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35.0</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D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13.9</w:t>
            </w:r>
          </w:p>
        </w:tc>
      </w:tr>
      <w:tr w:rsidR="00270475" w:rsidRPr="00584AEA" w14:paraId="268B40E5" w14:textId="77777777" w:rsidTr="00096A24">
        <w:tc>
          <w:tcPr>
            <w:tcW w:w="1280" w:type="dxa"/>
            <w:tcBorders>
              <w:top w:val="nil"/>
              <w:left w:val="nil"/>
              <w:bottom w:val="nil"/>
              <w:right w:val="nil"/>
            </w:tcBorders>
            <w:shd w:val="clear" w:color="auto" w:fill="FFFFFF"/>
            <w:tcMar>
              <w:top w:w="180" w:type="dxa"/>
              <w:left w:w="240" w:type="dxa"/>
              <w:bottom w:w="180" w:type="dxa"/>
              <w:right w:w="240" w:type="dxa"/>
            </w:tcMar>
            <w:hideMark/>
          </w:tcPr>
          <w:p w14:paraId="268B40DE"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Sirdala</w:t>
            </w:r>
            <w:proofErr w:type="spellEnd"/>
          </w:p>
        </w:tc>
        <w:tc>
          <w:tcPr>
            <w:tcW w:w="970" w:type="dxa"/>
            <w:tcBorders>
              <w:top w:val="nil"/>
              <w:left w:val="nil"/>
              <w:bottom w:val="nil"/>
              <w:right w:val="nil"/>
            </w:tcBorders>
            <w:shd w:val="clear" w:color="auto" w:fill="FFFFFF"/>
            <w:tcMar>
              <w:top w:w="180" w:type="dxa"/>
              <w:left w:w="240" w:type="dxa"/>
              <w:bottom w:w="180" w:type="dxa"/>
              <w:right w:w="240" w:type="dxa"/>
            </w:tcMar>
            <w:hideMark/>
          </w:tcPr>
          <w:p w14:paraId="268B40D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136369</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E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10431</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E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46468</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E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61</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E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34.1</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E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7.6</w:t>
            </w:r>
          </w:p>
        </w:tc>
      </w:tr>
    </w:tbl>
    <w:p w14:paraId="268B40E6" w14:textId="77777777" w:rsidR="00270475" w:rsidRPr="00584AEA" w:rsidRDefault="00270475" w:rsidP="00270475">
      <w:pPr>
        <w:rPr>
          <w:rFonts w:ascii="Arrus" w:hAnsi="Arrus" w:cs="Times New Roman"/>
          <w:vanish/>
          <w:sz w:val="22"/>
          <w:szCs w:val="28"/>
          <w:lang w:eastAsia="en-GB"/>
        </w:rPr>
      </w:pPr>
    </w:p>
    <w:tbl>
      <w:tblPr>
        <w:tblW w:w="7020" w:type="dxa"/>
        <w:tblInd w:w="240" w:type="dxa"/>
        <w:shd w:val="clear" w:color="auto" w:fill="FFFFFF"/>
        <w:tblLayout w:type="fixed"/>
        <w:tblCellMar>
          <w:left w:w="0" w:type="dxa"/>
          <w:right w:w="0" w:type="dxa"/>
        </w:tblCellMar>
        <w:tblLook w:val="04A0" w:firstRow="1" w:lastRow="0" w:firstColumn="1" w:lastColumn="0" w:noHBand="0" w:noVBand="1"/>
      </w:tblPr>
      <w:tblGrid>
        <w:gridCol w:w="1260"/>
        <w:gridCol w:w="990"/>
        <w:gridCol w:w="1080"/>
        <w:gridCol w:w="1170"/>
        <w:gridCol w:w="720"/>
        <w:gridCol w:w="990"/>
        <w:gridCol w:w="810"/>
      </w:tblGrid>
      <w:tr w:rsidR="00270475" w:rsidRPr="00584AEA" w14:paraId="268B40E8" w14:textId="77777777" w:rsidTr="00096A24">
        <w:tc>
          <w:tcPr>
            <w:tcW w:w="7020" w:type="dxa"/>
            <w:gridSpan w:val="7"/>
            <w:tcBorders>
              <w:top w:val="nil"/>
              <w:left w:val="nil"/>
              <w:bottom w:val="nil"/>
              <w:right w:val="nil"/>
            </w:tcBorders>
            <w:shd w:val="clear" w:color="auto" w:fill="99FFFF"/>
            <w:tcMar>
              <w:top w:w="180" w:type="dxa"/>
              <w:left w:w="240" w:type="dxa"/>
              <w:bottom w:w="180" w:type="dxa"/>
              <w:right w:w="240" w:type="dxa"/>
            </w:tcMar>
            <w:hideMark/>
          </w:tcPr>
          <w:p w14:paraId="268B40E7" w14:textId="77777777" w:rsidR="00270475" w:rsidRPr="00584AEA" w:rsidRDefault="00270475" w:rsidP="00096A24">
            <w:pPr>
              <w:jc w:val="center"/>
              <w:rPr>
                <w:rFonts w:ascii="Arrus" w:hAnsi="Arrus" w:cs="Times New Roman"/>
                <w:color w:val="333333"/>
                <w:sz w:val="18"/>
                <w:lang w:eastAsia="en-GB"/>
              </w:rPr>
            </w:pPr>
          </w:p>
        </w:tc>
      </w:tr>
      <w:tr w:rsidR="00270475" w:rsidRPr="00584AEA" w14:paraId="268B40F0"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0E9"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Basanti</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E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278592</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E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114736</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E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107602</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E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17462</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E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38.6</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E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41.2</w:t>
            </w:r>
          </w:p>
        </w:tc>
      </w:tr>
      <w:tr w:rsidR="00270475" w:rsidRPr="00584AEA" w14:paraId="268B40F8"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0F1"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lastRenderedPageBreak/>
              <w:t>Rajarhat</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F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145381</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F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60108</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F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52233</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F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938</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F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35.9</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F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41.3</w:t>
            </w:r>
          </w:p>
        </w:tc>
      </w:tr>
      <w:tr w:rsidR="00270475" w:rsidRPr="00584AEA" w14:paraId="268B4100"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0F9"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Nanoor</w:t>
            </w:r>
            <w:proofErr w:type="spellEnd"/>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F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193775</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0F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64827</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0F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61803</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0F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3834</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0F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31.9</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0F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33.5</w:t>
            </w:r>
          </w:p>
        </w:tc>
      </w:tr>
      <w:tr w:rsidR="00270475" w:rsidRPr="00584AEA" w14:paraId="268B4108"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01"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Kulpi</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0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242752</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0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88230</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0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77380</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0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141</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0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31.9</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0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36.3</w:t>
            </w:r>
          </w:p>
        </w:tc>
      </w:tr>
      <w:tr w:rsidR="00270475" w:rsidRPr="00584AEA" w14:paraId="268B4110"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09"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Ketugram</w:t>
            </w:r>
            <w:proofErr w:type="spellEnd"/>
            <w:r w:rsidRPr="00584AEA">
              <w:rPr>
                <w:rFonts w:ascii="Arrus" w:hAnsi="Arrus" w:cs="Times New Roman"/>
                <w:b/>
                <w:bCs/>
                <w:color w:val="333333"/>
                <w:sz w:val="18"/>
                <w:szCs w:val="28"/>
                <w:lang w:eastAsia="en-GB"/>
              </w:rPr>
              <w:t xml:space="preserve"> - I</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0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145859</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0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64975</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0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39011</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0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582</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0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26.7</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0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44.5</w:t>
            </w:r>
          </w:p>
        </w:tc>
      </w:tr>
      <w:tr w:rsidR="00270475" w:rsidRPr="00584AEA" w14:paraId="268B4118"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11"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Sankrail</w:t>
            </w:r>
            <w:proofErr w:type="spellEnd"/>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1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290924</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1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92942</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1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73191</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1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1761</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1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25.2</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1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31.9</w:t>
            </w:r>
          </w:p>
        </w:tc>
      </w:tr>
      <w:tr w:rsidR="00270475" w:rsidRPr="00584AEA" w14:paraId="268B4120"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19"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Keshpur</w:t>
            </w:r>
            <w:proofErr w:type="spellEnd"/>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1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288489</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1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76866</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1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72536</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1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17012</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1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25.1</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1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26.6</w:t>
            </w:r>
          </w:p>
        </w:tc>
      </w:tr>
      <w:tr w:rsidR="00270475" w:rsidRPr="00584AEA" w14:paraId="268B4128"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21"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Khargram</w:t>
            </w:r>
            <w:proofErr w:type="spellEnd"/>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2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234780</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2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120557</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2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55320</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2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1918</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2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23.6</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2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51.3</w:t>
            </w:r>
          </w:p>
        </w:tc>
      </w:tr>
      <w:tr w:rsidR="00270475" w:rsidRPr="00584AEA" w14:paraId="268B4130"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29"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Sagardighi</w:t>
            </w:r>
            <w:proofErr w:type="spellEnd"/>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2A"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252293</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2B"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156870</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2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44992</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2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16882</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2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17.8</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2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62.2</w:t>
            </w:r>
          </w:p>
        </w:tc>
      </w:tr>
      <w:tr w:rsidR="00270475" w:rsidRPr="00584AEA" w14:paraId="268B4138"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31"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Kaliganj</w:t>
            </w:r>
            <w:proofErr w:type="spellEnd"/>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32"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290957</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33"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161705</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3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49349</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3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1447</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3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17.0</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3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55.6</w:t>
            </w:r>
          </w:p>
        </w:tc>
      </w:tr>
      <w:tr w:rsidR="00270475" w:rsidRPr="00584AEA" w14:paraId="268B413A" w14:textId="77777777" w:rsidTr="00096A24">
        <w:tc>
          <w:tcPr>
            <w:tcW w:w="7020" w:type="dxa"/>
            <w:gridSpan w:val="7"/>
            <w:tcBorders>
              <w:top w:val="nil"/>
              <w:left w:val="nil"/>
              <w:bottom w:val="nil"/>
              <w:right w:val="nil"/>
            </w:tcBorders>
            <w:shd w:val="clear" w:color="auto" w:fill="99FFFF"/>
            <w:tcMar>
              <w:top w:w="180" w:type="dxa"/>
              <w:left w:w="240" w:type="dxa"/>
              <w:bottom w:w="180" w:type="dxa"/>
              <w:right w:w="240" w:type="dxa"/>
            </w:tcMar>
            <w:hideMark/>
          </w:tcPr>
          <w:p w14:paraId="268B4139" w14:textId="77777777" w:rsidR="00270475" w:rsidRPr="00584AEA" w:rsidRDefault="00270475" w:rsidP="00096A24">
            <w:pPr>
              <w:jc w:val="center"/>
              <w:rPr>
                <w:rFonts w:ascii="Arrus" w:hAnsi="Arrus" w:cs="Times New Roman"/>
                <w:color w:val="333333"/>
                <w:sz w:val="18"/>
                <w:lang w:eastAsia="en-GB"/>
              </w:rPr>
            </w:pPr>
            <w:r w:rsidRPr="00584AEA">
              <w:rPr>
                <w:rFonts w:ascii="Arrus" w:hAnsi="Arrus" w:cs="Times New Roman"/>
                <w:b/>
                <w:bCs/>
                <w:color w:val="333333"/>
                <w:sz w:val="18"/>
                <w:szCs w:val="28"/>
                <w:lang w:eastAsia="en-GB"/>
              </w:rPr>
              <w:t>West Bengal: Un-Reserved Assembly Constituencies</w:t>
            </w:r>
          </w:p>
        </w:tc>
      </w:tr>
      <w:tr w:rsidR="00270475" w:rsidRPr="00584AEA" w14:paraId="268B4142"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3B"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lastRenderedPageBreak/>
              <w:t>Sitai</w:t>
            </w:r>
            <w:proofErr w:type="spellEnd"/>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3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96347</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3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26491</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3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64869</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3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4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67.3</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4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27.5</w:t>
            </w:r>
          </w:p>
        </w:tc>
      </w:tr>
      <w:tr w:rsidR="00270475" w:rsidRPr="00584AEA" w14:paraId="268B414A"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43"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Haldibari</w:t>
            </w:r>
            <w:proofErr w:type="spellEnd"/>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4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93867</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4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30036</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4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58070</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4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254</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4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61.9</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4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32.0</w:t>
            </w:r>
          </w:p>
        </w:tc>
      </w:tr>
      <w:tr w:rsidR="00270475" w:rsidRPr="00584AEA" w14:paraId="268B4152"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4B" w14:textId="77777777" w:rsidR="00270475" w:rsidRPr="00584AEA" w:rsidRDefault="00270475" w:rsidP="00096A24">
            <w:pPr>
              <w:rPr>
                <w:rFonts w:ascii="Arrus" w:hAnsi="Arrus" w:cs="Times New Roman"/>
                <w:color w:val="333333"/>
                <w:sz w:val="18"/>
                <w:lang w:eastAsia="en-GB"/>
              </w:rPr>
            </w:pPr>
            <w:r w:rsidRPr="00584AEA">
              <w:rPr>
                <w:rFonts w:ascii="Arrus" w:hAnsi="Arrus" w:cs="Times New Roman"/>
                <w:b/>
                <w:bCs/>
                <w:color w:val="333333"/>
                <w:sz w:val="18"/>
                <w:szCs w:val="28"/>
                <w:lang w:eastAsia="en-GB"/>
              </w:rPr>
              <w:t>Jalpaiguri</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4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280927</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4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40519</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4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170394</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4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16774</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5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60.7</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5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14.4</w:t>
            </w:r>
          </w:p>
        </w:tc>
      </w:tr>
      <w:tr w:rsidR="00270475" w:rsidRPr="00584AEA" w14:paraId="268B415A"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53"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Kaliaganj</w:t>
            </w:r>
            <w:proofErr w:type="spellEnd"/>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5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190019</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5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39334</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5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114922</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5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8656</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5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60.5</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5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20.7</w:t>
            </w:r>
          </w:p>
        </w:tc>
      </w:tr>
      <w:tr w:rsidR="00270475" w:rsidRPr="00584AEA" w14:paraId="268B4162"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5B"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Khejuri</w:t>
            </w:r>
            <w:proofErr w:type="spellEnd"/>
            <w:r w:rsidRPr="00584AEA">
              <w:rPr>
                <w:rFonts w:ascii="Arrus" w:hAnsi="Arrus" w:cs="Times New Roman"/>
                <w:b/>
                <w:bCs/>
                <w:color w:val="333333"/>
                <w:sz w:val="18"/>
                <w:szCs w:val="28"/>
                <w:lang w:eastAsia="en-GB"/>
              </w:rPr>
              <w:t xml:space="preserve"> - II</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5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117438</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5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8306</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5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66658</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5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819</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6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56.8</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6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7.1</w:t>
            </w:r>
          </w:p>
        </w:tc>
      </w:tr>
      <w:tr w:rsidR="00270475" w:rsidRPr="00584AEA" w14:paraId="268B416A"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63"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Kharibari</w:t>
            </w:r>
            <w:proofErr w:type="spellEnd"/>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6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88230</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6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4128</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6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44863</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6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17099</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6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50.8</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6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4.7</w:t>
            </w:r>
          </w:p>
        </w:tc>
      </w:tr>
      <w:tr w:rsidR="00270475" w:rsidRPr="00584AEA" w14:paraId="268B4172"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6B"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Tufanganj</w:t>
            </w:r>
            <w:proofErr w:type="spellEnd"/>
            <w:r w:rsidRPr="00584AEA">
              <w:rPr>
                <w:rFonts w:ascii="Arrus" w:hAnsi="Arrus" w:cs="Times New Roman"/>
                <w:b/>
                <w:bCs/>
                <w:color w:val="333333"/>
                <w:sz w:val="18"/>
                <w:szCs w:val="28"/>
                <w:lang w:eastAsia="en-GB"/>
              </w:rPr>
              <w:t xml:space="preserve"> – II</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6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167455</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6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22083</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6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84790</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6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3176</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7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50.6</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7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13.2</w:t>
            </w:r>
          </w:p>
        </w:tc>
      </w:tr>
      <w:tr w:rsidR="00270475" w:rsidRPr="00584AEA" w14:paraId="268B417A"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73"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Bamangola</w:t>
            </w:r>
            <w:proofErr w:type="spellEnd"/>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7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127252</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7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11287</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7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63459</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7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25083</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7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49.9</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7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8.9</w:t>
            </w:r>
          </w:p>
        </w:tc>
      </w:tr>
      <w:tr w:rsidR="00270475" w:rsidRPr="00584AEA" w14:paraId="268B4182" w14:textId="77777777" w:rsidTr="00096A24">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7B"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Gaighata</w:t>
            </w:r>
            <w:proofErr w:type="spellEnd"/>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7C"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300588</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7D"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18841</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7E"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144293</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7F"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4401</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80"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48.0</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81"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6.3</w:t>
            </w:r>
          </w:p>
        </w:tc>
      </w:tr>
      <w:tr w:rsidR="00270475" w:rsidRPr="00584AEA" w14:paraId="268B418A" w14:textId="77777777" w:rsidTr="00096A24">
        <w:trPr>
          <w:trHeight w:val="549"/>
        </w:trPr>
        <w:tc>
          <w:tcPr>
            <w:tcW w:w="1260" w:type="dxa"/>
            <w:tcBorders>
              <w:top w:val="nil"/>
              <w:left w:val="nil"/>
              <w:bottom w:val="nil"/>
              <w:right w:val="nil"/>
            </w:tcBorders>
            <w:shd w:val="clear" w:color="auto" w:fill="FFFFFF"/>
            <w:tcMar>
              <w:top w:w="180" w:type="dxa"/>
              <w:left w:w="240" w:type="dxa"/>
              <w:bottom w:w="180" w:type="dxa"/>
              <w:right w:w="240" w:type="dxa"/>
            </w:tcMar>
            <w:hideMark/>
          </w:tcPr>
          <w:p w14:paraId="268B4183" w14:textId="77777777" w:rsidR="00270475" w:rsidRPr="00584AEA" w:rsidRDefault="00270475" w:rsidP="00096A24">
            <w:pPr>
              <w:rPr>
                <w:rFonts w:ascii="Arrus" w:hAnsi="Arrus" w:cs="Times New Roman"/>
                <w:color w:val="333333"/>
                <w:sz w:val="18"/>
                <w:lang w:eastAsia="en-GB"/>
              </w:rPr>
            </w:pPr>
            <w:proofErr w:type="spellStart"/>
            <w:r w:rsidRPr="00584AEA">
              <w:rPr>
                <w:rFonts w:ascii="Arrus" w:hAnsi="Arrus" w:cs="Times New Roman"/>
                <w:b/>
                <w:bCs/>
                <w:color w:val="333333"/>
                <w:sz w:val="18"/>
                <w:szCs w:val="28"/>
                <w:lang w:eastAsia="en-GB"/>
              </w:rPr>
              <w:t>Bongaon</w:t>
            </w:r>
            <w:proofErr w:type="spellEnd"/>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84"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344044</w:t>
            </w:r>
          </w:p>
        </w:tc>
        <w:tc>
          <w:tcPr>
            <w:tcW w:w="1080" w:type="dxa"/>
            <w:tcBorders>
              <w:top w:val="nil"/>
              <w:left w:val="nil"/>
              <w:bottom w:val="nil"/>
              <w:right w:val="nil"/>
            </w:tcBorders>
            <w:shd w:val="clear" w:color="auto" w:fill="FFFFFF"/>
            <w:tcMar>
              <w:top w:w="180" w:type="dxa"/>
              <w:left w:w="240" w:type="dxa"/>
              <w:bottom w:w="180" w:type="dxa"/>
              <w:right w:w="240" w:type="dxa"/>
            </w:tcMar>
            <w:hideMark/>
          </w:tcPr>
          <w:p w14:paraId="268B4185"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69777</w:t>
            </w:r>
          </w:p>
        </w:tc>
        <w:tc>
          <w:tcPr>
            <w:tcW w:w="1170" w:type="dxa"/>
            <w:tcBorders>
              <w:top w:val="nil"/>
              <w:left w:val="nil"/>
              <w:bottom w:val="nil"/>
              <w:right w:val="nil"/>
            </w:tcBorders>
            <w:shd w:val="clear" w:color="auto" w:fill="FFFFFF"/>
            <w:tcMar>
              <w:top w:w="180" w:type="dxa"/>
              <w:left w:w="240" w:type="dxa"/>
              <w:bottom w:w="180" w:type="dxa"/>
              <w:right w:w="240" w:type="dxa"/>
            </w:tcMar>
            <w:hideMark/>
          </w:tcPr>
          <w:p w14:paraId="268B4186"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161918</w:t>
            </w:r>
          </w:p>
        </w:tc>
        <w:tc>
          <w:tcPr>
            <w:tcW w:w="720" w:type="dxa"/>
            <w:tcBorders>
              <w:top w:val="nil"/>
              <w:left w:val="nil"/>
              <w:bottom w:val="nil"/>
              <w:right w:val="nil"/>
            </w:tcBorders>
            <w:shd w:val="clear" w:color="auto" w:fill="FFFFFF"/>
            <w:tcMar>
              <w:top w:w="180" w:type="dxa"/>
              <w:left w:w="240" w:type="dxa"/>
              <w:bottom w:w="180" w:type="dxa"/>
              <w:right w:w="240" w:type="dxa"/>
            </w:tcMar>
            <w:hideMark/>
          </w:tcPr>
          <w:p w14:paraId="268B4187"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1024</w:t>
            </w:r>
            <w:r w:rsidRPr="00584AEA">
              <w:rPr>
                <w:rFonts w:ascii="Arrus" w:hAnsi="Arrus" w:cs="Times New Roman"/>
                <w:color w:val="333333"/>
                <w:sz w:val="18"/>
                <w:szCs w:val="22"/>
                <w:lang w:eastAsia="en-GB"/>
              </w:rPr>
              <w:lastRenderedPageBreak/>
              <w:t>5</w:t>
            </w:r>
          </w:p>
        </w:tc>
        <w:tc>
          <w:tcPr>
            <w:tcW w:w="990" w:type="dxa"/>
            <w:tcBorders>
              <w:top w:val="nil"/>
              <w:left w:val="nil"/>
              <w:bottom w:val="nil"/>
              <w:right w:val="nil"/>
            </w:tcBorders>
            <w:shd w:val="clear" w:color="auto" w:fill="FFFFFF"/>
            <w:tcMar>
              <w:top w:w="180" w:type="dxa"/>
              <w:left w:w="240" w:type="dxa"/>
              <w:bottom w:w="180" w:type="dxa"/>
              <w:right w:w="240" w:type="dxa"/>
            </w:tcMar>
            <w:hideMark/>
          </w:tcPr>
          <w:p w14:paraId="268B4188"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lastRenderedPageBreak/>
              <w:t>47.1</w:t>
            </w:r>
          </w:p>
        </w:tc>
        <w:tc>
          <w:tcPr>
            <w:tcW w:w="810" w:type="dxa"/>
            <w:tcBorders>
              <w:top w:val="nil"/>
              <w:left w:val="nil"/>
              <w:bottom w:val="nil"/>
              <w:right w:val="nil"/>
            </w:tcBorders>
            <w:shd w:val="clear" w:color="auto" w:fill="FFFFFF"/>
            <w:tcMar>
              <w:top w:w="180" w:type="dxa"/>
              <w:left w:w="240" w:type="dxa"/>
              <w:bottom w:w="180" w:type="dxa"/>
              <w:right w:w="240" w:type="dxa"/>
            </w:tcMar>
            <w:hideMark/>
          </w:tcPr>
          <w:p w14:paraId="268B4189" w14:textId="77777777" w:rsidR="00270475" w:rsidRPr="00584AEA" w:rsidRDefault="00270475" w:rsidP="00096A24">
            <w:pPr>
              <w:spacing w:after="240"/>
              <w:jc w:val="center"/>
              <w:rPr>
                <w:rFonts w:ascii="Arrus" w:hAnsi="Arrus" w:cs="Times New Roman"/>
                <w:color w:val="333333"/>
                <w:sz w:val="18"/>
                <w:lang w:eastAsia="en-GB"/>
              </w:rPr>
            </w:pPr>
            <w:r w:rsidRPr="00584AEA">
              <w:rPr>
                <w:rFonts w:ascii="Arrus" w:hAnsi="Arrus" w:cs="Times New Roman"/>
                <w:color w:val="333333"/>
                <w:sz w:val="18"/>
                <w:szCs w:val="22"/>
                <w:lang w:eastAsia="en-GB"/>
              </w:rPr>
              <w:t>20.3</w:t>
            </w:r>
          </w:p>
        </w:tc>
      </w:tr>
    </w:tbl>
    <w:p w14:paraId="268B418B" w14:textId="77777777" w:rsidR="00270475" w:rsidRPr="00584AEA" w:rsidRDefault="00270475" w:rsidP="00270475">
      <w:pPr>
        <w:shd w:val="clear" w:color="auto" w:fill="FFFFFF"/>
        <w:spacing w:before="240" w:after="240"/>
        <w:jc w:val="both"/>
        <w:rPr>
          <w:rFonts w:ascii="Arrus" w:hAnsi="Arrus" w:cs="Times New Roman"/>
          <w:i/>
          <w:color w:val="333333"/>
          <w:sz w:val="22"/>
          <w:szCs w:val="22"/>
          <w:lang w:eastAsia="en-GB"/>
        </w:rPr>
      </w:pPr>
      <w:r w:rsidRPr="00584AEA">
        <w:rPr>
          <w:rFonts w:ascii="Arrus" w:hAnsi="Arrus" w:cs="Times New Roman"/>
          <w:i/>
          <w:color w:val="333333"/>
          <w:sz w:val="22"/>
          <w:szCs w:val="22"/>
          <w:lang w:eastAsia="en-GB"/>
        </w:rPr>
        <w:t>“The Sachar Committee table is based on data from Election Commission of India, 2004 and Census of India, 2001.</w:t>
      </w:r>
    </w:p>
    <w:p w14:paraId="268B418C" w14:textId="77777777" w:rsidR="00270475" w:rsidRPr="00584AEA" w:rsidRDefault="00270475" w:rsidP="00270475">
      <w:pPr>
        <w:shd w:val="clear" w:color="auto" w:fill="FFFFFF"/>
        <w:spacing w:before="240" w:after="240"/>
        <w:jc w:val="both"/>
        <w:rPr>
          <w:rFonts w:ascii="Arrus" w:hAnsi="Arrus" w:cs="Times New Roman"/>
          <w:i/>
          <w:color w:val="333333"/>
          <w:sz w:val="22"/>
          <w:szCs w:val="22"/>
          <w:lang w:eastAsia="en-GB"/>
        </w:rPr>
      </w:pPr>
      <w:r w:rsidRPr="00584AEA">
        <w:rPr>
          <w:rFonts w:ascii="Arrus" w:hAnsi="Arrus" w:cs="Times New Roman"/>
          <w:i/>
          <w:color w:val="333333"/>
          <w:sz w:val="22"/>
          <w:szCs w:val="22"/>
          <w:lang w:eastAsia="en-GB"/>
        </w:rPr>
        <w:t>It was suggested to the Committee that it would be more equitable to reserve those constituencies where voter population of SCs is high rather than those where it is low and, instead, Muslim presence is high.</w:t>
      </w:r>
      <w:r w:rsidRPr="00584AEA">
        <w:rPr>
          <w:rFonts w:ascii="Arrus" w:hAnsi="Arrus" w:cs="Times New Roman"/>
          <w:i/>
          <w:color w:val="333333"/>
          <w:sz w:val="22"/>
          <w:szCs w:val="22"/>
          <w:lang w:eastAsia="en-GB"/>
        </w:rPr>
        <w:br/>
        <w:t>And the Sachar Committee had recommended establishing a more rational procedure for delimitation of constituencies.</w:t>
      </w:r>
    </w:p>
    <w:p w14:paraId="268B418D" w14:textId="77777777" w:rsidR="00270475" w:rsidRPr="00584AEA" w:rsidRDefault="00270475" w:rsidP="00270475">
      <w:pPr>
        <w:shd w:val="clear" w:color="auto" w:fill="FFFFFF"/>
        <w:spacing w:before="240" w:after="240"/>
        <w:jc w:val="both"/>
        <w:rPr>
          <w:rFonts w:ascii="Arrus" w:hAnsi="Arrus" w:cs="Times New Roman"/>
          <w:i/>
          <w:color w:val="333333"/>
          <w:sz w:val="22"/>
          <w:szCs w:val="22"/>
          <w:lang w:eastAsia="en-GB"/>
        </w:rPr>
      </w:pPr>
      <w:r w:rsidRPr="00584AEA">
        <w:rPr>
          <w:rFonts w:ascii="Arrus" w:hAnsi="Arrus" w:cs="Times New Roman"/>
          <w:i/>
          <w:color w:val="333333"/>
          <w:sz w:val="22"/>
          <w:szCs w:val="22"/>
          <w:lang w:eastAsia="en-GB"/>
        </w:rPr>
        <w:t>“The Committee also recommends the elimination of the anomalies with respect to reserved constituencies under the delimitation schemes discussed in Chapter 2. A more rational delimitation procedure that does not reserve constituencies with high minority population shares for SCs will improve the opportunity for the minorities, especially the Muslims, to contest and get elected to the Indian Parliament and the State Assemblies. Apart from these two initiatives it is important to evolve other methods to enhance political participation of the Community,” the Sachar Committee had recommended but it seems no step has been taken in this regard so far.”</w:t>
      </w:r>
    </w:p>
    <w:p w14:paraId="268B418E" w14:textId="77777777" w:rsidR="00270475" w:rsidRPr="00584AEA" w:rsidRDefault="00270475" w:rsidP="00270475">
      <w:pPr>
        <w:jc w:val="both"/>
        <w:rPr>
          <w:rFonts w:ascii="Arrus" w:hAnsi="Arrus"/>
          <w:sz w:val="18"/>
          <w:szCs w:val="18"/>
        </w:rPr>
      </w:pPr>
      <w:hyperlink r:id="rId919" w:anchor=".VWBSx9KqpHw" w:history="1">
        <w:r w:rsidRPr="00584AEA">
          <w:rPr>
            <w:rStyle w:val="Hyperlink"/>
            <w:rFonts w:ascii="Arrus" w:hAnsi="Arrus"/>
            <w:sz w:val="18"/>
            <w:szCs w:val="18"/>
          </w:rPr>
          <w:t>http://twocircles.net/2011apr19/why_muslimdominated_seats_are_reserved_scs.html#.VWBSx9KqpHw</w:t>
        </w:r>
      </w:hyperlink>
    </w:p>
    <w:p w14:paraId="268B418F" w14:textId="77777777" w:rsidR="00270475" w:rsidRPr="00584AEA" w:rsidRDefault="00270475" w:rsidP="00270475">
      <w:pPr>
        <w:jc w:val="both"/>
        <w:rPr>
          <w:rFonts w:ascii="Arrus" w:hAnsi="Arrus"/>
          <w:sz w:val="22"/>
          <w:szCs w:val="28"/>
        </w:rPr>
      </w:pPr>
    </w:p>
    <w:p w14:paraId="268B4190" w14:textId="77777777" w:rsidR="00270475" w:rsidRPr="00584AEA" w:rsidRDefault="00270475" w:rsidP="00270475">
      <w:pPr>
        <w:rPr>
          <w:rFonts w:ascii="Arrus" w:hAnsi="Arrus"/>
          <w:sz w:val="22"/>
          <w:szCs w:val="22"/>
        </w:rPr>
      </w:pPr>
    </w:p>
    <w:p w14:paraId="268B4191" w14:textId="77777777" w:rsidR="00270475" w:rsidRPr="00584AEA" w:rsidRDefault="00270475" w:rsidP="00270475">
      <w:pPr>
        <w:jc w:val="both"/>
        <w:rPr>
          <w:rFonts w:ascii="Arrus" w:hAnsi="Arrus"/>
          <w:sz w:val="22"/>
          <w:szCs w:val="28"/>
          <w:lang w:val="en-GB"/>
        </w:rPr>
      </w:pPr>
    </w:p>
    <w:p w14:paraId="268B4192" w14:textId="77777777" w:rsidR="00270475" w:rsidRPr="00584AEA" w:rsidRDefault="00270475" w:rsidP="00270475">
      <w:pPr>
        <w:jc w:val="both"/>
        <w:rPr>
          <w:rFonts w:ascii="Arrus" w:hAnsi="Arrus"/>
          <w:sz w:val="22"/>
          <w:szCs w:val="28"/>
          <w:lang w:val="en-GB"/>
        </w:rPr>
      </w:pPr>
    </w:p>
    <w:p w14:paraId="268B4193" w14:textId="77777777" w:rsidR="00270475" w:rsidRPr="00584AEA" w:rsidRDefault="00270475" w:rsidP="00270475">
      <w:pPr>
        <w:jc w:val="both"/>
        <w:rPr>
          <w:rFonts w:ascii="Arrus" w:hAnsi="Arrus"/>
          <w:sz w:val="22"/>
          <w:szCs w:val="28"/>
          <w:lang w:val="en-GB"/>
        </w:rPr>
      </w:pPr>
    </w:p>
    <w:p w14:paraId="268B4194" w14:textId="77777777" w:rsidR="00270475" w:rsidRPr="00584AEA" w:rsidRDefault="00270475" w:rsidP="00270475">
      <w:pPr>
        <w:jc w:val="both"/>
        <w:rPr>
          <w:rFonts w:ascii="Arrus" w:hAnsi="Arrus"/>
          <w:sz w:val="22"/>
          <w:szCs w:val="28"/>
          <w:lang w:val="en-GB"/>
        </w:rPr>
      </w:pPr>
    </w:p>
    <w:p w14:paraId="268B4195" w14:textId="77777777" w:rsidR="00270475" w:rsidRPr="00584AEA" w:rsidRDefault="00270475" w:rsidP="00270475">
      <w:pPr>
        <w:jc w:val="both"/>
        <w:rPr>
          <w:rFonts w:ascii="Arrus" w:hAnsi="Arrus"/>
          <w:sz w:val="22"/>
          <w:szCs w:val="28"/>
          <w:lang w:val="en-GB"/>
        </w:rPr>
      </w:pPr>
    </w:p>
    <w:p w14:paraId="268B4196" w14:textId="77777777" w:rsidR="00270475" w:rsidRPr="00584AEA" w:rsidRDefault="00270475" w:rsidP="00270475">
      <w:pPr>
        <w:jc w:val="both"/>
        <w:rPr>
          <w:rFonts w:ascii="Arrus" w:hAnsi="Arrus"/>
          <w:sz w:val="22"/>
          <w:szCs w:val="28"/>
          <w:lang w:val="en-GB"/>
        </w:rPr>
      </w:pPr>
    </w:p>
    <w:p w14:paraId="268B4197" w14:textId="77777777" w:rsidR="00270475" w:rsidRPr="00584AEA" w:rsidRDefault="00270475" w:rsidP="00270475">
      <w:pPr>
        <w:jc w:val="both"/>
        <w:rPr>
          <w:rFonts w:ascii="Arrus" w:hAnsi="Arrus"/>
          <w:sz w:val="22"/>
          <w:szCs w:val="28"/>
          <w:lang w:val="en-GB"/>
        </w:rPr>
      </w:pPr>
    </w:p>
    <w:p w14:paraId="268B4198" w14:textId="77777777" w:rsidR="00270475" w:rsidRPr="00584AEA" w:rsidRDefault="00270475" w:rsidP="00270475">
      <w:pPr>
        <w:jc w:val="both"/>
        <w:rPr>
          <w:rFonts w:ascii="Arrus" w:hAnsi="Arrus"/>
          <w:sz w:val="22"/>
          <w:szCs w:val="28"/>
          <w:lang w:val="en-GB"/>
        </w:rPr>
      </w:pPr>
    </w:p>
    <w:p w14:paraId="268B4199" w14:textId="77777777" w:rsidR="00270475" w:rsidRPr="00584AEA" w:rsidRDefault="00270475" w:rsidP="00270475">
      <w:pPr>
        <w:jc w:val="both"/>
        <w:rPr>
          <w:rFonts w:ascii="Arrus" w:hAnsi="Arrus"/>
          <w:sz w:val="22"/>
          <w:szCs w:val="28"/>
          <w:lang w:val="en-GB"/>
        </w:rPr>
      </w:pPr>
    </w:p>
    <w:p w14:paraId="268B419A" w14:textId="77777777" w:rsidR="00270475" w:rsidRPr="00584AEA" w:rsidRDefault="00270475" w:rsidP="00270475">
      <w:pPr>
        <w:jc w:val="both"/>
        <w:rPr>
          <w:rFonts w:ascii="Arrus" w:hAnsi="Arrus"/>
          <w:sz w:val="22"/>
          <w:szCs w:val="28"/>
          <w:lang w:val="en-GB"/>
        </w:rPr>
      </w:pPr>
    </w:p>
    <w:p w14:paraId="268B419B" w14:textId="77777777" w:rsidR="00270475" w:rsidRPr="00584AEA" w:rsidRDefault="00270475" w:rsidP="00270475">
      <w:pPr>
        <w:jc w:val="both"/>
        <w:rPr>
          <w:rFonts w:ascii="Arrus" w:hAnsi="Arrus"/>
          <w:sz w:val="22"/>
          <w:szCs w:val="28"/>
          <w:lang w:val="en-GB"/>
        </w:rPr>
      </w:pPr>
    </w:p>
    <w:p w14:paraId="268B419C" w14:textId="77777777" w:rsidR="00270475" w:rsidRPr="00584AEA" w:rsidRDefault="00270475" w:rsidP="00270475">
      <w:pPr>
        <w:jc w:val="both"/>
        <w:rPr>
          <w:rFonts w:ascii="Arrus" w:hAnsi="Arrus"/>
          <w:b/>
          <w:bCs/>
          <w:sz w:val="42"/>
          <w:szCs w:val="52"/>
          <w:lang w:val="en-GB"/>
        </w:rPr>
      </w:pPr>
    </w:p>
    <w:p w14:paraId="268B419D"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lastRenderedPageBreak/>
        <w:t>17- Security Issues: Psychological, Physical and Social</w:t>
      </w:r>
    </w:p>
    <w:p w14:paraId="268B419E" w14:textId="77777777" w:rsidR="00270475" w:rsidRPr="00584AEA" w:rsidRDefault="00270475" w:rsidP="00270475">
      <w:pPr>
        <w:jc w:val="both"/>
        <w:rPr>
          <w:rFonts w:ascii="Arrus" w:hAnsi="Arrus"/>
          <w:b/>
          <w:bCs/>
          <w:sz w:val="42"/>
          <w:szCs w:val="52"/>
          <w:lang w:val="en-GB"/>
        </w:rPr>
      </w:pPr>
    </w:p>
    <w:p w14:paraId="268B419F"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Communal Violence Bill</w:t>
      </w:r>
    </w:p>
    <w:p w14:paraId="268B41A0" w14:textId="77777777" w:rsidR="00270475" w:rsidRPr="00584AEA" w:rsidRDefault="00270475" w:rsidP="00270475">
      <w:pPr>
        <w:jc w:val="both"/>
        <w:rPr>
          <w:rFonts w:ascii="Arrus" w:hAnsi="Arrus"/>
          <w:sz w:val="22"/>
          <w:szCs w:val="28"/>
          <w:lang w:val="en-GB"/>
        </w:rPr>
      </w:pPr>
    </w:p>
    <w:p w14:paraId="268B41A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long history of riots in India has led to the demand of special measures to protect the minorities and the other weaker sections of society. The proposed </w:t>
      </w:r>
      <w:r w:rsidRPr="00584AEA">
        <w:rPr>
          <w:rFonts w:ascii="Arrus" w:hAnsi="Arrus"/>
          <w:b/>
          <w:bCs/>
          <w:sz w:val="22"/>
          <w:szCs w:val="28"/>
          <w:lang w:val="en-GB"/>
        </w:rPr>
        <w:t>Communal Violence Bill</w:t>
      </w:r>
      <w:r w:rsidRPr="00584AEA">
        <w:rPr>
          <w:rFonts w:ascii="Arrus" w:hAnsi="Arrus"/>
          <w:sz w:val="22"/>
          <w:szCs w:val="28"/>
          <w:lang w:val="en-GB"/>
        </w:rPr>
        <w:t xml:space="preserve"> intends to prevent and control targeted violence against the Scheduled Castes, the Scheduled Tribes and religious and linguistic minorities.</w:t>
      </w:r>
    </w:p>
    <w:p w14:paraId="268B41A2" w14:textId="77777777" w:rsidR="00270475" w:rsidRPr="00584AEA" w:rsidRDefault="00270475" w:rsidP="00270475">
      <w:pPr>
        <w:jc w:val="both"/>
        <w:rPr>
          <w:rFonts w:ascii="Arrus" w:hAnsi="Arrus"/>
          <w:sz w:val="22"/>
          <w:szCs w:val="28"/>
          <w:lang w:val="en-GB"/>
        </w:rPr>
      </w:pPr>
    </w:p>
    <w:p w14:paraId="268B41A3" w14:textId="77777777" w:rsidR="00270475" w:rsidRPr="00584AEA" w:rsidRDefault="00270475" w:rsidP="00270475">
      <w:pPr>
        <w:spacing w:before="30" w:after="240"/>
        <w:ind w:firstLine="720"/>
        <w:jc w:val="both"/>
        <w:rPr>
          <w:rFonts w:ascii="Arrus" w:hAnsi="Arrus"/>
          <w:sz w:val="22"/>
          <w:szCs w:val="28"/>
          <w:lang w:val="en-GB"/>
        </w:rPr>
      </w:pPr>
      <w:r w:rsidRPr="00584AEA">
        <w:rPr>
          <w:rFonts w:ascii="Arrus" w:hAnsi="Arrus"/>
          <w:sz w:val="22"/>
          <w:szCs w:val="28"/>
          <w:lang w:val="en-GB"/>
        </w:rPr>
        <w:t>The explanatory note on Prevention of Communal and Targeted violence (Access to Justice and Reparations) Bill, 2011, prepared by NAC, lists its key provisions:</w:t>
      </w:r>
    </w:p>
    <w:p w14:paraId="268B41A4" w14:textId="77777777" w:rsidR="00270475" w:rsidRPr="00584AEA" w:rsidRDefault="00270475" w:rsidP="00270475">
      <w:pPr>
        <w:spacing w:before="30" w:after="240"/>
        <w:jc w:val="both"/>
        <w:rPr>
          <w:rFonts w:ascii="Arrus" w:hAnsi="Arrus"/>
          <w:sz w:val="22"/>
          <w:szCs w:val="28"/>
          <w:lang w:val="en-GB"/>
        </w:rPr>
      </w:pPr>
      <w:r w:rsidRPr="00584AEA">
        <w:rPr>
          <w:rFonts w:ascii="Arrus" w:hAnsi="Arrus"/>
          <w:b/>
          <w:bCs/>
          <w:sz w:val="22"/>
          <w:szCs w:val="28"/>
          <w:lang w:val="en-GB"/>
        </w:rPr>
        <w:t>Dereliction of duty by public servants</w:t>
      </w:r>
      <w:r w:rsidRPr="00584AEA">
        <w:rPr>
          <w:rFonts w:ascii="Arrus" w:hAnsi="Arrus"/>
          <w:sz w:val="22"/>
          <w:szCs w:val="28"/>
          <w:lang w:val="en-GB"/>
        </w:rPr>
        <w:t xml:space="preserve">: The bill recognizes offences of both omission and commission. Public servants who act or omit to exercise authority vested in them under law and fail to protect or prevent offences or act with </w:t>
      </w:r>
      <w:r w:rsidRPr="00584AEA">
        <w:rPr>
          <w:rFonts w:ascii="Arrus" w:hAnsi="Arrus"/>
          <w:i/>
          <w:sz w:val="22"/>
          <w:szCs w:val="28"/>
          <w:lang w:val="en-GB"/>
        </w:rPr>
        <w:t>mala fide</w:t>
      </w:r>
      <w:r w:rsidRPr="00584AEA">
        <w:rPr>
          <w:rFonts w:ascii="Arrus" w:hAnsi="Arrus"/>
          <w:sz w:val="22"/>
          <w:szCs w:val="28"/>
          <w:lang w:val="en-GB"/>
        </w:rPr>
        <w:t xml:space="preserve"> and prejudice shall be guilty of dereliction of duty with penal consequences.</w:t>
      </w:r>
    </w:p>
    <w:p w14:paraId="268B41A5" w14:textId="77777777" w:rsidR="00270475" w:rsidRPr="00584AEA" w:rsidRDefault="00270475" w:rsidP="00270475">
      <w:pPr>
        <w:spacing w:before="30" w:after="240"/>
        <w:jc w:val="both"/>
        <w:rPr>
          <w:rFonts w:ascii="Arrus" w:hAnsi="Arrus"/>
          <w:sz w:val="22"/>
          <w:szCs w:val="28"/>
          <w:lang w:val="en-GB"/>
        </w:rPr>
      </w:pPr>
      <w:r w:rsidRPr="00584AEA">
        <w:rPr>
          <w:rFonts w:ascii="Arrus" w:hAnsi="Arrus"/>
          <w:b/>
          <w:bCs/>
          <w:sz w:val="22"/>
          <w:szCs w:val="28"/>
          <w:lang w:val="en-GB"/>
        </w:rPr>
        <w:t>Defining communal and targeted violence</w:t>
      </w:r>
      <w:r w:rsidRPr="00584AEA">
        <w:rPr>
          <w:rFonts w:ascii="Arrus" w:hAnsi="Arrus"/>
          <w:sz w:val="22"/>
          <w:szCs w:val="28"/>
          <w:lang w:val="en-GB"/>
        </w:rPr>
        <w:t>: The provisions of this Bill will apply only when it is first established that the offence was 'targeted' in nature. Offences under the Indian Penal Code shall be considered offences under this bill when they meet the definition of 'targeted'.</w:t>
      </w:r>
    </w:p>
    <w:p w14:paraId="268B41A6" w14:textId="77777777" w:rsidR="00270475" w:rsidRPr="00584AEA" w:rsidRDefault="00270475" w:rsidP="00270475">
      <w:pPr>
        <w:spacing w:before="30" w:after="240"/>
        <w:jc w:val="both"/>
        <w:rPr>
          <w:rFonts w:ascii="Arrus" w:hAnsi="Arrus"/>
          <w:sz w:val="22"/>
          <w:szCs w:val="28"/>
          <w:lang w:val="en-GB"/>
        </w:rPr>
      </w:pPr>
      <w:r w:rsidRPr="00584AEA">
        <w:rPr>
          <w:rFonts w:ascii="Arrus" w:hAnsi="Arrus"/>
          <w:b/>
          <w:bCs/>
          <w:sz w:val="22"/>
          <w:szCs w:val="28"/>
          <w:lang w:val="en-GB"/>
        </w:rPr>
        <w:t>Breach of command responsibility</w:t>
      </w:r>
      <w:r w:rsidRPr="00584AEA">
        <w:rPr>
          <w:rFonts w:ascii="Arrus" w:hAnsi="Arrus"/>
          <w:sz w:val="22"/>
          <w:szCs w:val="28"/>
          <w:lang w:val="en-GB"/>
        </w:rPr>
        <w:t>: The bill seeks to ensure that the power of holding command over the actions of others is indeed upheld as a sacred duty, and that there is culpability for those who are 'effectively in-charge'. The chain of command responsibility may extend to any level where effective decisions to act or not act are taken.</w:t>
      </w:r>
    </w:p>
    <w:p w14:paraId="268B41A7" w14:textId="77777777" w:rsidR="00270475" w:rsidRPr="00584AEA" w:rsidRDefault="00270475" w:rsidP="00270475">
      <w:pPr>
        <w:spacing w:before="30" w:after="240"/>
        <w:jc w:val="both"/>
        <w:rPr>
          <w:rFonts w:ascii="Arrus" w:hAnsi="Arrus"/>
          <w:sz w:val="22"/>
          <w:szCs w:val="28"/>
          <w:lang w:val="en-GB"/>
        </w:rPr>
      </w:pPr>
      <w:r w:rsidRPr="00584AEA">
        <w:rPr>
          <w:rFonts w:ascii="Arrus" w:hAnsi="Arrus"/>
          <w:b/>
          <w:bCs/>
          <w:sz w:val="22"/>
          <w:szCs w:val="28"/>
          <w:lang w:val="en-GB"/>
        </w:rPr>
        <w:t>Sanction for prosecution of public servants</w:t>
      </w:r>
      <w:r w:rsidRPr="00584AEA">
        <w:rPr>
          <w:rFonts w:ascii="Arrus" w:hAnsi="Arrus"/>
          <w:sz w:val="22"/>
          <w:szCs w:val="28"/>
          <w:lang w:val="en-GB"/>
        </w:rPr>
        <w:t>: The bill proposes that if there is no response to a request for sanction for prosecution within 30 days from the date of the application to the concerned government, sanction to prosecute will be deemed granted. In relation to certain offences under the Indian Penal Code, 1860, when committed by a public servant, the requirement of obtaining sanction is being dispensed with.</w:t>
      </w:r>
    </w:p>
    <w:p w14:paraId="268B41A8" w14:textId="77777777" w:rsidR="00270475" w:rsidRPr="00584AEA" w:rsidRDefault="00270475" w:rsidP="00270475">
      <w:pPr>
        <w:spacing w:before="30" w:after="240"/>
        <w:jc w:val="both"/>
        <w:rPr>
          <w:rFonts w:ascii="Arrus" w:hAnsi="Arrus"/>
          <w:sz w:val="22"/>
          <w:szCs w:val="28"/>
          <w:lang w:val="en-GB"/>
        </w:rPr>
      </w:pPr>
      <w:r w:rsidRPr="00584AEA">
        <w:rPr>
          <w:rFonts w:ascii="Arrus" w:hAnsi="Arrus"/>
          <w:b/>
          <w:bCs/>
          <w:sz w:val="22"/>
          <w:szCs w:val="28"/>
          <w:lang w:val="en-GB"/>
        </w:rPr>
        <w:lastRenderedPageBreak/>
        <w:t>Monitoring and accountability</w:t>
      </w:r>
      <w:r w:rsidRPr="00584AEA">
        <w:rPr>
          <w:rFonts w:ascii="Arrus" w:hAnsi="Arrus"/>
          <w:sz w:val="22"/>
          <w:szCs w:val="28"/>
          <w:lang w:val="en-GB"/>
        </w:rPr>
        <w:t>: Monitoring and grievance redressal shall be the responsibility of the National Authority for Communal Harmony, Justice and Reparation (NACHJR) and corresponding State Authorities for Communal Harmony, Justice and Reparations (SACHJR). The monitoring mechanism of national and state authorities will also provide the 'paper trail' to ensure robust accountability of public officials in a court of law.</w:t>
      </w:r>
    </w:p>
    <w:p w14:paraId="268B41A9" w14:textId="77777777" w:rsidR="00270475" w:rsidRPr="00584AEA" w:rsidRDefault="00270475" w:rsidP="00270475">
      <w:pPr>
        <w:spacing w:before="30" w:after="240"/>
        <w:jc w:val="both"/>
        <w:rPr>
          <w:rFonts w:ascii="Arrus" w:hAnsi="Arrus"/>
          <w:sz w:val="22"/>
          <w:szCs w:val="28"/>
          <w:lang w:val="en-GB"/>
        </w:rPr>
      </w:pPr>
      <w:r w:rsidRPr="00584AEA">
        <w:rPr>
          <w:rFonts w:ascii="Arrus" w:hAnsi="Arrus"/>
          <w:b/>
          <w:bCs/>
          <w:sz w:val="22"/>
          <w:szCs w:val="28"/>
          <w:lang w:val="en-GB"/>
        </w:rPr>
        <w:t>Composition of the NACHJR</w:t>
      </w:r>
      <w:r w:rsidRPr="00584AEA">
        <w:rPr>
          <w:rFonts w:ascii="Arrus" w:hAnsi="Arrus"/>
          <w:sz w:val="22"/>
          <w:szCs w:val="28"/>
          <w:lang w:val="en-GB"/>
        </w:rPr>
        <w:t>: The bill proposes that NACHJR will have seven members of which four must belong either to a linguistic minority or religious minority in any state or to the SCs or STs. No more than two members of the NACHJR may be retired public servants.</w:t>
      </w:r>
    </w:p>
    <w:p w14:paraId="268B41AA" w14:textId="77777777" w:rsidR="00270475" w:rsidRPr="00584AEA" w:rsidRDefault="00270475" w:rsidP="00270475">
      <w:pPr>
        <w:spacing w:before="30" w:after="240"/>
        <w:jc w:val="both"/>
        <w:rPr>
          <w:rFonts w:ascii="Arrus" w:hAnsi="Arrus"/>
          <w:sz w:val="22"/>
          <w:szCs w:val="28"/>
          <w:lang w:val="en-GB"/>
        </w:rPr>
      </w:pPr>
      <w:r w:rsidRPr="00584AEA">
        <w:rPr>
          <w:rFonts w:ascii="Arrus" w:hAnsi="Arrus"/>
          <w:b/>
          <w:bCs/>
          <w:sz w:val="22"/>
          <w:szCs w:val="28"/>
          <w:lang w:val="en-GB"/>
        </w:rPr>
        <w:t>Offences of communal and targeted violence</w:t>
      </w:r>
      <w:r w:rsidRPr="00584AEA">
        <w:rPr>
          <w:rFonts w:ascii="Arrus" w:hAnsi="Arrus"/>
          <w:sz w:val="22"/>
          <w:szCs w:val="28"/>
          <w:lang w:val="en-GB"/>
        </w:rPr>
        <w:t>: The Indian Penal Code (IPC) contains most offences committed during episodes of communal and targeted violence. These have been appended in a schedule to the bill and shall be considered offences when they meet the threshold of being 'knowingly directed against any person by virtue of membership of a group. The brutal forms of sexual assault (beyond the limited IPC definition of rape) and torture have been included in the bill. Additionally, it defines hate propaganda.</w:t>
      </w:r>
    </w:p>
    <w:p w14:paraId="268B41AB" w14:textId="77777777" w:rsidR="00270475" w:rsidRPr="00584AEA" w:rsidRDefault="00270475" w:rsidP="00270475">
      <w:pPr>
        <w:spacing w:before="30" w:after="240"/>
        <w:jc w:val="both"/>
        <w:rPr>
          <w:rFonts w:ascii="Arrus" w:hAnsi="Arrus"/>
          <w:sz w:val="22"/>
          <w:szCs w:val="28"/>
          <w:lang w:val="en-GB"/>
        </w:rPr>
      </w:pPr>
      <w:r w:rsidRPr="00584AEA">
        <w:rPr>
          <w:rFonts w:ascii="Arrus" w:hAnsi="Arrus"/>
          <w:b/>
          <w:bCs/>
          <w:sz w:val="22"/>
          <w:szCs w:val="28"/>
          <w:lang w:val="en-GB"/>
        </w:rPr>
        <w:t>Victims' Rights</w:t>
      </w:r>
      <w:r w:rsidRPr="00584AEA">
        <w:rPr>
          <w:rFonts w:ascii="Arrus" w:hAnsi="Arrus"/>
          <w:sz w:val="22"/>
          <w:szCs w:val="28"/>
          <w:lang w:val="en-GB"/>
        </w:rPr>
        <w:t>: This bill seeks to strengthen the rights of the victim in the criminal justice system, through certain provisions in their struggle for justice.</w:t>
      </w:r>
    </w:p>
    <w:p w14:paraId="268B41AC" w14:textId="77777777" w:rsidR="00270475" w:rsidRPr="00584AEA" w:rsidRDefault="00270475" w:rsidP="00270475">
      <w:pPr>
        <w:spacing w:before="30" w:after="240"/>
        <w:jc w:val="both"/>
        <w:rPr>
          <w:rFonts w:ascii="Arrus" w:hAnsi="Arrus"/>
          <w:sz w:val="22"/>
          <w:szCs w:val="28"/>
          <w:lang w:val="en-GB"/>
        </w:rPr>
      </w:pPr>
      <w:r w:rsidRPr="00584AEA">
        <w:rPr>
          <w:rFonts w:ascii="Arrus" w:hAnsi="Arrus"/>
          <w:b/>
          <w:bCs/>
          <w:sz w:val="22"/>
          <w:szCs w:val="28"/>
          <w:lang w:val="en-GB"/>
        </w:rPr>
        <w:t>Relief and Reparation including compensation</w:t>
      </w:r>
      <w:r w:rsidRPr="00584AEA">
        <w:rPr>
          <w:rFonts w:ascii="Arrus" w:hAnsi="Arrus"/>
          <w:sz w:val="22"/>
          <w:szCs w:val="28"/>
          <w:lang w:val="en-GB"/>
        </w:rPr>
        <w:t>: All affected persons, whether or not they belong to non-dominant groups in a state, have been given justiciable rights to immediate relief, and comprehensive reparations, including compensation if they suffer any harm as a result of any offence of communal and targeted violence recorded under this Bill. No compensation for death shall be less than Rs.15 lakh. No compensation for rape shall be less than Rs.5 lakh.</w:t>
      </w:r>
    </w:p>
    <w:p w14:paraId="268B41AD" w14:textId="77777777" w:rsidR="00270475" w:rsidRPr="00584AEA" w:rsidRDefault="00270475" w:rsidP="00270475">
      <w:pPr>
        <w:jc w:val="both"/>
        <w:rPr>
          <w:rFonts w:ascii="Arrus" w:hAnsi="Arrus"/>
          <w:sz w:val="22"/>
          <w:szCs w:val="28"/>
          <w:lang w:val="en-GB"/>
        </w:rPr>
      </w:pPr>
      <w:r w:rsidRPr="00584AEA">
        <w:rPr>
          <w:rFonts w:ascii="Arrus" w:hAnsi="Arrus"/>
          <w:b/>
          <w:bCs/>
          <w:sz w:val="22"/>
          <w:szCs w:val="28"/>
          <w:lang w:val="en-GB"/>
        </w:rPr>
        <w:t>The federal principle</w:t>
      </w:r>
      <w:r w:rsidRPr="00584AEA">
        <w:rPr>
          <w:rFonts w:ascii="Arrus" w:hAnsi="Arrus"/>
          <w:sz w:val="22"/>
          <w:szCs w:val="28"/>
          <w:lang w:val="en-GB"/>
        </w:rPr>
        <w:t xml:space="preserve">: Advisories and recommendations of NAJCHR are not binding on state governments. All powers and duties of investigation, prosecution, and trial remain with the state governments. </w:t>
      </w:r>
    </w:p>
    <w:p w14:paraId="268B41AE" w14:textId="77777777" w:rsidR="00270475" w:rsidRPr="00584AEA" w:rsidRDefault="00270475" w:rsidP="00270475">
      <w:pPr>
        <w:jc w:val="both"/>
        <w:rPr>
          <w:rFonts w:ascii="Arrus" w:hAnsi="Arrus"/>
          <w:sz w:val="22"/>
          <w:szCs w:val="28"/>
          <w:lang w:val="en-GB"/>
        </w:rPr>
      </w:pPr>
      <w:r w:rsidRPr="00584AEA">
        <w:rPr>
          <w:rFonts w:ascii="Arrus" w:hAnsi="Arrus"/>
          <w:sz w:val="16"/>
          <w:szCs w:val="20"/>
          <w:lang w:val="en-GB"/>
        </w:rPr>
        <w:t>(ref: http://indiatoday.intoday.in/story/communal-violence-bill-provision/1/150822.html)</w:t>
      </w:r>
    </w:p>
    <w:p w14:paraId="268B41AF" w14:textId="77777777" w:rsidR="00270475" w:rsidRPr="00584AEA" w:rsidRDefault="00270475" w:rsidP="00270475">
      <w:pPr>
        <w:spacing w:before="30" w:after="240"/>
        <w:jc w:val="both"/>
        <w:rPr>
          <w:rFonts w:ascii="Arrus" w:hAnsi="Arrus"/>
          <w:sz w:val="22"/>
          <w:szCs w:val="28"/>
          <w:lang w:val="en-GB"/>
        </w:rPr>
      </w:pPr>
      <w:r w:rsidRPr="00584AEA">
        <w:rPr>
          <w:rFonts w:ascii="Arrus" w:hAnsi="Arrus"/>
          <w:sz w:val="22"/>
          <w:szCs w:val="28"/>
          <w:lang w:val="en-GB"/>
        </w:rPr>
        <w:t xml:space="preserve">The Muslim organisations are rightly demanding swift passing of the proposed bill.  Recent riots have led to renewed demand for the passing of “Prevention of Communal and Targeted Violence (Access to Justice and Reparations) Bill, 2011.” </w:t>
      </w:r>
    </w:p>
    <w:p w14:paraId="268B41B0" w14:textId="77777777" w:rsidR="00270475" w:rsidRPr="00584AEA" w:rsidRDefault="00270475" w:rsidP="00270475">
      <w:pPr>
        <w:spacing w:before="30" w:after="240"/>
        <w:jc w:val="both"/>
        <w:rPr>
          <w:rFonts w:ascii="Arrus" w:hAnsi="Arrus"/>
          <w:b/>
          <w:bCs/>
          <w:sz w:val="22"/>
          <w:szCs w:val="28"/>
          <w:lang w:val="en-GB"/>
        </w:rPr>
      </w:pPr>
      <w:r w:rsidRPr="00584AEA">
        <w:rPr>
          <w:rFonts w:ascii="Arrus" w:hAnsi="Arrus"/>
          <w:b/>
          <w:bCs/>
          <w:sz w:val="22"/>
          <w:szCs w:val="28"/>
          <w:lang w:val="en-GB"/>
        </w:rPr>
        <w:lastRenderedPageBreak/>
        <w:t>Why should Muslims be specified for persecution and execution?</w:t>
      </w:r>
    </w:p>
    <w:p w14:paraId="268B41B1" w14:textId="77777777" w:rsidR="00270475" w:rsidRPr="00584AEA" w:rsidRDefault="00270475" w:rsidP="00270475">
      <w:pPr>
        <w:spacing w:before="30" w:after="240"/>
        <w:ind w:firstLine="720"/>
        <w:jc w:val="both"/>
        <w:rPr>
          <w:rFonts w:ascii="Arrus" w:hAnsi="Arrus"/>
          <w:sz w:val="22"/>
          <w:szCs w:val="28"/>
          <w:lang w:val="en-GB"/>
        </w:rPr>
      </w:pPr>
      <w:r w:rsidRPr="00584AEA">
        <w:rPr>
          <w:rFonts w:ascii="Arrus" w:hAnsi="Arrus"/>
          <w:sz w:val="22"/>
          <w:szCs w:val="28"/>
          <w:lang w:val="en-GB"/>
        </w:rPr>
        <w:t xml:space="preserve">If Muslims in India are nurturing a sense of victimization, which is growing dangerously, there are reasons for this. Not only Muslim criminals are apprehended faster, they are also punished more severely and faster. If the story had ended here, it would not have disturbed Muslims much. They would have even welcomed it because Muslims want neither to shield the criminals, whatever their backgrounds, nor want crimes to grow in their societies. But the sad part of the story is that Muslims are implicated in false cases in much greater numbers,  are falsely charged in specific cases of terrorism and other anti-national activities, and the community in general faces persecution at the hands of the administration, media and some political parties. Some mouthpieces of Hindutva have the impetuosity to ask Muslims to go to some “Islamic lands” if they feel alienation and persecution in India, as if they are the sole masters of India. They forget that Muslims have a larger, at least, no lesser claim to own India than these mouthpieces many of whom had migrated to India after Partition. As citizens of the country, Muslims have every right to protest against any kind of discrimination, persecution and victimization and also have the right to seek redressal in every possible way. </w:t>
      </w:r>
    </w:p>
    <w:p w14:paraId="268B41B2" w14:textId="77777777" w:rsidR="00270475" w:rsidRPr="00584AEA" w:rsidRDefault="00270475" w:rsidP="00270475">
      <w:pPr>
        <w:spacing w:before="30" w:after="240"/>
        <w:ind w:firstLine="720"/>
        <w:jc w:val="both"/>
        <w:rPr>
          <w:rFonts w:ascii="Arrus" w:hAnsi="Arrus"/>
          <w:sz w:val="22"/>
          <w:szCs w:val="28"/>
          <w:lang w:val="en-GB"/>
        </w:rPr>
      </w:pPr>
      <w:r w:rsidRPr="00584AEA">
        <w:rPr>
          <w:rFonts w:ascii="Arrus" w:hAnsi="Arrus"/>
          <w:sz w:val="22"/>
          <w:szCs w:val="28"/>
          <w:lang w:val="en-GB"/>
        </w:rPr>
        <w:t xml:space="preserve">Muslims have the right to ask the question why only Afzal </w:t>
      </w:r>
      <w:proofErr w:type="spellStart"/>
      <w:r w:rsidRPr="00584AEA">
        <w:rPr>
          <w:rFonts w:ascii="Arrus" w:hAnsi="Arrus"/>
          <w:sz w:val="22"/>
          <w:szCs w:val="28"/>
          <w:lang w:val="en-GB"/>
        </w:rPr>
        <w:t>Gurus,Yakub</w:t>
      </w:r>
      <w:proofErr w:type="spellEnd"/>
      <w:r w:rsidRPr="00584AEA">
        <w:rPr>
          <w:rFonts w:ascii="Arrus" w:hAnsi="Arrus"/>
          <w:sz w:val="22"/>
          <w:szCs w:val="28"/>
          <w:lang w:val="en-GB"/>
        </w:rPr>
        <w:t xml:space="preserve"> Memons and </w:t>
      </w:r>
      <w:proofErr w:type="spellStart"/>
      <w:r w:rsidRPr="00584AEA">
        <w:rPr>
          <w:rFonts w:ascii="Arrus" w:hAnsi="Arrus"/>
          <w:sz w:val="22"/>
          <w:szCs w:val="28"/>
          <w:lang w:val="en-GB"/>
        </w:rPr>
        <w:t>Kasabs</w:t>
      </w:r>
      <w:proofErr w:type="spellEnd"/>
      <w:r w:rsidRPr="00584AEA">
        <w:rPr>
          <w:rFonts w:ascii="Arrus" w:hAnsi="Arrus"/>
          <w:sz w:val="22"/>
          <w:szCs w:val="28"/>
          <w:lang w:val="en-GB"/>
        </w:rPr>
        <w:t xml:space="preserve"> are hanged while more than a dozen others are kept alive. Muslims are neither against Capital Punishment nor against these being given to Muslims but if only they are hanged, questions will be raised. They have the right to ask why </w:t>
      </w:r>
      <w:proofErr w:type="spellStart"/>
      <w:r w:rsidRPr="00584AEA">
        <w:rPr>
          <w:rFonts w:ascii="Arrus" w:hAnsi="Arrus"/>
          <w:sz w:val="22"/>
          <w:szCs w:val="28"/>
          <w:lang w:val="en-GB"/>
        </w:rPr>
        <w:t>Owaisis</w:t>
      </w:r>
      <w:proofErr w:type="spellEnd"/>
      <w:r w:rsidRPr="00584AEA">
        <w:rPr>
          <w:rFonts w:ascii="Arrus" w:hAnsi="Arrus"/>
          <w:sz w:val="22"/>
          <w:szCs w:val="28"/>
          <w:lang w:val="en-GB"/>
        </w:rPr>
        <w:t xml:space="preserve"> languor in jails while </w:t>
      </w:r>
      <w:proofErr w:type="spellStart"/>
      <w:r w:rsidRPr="00584AEA">
        <w:rPr>
          <w:rFonts w:ascii="Arrus" w:hAnsi="Arrus"/>
          <w:sz w:val="22"/>
          <w:szCs w:val="28"/>
          <w:lang w:val="en-GB"/>
        </w:rPr>
        <w:t>Togadyas</w:t>
      </w:r>
      <w:proofErr w:type="spellEnd"/>
      <w:r w:rsidRPr="00584AEA">
        <w:rPr>
          <w:rFonts w:ascii="Arrus" w:hAnsi="Arrus"/>
          <w:sz w:val="22"/>
          <w:szCs w:val="28"/>
          <w:lang w:val="en-GB"/>
        </w:rPr>
        <w:t xml:space="preserve"> and Varun Gandhis roam free. If the percentage of Muslim population in prisons is higher, apart from their socioeconomic deprivation, it is also due to the alacrity of police in apprehending them and their inability to bribe policemen and afford quality lawyers. </w:t>
      </w:r>
    </w:p>
    <w:p w14:paraId="268B41B3" w14:textId="77777777" w:rsidR="00270475" w:rsidRPr="00584AEA" w:rsidRDefault="00270475" w:rsidP="00270475">
      <w:pPr>
        <w:ind w:firstLine="720"/>
        <w:jc w:val="both"/>
        <w:rPr>
          <w:rFonts w:ascii="Arrus" w:hAnsi="Arrus"/>
          <w:sz w:val="22"/>
          <w:szCs w:val="28"/>
          <w:shd w:val="clear" w:color="auto" w:fill="FFFFFF"/>
          <w:lang w:val="en-GB"/>
        </w:rPr>
      </w:pPr>
      <w:r w:rsidRPr="00584AEA">
        <w:rPr>
          <w:rFonts w:ascii="Arrus" w:hAnsi="Arrus"/>
          <w:sz w:val="22"/>
          <w:szCs w:val="28"/>
          <w:shd w:val="clear" w:color="auto" w:fill="FFFFFF"/>
          <w:lang w:val="en-GB"/>
        </w:rPr>
        <w:t xml:space="preserve">The revival of POTA in the shape of UAPA and its periodic transformation into a real law of terror and its indiscriminate usage against the community in entrapping and faking cases against Muslim youths, to keep the community in a state of perpetual awe of the system, has further soured the community. In recent months, Muslims are being apprehended on the suspicion of contacts with ISIS. While Muslims of India have no sympathy whatsoever for ISIS </w:t>
      </w:r>
      <w:proofErr w:type="spellStart"/>
      <w:r w:rsidRPr="00584AEA">
        <w:rPr>
          <w:rFonts w:ascii="Arrus" w:hAnsi="Arrus"/>
          <w:sz w:val="22"/>
          <w:szCs w:val="28"/>
          <w:shd w:val="clear" w:color="auto" w:fill="FFFFFF"/>
          <w:lang w:val="en-GB"/>
        </w:rPr>
        <w:t>dspite</w:t>
      </w:r>
      <w:proofErr w:type="spellEnd"/>
      <w:r w:rsidRPr="00584AEA">
        <w:rPr>
          <w:rFonts w:ascii="Arrus" w:hAnsi="Arrus"/>
          <w:sz w:val="22"/>
          <w:szCs w:val="28"/>
          <w:shd w:val="clear" w:color="auto" w:fill="FFFFFF"/>
          <w:lang w:val="en-GB"/>
        </w:rPr>
        <w:t xml:space="preserve"> their anger against Western powers nor they regard it an “Islamic” organisation – there are strong evidences that ISIS is a creation of </w:t>
      </w:r>
      <w:r w:rsidRPr="00584AEA">
        <w:rPr>
          <w:rFonts w:ascii="Arrus" w:hAnsi="Arrus"/>
          <w:sz w:val="22"/>
          <w:szCs w:val="28"/>
          <w:shd w:val="clear" w:color="auto" w:fill="FFFFFF"/>
          <w:lang w:val="en-GB"/>
        </w:rPr>
        <w:lastRenderedPageBreak/>
        <w:t xml:space="preserve">Western powers to defeat Bashar-al Assad Government in Syria, which is widely perceived as anti-Israel – they feel that the threat of ISIS to the country is being overplayed due to sinister motives of Hindutva lobby, which takes pride in sustaining Islamophobia in the country. </w:t>
      </w:r>
    </w:p>
    <w:p w14:paraId="268B41B4" w14:textId="77777777" w:rsidR="00270475" w:rsidRPr="00584AEA" w:rsidRDefault="00270475" w:rsidP="00270475">
      <w:pPr>
        <w:jc w:val="both"/>
        <w:rPr>
          <w:rFonts w:ascii="Arrus" w:hAnsi="Arrus"/>
          <w:sz w:val="22"/>
          <w:szCs w:val="28"/>
          <w:shd w:val="clear" w:color="auto" w:fill="FFFFFF"/>
          <w:lang w:val="en-GB"/>
        </w:rPr>
      </w:pPr>
    </w:p>
    <w:p w14:paraId="268B41B5" w14:textId="77777777" w:rsidR="00270475" w:rsidRPr="00584AEA" w:rsidRDefault="00270475" w:rsidP="00270475">
      <w:pPr>
        <w:ind w:firstLine="720"/>
        <w:jc w:val="both"/>
        <w:rPr>
          <w:rFonts w:ascii="Arrus" w:hAnsi="Arrus"/>
          <w:sz w:val="22"/>
          <w:szCs w:val="28"/>
          <w:shd w:val="clear" w:color="auto" w:fill="FFFFFF"/>
          <w:lang w:val="en-GB"/>
        </w:rPr>
      </w:pPr>
      <w:r w:rsidRPr="00584AEA">
        <w:rPr>
          <w:rFonts w:ascii="Arrus" w:hAnsi="Arrus"/>
          <w:sz w:val="22"/>
          <w:szCs w:val="28"/>
          <w:shd w:val="clear" w:color="auto" w:fill="FFFFFF"/>
          <w:lang w:val="en-GB"/>
        </w:rPr>
        <w:t xml:space="preserve">Compare this with the tardy and sluggish probe and arrest of Hindutva terrorists even where there is no iota of doubt about their involvement (the community believes that almost all cases of terror blamed on the community are the handiwork of the umpteen Hindutva terror outfits which enjoy the support of elements in the Intelligence Bureau (IB), Police and umpteen other agencies created to fight terror). Muslim youth are being arrested with clockwork precision. No sooner one episode dies down than a fresh one is made ready. Despite more than 95 per cent deaths related to terrorism being caused by Hindu terrorists, no Naxalites or </w:t>
      </w:r>
      <w:proofErr w:type="spellStart"/>
      <w:r w:rsidRPr="00584AEA">
        <w:rPr>
          <w:rFonts w:ascii="Arrus" w:hAnsi="Arrus"/>
          <w:sz w:val="22"/>
          <w:szCs w:val="28"/>
          <w:shd w:val="clear" w:color="auto" w:fill="FFFFFF"/>
          <w:lang w:val="en-GB"/>
        </w:rPr>
        <w:t>Ulfa</w:t>
      </w:r>
      <w:proofErr w:type="spellEnd"/>
      <w:r w:rsidRPr="00584AEA">
        <w:rPr>
          <w:rFonts w:ascii="Arrus" w:hAnsi="Arrus"/>
          <w:sz w:val="22"/>
          <w:szCs w:val="28"/>
          <w:shd w:val="clear" w:color="auto" w:fill="FFFFFF"/>
          <w:lang w:val="en-GB"/>
        </w:rPr>
        <w:t xml:space="preserve"> terrorists have been dealt with the same way as they tend to deal the suspected Muslim terrorists. </w:t>
      </w:r>
    </w:p>
    <w:p w14:paraId="268B41B6" w14:textId="77777777" w:rsidR="00270475" w:rsidRPr="00584AEA" w:rsidRDefault="00270475" w:rsidP="00270475">
      <w:pPr>
        <w:ind w:firstLine="720"/>
        <w:jc w:val="both"/>
        <w:rPr>
          <w:rFonts w:ascii="Arrus" w:hAnsi="Arrus"/>
          <w:sz w:val="22"/>
          <w:szCs w:val="28"/>
          <w:shd w:val="clear" w:color="auto" w:fill="FFFFFF"/>
          <w:lang w:val="en-GB"/>
        </w:rPr>
      </w:pPr>
    </w:p>
    <w:p w14:paraId="268B41B7" w14:textId="77777777" w:rsidR="00270475" w:rsidRPr="00584AEA" w:rsidRDefault="00270475" w:rsidP="00270475">
      <w:pPr>
        <w:ind w:firstLine="720"/>
        <w:jc w:val="both"/>
        <w:rPr>
          <w:rFonts w:ascii="Arrus" w:hAnsi="Arrus"/>
          <w:sz w:val="22"/>
          <w:szCs w:val="28"/>
          <w:shd w:val="clear" w:color="auto" w:fill="FFFFFF"/>
          <w:lang w:val="en-GB"/>
        </w:rPr>
      </w:pPr>
      <w:r w:rsidRPr="00584AEA">
        <w:rPr>
          <w:rFonts w:ascii="Arrus" w:hAnsi="Arrus"/>
          <w:sz w:val="22"/>
          <w:szCs w:val="28"/>
          <w:lang w:val="en-GB"/>
        </w:rPr>
        <w:t>Muslims have come up with demands that are genuine, and there is no reason why they should not be accepted without delay. These include:</w:t>
      </w:r>
    </w:p>
    <w:p w14:paraId="268B41B8" w14:textId="77777777" w:rsidR="00270475" w:rsidRPr="00584AEA" w:rsidRDefault="00270475" w:rsidP="00270475">
      <w:pPr>
        <w:jc w:val="both"/>
        <w:rPr>
          <w:rFonts w:ascii="Arrus" w:hAnsi="Arrus"/>
          <w:sz w:val="22"/>
          <w:szCs w:val="28"/>
          <w:shd w:val="clear" w:color="auto" w:fill="FFFFFF"/>
          <w:lang w:val="en-GB"/>
        </w:rPr>
      </w:pPr>
      <w:r w:rsidRPr="00584AEA">
        <w:rPr>
          <w:rFonts w:ascii="Arrus" w:hAnsi="Arrus"/>
          <w:sz w:val="22"/>
          <w:szCs w:val="28"/>
          <w:lang w:val="en-GB"/>
        </w:rPr>
        <w:t xml:space="preserve"> </w:t>
      </w:r>
      <w:r w:rsidRPr="00584AEA">
        <w:rPr>
          <w:rFonts w:ascii="Arrus" w:hAnsi="Arrus"/>
          <w:sz w:val="22"/>
          <w:szCs w:val="28"/>
          <w:lang w:val="en-GB"/>
        </w:rPr>
        <w:br/>
      </w:r>
      <w:r w:rsidRPr="00584AEA">
        <w:rPr>
          <w:rFonts w:ascii="Arrus" w:hAnsi="Arrus"/>
          <w:sz w:val="22"/>
          <w:szCs w:val="28"/>
          <w:shd w:val="clear" w:color="auto" w:fill="FFFFFF"/>
          <w:lang w:val="en-GB"/>
        </w:rPr>
        <w:t xml:space="preserve">1. Set up </w:t>
      </w:r>
      <w:r w:rsidRPr="00584AEA">
        <w:rPr>
          <w:rFonts w:ascii="Arrus" w:hAnsi="Arrus"/>
          <w:b/>
          <w:bCs/>
          <w:sz w:val="22"/>
          <w:szCs w:val="28"/>
          <w:shd w:val="clear" w:color="auto" w:fill="FFFFFF"/>
          <w:lang w:val="en-GB"/>
        </w:rPr>
        <w:t>high-power screening committee</w:t>
      </w:r>
      <w:r w:rsidRPr="00584AEA">
        <w:rPr>
          <w:rFonts w:ascii="Arrus" w:hAnsi="Arrus"/>
          <w:sz w:val="22"/>
          <w:szCs w:val="28"/>
          <w:shd w:val="clear" w:color="auto" w:fill="FFFFFF"/>
          <w:lang w:val="en-GB"/>
        </w:rPr>
        <w:t>(s) to look into all the cases where Muslim youth are languishing, at times blamed for 20-30 blasts, rotting in jails with no hope of a future.</w:t>
      </w:r>
      <w:r w:rsidRPr="00584AEA">
        <w:rPr>
          <w:rFonts w:ascii="Arrus" w:hAnsi="Arrus"/>
          <w:sz w:val="22"/>
          <w:szCs w:val="28"/>
          <w:lang w:val="en-GB"/>
        </w:rPr>
        <w:br/>
      </w:r>
      <w:r w:rsidRPr="00584AEA">
        <w:rPr>
          <w:rFonts w:ascii="Arrus" w:hAnsi="Arrus"/>
          <w:sz w:val="22"/>
          <w:szCs w:val="28"/>
          <w:shd w:val="clear" w:color="auto" w:fill="FFFFFF"/>
          <w:lang w:val="en-GB"/>
        </w:rPr>
        <w:t xml:space="preserve">2. Set up </w:t>
      </w:r>
      <w:r w:rsidRPr="00584AEA">
        <w:rPr>
          <w:rFonts w:ascii="Arrus" w:hAnsi="Arrus"/>
          <w:b/>
          <w:bCs/>
          <w:sz w:val="22"/>
          <w:szCs w:val="28"/>
          <w:shd w:val="clear" w:color="auto" w:fill="FFFFFF"/>
          <w:lang w:val="en-GB"/>
        </w:rPr>
        <w:t>fast track courts</w:t>
      </w:r>
      <w:r w:rsidRPr="00584AEA">
        <w:rPr>
          <w:rFonts w:ascii="Arrus" w:hAnsi="Arrus"/>
          <w:sz w:val="22"/>
          <w:szCs w:val="28"/>
          <w:shd w:val="clear" w:color="auto" w:fill="FFFFFF"/>
          <w:lang w:val="en-GB"/>
        </w:rPr>
        <w:t xml:space="preserve"> for those where the screening committee(s) believe that there is substance in the charges.</w:t>
      </w:r>
    </w:p>
    <w:p w14:paraId="268B41B9" w14:textId="77777777" w:rsidR="00270475" w:rsidRPr="00584AEA" w:rsidRDefault="00270475" w:rsidP="00270475">
      <w:pPr>
        <w:jc w:val="both"/>
        <w:rPr>
          <w:rFonts w:ascii="Arrus" w:hAnsi="Arrus"/>
          <w:sz w:val="22"/>
          <w:szCs w:val="28"/>
          <w:shd w:val="clear" w:color="auto" w:fill="FFFFFF"/>
          <w:lang w:val="en-GB"/>
        </w:rPr>
      </w:pPr>
      <w:r w:rsidRPr="00584AEA">
        <w:rPr>
          <w:rFonts w:ascii="Arrus" w:hAnsi="Arrus"/>
          <w:sz w:val="22"/>
          <w:szCs w:val="28"/>
          <w:shd w:val="clear" w:color="auto" w:fill="FFFFFF"/>
          <w:lang w:val="en-GB"/>
        </w:rPr>
        <w:t>3. Umpteen cases filed against one person should be collected and tried by a single fast track court and where a number of cases are proved false, others should be quashed as a matter of policy;</w:t>
      </w:r>
    </w:p>
    <w:p w14:paraId="268B41BA" w14:textId="77777777" w:rsidR="00270475" w:rsidRPr="00584AEA" w:rsidRDefault="00270475" w:rsidP="00270475">
      <w:pPr>
        <w:jc w:val="both"/>
        <w:rPr>
          <w:rFonts w:ascii="Arrus" w:hAnsi="Arrus"/>
          <w:sz w:val="22"/>
          <w:szCs w:val="28"/>
          <w:shd w:val="clear" w:color="auto" w:fill="FFFFFF"/>
          <w:lang w:val="en-GB"/>
        </w:rPr>
      </w:pPr>
      <w:r w:rsidRPr="00584AEA">
        <w:rPr>
          <w:rFonts w:ascii="Arrus" w:hAnsi="Arrus"/>
          <w:sz w:val="22"/>
          <w:szCs w:val="28"/>
          <w:shd w:val="clear" w:color="auto" w:fill="FFFFFF"/>
          <w:lang w:val="en-GB"/>
        </w:rPr>
        <w:t>4</w:t>
      </w:r>
      <w:r w:rsidRPr="00584AEA">
        <w:rPr>
          <w:rFonts w:ascii="Arrus" w:hAnsi="Arrus"/>
          <w:b/>
          <w:bCs/>
          <w:sz w:val="22"/>
          <w:szCs w:val="28"/>
          <w:shd w:val="clear" w:color="auto" w:fill="FFFFFF"/>
          <w:lang w:val="en-GB"/>
        </w:rPr>
        <w:t>. Punishment of the Police, Intelligence and other agencies’ personnel</w:t>
      </w:r>
      <w:r w:rsidRPr="00584AEA">
        <w:rPr>
          <w:rFonts w:ascii="Arrus" w:hAnsi="Arrus"/>
          <w:sz w:val="22"/>
          <w:szCs w:val="28"/>
          <w:shd w:val="clear" w:color="auto" w:fill="FFFFFF"/>
          <w:lang w:val="en-GB"/>
        </w:rPr>
        <w:t xml:space="preserve"> who framed and fabricated cases, as only this can stop this drama of the absurd.</w:t>
      </w:r>
    </w:p>
    <w:p w14:paraId="268B41BB" w14:textId="77777777" w:rsidR="00270475" w:rsidRPr="00584AEA" w:rsidRDefault="00270475" w:rsidP="00270475">
      <w:pPr>
        <w:jc w:val="both"/>
        <w:rPr>
          <w:rFonts w:ascii="Arrus" w:hAnsi="Arrus"/>
          <w:sz w:val="22"/>
          <w:szCs w:val="28"/>
          <w:shd w:val="clear" w:color="auto" w:fill="FFFFFF"/>
          <w:lang w:val="en-GB"/>
        </w:rPr>
      </w:pPr>
      <w:r w:rsidRPr="00584AEA">
        <w:rPr>
          <w:rFonts w:ascii="Arrus" w:hAnsi="Arrus"/>
          <w:sz w:val="22"/>
          <w:szCs w:val="28"/>
          <w:shd w:val="clear" w:color="auto" w:fill="FFFFFF"/>
          <w:lang w:val="en-GB"/>
        </w:rPr>
        <w:t xml:space="preserve">5. </w:t>
      </w:r>
      <w:r w:rsidRPr="00584AEA">
        <w:rPr>
          <w:rFonts w:ascii="Arrus" w:hAnsi="Arrus"/>
          <w:b/>
          <w:bCs/>
          <w:sz w:val="22"/>
          <w:szCs w:val="28"/>
          <w:shd w:val="clear" w:color="auto" w:fill="FFFFFF"/>
          <w:lang w:val="en-GB"/>
        </w:rPr>
        <w:t>Adequate compensation to all terror-accused</w:t>
      </w:r>
      <w:r w:rsidRPr="00584AEA">
        <w:rPr>
          <w:rFonts w:ascii="Arrus" w:hAnsi="Arrus"/>
          <w:sz w:val="22"/>
          <w:szCs w:val="28"/>
          <w:shd w:val="clear" w:color="auto" w:fill="FFFFFF"/>
          <w:lang w:val="en-GB"/>
        </w:rPr>
        <w:t xml:space="preserve"> set free by courts in the past or in future.</w:t>
      </w:r>
    </w:p>
    <w:p w14:paraId="268B41BC" w14:textId="77777777" w:rsidR="00270475" w:rsidRPr="00584AEA" w:rsidRDefault="00270475" w:rsidP="00270475">
      <w:pPr>
        <w:jc w:val="both"/>
        <w:rPr>
          <w:rFonts w:ascii="Arrus" w:hAnsi="Arrus"/>
          <w:sz w:val="22"/>
          <w:szCs w:val="28"/>
          <w:shd w:val="clear" w:color="auto" w:fill="FFFFFF"/>
          <w:lang w:val="en-GB"/>
        </w:rPr>
      </w:pPr>
      <w:r w:rsidRPr="00584AEA">
        <w:rPr>
          <w:rFonts w:ascii="Arrus" w:hAnsi="Arrus"/>
          <w:sz w:val="22"/>
          <w:szCs w:val="28"/>
          <w:shd w:val="clear" w:color="auto" w:fill="FFFFFF"/>
          <w:lang w:val="en-GB"/>
        </w:rPr>
        <w:t>6. It is also quite necessary that the government examine the amendments made to UAPA which give arbitrary powers to the police and make necessary changes in the law to punish delinquent police personnel who misuse the provisions.</w:t>
      </w:r>
    </w:p>
    <w:p w14:paraId="268B41BD" w14:textId="77777777" w:rsidR="00270475" w:rsidRPr="00584AEA" w:rsidRDefault="00270475" w:rsidP="00270475">
      <w:pPr>
        <w:widowControl/>
        <w:shd w:val="clear" w:color="auto" w:fill="FFFFFF"/>
        <w:autoSpaceDE/>
        <w:autoSpaceDN/>
        <w:adjustRightInd/>
        <w:ind w:right="240"/>
        <w:jc w:val="both"/>
        <w:textAlignment w:val="baseline"/>
        <w:rPr>
          <w:rFonts w:ascii="Arrus" w:hAnsi="Arrus"/>
          <w:b/>
          <w:bCs/>
          <w:sz w:val="22"/>
          <w:szCs w:val="28"/>
          <w:lang w:val="en-GB"/>
        </w:rPr>
      </w:pPr>
    </w:p>
    <w:p w14:paraId="268B41BE" w14:textId="77777777" w:rsidR="00270475" w:rsidRPr="00584AEA" w:rsidRDefault="00270475" w:rsidP="00270475">
      <w:pPr>
        <w:widowControl/>
        <w:shd w:val="clear" w:color="auto" w:fill="FFFFFF"/>
        <w:autoSpaceDE/>
        <w:autoSpaceDN/>
        <w:adjustRightInd/>
        <w:ind w:right="240"/>
        <w:jc w:val="both"/>
        <w:textAlignment w:val="baseline"/>
        <w:rPr>
          <w:rFonts w:ascii="Arrus" w:hAnsi="Arrus"/>
          <w:sz w:val="22"/>
          <w:szCs w:val="28"/>
          <w:lang w:val="en-GB"/>
        </w:rPr>
      </w:pPr>
      <w:r w:rsidRPr="00584AEA">
        <w:rPr>
          <w:rFonts w:ascii="Arrus" w:hAnsi="Arrus"/>
          <w:b/>
          <w:bCs/>
          <w:sz w:val="22"/>
          <w:szCs w:val="28"/>
          <w:lang w:val="en-GB"/>
        </w:rPr>
        <w:t>BRIEF NOTE ON THE SCHEME OF</w:t>
      </w:r>
      <w:r w:rsidRPr="00584AEA">
        <w:rPr>
          <w:rFonts w:ascii="Arrus" w:hAnsi="Arrus"/>
          <w:sz w:val="22"/>
          <w:szCs w:val="28"/>
          <w:lang w:val="en-GB"/>
        </w:rPr>
        <w:t xml:space="preserve">  </w:t>
      </w:r>
      <w:r w:rsidRPr="00584AEA">
        <w:rPr>
          <w:rFonts w:ascii="Arrus" w:hAnsi="Arrus"/>
          <w:b/>
          <w:bCs/>
          <w:sz w:val="22"/>
          <w:szCs w:val="28"/>
          <w:lang w:val="en-GB"/>
        </w:rPr>
        <w:t>‘FAST TRACK COURTS’</w:t>
      </w:r>
      <w:r w:rsidRPr="00584AEA">
        <w:rPr>
          <w:rFonts w:ascii="Arrus" w:hAnsi="Arrus"/>
          <w:sz w:val="22"/>
          <w:szCs w:val="28"/>
          <w:lang w:val="en-GB"/>
        </w:rPr>
        <w:t> </w:t>
      </w:r>
    </w:p>
    <w:p w14:paraId="268B41BF" w14:textId="77777777" w:rsidR="00270475" w:rsidRPr="00584AEA" w:rsidRDefault="00270475" w:rsidP="00270475">
      <w:pPr>
        <w:widowControl/>
        <w:shd w:val="clear" w:color="auto" w:fill="FFFFFF"/>
        <w:autoSpaceDE/>
        <w:autoSpaceDN/>
        <w:adjustRightInd/>
        <w:ind w:right="240"/>
        <w:jc w:val="both"/>
        <w:textAlignment w:val="baseline"/>
        <w:rPr>
          <w:rFonts w:ascii="Arrus" w:hAnsi="Arrus"/>
          <w:b/>
          <w:bCs/>
          <w:sz w:val="22"/>
          <w:szCs w:val="28"/>
          <w:lang w:val="en-GB"/>
        </w:rPr>
      </w:pPr>
    </w:p>
    <w:p w14:paraId="268B41C0" w14:textId="77777777" w:rsidR="00270475" w:rsidRPr="00584AEA" w:rsidRDefault="00270475" w:rsidP="00270475">
      <w:pPr>
        <w:widowControl/>
        <w:shd w:val="clear" w:color="auto" w:fill="FFFFFF"/>
        <w:autoSpaceDE/>
        <w:autoSpaceDN/>
        <w:adjustRightInd/>
        <w:ind w:right="240" w:firstLine="720"/>
        <w:jc w:val="both"/>
        <w:textAlignment w:val="baseline"/>
        <w:rPr>
          <w:rFonts w:ascii="Arrus" w:hAnsi="Arrus"/>
          <w:b/>
          <w:bCs/>
          <w:sz w:val="22"/>
          <w:szCs w:val="28"/>
          <w:lang w:val="en-GB"/>
        </w:rPr>
      </w:pPr>
      <w:r w:rsidRPr="00584AEA">
        <w:rPr>
          <w:rFonts w:ascii="Arrus" w:hAnsi="Arrus"/>
          <w:b/>
          <w:bCs/>
          <w:sz w:val="22"/>
          <w:szCs w:val="28"/>
          <w:lang w:val="en-GB"/>
        </w:rPr>
        <w:lastRenderedPageBreak/>
        <w:t>Fast track courts have been in the news lately in the wake of Delhi gangrape case and also in relation with the demand by Muslim groups to use fast track courts to decide the fate of Muslims languishing in Jails.  Here is a brief note about Fast Track Court that appears on the website of Ministry of Law:</w:t>
      </w:r>
    </w:p>
    <w:p w14:paraId="268B41C1" w14:textId="77777777" w:rsidR="00270475" w:rsidRPr="00584AEA" w:rsidRDefault="00270475" w:rsidP="00270475">
      <w:pPr>
        <w:widowControl/>
        <w:shd w:val="clear" w:color="auto" w:fill="FFFFFF"/>
        <w:autoSpaceDE/>
        <w:autoSpaceDN/>
        <w:adjustRightInd/>
        <w:ind w:right="240"/>
        <w:jc w:val="both"/>
        <w:textAlignment w:val="baseline"/>
        <w:rPr>
          <w:rFonts w:ascii="Arrus" w:hAnsi="Arrus"/>
          <w:b/>
          <w:bCs/>
          <w:sz w:val="22"/>
          <w:szCs w:val="28"/>
          <w:lang w:val="en-GB"/>
        </w:rPr>
      </w:pPr>
    </w:p>
    <w:p w14:paraId="268B41C2" w14:textId="77777777" w:rsidR="00270475" w:rsidRPr="00584AEA" w:rsidRDefault="00270475" w:rsidP="00270475">
      <w:pPr>
        <w:widowControl/>
        <w:shd w:val="clear" w:color="auto" w:fill="FFFFFF"/>
        <w:autoSpaceDE/>
        <w:autoSpaceDN/>
        <w:adjustRightInd/>
        <w:ind w:right="240" w:firstLine="720"/>
        <w:jc w:val="both"/>
        <w:textAlignment w:val="baseline"/>
        <w:rPr>
          <w:rFonts w:ascii="Arrus" w:hAnsi="Arrus"/>
          <w:sz w:val="22"/>
          <w:szCs w:val="28"/>
          <w:lang w:val="en-GB"/>
        </w:rPr>
      </w:pPr>
      <w:r w:rsidRPr="00584AEA">
        <w:rPr>
          <w:rFonts w:ascii="Arrus" w:hAnsi="Arrus"/>
          <w:sz w:val="22"/>
          <w:szCs w:val="28"/>
          <w:lang w:val="en-GB"/>
        </w:rPr>
        <w:t>The Eleventh Finance Commission recommended a scheme for creation of 1734 Fast Track Courts (FTCs) in the country for disposal of long pending Sessions and other cases. The Ministry of Finance sanctioned an amount of Rs. 502.90 crores as “special problem and upgradation grant” for judicial administration. The scheme was for a period of 5 years. The Finance Commission Division (FCD), Ministry of Finance released funds directly to the state Governments under the scheme of Fast Track Courts. It is the primary responsibility of the State Governments to establish these courts in consultation with the concerned High Courts.</w:t>
      </w:r>
    </w:p>
    <w:p w14:paraId="268B41C3" w14:textId="77777777" w:rsidR="00270475" w:rsidRPr="00584AEA" w:rsidRDefault="00270475" w:rsidP="00270475">
      <w:pPr>
        <w:widowControl/>
        <w:shd w:val="clear" w:color="auto" w:fill="FFFFFF"/>
        <w:autoSpaceDE/>
        <w:autoSpaceDN/>
        <w:adjustRightInd/>
        <w:ind w:right="240"/>
        <w:jc w:val="both"/>
        <w:textAlignment w:val="baseline"/>
        <w:rPr>
          <w:rFonts w:ascii="Arrus" w:hAnsi="Arrus"/>
          <w:sz w:val="22"/>
          <w:szCs w:val="28"/>
          <w:lang w:val="en-GB"/>
        </w:rPr>
      </w:pPr>
      <w:r w:rsidRPr="00584AEA">
        <w:rPr>
          <w:rFonts w:ascii="Arrus" w:hAnsi="Arrus"/>
          <w:sz w:val="22"/>
          <w:szCs w:val="28"/>
          <w:lang w:val="en-GB"/>
        </w:rPr>
        <w:t> </w:t>
      </w:r>
    </w:p>
    <w:p w14:paraId="268B41C4" w14:textId="77777777" w:rsidR="00270475" w:rsidRPr="00584AEA" w:rsidRDefault="00270475" w:rsidP="006F4670">
      <w:pPr>
        <w:widowControl/>
        <w:numPr>
          <w:ilvl w:val="0"/>
          <w:numId w:val="120"/>
        </w:numPr>
        <w:shd w:val="clear" w:color="auto" w:fill="FFFFFF"/>
        <w:autoSpaceDE/>
        <w:autoSpaceDN/>
        <w:adjustRightInd/>
        <w:ind w:left="0" w:right="240" w:firstLine="0"/>
        <w:jc w:val="both"/>
        <w:textAlignment w:val="baseline"/>
        <w:rPr>
          <w:rFonts w:ascii="Arrus" w:hAnsi="Arrus"/>
          <w:sz w:val="22"/>
          <w:szCs w:val="28"/>
          <w:lang w:val="en-GB"/>
        </w:rPr>
      </w:pPr>
      <w:r w:rsidRPr="00584AEA">
        <w:rPr>
          <w:rFonts w:ascii="Arrus" w:hAnsi="Arrus"/>
          <w:sz w:val="22"/>
          <w:szCs w:val="28"/>
          <w:lang w:val="en-GB"/>
        </w:rPr>
        <w:t>The FTCs were established to expeditiously dispose of long pending cases in the Sessions Courts and long pending cases of undertrial prisoners.</w:t>
      </w:r>
    </w:p>
    <w:p w14:paraId="268B41C5" w14:textId="77777777" w:rsidR="00270475" w:rsidRPr="00584AEA" w:rsidRDefault="00270475" w:rsidP="00270475">
      <w:pPr>
        <w:widowControl/>
        <w:shd w:val="clear" w:color="auto" w:fill="FFFFFF"/>
        <w:autoSpaceDE/>
        <w:autoSpaceDN/>
        <w:adjustRightInd/>
        <w:ind w:right="240"/>
        <w:jc w:val="both"/>
        <w:textAlignment w:val="baseline"/>
        <w:rPr>
          <w:rFonts w:ascii="Arrus" w:hAnsi="Arrus"/>
          <w:sz w:val="22"/>
          <w:szCs w:val="28"/>
          <w:lang w:val="en-GB"/>
        </w:rPr>
      </w:pPr>
      <w:r w:rsidRPr="00584AEA">
        <w:rPr>
          <w:rFonts w:ascii="Arrus" w:hAnsi="Arrus"/>
          <w:sz w:val="22"/>
          <w:szCs w:val="28"/>
          <w:lang w:val="en-GB"/>
        </w:rPr>
        <w:t> </w:t>
      </w:r>
    </w:p>
    <w:p w14:paraId="268B41C6" w14:textId="77777777" w:rsidR="00270475" w:rsidRPr="00584AEA" w:rsidRDefault="00270475" w:rsidP="006F4670">
      <w:pPr>
        <w:widowControl/>
        <w:numPr>
          <w:ilvl w:val="0"/>
          <w:numId w:val="120"/>
        </w:numPr>
        <w:shd w:val="clear" w:color="auto" w:fill="FFFFFF"/>
        <w:autoSpaceDE/>
        <w:autoSpaceDN/>
        <w:adjustRightInd/>
        <w:ind w:left="0" w:right="240" w:firstLine="0"/>
        <w:jc w:val="both"/>
        <w:textAlignment w:val="baseline"/>
        <w:rPr>
          <w:rFonts w:ascii="Arrus" w:hAnsi="Arrus"/>
          <w:sz w:val="22"/>
          <w:szCs w:val="28"/>
          <w:lang w:val="en-GB"/>
        </w:rPr>
      </w:pPr>
      <w:r w:rsidRPr="00584AEA">
        <w:rPr>
          <w:rFonts w:ascii="Arrus" w:hAnsi="Arrus"/>
          <w:sz w:val="22"/>
          <w:szCs w:val="28"/>
          <w:lang w:val="en-GB"/>
        </w:rPr>
        <w:t>The term of scheme on the Fast Track Courts which were recommended by the Eleventh Finance Commission ended on 31st march, 2005. The Supreme Court, which is monitoring the functioning of Fast Track Courts through the case of Brij Mohan Lal Vs UOI &amp; Ors observed that the scheme of Fast Track Courts should not be disbanded all of a sudden and in its order dated 31st march, 2005, directed the Union of India to continue the Fast Track Courts.</w:t>
      </w:r>
    </w:p>
    <w:p w14:paraId="268B41C7" w14:textId="77777777" w:rsidR="00270475" w:rsidRPr="00584AEA" w:rsidRDefault="00270475" w:rsidP="00270475">
      <w:pPr>
        <w:widowControl/>
        <w:shd w:val="clear" w:color="auto" w:fill="FFFFFF"/>
        <w:autoSpaceDE/>
        <w:autoSpaceDN/>
        <w:adjustRightInd/>
        <w:ind w:right="240"/>
        <w:jc w:val="both"/>
        <w:textAlignment w:val="baseline"/>
        <w:rPr>
          <w:rFonts w:ascii="Arrus" w:hAnsi="Arrus"/>
          <w:sz w:val="22"/>
          <w:szCs w:val="28"/>
          <w:lang w:val="en-GB"/>
        </w:rPr>
      </w:pPr>
      <w:r w:rsidRPr="00584AEA">
        <w:rPr>
          <w:rFonts w:ascii="Arrus" w:hAnsi="Arrus"/>
          <w:sz w:val="22"/>
          <w:szCs w:val="28"/>
          <w:lang w:val="en-GB"/>
        </w:rPr>
        <w:t> </w:t>
      </w:r>
    </w:p>
    <w:p w14:paraId="268B41C8" w14:textId="77777777" w:rsidR="00270475" w:rsidRPr="00584AEA" w:rsidRDefault="00270475" w:rsidP="006F4670">
      <w:pPr>
        <w:widowControl/>
        <w:numPr>
          <w:ilvl w:val="0"/>
          <w:numId w:val="120"/>
        </w:numPr>
        <w:shd w:val="clear" w:color="auto" w:fill="FFFFFF"/>
        <w:autoSpaceDE/>
        <w:autoSpaceDN/>
        <w:adjustRightInd/>
        <w:ind w:left="0" w:right="240" w:firstLine="0"/>
        <w:jc w:val="both"/>
        <w:textAlignment w:val="baseline"/>
        <w:rPr>
          <w:rFonts w:ascii="Arrus" w:hAnsi="Arrus"/>
          <w:sz w:val="22"/>
          <w:szCs w:val="28"/>
          <w:lang w:val="en-GB"/>
        </w:rPr>
      </w:pPr>
      <w:r w:rsidRPr="00584AEA">
        <w:rPr>
          <w:rFonts w:ascii="Arrus" w:hAnsi="Arrus"/>
          <w:sz w:val="22"/>
          <w:szCs w:val="28"/>
          <w:lang w:val="en-GB"/>
        </w:rPr>
        <w:t>The Government accorded its approval for the continuation of 1562 Fast Track Courts that were operational as on 31.3.2005 for a further period of 5 years i.e. up to 31st March, 2010 with a provision of Rs. 509 crores. The Department of Justice is monitoring the scheme.</w:t>
      </w:r>
    </w:p>
    <w:p w14:paraId="268B41C9" w14:textId="77777777" w:rsidR="00270475" w:rsidRPr="00584AEA" w:rsidRDefault="00270475" w:rsidP="00270475">
      <w:pPr>
        <w:widowControl/>
        <w:shd w:val="clear" w:color="auto" w:fill="FFFFFF"/>
        <w:autoSpaceDE/>
        <w:autoSpaceDN/>
        <w:adjustRightInd/>
        <w:ind w:right="240"/>
        <w:jc w:val="both"/>
        <w:textAlignment w:val="baseline"/>
        <w:rPr>
          <w:rFonts w:ascii="Arrus" w:hAnsi="Arrus"/>
          <w:sz w:val="22"/>
          <w:szCs w:val="28"/>
          <w:lang w:val="en-GB"/>
        </w:rPr>
      </w:pPr>
      <w:r w:rsidRPr="00584AEA">
        <w:rPr>
          <w:rFonts w:ascii="Arrus" w:hAnsi="Arrus"/>
          <w:sz w:val="22"/>
          <w:szCs w:val="28"/>
          <w:lang w:val="en-GB"/>
        </w:rPr>
        <w:t> </w:t>
      </w:r>
    </w:p>
    <w:p w14:paraId="268B41CA" w14:textId="77777777" w:rsidR="00270475" w:rsidRPr="00584AEA" w:rsidRDefault="00270475" w:rsidP="006F4670">
      <w:pPr>
        <w:widowControl/>
        <w:numPr>
          <w:ilvl w:val="0"/>
          <w:numId w:val="120"/>
        </w:numPr>
        <w:shd w:val="clear" w:color="auto" w:fill="FFFFFF"/>
        <w:autoSpaceDE/>
        <w:autoSpaceDN/>
        <w:adjustRightInd/>
        <w:ind w:left="0" w:right="240" w:firstLine="0"/>
        <w:jc w:val="both"/>
        <w:textAlignment w:val="baseline"/>
        <w:rPr>
          <w:rFonts w:ascii="Arrus" w:hAnsi="Arrus"/>
          <w:sz w:val="22"/>
          <w:szCs w:val="28"/>
          <w:lang w:val="en-GB"/>
        </w:rPr>
      </w:pPr>
      <w:r w:rsidRPr="00584AEA">
        <w:rPr>
          <w:rFonts w:ascii="Arrus" w:hAnsi="Arrus"/>
          <w:sz w:val="22"/>
          <w:szCs w:val="28"/>
          <w:lang w:val="en-GB"/>
        </w:rPr>
        <w:t>The Central assistance under the above said scheme is limited to an approved norm i.e. Rs. 4.80 lakh per court per annum (recurring) and Rs. 8.60 lakh (non-recurring). Any expenditure incurred by the State in excess as recurring and /or non-recurring expenditure would have to be borne by the State Government.</w:t>
      </w:r>
    </w:p>
    <w:p w14:paraId="268B41CB" w14:textId="77777777" w:rsidR="00270475" w:rsidRPr="00584AEA" w:rsidRDefault="00270475" w:rsidP="00270475">
      <w:pPr>
        <w:widowControl/>
        <w:shd w:val="clear" w:color="auto" w:fill="FFFFFF"/>
        <w:autoSpaceDE/>
        <w:autoSpaceDN/>
        <w:adjustRightInd/>
        <w:ind w:right="240"/>
        <w:jc w:val="both"/>
        <w:textAlignment w:val="baseline"/>
        <w:rPr>
          <w:rFonts w:ascii="Arrus" w:hAnsi="Arrus"/>
          <w:sz w:val="22"/>
          <w:szCs w:val="28"/>
          <w:lang w:val="en-GB"/>
        </w:rPr>
      </w:pPr>
      <w:r w:rsidRPr="00584AEA">
        <w:rPr>
          <w:rFonts w:ascii="Arrus" w:hAnsi="Arrus"/>
          <w:sz w:val="22"/>
          <w:szCs w:val="28"/>
          <w:lang w:val="en-GB"/>
        </w:rPr>
        <w:t> </w:t>
      </w:r>
    </w:p>
    <w:p w14:paraId="268B41CC" w14:textId="77777777" w:rsidR="00270475" w:rsidRPr="00584AEA" w:rsidRDefault="00270475" w:rsidP="006F4670">
      <w:pPr>
        <w:widowControl/>
        <w:numPr>
          <w:ilvl w:val="0"/>
          <w:numId w:val="120"/>
        </w:numPr>
        <w:shd w:val="clear" w:color="auto" w:fill="FFFFFF"/>
        <w:autoSpaceDE/>
        <w:autoSpaceDN/>
        <w:adjustRightInd/>
        <w:ind w:left="0" w:right="240" w:firstLine="0"/>
        <w:jc w:val="both"/>
        <w:textAlignment w:val="baseline"/>
        <w:rPr>
          <w:rFonts w:ascii="Arrus" w:hAnsi="Arrus"/>
          <w:sz w:val="22"/>
          <w:szCs w:val="28"/>
          <w:lang w:val="en-GB"/>
        </w:rPr>
      </w:pPr>
      <w:r w:rsidRPr="00584AEA">
        <w:rPr>
          <w:rFonts w:ascii="Arrus" w:hAnsi="Arrus"/>
          <w:sz w:val="22"/>
          <w:szCs w:val="28"/>
          <w:lang w:val="en-GB"/>
        </w:rPr>
        <w:lastRenderedPageBreak/>
        <w:t>Year-wise funds released by Department of Justice is indicated below:</w:t>
      </w:r>
    </w:p>
    <w:tbl>
      <w:tblPr>
        <w:tblW w:w="5000" w:type="pct"/>
        <w:tblInd w:w="720" w:type="dxa"/>
        <w:tblBorders>
          <w:top w:val="single" w:sz="6" w:space="0" w:color="000000"/>
          <w:left w:val="single" w:sz="6" w:space="0" w:color="000000"/>
          <w:bottom w:val="single" w:sz="6" w:space="0" w:color="000000"/>
          <w:right w:val="single" w:sz="6" w:space="0" w:color="000000"/>
        </w:tblBorders>
        <w:tblCellMar>
          <w:top w:w="60" w:type="dxa"/>
          <w:left w:w="120" w:type="dxa"/>
          <w:bottom w:w="60" w:type="dxa"/>
          <w:right w:w="120" w:type="dxa"/>
        </w:tblCellMar>
        <w:tblLook w:val="0000" w:firstRow="0" w:lastRow="0" w:firstColumn="0" w:lastColumn="0" w:noHBand="0" w:noVBand="0"/>
      </w:tblPr>
      <w:tblGrid>
        <w:gridCol w:w="1004"/>
        <w:gridCol w:w="6166"/>
      </w:tblGrid>
      <w:tr w:rsidR="00270475" w:rsidRPr="00584AEA" w14:paraId="268B41CF" w14:textId="77777777" w:rsidTr="00096A24">
        <w:tc>
          <w:tcPr>
            <w:tcW w:w="700" w:type="pct"/>
            <w:tcBorders>
              <w:top w:val="single" w:sz="6" w:space="0" w:color="000000"/>
              <w:bottom w:val="single" w:sz="6" w:space="0" w:color="000000"/>
              <w:right w:val="single" w:sz="6" w:space="0" w:color="000000"/>
            </w:tcBorders>
            <w:shd w:val="clear" w:color="auto" w:fill="3A7EAC"/>
            <w:tcMar>
              <w:top w:w="45" w:type="dxa"/>
              <w:left w:w="75" w:type="dxa"/>
              <w:bottom w:w="45" w:type="dxa"/>
              <w:right w:w="75" w:type="dxa"/>
            </w:tcMar>
            <w:vAlign w:val="center"/>
          </w:tcPr>
          <w:p w14:paraId="268B41CD" w14:textId="77777777" w:rsidR="00270475" w:rsidRPr="00584AEA" w:rsidRDefault="00270475" w:rsidP="00096A24">
            <w:pPr>
              <w:widowControl/>
              <w:autoSpaceDE/>
              <w:autoSpaceDN/>
              <w:adjustRightInd/>
              <w:jc w:val="both"/>
              <w:rPr>
                <w:rFonts w:ascii="Arrus" w:hAnsi="Arrus"/>
                <w:b/>
                <w:bCs/>
                <w:szCs w:val="28"/>
                <w:lang w:val="en-GB"/>
              </w:rPr>
            </w:pPr>
            <w:r w:rsidRPr="00584AEA">
              <w:rPr>
                <w:rFonts w:ascii="Arrus" w:hAnsi="Arrus"/>
                <w:b/>
                <w:bCs/>
                <w:sz w:val="22"/>
                <w:szCs w:val="28"/>
                <w:lang w:val="en-GB"/>
              </w:rPr>
              <w:t>Year</w:t>
            </w:r>
          </w:p>
        </w:tc>
        <w:tc>
          <w:tcPr>
            <w:tcW w:w="4300" w:type="pct"/>
            <w:tcBorders>
              <w:top w:val="single" w:sz="6" w:space="0" w:color="000000"/>
              <w:left w:val="single" w:sz="6" w:space="0" w:color="000000"/>
              <w:bottom w:val="single" w:sz="6" w:space="0" w:color="000000"/>
            </w:tcBorders>
            <w:shd w:val="clear" w:color="auto" w:fill="3A7EAC"/>
            <w:tcMar>
              <w:top w:w="45" w:type="dxa"/>
              <w:left w:w="75" w:type="dxa"/>
              <w:bottom w:w="45" w:type="dxa"/>
              <w:right w:w="75" w:type="dxa"/>
            </w:tcMar>
            <w:vAlign w:val="center"/>
          </w:tcPr>
          <w:p w14:paraId="268B41CE" w14:textId="77777777" w:rsidR="00270475" w:rsidRPr="00584AEA" w:rsidRDefault="00270475" w:rsidP="00096A24">
            <w:pPr>
              <w:widowControl/>
              <w:autoSpaceDE/>
              <w:autoSpaceDN/>
              <w:adjustRightInd/>
              <w:jc w:val="both"/>
              <w:rPr>
                <w:rFonts w:ascii="Arrus" w:hAnsi="Arrus"/>
                <w:b/>
                <w:bCs/>
                <w:szCs w:val="28"/>
                <w:lang w:val="en-GB"/>
              </w:rPr>
            </w:pPr>
            <w:r w:rsidRPr="00584AEA">
              <w:rPr>
                <w:rFonts w:ascii="Arrus" w:hAnsi="Arrus"/>
                <w:b/>
                <w:bCs/>
                <w:sz w:val="22"/>
                <w:szCs w:val="28"/>
                <w:lang w:val="en-GB"/>
              </w:rPr>
              <w:t>Grant released</w:t>
            </w:r>
          </w:p>
        </w:tc>
      </w:tr>
      <w:tr w:rsidR="00270475" w:rsidRPr="00584AEA" w14:paraId="268B41D2" w14:textId="77777777" w:rsidTr="00096A24">
        <w:tc>
          <w:tcPr>
            <w:tcW w:w="0" w:type="auto"/>
            <w:tcBorders>
              <w:top w:val="single" w:sz="6" w:space="0" w:color="000000"/>
              <w:bottom w:val="single" w:sz="6" w:space="0" w:color="000000"/>
              <w:right w:val="single" w:sz="6" w:space="0" w:color="000000"/>
            </w:tcBorders>
            <w:shd w:val="clear" w:color="auto" w:fill="FFFFFF"/>
            <w:tcMar>
              <w:top w:w="45" w:type="dxa"/>
              <w:left w:w="75" w:type="dxa"/>
              <w:bottom w:w="0" w:type="dxa"/>
              <w:right w:w="0" w:type="dxa"/>
            </w:tcMar>
            <w:vAlign w:val="center"/>
          </w:tcPr>
          <w:p w14:paraId="268B41D0" w14:textId="77777777" w:rsidR="00270475" w:rsidRPr="00584AEA" w:rsidRDefault="00270475" w:rsidP="00096A24">
            <w:pPr>
              <w:widowControl/>
              <w:autoSpaceDE/>
              <w:autoSpaceDN/>
              <w:adjustRightInd/>
              <w:jc w:val="both"/>
              <w:rPr>
                <w:rFonts w:ascii="Arrus" w:hAnsi="Arrus"/>
                <w:szCs w:val="28"/>
                <w:lang w:val="en-GB"/>
              </w:rPr>
            </w:pPr>
            <w:r w:rsidRPr="00584AEA">
              <w:rPr>
                <w:rFonts w:ascii="Arrus" w:hAnsi="Arrus"/>
                <w:sz w:val="22"/>
                <w:szCs w:val="28"/>
                <w:lang w:val="en-GB"/>
              </w:rPr>
              <w:t>2005-06</w:t>
            </w:r>
          </w:p>
        </w:tc>
        <w:tc>
          <w:tcPr>
            <w:tcW w:w="0" w:type="auto"/>
            <w:tcBorders>
              <w:top w:val="single" w:sz="6" w:space="0" w:color="000000"/>
              <w:left w:val="single" w:sz="6" w:space="0" w:color="000000"/>
              <w:bottom w:val="single" w:sz="6" w:space="0" w:color="000000"/>
            </w:tcBorders>
            <w:shd w:val="clear" w:color="auto" w:fill="FFFFFF"/>
            <w:tcMar>
              <w:top w:w="45" w:type="dxa"/>
              <w:left w:w="75" w:type="dxa"/>
              <w:bottom w:w="0" w:type="dxa"/>
              <w:right w:w="0" w:type="dxa"/>
            </w:tcMar>
            <w:vAlign w:val="center"/>
          </w:tcPr>
          <w:p w14:paraId="268B41D1" w14:textId="77777777" w:rsidR="00270475" w:rsidRPr="00584AEA" w:rsidRDefault="00270475" w:rsidP="00096A24">
            <w:pPr>
              <w:widowControl/>
              <w:autoSpaceDE/>
              <w:autoSpaceDN/>
              <w:adjustRightInd/>
              <w:jc w:val="both"/>
              <w:rPr>
                <w:rFonts w:ascii="Arrus" w:hAnsi="Arrus"/>
                <w:szCs w:val="28"/>
                <w:lang w:val="en-GB"/>
              </w:rPr>
            </w:pPr>
            <w:r w:rsidRPr="00584AEA">
              <w:rPr>
                <w:rFonts w:ascii="Arrus" w:hAnsi="Arrus"/>
                <w:sz w:val="22"/>
                <w:szCs w:val="28"/>
                <w:lang w:val="en-GB"/>
              </w:rPr>
              <w:t>Rs.100.00 crore</w:t>
            </w:r>
          </w:p>
        </w:tc>
      </w:tr>
      <w:tr w:rsidR="00270475" w:rsidRPr="00584AEA" w14:paraId="268B41D5" w14:textId="77777777" w:rsidTr="00096A24">
        <w:tc>
          <w:tcPr>
            <w:tcW w:w="0" w:type="auto"/>
            <w:tcBorders>
              <w:top w:val="single" w:sz="6" w:space="0" w:color="000000"/>
              <w:bottom w:val="single" w:sz="6" w:space="0" w:color="000000"/>
              <w:right w:val="single" w:sz="6" w:space="0" w:color="000000"/>
            </w:tcBorders>
            <w:shd w:val="clear" w:color="auto" w:fill="FFFFFF"/>
            <w:tcMar>
              <w:top w:w="45" w:type="dxa"/>
              <w:left w:w="75" w:type="dxa"/>
              <w:bottom w:w="0" w:type="dxa"/>
              <w:right w:w="0" w:type="dxa"/>
            </w:tcMar>
            <w:vAlign w:val="center"/>
          </w:tcPr>
          <w:p w14:paraId="268B41D3" w14:textId="77777777" w:rsidR="00270475" w:rsidRPr="00584AEA" w:rsidRDefault="00270475" w:rsidP="00096A24">
            <w:pPr>
              <w:widowControl/>
              <w:autoSpaceDE/>
              <w:autoSpaceDN/>
              <w:adjustRightInd/>
              <w:jc w:val="both"/>
              <w:rPr>
                <w:rFonts w:ascii="Arrus" w:hAnsi="Arrus"/>
                <w:szCs w:val="28"/>
                <w:lang w:val="en-GB"/>
              </w:rPr>
            </w:pPr>
            <w:r w:rsidRPr="00584AEA">
              <w:rPr>
                <w:rFonts w:ascii="Arrus" w:hAnsi="Arrus"/>
                <w:sz w:val="22"/>
                <w:szCs w:val="28"/>
                <w:lang w:val="en-GB"/>
              </w:rPr>
              <w:t>2006-07</w:t>
            </w:r>
          </w:p>
        </w:tc>
        <w:tc>
          <w:tcPr>
            <w:tcW w:w="0" w:type="auto"/>
            <w:tcBorders>
              <w:top w:val="single" w:sz="6" w:space="0" w:color="000000"/>
              <w:left w:val="single" w:sz="6" w:space="0" w:color="000000"/>
              <w:bottom w:val="single" w:sz="6" w:space="0" w:color="000000"/>
            </w:tcBorders>
            <w:shd w:val="clear" w:color="auto" w:fill="FFFFFF"/>
            <w:tcMar>
              <w:top w:w="45" w:type="dxa"/>
              <w:left w:w="75" w:type="dxa"/>
              <w:bottom w:w="0" w:type="dxa"/>
              <w:right w:w="0" w:type="dxa"/>
            </w:tcMar>
            <w:vAlign w:val="center"/>
          </w:tcPr>
          <w:p w14:paraId="268B41D4" w14:textId="77777777" w:rsidR="00270475" w:rsidRPr="00584AEA" w:rsidRDefault="00270475" w:rsidP="00096A24">
            <w:pPr>
              <w:widowControl/>
              <w:autoSpaceDE/>
              <w:autoSpaceDN/>
              <w:adjustRightInd/>
              <w:jc w:val="both"/>
              <w:rPr>
                <w:rFonts w:ascii="Arrus" w:hAnsi="Arrus"/>
                <w:szCs w:val="28"/>
                <w:lang w:val="en-GB"/>
              </w:rPr>
            </w:pPr>
            <w:r w:rsidRPr="00584AEA">
              <w:rPr>
                <w:rFonts w:ascii="Arrus" w:hAnsi="Arrus"/>
                <w:sz w:val="22"/>
                <w:szCs w:val="28"/>
                <w:lang w:val="en-GB"/>
              </w:rPr>
              <w:t>Rs.100.00 crore</w:t>
            </w:r>
          </w:p>
        </w:tc>
      </w:tr>
      <w:tr w:rsidR="00270475" w:rsidRPr="00584AEA" w14:paraId="268B41D8" w14:textId="77777777" w:rsidTr="00096A24">
        <w:tc>
          <w:tcPr>
            <w:tcW w:w="0" w:type="auto"/>
            <w:tcBorders>
              <w:top w:val="single" w:sz="6" w:space="0" w:color="000000"/>
              <w:bottom w:val="single" w:sz="6" w:space="0" w:color="000000"/>
              <w:right w:val="single" w:sz="6" w:space="0" w:color="000000"/>
            </w:tcBorders>
            <w:shd w:val="clear" w:color="auto" w:fill="FFFFFF"/>
            <w:tcMar>
              <w:top w:w="45" w:type="dxa"/>
              <w:left w:w="75" w:type="dxa"/>
              <w:bottom w:w="0" w:type="dxa"/>
              <w:right w:w="0" w:type="dxa"/>
            </w:tcMar>
            <w:vAlign w:val="center"/>
          </w:tcPr>
          <w:p w14:paraId="268B41D6" w14:textId="77777777" w:rsidR="00270475" w:rsidRPr="00584AEA" w:rsidRDefault="00270475" w:rsidP="00096A24">
            <w:pPr>
              <w:widowControl/>
              <w:autoSpaceDE/>
              <w:autoSpaceDN/>
              <w:adjustRightInd/>
              <w:jc w:val="both"/>
              <w:rPr>
                <w:rFonts w:ascii="Arrus" w:hAnsi="Arrus"/>
                <w:szCs w:val="28"/>
                <w:lang w:val="en-GB"/>
              </w:rPr>
            </w:pPr>
            <w:r w:rsidRPr="00584AEA">
              <w:rPr>
                <w:rFonts w:ascii="Arrus" w:hAnsi="Arrus"/>
                <w:sz w:val="22"/>
                <w:szCs w:val="28"/>
                <w:lang w:val="en-GB"/>
              </w:rPr>
              <w:t>2007-08</w:t>
            </w:r>
          </w:p>
        </w:tc>
        <w:tc>
          <w:tcPr>
            <w:tcW w:w="0" w:type="auto"/>
            <w:tcBorders>
              <w:top w:val="single" w:sz="6" w:space="0" w:color="000000"/>
              <w:left w:val="single" w:sz="6" w:space="0" w:color="000000"/>
              <w:bottom w:val="single" w:sz="6" w:space="0" w:color="000000"/>
            </w:tcBorders>
            <w:shd w:val="clear" w:color="auto" w:fill="FFFFFF"/>
            <w:tcMar>
              <w:top w:w="45" w:type="dxa"/>
              <w:left w:w="75" w:type="dxa"/>
              <w:bottom w:w="0" w:type="dxa"/>
              <w:right w:w="0" w:type="dxa"/>
            </w:tcMar>
            <w:vAlign w:val="center"/>
          </w:tcPr>
          <w:p w14:paraId="268B41D7" w14:textId="77777777" w:rsidR="00270475" w:rsidRPr="00584AEA" w:rsidRDefault="00270475" w:rsidP="00096A24">
            <w:pPr>
              <w:widowControl/>
              <w:autoSpaceDE/>
              <w:autoSpaceDN/>
              <w:adjustRightInd/>
              <w:jc w:val="both"/>
              <w:rPr>
                <w:rFonts w:ascii="Arrus" w:hAnsi="Arrus"/>
                <w:szCs w:val="28"/>
                <w:lang w:val="en-GB"/>
              </w:rPr>
            </w:pPr>
            <w:r w:rsidRPr="00584AEA">
              <w:rPr>
                <w:rFonts w:ascii="Arrus" w:hAnsi="Arrus"/>
                <w:sz w:val="22"/>
                <w:szCs w:val="28"/>
                <w:lang w:val="en-GB"/>
              </w:rPr>
              <w:t>Rs. 57.2  crore</w:t>
            </w:r>
          </w:p>
        </w:tc>
      </w:tr>
      <w:tr w:rsidR="00270475" w:rsidRPr="00584AEA" w14:paraId="268B41DB" w14:textId="77777777" w:rsidTr="00096A24">
        <w:tc>
          <w:tcPr>
            <w:tcW w:w="0" w:type="auto"/>
            <w:tcBorders>
              <w:top w:val="single" w:sz="6" w:space="0" w:color="000000"/>
              <w:bottom w:val="single" w:sz="6" w:space="0" w:color="000000"/>
              <w:right w:val="single" w:sz="6" w:space="0" w:color="000000"/>
            </w:tcBorders>
            <w:shd w:val="clear" w:color="auto" w:fill="FFFFFF"/>
            <w:tcMar>
              <w:top w:w="45" w:type="dxa"/>
              <w:left w:w="75" w:type="dxa"/>
              <w:bottom w:w="0" w:type="dxa"/>
              <w:right w:w="0" w:type="dxa"/>
            </w:tcMar>
            <w:vAlign w:val="center"/>
          </w:tcPr>
          <w:p w14:paraId="268B41D9" w14:textId="77777777" w:rsidR="00270475" w:rsidRPr="00584AEA" w:rsidRDefault="00270475" w:rsidP="00096A24">
            <w:pPr>
              <w:widowControl/>
              <w:autoSpaceDE/>
              <w:autoSpaceDN/>
              <w:adjustRightInd/>
              <w:jc w:val="both"/>
              <w:rPr>
                <w:rFonts w:ascii="Arrus" w:hAnsi="Arrus"/>
                <w:szCs w:val="28"/>
                <w:lang w:val="en-GB"/>
              </w:rPr>
            </w:pPr>
            <w:r w:rsidRPr="00584AEA">
              <w:rPr>
                <w:rFonts w:ascii="Arrus" w:hAnsi="Arrus"/>
                <w:sz w:val="22"/>
                <w:szCs w:val="28"/>
                <w:lang w:val="en-GB"/>
              </w:rPr>
              <w:t>2008-09</w:t>
            </w:r>
          </w:p>
        </w:tc>
        <w:tc>
          <w:tcPr>
            <w:tcW w:w="0" w:type="auto"/>
            <w:tcBorders>
              <w:top w:val="single" w:sz="6" w:space="0" w:color="000000"/>
              <w:left w:val="single" w:sz="6" w:space="0" w:color="000000"/>
              <w:bottom w:val="single" w:sz="6" w:space="0" w:color="000000"/>
            </w:tcBorders>
            <w:shd w:val="clear" w:color="auto" w:fill="FFFFFF"/>
            <w:tcMar>
              <w:top w:w="45" w:type="dxa"/>
              <w:left w:w="75" w:type="dxa"/>
              <w:bottom w:w="0" w:type="dxa"/>
              <w:right w:w="0" w:type="dxa"/>
            </w:tcMar>
            <w:vAlign w:val="center"/>
          </w:tcPr>
          <w:p w14:paraId="268B41DA" w14:textId="77777777" w:rsidR="00270475" w:rsidRPr="00584AEA" w:rsidRDefault="00270475" w:rsidP="00096A24">
            <w:pPr>
              <w:widowControl/>
              <w:autoSpaceDE/>
              <w:autoSpaceDN/>
              <w:adjustRightInd/>
              <w:jc w:val="both"/>
              <w:rPr>
                <w:rFonts w:ascii="Arrus" w:hAnsi="Arrus"/>
                <w:szCs w:val="28"/>
                <w:lang w:val="en-GB"/>
              </w:rPr>
            </w:pPr>
            <w:r w:rsidRPr="00584AEA">
              <w:rPr>
                <w:rFonts w:ascii="Arrus" w:hAnsi="Arrus"/>
                <w:sz w:val="22"/>
                <w:szCs w:val="28"/>
                <w:lang w:val="en-GB"/>
              </w:rPr>
              <w:t>Rs. 54.56 crore</w:t>
            </w:r>
          </w:p>
        </w:tc>
      </w:tr>
      <w:tr w:rsidR="00270475" w:rsidRPr="00584AEA" w14:paraId="268B41DE" w14:textId="77777777" w:rsidTr="00096A24">
        <w:tc>
          <w:tcPr>
            <w:tcW w:w="0" w:type="auto"/>
            <w:tcBorders>
              <w:top w:val="single" w:sz="6" w:space="0" w:color="000000"/>
              <w:bottom w:val="single" w:sz="6" w:space="0" w:color="000000"/>
              <w:right w:val="single" w:sz="6" w:space="0" w:color="000000"/>
            </w:tcBorders>
            <w:shd w:val="clear" w:color="auto" w:fill="FFFFFF"/>
            <w:tcMar>
              <w:top w:w="45" w:type="dxa"/>
              <w:left w:w="75" w:type="dxa"/>
              <w:bottom w:w="0" w:type="dxa"/>
              <w:right w:w="0" w:type="dxa"/>
            </w:tcMar>
            <w:vAlign w:val="center"/>
          </w:tcPr>
          <w:p w14:paraId="268B41DC" w14:textId="77777777" w:rsidR="00270475" w:rsidRPr="00584AEA" w:rsidRDefault="00270475" w:rsidP="00096A24">
            <w:pPr>
              <w:widowControl/>
              <w:autoSpaceDE/>
              <w:autoSpaceDN/>
              <w:adjustRightInd/>
              <w:jc w:val="both"/>
              <w:rPr>
                <w:rFonts w:ascii="Arrus" w:hAnsi="Arrus"/>
                <w:szCs w:val="28"/>
                <w:lang w:val="en-GB"/>
              </w:rPr>
            </w:pPr>
            <w:r w:rsidRPr="00584AEA">
              <w:rPr>
                <w:rFonts w:ascii="Arrus" w:hAnsi="Arrus"/>
                <w:sz w:val="22"/>
                <w:szCs w:val="28"/>
                <w:lang w:val="en-GB"/>
              </w:rPr>
              <w:t>2009-10</w:t>
            </w:r>
          </w:p>
        </w:tc>
        <w:tc>
          <w:tcPr>
            <w:tcW w:w="0" w:type="auto"/>
            <w:tcBorders>
              <w:top w:val="single" w:sz="6" w:space="0" w:color="000000"/>
              <w:left w:val="single" w:sz="6" w:space="0" w:color="000000"/>
              <w:bottom w:val="single" w:sz="6" w:space="0" w:color="000000"/>
            </w:tcBorders>
            <w:shd w:val="clear" w:color="auto" w:fill="FFFFFF"/>
            <w:tcMar>
              <w:top w:w="45" w:type="dxa"/>
              <w:left w:w="75" w:type="dxa"/>
              <w:bottom w:w="0" w:type="dxa"/>
              <w:right w:w="0" w:type="dxa"/>
            </w:tcMar>
            <w:vAlign w:val="center"/>
          </w:tcPr>
          <w:p w14:paraId="268B41DD" w14:textId="77777777" w:rsidR="00270475" w:rsidRPr="00584AEA" w:rsidRDefault="00270475" w:rsidP="00096A24">
            <w:pPr>
              <w:widowControl/>
              <w:autoSpaceDE/>
              <w:autoSpaceDN/>
              <w:adjustRightInd/>
              <w:jc w:val="both"/>
              <w:rPr>
                <w:rFonts w:ascii="Arrus" w:hAnsi="Arrus"/>
                <w:szCs w:val="28"/>
                <w:lang w:val="en-GB"/>
              </w:rPr>
            </w:pPr>
            <w:r w:rsidRPr="00584AEA">
              <w:rPr>
                <w:rFonts w:ascii="Arrus" w:hAnsi="Arrus"/>
                <w:sz w:val="22"/>
                <w:szCs w:val="28"/>
                <w:lang w:val="en-GB"/>
              </w:rPr>
              <w:t>Rs. 56.13 crore</w:t>
            </w:r>
          </w:p>
        </w:tc>
      </w:tr>
      <w:tr w:rsidR="00270475" w:rsidRPr="00584AEA" w14:paraId="268B41E1" w14:textId="77777777" w:rsidTr="00096A24">
        <w:tc>
          <w:tcPr>
            <w:tcW w:w="0" w:type="auto"/>
            <w:tcBorders>
              <w:top w:val="single" w:sz="6" w:space="0" w:color="000000"/>
              <w:bottom w:val="single" w:sz="6" w:space="0" w:color="000000"/>
              <w:right w:val="single" w:sz="6" w:space="0" w:color="000000"/>
            </w:tcBorders>
            <w:shd w:val="clear" w:color="auto" w:fill="FFFFFF"/>
            <w:tcMar>
              <w:top w:w="45" w:type="dxa"/>
              <w:left w:w="75" w:type="dxa"/>
              <w:bottom w:w="0" w:type="dxa"/>
              <w:right w:w="0" w:type="dxa"/>
            </w:tcMar>
            <w:vAlign w:val="center"/>
          </w:tcPr>
          <w:p w14:paraId="268B41DF" w14:textId="77777777" w:rsidR="00270475" w:rsidRPr="00584AEA" w:rsidRDefault="00270475" w:rsidP="00096A24">
            <w:pPr>
              <w:widowControl/>
              <w:autoSpaceDE/>
              <w:autoSpaceDN/>
              <w:adjustRightInd/>
              <w:jc w:val="both"/>
              <w:rPr>
                <w:rFonts w:ascii="Arrus" w:hAnsi="Arrus"/>
                <w:szCs w:val="28"/>
                <w:lang w:val="en-GB"/>
              </w:rPr>
            </w:pPr>
            <w:r w:rsidRPr="00584AEA">
              <w:rPr>
                <w:rFonts w:ascii="Arrus" w:hAnsi="Arrus"/>
                <w:sz w:val="22"/>
                <w:szCs w:val="28"/>
                <w:lang w:val="en-GB"/>
              </w:rPr>
              <w:t>2010-11</w:t>
            </w:r>
          </w:p>
        </w:tc>
        <w:tc>
          <w:tcPr>
            <w:tcW w:w="0" w:type="auto"/>
            <w:tcBorders>
              <w:top w:val="single" w:sz="6" w:space="0" w:color="000000"/>
              <w:left w:val="single" w:sz="6" w:space="0" w:color="000000"/>
              <w:bottom w:val="single" w:sz="6" w:space="0" w:color="000000"/>
            </w:tcBorders>
            <w:shd w:val="clear" w:color="auto" w:fill="FFFFFF"/>
            <w:tcMar>
              <w:top w:w="45" w:type="dxa"/>
              <w:left w:w="75" w:type="dxa"/>
              <w:bottom w:w="0" w:type="dxa"/>
              <w:right w:w="0" w:type="dxa"/>
            </w:tcMar>
            <w:vAlign w:val="center"/>
          </w:tcPr>
          <w:p w14:paraId="268B41E0" w14:textId="77777777" w:rsidR="00270475" w:rsidRPr="00584AEA" w:rsidRDefault="00270475" w:rsidP="00096A24">
            <w:pPr>
              <w:widowControl/>
              <w:autoSpaceDE/>
              <w:autoSpaceDN/>
              <w:adjustRightInd/>
              <w:jc w:val="both"/>
              <w:rPr>
                <w:rFonts w:ascii="Arrus" w:hAnsi="Arrus"/>
                <w:szCs w:val="28"/>
                <w:lang w:val="en-GB"/>
              </w:rPr>
            </w:pPr>
            <w:r w:rsidRPr="00584AEA">
              <w:rPr>
                <w:rFonts w:ascii="Arrus" w:hAnsi="Arrus"/>
                <w:sz w:val="22"/>
                <w:szCs w:val="28"/>
                <w:lang w:val="en-GB"/>
              </w:rPr>
              <w:t>Rs. 73.16 crore</w:t>
            </w:r>
          </w:p>
        </w:tc>
      </w:tr>
    </w:tbl>
    <w:p w14:paraId="268B41E2" w14:textId="77777777" w:rsidR="00270475" w:rsidRPr="00584AEA" w:rsidRDefault="00270475" w:rsidP="00270475">
      <w:pPr>
        <w:widowControl/>
        <w:shd w:val="clear" w:color="auto" w:fill="FFFFFF"/>
        <w:autoSpaceDE/>
        <w:autoSpaceDN/>
        <w:adjustRightInd/>
        <w:ind w:right="240"/>
        <w:jc w:val="both"/>
        <w:textAlignment w:val="baseline"/>
        <w:rPr>
          <w:rFonts w:ascii="Arrus" w:hAnsi="Arrus"/>
          <w:sz w:val="22"/>
          <w:szCs w:val="28"/>
          <w:lang w:val="en-GB"/>
        </w:rPr>
      </w:pPr>
      <w:r w:rsidRPr="00584AEA">
        <w:rPr>
          <w:rFonts w:ascii="Arrus" w:hAnsi="Arrus"/>
          <w:sz w:val="22"/>
          <w:szCs w:val="28"/>
          <w:lang w:val="en-GB"/>
        </w:rPr>
        <w:t> </w:t>
      </w:r>
    </w:p>
    <w:p w14:paraId="268B41E3" w14:textId="77777777" w:rsidR="00270475" w:rsidRPr="00584AEA" w:rsidRDefault="00270475" w:rsidP="006F4670">
      <w:pPr>
        <w:widowControl/>
        <w:numPr>
          <w:ilvl w:val="0"/>
          <w:numId w:val="120"/>
        </w:numPr>
        <w:shd w:val="clear" w:color="auto" w:fill="FFFFFF"/>
        <w:autoSpaceDE/>
        <w:autoSpaceDN/>
        <w:adjustRightInd/>
        <w:ind w:left="0" w:right="240" w:firstLine="0"/>
        <w:jc w:val="both"/>
        <w:textAlignment w:val="baseline"/>
        <w:rPr>
          <w:rFonts w:ascii="Arrus" w:hAnsi="Arrus"/>
          <w:sz w:val="22"/>
          <w:szCs w:val="28"/>
          <w:lang w:val="en-GB"/>
        </w:rPr>
      </w:pPr>
      <w:r w:rsidRPr="00584AEA">
        <w:rPr>
          <w:rFonts w:ascii="Arrus" w:hAnsi="Arrus"/>
          <w:sz w:val="22"/>
          <w:szCs w:val="28"/>
          <w:lang w:val="en-GB"/>
        </w:rPr>
        <w:t xml:space="preserve">As per the latest available information received from the High Courts/State Governments, 32.34 lakh cases have been disposed </w:t>
      </w:r>
      <w:proofErr w:type="spellStart"/>
      <w:r w:rsidRPr="00584AEA">
        <w:rPr>
          <w:rFonts w:ascii="Arrus" w:hAnsi="Arrus"/>
          <w:sz w:val="22"/>
          <w:szCs w:val="28"/>
          <w:lang w:val="en-GB"/>
        </w:rPr>
        <w:t>off</w:t>
      </w:r>
      <w:proofErr w:type="spellEnd"/>
      <w:r w:rsidRPr="00584AEA">
        <w:rPr>
          <w:rFonts w:ascii="Arrus" w:hAnsi="Arrus"/>
          <w:sz w:val="22"/>
          <w:szCs w:val="28"/>
          <w:lang w:val="en-GB"/>
        </w:rPr>
        <w:t xml:space="preserve"> by these courts, out of 38.90 lakh transferred to these courts leaving 6.56 lakh cases pending for disposal.</w:t>
      </w:r>
    </w:p>
    <w:p w14:paraId="268B41E4" w14:textId="77777777" w:rsidR="00270475" w:rsidRPr="00584AEA" w:rsidRDefault="00270475" w:rsidP="00270475">
      <w:pPr>
        <w:widowControl/>
        <w:shd w:val="clear" w:color="auto" w:fill="FFFFFF"/>
        <w:autoSpaceDE/>
        <w:autoSpaceDN/>
        <w:adjustRightInd/>
        <w:ind w:right="240"/>
        <w:jc w:val="both"/>
        <w:textAlignment w:val="baseline"/>
        <w:rPr>
          <w:rFonts w:ascii="Arrus" w:hAnsi="Arrus"/>
          <w:sz w:val="22"/>
          <w:szCs w:val="28"/>
          <w:lang w:val="en-GB"/>
        </w:rPr>
      </w:pPr>
      <w:r w:rsidRPr="00584AEA">
        <w:rPr>
          <w:rFonts w:ascii="Arrus" w:hAnsi="Arrus"/>
          <w:sz w:val="22"/>
          <w:szCs w:val="28"/>
          <w:lang w:val="en-GB"/>
        </w:rPr>
        <w:t> </w:t>
      </w:r>
    </w:p>
    <w:p w14:paraId="268B41E5" w14:textId="77777777" w:rsidR="00270475" w:rsidRPr="00584AEA" w:rsidRDefault="00270475" w:rsidP="006F4670">
      <w:pPr>
        <w:widowControl/>
        <w:numPr>
          <w:ilvl w:val="0"/>
          <w:numId w:val="120"/>
        </w:numPr>
        <w:shd w:val="clear" w:color="auto" w:fill="FFFFFF"/>
        <w:autoSpaceDE/>
        <w:autoSpaceDN/>
        <w:adjustRightInd/>
        <w:ind w:left="0" w:right="240" w:firstLine="0"/>
        <w:jc w:val="both"/>
        <w:textAlignment w:val="baseline"/>
        <w:rPr>
          <w:rFonts w:ascii="Arrus" w:hAnsi="Arrus"/>
          <w:sz w:val="22"/>
          <w:szCs w:val="28"/>
          <w:lang w:val="en-GB"/>
        </w:rPr>
      </w:pPr>
      <w:r w:rsidRPr="00584AEA">
        <w:rPr>
          <w:rFonts w:ascii="Arrus" w:hAnsi="Arrus"/>
          <w:sz w:val="22"/>
          <w:szCs w:val="28"/>
          <w:lang w:val="en-GB"/>
        </w:rPr>
        <w:t xml:space="preserve">The scheme of central assistance for Fast Track Courts was extended for a period of one year i.e. </w:t>
      </w:r>
      <w:proofErr w:type="spellStart"/>
      <w:r w:rsidRPr="00584AEA">
        <w:rPr>
          <w:rFonts w:ascii="Arrus" w:hAnsi="Arrus"/>
          <w:sz w:val="22"/>
          <w:szCs w:val="28"/>
          <w:lang w:val="en-GB"/>
        </w:rPr>
        <w:t>upto</w:t>
      </w:r>
      <w:proofErr w:type="spellEnd"/>
      <w:r w:rsidRPr="00584AEA">
        <w:rPr>
          <w:rFonts w:ascii="Arrus" w:hAnsi="Arrus"/>
          <w:sz w:val="22"/>
          <w:szCs w:val="28"/>
          <w:lang w:val="en-GB"/>
        </w:rPr>
        <w:t xml:space="preserve"> 31.3.2011. It was decided that there will be no central funding for Fast Track Courts beyond 31-03-2011.</w:t>
      </w:r>
    </w:p>
    <w:p w14:paraId="268B41E6" w14:textId="77777777" w:rsidR="00270475" w:rsidRPr="00584AEA" w:rsidRDefault="00270475" w:rsidP="00270475">
      <w:pPr>
        <w:jc w:val="both"/>
        <w:rPr>
          <w:rFonts w:ascii="Arrus" w:hAnsi="Arrus"/>
          <w:sz w:val="22"/>
          <w:szCs w:val="28"/>
          <w:lang w:val="en-GB"/>
        </w:rPr>
      </w:pPr>
    </w:p>
    <w:p w14:paraId="268B41E7" w14:textId="77777777" w:rsidR="00270475" w:rsidRPr="00584AEA" w:rsidRDefault="00270475" w:rsidP="00270475">
      <w:pPr>
        <w:pStyle w:val="NormalWeb"/>
        <w:shd w:val="clear" w:color="auto" w:fill="FFFFFF"/>
        <w:spacing w:before="0"/>
        <w:ind w:firstLine="720"/>
        <w:jc w:val="both"/>
        <w:rPr>
          <w:rFonts w:ascii="Arrus" w:hAnsi="Arrus"/>
          <w:sz w:val="22"/>
          <w:szCs w:val="28"/>
          <w:lang w:val="en-GB"/>
        </w:rPr>
      </w:pPr>
      <w:r w:rsidRPr="00584AEA">
        <w:rPr>
          <w:rFonts w:ascii="Arrus" w:hAnsi="Arrus"/>
          <w:sz w:val="22"/>
          <w:szCs w:val="28"/>
          <w:lang w:val="en-GB"/>
        </w:rPr>
        <w:t>The former Home Minister, Mr S K Shinde had indicated that Fast Track Courts will be used to cover the cases of Muslims languishing in jails on terror charges. According to a Times of India report, “the central government has sought from all states the number of Muslim youths involved in terror cases lodged in jails, home minister</w:t>
      </w:r>
      <w:r w:rsidRPr="00584AEA">
        <w:rPr>
          <w:rStyle w:val="apple-converted-space"/>
          <w:rFonts w:ascii="Arrus" w:hAnsi="Arrus"/>
          <w:sz w:val="22"/>
          <w:szCs w:val="28"/>
          <w:lang w:val="en-GB"/>
        </w:rPr>
        <w:t> </w:t>
      </w:r>
      <w:proofErr w:type="spellStart"/>
      <w:r>
        <w:fldChar w:fldCharType="begin"/>
      </w:r>
      <w:r>
        <w:instrText>HYPERLINK "http://timesofindia.indiatimes.com/topic/Sushilkumar-Shinde"</w:instrText>
      </w:r>
      <w:r>
        <w:fldChar w:fldCharType="separate"/>
      </w:r>
      <w:r w:rsidRPr="00584AEA">
        <w:rPr>
          <w:rStyle w:val="Hyperlink"/>
          <w:rFonts w:ascii="Arrus" w:eastAsiaTheme="majorEastAsia" w:hAnsi="Arrus"/>
          <w:sz w:val="22"/>
          <w:szCs w:val="28"/>
          <w:bdr w:val="none" w:sz="0" w:space="0" w:color="auto" w:frame="1"/>
          <w:lang w:val="en-GB"/>
        </w:rPr>
        <w:t>Sushilkumar</w:t>
      </w:r>
      <w:proofErr w:type="spellEnd"/>
      <w:r w:rsidRPr="00584AEA">
        <w:rPr>
          <w:rStyle w:val="Hyperlink"/>
          <w:rFonts w:ascii="Arrus" w:eastAsiaTheme="majorEastAsia" w:hAnsi="Arrus"/>
          <w:sz w:val="22"/>
          <w:szCs w:val="28"/>
          <w:bdr w:val="none" w:sz="0" w:space="0" w:color="auto" w:frame="1"/>
          <w:lang w:val="en-GB"/>
        </w:rPr>
        <w:t xml:space="preserve"> Shinde</w:t>
      </w:r>
      <w:r>
        <w:fldChar w:fldCharType="end"/>
      </w:r>
      <w:r w:rsidRPr="00584AEA">
        <w:rPr>
          <w:rStyle w:val="apple-converted-space"/>
          <w:rFonts w:ascii="Arrus" w:hAnsi="Arrus"/>
          <w:sz w:val="22"/>
          <w:szCs w:val="28"/>
          <w:lang w:val="en-GB"/>
        </w:rPr>
        <w:t> </w:t>
      </w:r>
      <w:r w:rsidRPr="00584AEA">
        <w:rPr>
          <w:rFonts w:ascii="Arrus" w:hAnsi="Arrus"/>
          <w:sz w:val="22"/>
          <w:szCs w:val="28"/>
          <w:lang w:val="en-GB"/>
        </w:rPr>
        <w:t>said on Wednesday while favouring fast track courts to deal with such cases.</w:t>
      </w:r>
    </w:p>
    <w:p w14:paraId="268B41E8" w14:textId="77777777" w:rsidR="00270475" w:rsidRPr="00584AEA" w:rsidRDefault="00270475" w:rsidP="00270475">
      <w:pPr>
        <w:pStyle w:val="NormalWeb"/>
        <w:shd w:val="clear" w:color="auto" w:fill="FFFFFF"/>
        <w:spacing w:before="0"/>
        <w:jc w:val="both"/>
        <w:rPr>
          <w:rFonts w:ascii="Arrus" w:hAnsi="Arrus"/>
          <w:sz w:val="22"/>
          <w:szCs w:val="28"/>
          <w:lang w:val="en-GB"/>
        </w:rPr>
      </w:pPr>
      <w:r w:rsidRPr="00584AEA">
        <w:rPr>
          <w:rFonts w:ascii="Arrus" w:hAnsi="Arrus"/>
          <w:sz w:val="22"/>
          <w:szCs w:val="28"/>
          <w:lang w:val="en-GB"/>
        </w:rPr>
        <w:t>“Responding to a query on the need to set up fast track courts to deal with cases of Muslim youths held on terror charges, Shinde said his ministry has sent an advisory to states to find out how many such inmates were in prison and for how many years they had been there.</w:t>
      </w:r>
    </w:p>
    <w:p w14:paraId="268B41E9" w14:textId="77777777" w:rsidR="00270475" w:rsidRPr="00584AEA" w:rsidRDefault="00270475" w:rsidP="00270475">
      <w:pPr>
        <w:shd w:val="clear" w:color="auto" w:fill="FFFFFF"/>
        <w:jc w:val="both"/>
        <w:rPr>
          <w:rFonts w:ascii="Arrus" w:hAnsi="Arrus"/>
          <w:sz w:val="22"/>
          <w:szCs w:val="28"/>
          <w:lang w:val="en-GB"/>
        </w:rPr>
      </w:pPr>
      <w:r w:rsidRPr="00584AEA">
        <w:rPr>
          <w:rFonts w:ascii="Arrus" w:hAnsi="Arrus"/>
          <w:noProof/>
          <w:sz w:val="22"/>
          <w:szCs w:val="28"/>
        </w:rPr>
        <w:drawing>
          <wp:inline distT="0" distB="0" distL="0" distR="0" wp14:anchorId="268B45F5" wp14:editId="268B45F6">
            <wp:extent cx="9525" cy="95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0"/>
                    <a:srcRect/>
                    <a:stretch>
                      <a:fillRect/>
                    </a:stretch>
                  </pic:blipFill>
                  <pic:spPr bwMode="auto">
                    <a:xfrm>
                      <a:off x="0" y="0"/>
                      <a:ext cx="9525" cy="9525"/>
                    </a:xfrm>
                    <a:prstGeom prst="rect">
                      <a:avLst/>
                    </a:prstGeom>
                    <a:noFill/>
                    <a:ln w="9525">
                      <a:noFill/>
                      <a:miter lim="800000"/>
                      <a:headEnd/>
                      <a:tailEnd/>
                    </a:ln>
                  </pic:spPr>
                </pic:pic>
              </a:graphicData>
            </a:graphic>
          </wp:inline>
        </w:drawing>
      </w:r>
    </w:p>
    <w:p w14:paraId="268B41EA" w14:textId="77777777" w:rsidR="00270475" w:rsidRPr="00584AEA" w:rsidRDefault="00270475" w:rsidP="00270475">
      <w:pPr>
        <w:pStyle w:val="NormalWeb"/>
        <w:shd w:val="clear" w:color="auto" w:fill="FFFFFF"/>
        <w:spacing w:before="0" w:after="225"/>
        <w:jc w:val="both"/>
        <w:rPr>
          <w:rFonts w:ascii="Arrus" w:hAnsi="Arrus"/>
          <w:sz w:val="22"/>
          <w:szCs w:val="28"/>
          <w:lang w:val="en-GB"/>
        </w:rPr>
      </w:pPr>
      <w:r w:rsidRPr="00584AEA">
        <w:rPr>
          <w:rFonts w:ascii="Arrus" w:hAnsi="Arrus"/>
          <w:sz w:val="22"/>
          <w:szCs w:val="28"/>
          <w:lang w:val="en-GB"/>
        </w:rPr>
        <w:t>"We are trying to find out. It will take some time," Shinde said, adding that the centre was in favour of states setting up fast track courts.”</w:t>
      </w:r>
    </w:p>
    <w:p w14:paraId="268B41EB"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 truth however remains that, Fast Track Courts or no Fast Track Courts, the problem will not be solved unless there is a dramatic change in the attitude of the administrative and political machinery towards Muslims. Muslims on the other hand must ensure that while the security issues remain their top concern, socioeconomic empowerment </w:t>
      </w:r>
      <w:r w:rsidRPr="00584AEA">
        <w:rPr>
          <w:rFonts w:ascii="Arrus" w:hAnsi="Arrus"/>
          <w:sz w:val="22"/>
          <w:szCs w:val="28"/>
          <w:lang w:val="en-GB"/>
        </w:rPr>
        <w:lastRenderedPageBreak/>
        <w:t xml:space="preserve">is not lost sight of, because it is the rise in socioeconomic status and political clout that will help their cause in the longer run. They must also make sure that their youth do not fall in the trap of the foreign or Indian terrorist organisations and they do not indulge in any such activities which can give the Police reasons to suspect or implicate them. </w:t>
      </w:r>
    </w:p>
    <w:p w14:paraId="268B41EC" w14:textId="77777777" w:rsidR="00270475" w:rsidRPr="00584AEA" w:rsidRDefault="00270475" w:rsidP="00270475">
      <w:pPr>
        <w:jc w:val="both"/>
        <w:rPr>
          <w:rFonts w:ascii="Arrus" w:hAnsi="Arrus"/>
          <w:b/>
          <w:bCs/>
          <w:sz w:val="42"/>
          <w:szCs w:val="52"/>
          <w:lang w:val="en-GB"/>
        </w:rPr>
      </w:pPr>
    </w:p>
    <w:p w14:paraId="268B41ED"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Issues related to religious rights</w:t>
      </w:r>
    </w:p>
    <w:p w14:paraId="268B41EE" w14:textId="77777777" w:rsidR="00270475" w:rsidRPr="00584AEA" w:rsidRDefault="00270475" w:rsidP="00270475">
      <w:pPr>
        <w:jc w:val="both"/>
        <w:rPr>
          <w:rFonts w:ascii="Arrus" w:hAnsi="Arrus"/>
          <w:b/>
          <w:bCs/>
          <w:sz w:val="22"/>
          <w:szCs w:val="28"/>
          <w:lang w:val="en-GB"/>
        </w:rPr>
      </w:pPr>
    </w:p>
    <w:p w14:paraId="268B41EF"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There are various other issues related to religious rights. Babri Masjid issue has been responsible for widespread anguish among Muslims with a full-fledged campaign by the forces of Hindutva resulting in the destruction of the historical mosque and countrywide riots causing heavy loss of lives and property. The issue has been debated at length for about two decades in the media. So this Approach Paper does not require any more elaboration of the issues involved. However, it has to be reiterated that the area of the mosque should be restored to Muslims and all the legal and administrative hurdles should be removed in the way of the reconstruction of the mosque at its original place. Muslims have clearly expressed their desire to abide by the judgment of Supreme Court whenever it comes, and would resist any attempt to build the temple through </w:t>
      </w:r>
      <w:proofErr w:type="spellStart"/>
      <w:r w:rsidRPr="00584AEA">
        <w:rPr>
          <w:rFonts w:ascii="Arrus" w:hAnsi="Arrus"/>
          <w:sz w:val="22"/>
          <w:szCs w:val="28"/>
          <w:lang w:val="en-GB"/>
        </w:rPr>
        <w:t>extralegal</w:t>
      </w:r>
      <w:proofErr w:type="spellEnd"/>
      <w:r w:rsidRPr="00584AEA">
        <w:rPr>
          <w:rFonts w:ascii="Arrus" w:hAnsi="Arrus"/>
          <w:sz w:val="22"/>
          <w:szCs w:val="28"/>
          <w:lang w:val="en-GB"/>
        </w:rPr>
        <w:t xml:space="preserve">, political or social pressures. </w:t>
      </w:r>
    </w:p>
    <w:p w14:paraId="268B41F0" w14:textId="77777777" w:rsidR="00270475" w:rsidRPr="00584AEA" w:rsidRDefault="00270475" w:rsidP="00270475">
      <w:pPr>
        <w:jc w:val="both"/>
        <w:rPr>
          <w:rFonts w:ascii="Arrus" w:hAnsi="Arrus"/>
          <w:sz w:val="22"/>
          <w:szCs w:val="28"/>
          <w:lang w:val="en-GB"/>
        </w:rPr>
      </w:pPr>
    </w:p>
    <w:p w14:paraId="268B41F1"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 xml:space="preserve">Similarly it is to be reasserted that Muslims will not tolerate any intervention in Muslim Personal Law. India is a secular country that respects all religions and the state guarantees all communities of </w:t>
      </w:r>
      <w:proofErr w:type="spellStart"/>
      <w:r w:rsidRPr="00584AEA">
        <w:rPr>
          <w:rFonts w:ascii="Arrus" w:hAnsi="Arrus"/>
          <w:sz w:val="22"/>
          <w:szCs w:val="28"/>
          <w:lang w:val="en-GB"/>
        </w:rPr>
        <w:t>non interference</w:t>
      </w:r>
      <w:proofErr w:type="spellEnd"/>
      <w:r w:rsidRPr="00584AEA">
        <w:rPr>
          <w:rFonts w:ascii="Arrus" w:hAnsi="Arrus"/>
          <w:sz w:val="22"/>
          <w:szCs w:val="28"/>
          <w:lang w:val="en-GB"/>
        </w:rPr>
        <w:t xml:space="preserve"> in personal laws. Article 44 as a Directive Principle is not acceptable to Muslims, as it gives the courts a recurrent opportunity to try to attack Muslim personal law in the name of Uniform Civil Code. </w:t>
      </w:r>
    </w:p>
    <w:p w14:paraId="268B41F2" w14:textId="77777777" w:rsidR="00270475" w:rsidRPr="00584AEA" w:rsidRDefault="00270475" w:rsidP="00270475">
      <w:pPr>
        <w:jc w:val="both"/>
        <w:rPr>
          <w:rFonts w:ascii="Arrus" w:hAnsi="Arrus"/>
          <w:sz w:val="22"/>
          <w:szCs w:val="28"/>
          <w:lang w:val="en-GB"/>
        </w:rPr>
      </w:pPr>
    </w:p>
    <w:p w14:paraId="268B41F3" w14:textId="77777777" w:rsidR="00270475" w:rsidRPr="00584AEA" w:rsidRDefault="00270475" w:rsidP="00270475">
      <w:pPr>
        <w:ind w:firstLine="720"/>
        <w:jc w:val="both"/>
        <w:rPr>
          <w:rFonts w:ascii="Arrus" w:hAnsi="Arrus"/>
          <w:sz w:val="42"/>
          <w:szCs w:val="52"/>
          <w:lang w:val="en-GB"/>
        </w:rPr>
      </w:pPr>
      <w:r w:rsidRPr="00584AEA">
        <w:rPr>
          <w:rFonts w:ascii="Arrus" w:hAnsi="Arrus"/>
          <w:sz w:val="22"/>
          <w:szCs w:val="28"/>
          <w:lang w:val="en-GB"/>
        </w:rPr>
        <w:t xml:space="preserve">There are also issues related to the permissions regarding sacrifice and slaughter of animals in accordance with the needs of Muslims. It is becoming increasingly difficult to slaughter animals in a halal and hygienic way and different kinds of hurdles are being created by the administration and vested authorities in various cities and villages creating problems in the way of the supply of Halal meat. This is not only causing problems for the households but also is proving disastrous for those involved in the business. </w:t>
      </w:r>
    </w:p>
    <w:p w14:paraId="268B41F4" w14:textId="77777777" w:rsidR="00270475" w:rsidRPr="00584AEA" w:rsidRDefault="00270475" w:rsidP="00270475">
      <w:pPr>
        <w:jc w:val="both"/>
        <w:rPr>
          <w:rFonts w:ascii="Arrus" w:hAnsi="Arrus"/>
          <w:sz w:val="22"/>
          <w:szCs w:val="28"/>
          <w:lang w:val="en-GB"/>
        </w:rPr>
      </w:pPr>
    </w:p>
    <w:p w14:paraId="268B41F5" w14:textId="77777777" w:rsidR="00270475" w:rsidRPr="00584AEA" w:rsidRDefault="00270475" w:rsidP="00270475">
      <w:pPr>
        <w:rPr>
          <w:rFonts w:ascii="Arrus" w:hAnsi="Arrus"/>
          <w:sz w:val="22"/>
          <w:szCs w:val="28"/>
          <w:lang w:val="en-GB"/>
        </w:rPr>
      </w:pPr>
    </w:p>
    <w:p w14:paraId="268B41F6" w14:textId="77777777" w:rsidR="00270475" w:rsidRPr="00584AEA" w:rsidRDefault="00270475" w:rsidP="00270475">
      <w:pPr>
        <w:jc w:val="both"/>
        <w:rPr>
          <w:rFonts w:ascii="Arrus" w:hAnsi="Arrus"/>
          <w:b/>
          <w:bCs/>
          <w:sz w:val="42"/>
          <w:szCs w:val="52"/>
          <w:lang w:val="en-GB"/>
        </w:rPr>
      </w:pPr>
      <w:r w:rsidRPr="00584AEA">
        <w:rPr>
          <w:rFonts w:ascii="Arrus" w:hAnsi="Arrus"/>
          <w:sz w:val="18"/>
          <w:szCs w:val="22"/>
          <w:lang w:val="en-GB"/>
        </w:rPr>
        <w:br/>
      </w:r>
      <w:r w:rsidRPr="00584AEA">
        <w:rPr>
          <w:rFonts w:ascii="Arrus" w:hAnsi="Arrus"/>
          <w:b/>
          <w:bCs/>
          <w:sz w:val="42"/>
          <w:szCs w:val="52"/>
          <w:lang w:val="en-GB"/>
        </w:rPr>
        <w:t xml:space="preserve"> </w:t>
      </w:r>
    </w:p>
    <w:p w14:paraId="268B41F7" w14:textId="77777777" w:rsidR="00270475" w:rsidRPr="00584AEA" w:rsidRDefault="00270475" w:rsidP="00270475">
      <w:pPr>
        <w:jc w:val="both"/>
        <w:rPr>
          <w:rFonts w:ascii="Arrus" w:hAnsi="Arrus"/>
          <w:b/>
          <w:bCs/>
          <w:sz w:val="42"/>
          <w:szCs w:val="52"/>
          <w:lang w:val="en-GB"/>
        </w:rPr>
      </w:pPr>
    </w:p>
    <w:p w14:paraId="268B41F8"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t xml:space="preserve"> </w:t>
      </w:r>
    </w:p>
    <w:p w14:paraId="268B41F9" w14:textId="77777777" w:rsidR="00270475" w:rsidRPr="00584AEA" w:rsidRDefault="00270475" w:rsidP="00270475">
      <w:pPr>
        <w:jc w:val="both"/>
        <w:rPr>
          <w:rFonts w:ascii="Arrus" w:hAnsi="Arrus"/>
          <w:b/>
          <w:bCs/>
          <w:sz w:val="42"/>
          <w:szCs w:val="52"/>
          <w:lang w:val="en-GB"/>
        </w:rPr>
      </w:pPr>
    </w:p>
    <w:p w14:paraId="268B41FA" w14:textId="77777777" w:rsidR="00270475" w:rsidRPr="00584AEA" w:rsidRDefault="00270475" w:rsidP="00270475">
      <w:pPr>
        <w:jc w:val="both"/>
        <w:rPr>
          <w:rFonts w:ascii="Arrus" w:hAnsi="Arrus"/>
          <w:b/>
          <w:bCs/>
          <w:sz w:val="42"/>
          <w:szCs w:val="52"/>
          <w:lang w:val="en-GB"/>
        </w:rPr>
      </w:pPr>
    </w:p>
    <w:p w14:paraId="268B41FB" w14:textId="77777777" w:rsidR="00270475" w:rsidRPr="00584AEA" w:rsidRDefault="00270475" w:rsidP="00270475">
      <w:pPr>
        <w:jc w:val="both"/>
        <w:rPr>
          <w:rFonts w:ascii="Arrus" w:hAnsi="Arrus"/>
          <w:b/>
          <w:bCs/>
          <w:sz w:val="42"/>
          <w:szCs w:val="52"/>
          <w:lang w:val="en-GB"/>
        </w:rPr>
      </w:pPr>
    </w:p>
    <w:p w14:paraId="268B41FC" w14:textId="77777777" w:rsidR="00270475" w:rsidRPr="00584AEA" w:rsidRDefault="00270475" w:rsidP="00270475">
      <w:pPr>
        <w:jc w:val="both"/>
        <w:rPr>
          <w:rFonts w:ascii="Arrus" w:hAnsi="Arrus"/>
          <w:b/>
          <w:bCs/>
          <w:sz w:val="42"/>
          <w:szCs w:val="52"/>
          <w:lang w:val="en-GB"/>
        </w:rPr>
      </w:pPr>
    </w:p>
    <w:p w14:paraId="268B41FD" w14:textId="77777777" w:rsidR="00270475" w:rsidRPr="00584AEA" w:rsidRDefault="00270475" w:rsidP="00270475">
      <w:pPr>
        <w:jc w:val="both"/>
        <w:rPr>
          <w:rFonts w:ascii="Arrus" w:hAnsi="Arrus"/>
          <w:b/>
          <w:bCs/>
          <w:sz w:val="42"/>
          <w:szCs w:val="52"/>
          <w:lang w:val="en-GB"/>
        </w:rPr>
      </w:pPr>
    </w:p>
    <w:p w14:paraId="268B41FE" w14:textId="77777777" w:rsidR="00270475" w:rsidRPr="00584AEA" w:rsidRDefault="00270475" w:rsidP="00270475">
      <w:pPr>
        <w:jc w:val="both"/>
        <w:rPr>
          <w:rFonts w:ascii="Arrus" w:hAnsi="Arrus"/>
          <w:b/>
          <w:bCs/>
          <w:sz w:val="42"/>
          <w:szCs w:val="52"/>
          <w:lang w:val="en-GB"/>
        </w:rPr>
      </w:pPr>
    </w:p>
    <w:p w14:paraId="268B41FF" w14:textId="77777777" w:rsidR="00270475" w:rsidRPr="00584AEA" w:rsidRDefault="00270475" w:rsidP="00270475">
      <w:pPr>
        <w:jc w:val="both"/>
        <w:rPr>
          <w:rFonts w:ascii="Arrus" w:hAnsi="Arrus"/>
          <w:b/>
          <w:bCs/>
          <w:sz w:val="42"/>
          <w:szCs w:val="52"/>
          <w:lang w:val="en-GB"/>
        </w:rPr>
      </w:pPr>
    </w:p>
    <w:p w14:paraId="268B4200" w14:textId="77777777" w:rsidR="00270475" w:rsidRPr="00584AEA" w:rsidRDefault="00270475" w:rsidP="00270475">
      <w:pPr>
        <w:jc w:val="both"/>
        <w:rPr>
          <w:rFonts w:ascii="Arrus" w:hAnsi="Arrus"/>
          <w:b/>
          <w:bCs/>
          <w:sz w:val="42"/>
          <w:szCs w:val="52"/>
          <w:lang w:val="en-GB"/>
        </w:rPr>
      </w:pPr>
    </w:p>
    <w:p w14:paraId="268B4201" w14:textId="77777777" w:rsidR="00270475" w:rsidRPr="00584AEA" w:rsidRDefault="00270475" w:rsidP="00270475">
      <w:pPr>
        <w:jc w:val="both"/>
        <w:rPr>
          <w:rFonts w:ascii="Arrus" w:hAnsi="Arrus"/>
          <w:b/>
          <w:bCs/>
          <w:sz w:val="42"/>
          <w:szCs w:val="52"/>
          <w:lang w:val="en-GB"/>
        </w:rPr>
      </w:pPr>
    </w:p>
    <w:p w14:paraId="268B4202" w14:textId="77777777" w:rsidR="00270475" w:rsidRPr="00584AEA" w:rsidRDefault="00270475" w:rsidP="00270475">
      <w:pPr>
        <w:jc w:val="both"/>
        <w:rPr>
          <w:rFonts w:ascii="Arrus" w:hAnsi="Arrus"/>
          <w:b/>
          <w:bCs/>
          <w:sz w:val="42"/>
          <w:szCs w:val="52"/>
          <w:lang w:val="en-GB"/>
        </w:rPr>
      </w:pPr>
    </w:p>
    <w:p w14:paraId="268B4203" w14:textId="77777777" w:rsidR="00270475" w:rsidRPr="00584AEA" w:rsidRDefault="00270475" w:rsidP="00270475">
      <w:pPr>
        <w:jc w:val="both"/>
        <w:rPr>
          <w:rFonts w:ascii="Arrus" w:hAnsi="Arrus"/>
          <w:b/>
          <w:bCs/>
          <w:sz w:val="42"/>
          <w:szCs w:val="52"/>
          <w:lang w:val="en-GB"/>
        </w:rPr>
      </w:pPr>
    </w:p>
    <w:p w14:paraId="268B4204" w14:textId="77777777" w:rsidR="00270475" w:rsidRPr="00584AEA" w:rsidRDefault="00270475" w:rsidP="00270475">
      <w:pPr>
        <w:jc w:val="both"/>
        <w:rPr>
          <w:rFonts w:ascii="Arrus" w:hAnsi="Arrus"/>
          <w:b/>
          <w:bCs/>
          <w:sz w:val="42"/>
          <w:szCs w:val="52"/>
          <w:lang w:val="en-GB"/>
        </w:rPr>
      </w:pPr>
    </w:p>
    <w:p w14:paraId="268B4205" w14:textId="77777777" w:rsidR="00270475" w:rsidRPr="00584AEA" w:rsidRDefault="00270475" w:rsidP="00270475">
      <w:pPr>
        <w:jc w:val="both"/>
        <w:rPr>
          <w:rFonts w:ascii="Arrus" w:hAnsi="Arrus"/>
          <w:b/>
          <w:bCs/>
          <w:sz w:val="42"/>
          <w:szCs w:val="52"/>
          <w:lang w:val="en-GB"/>
        </w:rPr>
      </w:pPr>
    </w:p>
    <w:p w14:paraId="268B4206" w14:textId="77777777" w:rsidR="00270475" w:rsidRPr="00584AEA" w:rsidRDefault="00270475" w:rsidP="00270475">
      <w:pPr>
        <w:jc w:val="both"/>
        <w:rPr>
          <w:rFonts w:ascii="Arrus" w:hAnsi="Arrus"/>
          <w:sz w:val="22"/>
          <w:szCs w:val="28"/>
        </w:rPr>
      </w:pPr>
    </w:p>
    <w:p w14:paraId="268B4207" w14:textId="77777777" w:rsidR="00270475" w:rsidRPr="00584AEA" w:rsidRDefault="00270475" w:rsidP="00270475">
      <w:pPr>
        <w:jc w:val="both"/>
        <w:rPr>
          <w:rFonts w:ascii="Arrus" w:hAnsi="Arrus"/>
          <w:sz w:val="22"/>
          <w:szCs w:val="28"/>
        </w:rPr>
      </w:pPr>
    </w:p>
    <w:p w14:paraId="268B4208" w14:textId="77777777" w:rsidR="00270475" w:rsidRPr="00584AEA" w:rsidRDefault="00270475" w:rsidP="00270475">
      <w:pPr>
        <w:jc w:val="both"/>
        <w:rPr>
          <w:rFonts w:ascii="Arrus" w:hAnsi="Arrus"/>
          <w:b/>
          <w:bCs/>
          <w:sz w:val="22"/>
          <w:szCs w:val="28"/>
        </w:rPr>
      </w:pPr>
      <w:r w:rsidRPr="00584AEA">
        <w:rPr>
          <w:rFonts w:ascii="Arrus" w:hAnsi="Arrus"/>
          <w:b/>
          <w:bCs/>
          <w:sz w:val="22"/>
          <w:szCs w:val="28"/>
        </w:rPr>
        <w:t>SACHAR COMMITTEE REPORT &amp; STATUS OF FOLLOW UP ACTION (as on 31.01.2013) (Provided by the Ministry of Minority Affairs)</w:t>
      </w:r>
    </w:p>
    <w:p w14:paraId="268B4209" w14:textId="77777777" w:rsidR="00270475" w:rsidRPr="00584AEA" w:rsidRDefault="00270475" w:rsidP="00270475">
      <w:pPr>
        <w:jc w:val="both"/>
        <w:rPr>
          <w:rFonts w:ascii="Arrus" w:hAnsi="Arrus"/>
          <w:sz w:val="22"/>
          <w:szCs w:val="28"/>
        </w:rPr>
      </w:pPr>
    </w:p>
    <w:p w14:paraId="268B420A"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A High Level Committee, constituted under the Chairmanship of Justice (Retired) Rajinder Sachar to gather data/ information for preparation of a comprehensive report on the social, economic and educational status of the Muslim community of India submitted its report (popularly known as Sachar Committee Report) on 17th November, 2006. </w:t>
      </w:r>
    </w:p>
    <w:p w14:paraId="268B420B" w14:textId="77777777" w:rsidR="00270475" w:rsidRPr="00584AEA" w:rsidRDefault="00270475" w:rsidP="00270475">
      <w:pPr>
        <w:jc w:val="both"/>
        <w:rPr>
          <w:rFonts w:ascii="Arrus" w:hAnsi="Arrus"/>
          <w:sz w:val="22"/>
          <w:szCs w:val="28"/>
        </w:rPr>
      </w:pPr>
      <w:r w:rsidRPr="00584AEA">
        <w:rPr>
          <w:rFonts w:ascii="Arrus" w:hAnsi="Arrus"/>
          <w:sz w:val="22"/>
          <w:szCs w:val="28"/>
        </w:rPr>
        <w:t>2. This report was tabled in both the Houses of Parliament on 30</w:t>
      </w:r>
      <w:r w:rsidRPr="00584AEA">
        <w:rPr>
          <w:rFonts w:ascii="Arrus" w:hAnsi="Arrus"/>
          <w:sz w:val="22"/>
          <w:szCs w:val="28"/>
          <w:vertAlign w:val="superscript"/>
        </w:rPr>
        <w:t>th</w:t>
      </w:r>
      <w:r w:rsidRPr="00584AEA">
        <w:rPr>
          <w:rFonts w:ascii="Arrus" w:hAnsi="Arrus"/>
          <w:sz w:val="22"/>
          <w:szCs w:val="28"/>
        </w:rPr>
        <w:t xml:space="preserve"> November, 2006. The Government took several decisions on the recommendations of the Sachar Committee and a statement in this </w:t>
      </w:r>
      <w:r w:rsidRPr="00584AEA">
        <w:rPr>
          <w:rFonts w:ascii="Arrus" w:hAnsi="Arrus"/>
          <w:sz w:val="22"/>
          <w:szCs w:val="28"/>
        </w:rPr>
        <w:lastRenderedPageBreak/>
        <w:t>regard was laid in both Houses of Parliament on 31.8.2007.</w:t>
      </w:r>
    </w:p>
    <w:p w14:paraId="268B420C" w14:textId="77777777" w:rsidR="00270475" w:rsidRPr="00584AEA" w:rsidRDefault="00270475" w:rsidP="00270475">
      <w:pPr>
        <w:jc w:val="both"/>
        <w:rPr>
          <w:rFonts w:ascii="Arrus" w:hAnsi="Arrus"/>
          <w:sz w:val="22"/>
          <w:szCs w:val="28"/>
        </w:rPr>
      </w:pPr>
      <w:r w:rsidRPr="00584AEA">
        <w:rPr>
          <w:rFonts w:ascii="Arrus" w:hAnsi="Arrus"/>
          <w:sz w:val="22"/>
          <w:szCs w:val="28"/>
        </w:rPr>
        <w:t>3. The decisions taken by the Government on the recommendations have been grouped under the following major areas:-</w:t>
      </w:r>
    </w:p>
    <w:p w14:paraId="268B420D" w14:textId="77777777" w:rsidR="00270475" w:rsidRPr="00584AEA" w:rsidRDefault="00270475" w:rsidP="00270475">
      <w:pPr>
        <w:jc w:val="both"/>
        <w:rPr>
          <w:rFonts w:ascii="Arrus" w:hAnsi="Arrus"/>
          <w:sz w:val="22"/>
          <w:szCs w:val="28"/>
        </w:rPr>
      </w:pPr>
      <w:r w:rsidRPr="00584AEA">
        <w:rPr>
          <w:rFonts w:ascii="Arrus" w:hAnsi="Arrus"/>
          <w:sz w:val="22"/>
          <w:szCs w:val="28"/>
        </w:rPr>
        <w:t>I. Measures for affirmative action</w:t>
      </w:r>
    </w:p>
    <w:p w14:paraId="268B420E" w14:textId="77777777" w:rsidR="00270475" w:rsidRPr="00584AEA" w:rsidRDefault="00270475" w:rsidP="00270475">
      <w:pPr>
        <w:jc w:val="both"/>
        <w:rPr>
          <w:rFonts w:ascii="Arrus" w:hAnsi="Arrus"/>
          <w:sz w:val="22"/>
          <w:szCs w:val="28"/>
        </w:rPr>
      </w:pPr>
      <w:r w:rsidRPr="00584AEA">
        <w:rPr>
          <w:rFonts w:ascii="Arrus" w:hAnsi="Arrus"/>
          <w:sz w:val="22"/>
          <w:szCs w:val="28"/>
        </w:rPr>
        <w:t>II. Education</w:t>
      </w:r>
    </w:p>
    <w:p w14:paraId="268B420F" w14:textId="77777777" w:rsidR="00270475" w:rsidRPr="00584AEA" w:rsidRDefault="00270475" w:rsidP="00270475">
      <w:pPr>
        <w:jc w:val="both"/>
        <w:rPr>
          <w:rFonts w:ascii="Arrus" w:hAnsi="Arrus"/>
          <w:sz w:val="22"/>
          <w:szCs w:val="28"/>
        </w:rPr>
      </w:pPr>
      <w:r w:rsidRPr="00584AEA">
        <w:rPr>
          <w:rFonts w:ascii="Arrus" w:hAnsi="Arrus"/>
          <w:sz w:val="22"/>
          <w:szCs w:val="28"/>
        </w:rPr>
        <w:t>III. Skill Development</w:t>
      </w:r>
    </w:p>
    <w:p w14:paraId="268B4210" w14:textId="77777777" w:rsidR="00270475" w:rsidRPr="00584AEA" w:rsidRDefault="00270475" w:rsidP="00270475">
      <w:pPr>
        <w:jc w:val="both"/>
        <w:rPr>
          <w:rFonts w:ascii="Arrus" w:hAnsi="Arrus"/>
          <w:sz w:val="22"/>
          <w:szCs w:val="28"/>
        </w:rPr>
      </w:pPr>
      <w:r w:rsidRPr="00584AEA">
        <w:rPr>
          <w:rFonts w:ascii="Arrus" w:hAnsi="Arrus"/>
          <w:sz w:val="22"/>
          <w:szCs w:val="28"/>
        </w:rPr>
        <w:t>IV. Access to credit</w:t>
      </w:r>
    </w:p>
    <w:p w14:paraId="268B4211" w14:textId="77777777" w:rsidR="00270475" w:rsidRPr="00584AEA" w:rsidRDefault="00270475" w:rsidP="00270475">
      <w:pPr>
        <w:jc w:val="both"/>
        <w:rPr>
          <w:rFonts w:ascii="Arrus" w:hAnsi="Arrus"/>
          <w:sz w:val="22"/>
          <w:szCs w:val="28"/>
        </w:rPr>
      </w:pPr>
      <w:r w:rsidRPr="00584AEA">
        <w:rPr>
          <w:rFonts w:ascii="Arrus" w:hAnsi="Arrus"/>
          <w:sz w:val="22"/>
          <w:szCs w:val="28"/>
        </w:rPr>
        <w:t>V. Special development initiatives</w:t>
      </w:r>
    </w:p>
    <w:p w14:paraId="268B4212" w14:textId="77777777" w:rsidR="00270475" w:rsidRPr="00584AEA" w:rsidRDefault="00270475" w:rsidP="00270475">
      <w:pPr>
        <w:jc w:val="both"/>
        <w:rPr>
          <w:rFonts w:ascii="Arrus" w:hAnsi="Arrus"/>
          <w:sz w:val="22"/>
          <w:szCs w:val="28"/>
        </w:rPr>
      </w:pPr>
      <w:r w:rsidRPr="00584AEA">
        <w:rPr>
          <w:rFonts w:ascii="Arrus" w:hAnsi="Arrus"/>
          <w:sz w:val="22"/>
          <w:szCs w:val="28"/>
        </w:rPr>
        <w:t>VI. Waqfs</w:t>
      </w:r>
    </w:p>
    <w:p w14:paraId="268B4213" w14:textId="77777777" w:rsidR="00270475" w:rsidRPr="00584AEA" w:rsidRDefault="00270475" w:rsidP="00270475">
      <w:pPr>
        <w:jc w:val="both"/>
        <w:rPr>
          <w:rFonts w:ascii="Arrus" w:hAnsi="Arrus"/>
          <w:sz w:val="22"/>
          <w:szCs w:val="28"/>
        </w:rPr>
      </w:pPr>
      <w:r w:rsidRPr="00584AEA">
        <w:rPr>
          <w:rFonts w:ascii="Arrus" w:hAnsi="Arrus"/>
          <w:sz w:val="22"/>
          <w:szCs w:val="28"/>
        </w:rPr>
        <w:t>VII. Miscellaneous</w:t>
      </w:r>
    </w:p>
    <w:p w14:paraId="268B4214" w14:textId="77777777" w:rsidR="00270475" w:rsidRPr="00584AEA" w:rsidRDefault="00270475" w:rsidP="00270475">
      <w:pPr>
        <w:jc w:val="both"/>
        <w:rPr>
          <w:rFonts w:ascii="Arrus" w:hAnsi="Arrus"/>
          <w:sz w:val="22"/>
          <w:szCs w:val="28"/>
        </w:rPr>
      </w:pPr>
      <w:r w:rsidRPr="00584AEA">
        <w:rPr>
          <w:rFonts w:ascii="Arrus" w:hAnsi="Arrus"/>
          <w:sz w:val="22"/>
          <w:szCs w:val="28"/>
        </w:rPr>
        <w:t>4. The responsibility for implementation of these decisions have been given to the concerned Ministries/Departments. The Secretary (Minority Affairs) has been taking periodical review meetings in order to monitor the progress of implementation of the decisions of the Government on the follow up action on the recommendations of the Sachar Committee with the Nodal Officers of the Ministries/Departments concerned.</w:t>
      </w:r>
    </w:p>
    <w:p w14:paraId="268B4215" w14:textId="77777777" w:rsidR="00270475" w:rsidRPr="00584AEA" w:rsidRDefault="00270475" w:rsidP="00270475">
      <w:pPr>
        <w:jc w:val="both"/>
        <w:rPr>
          <w:rFonts w:ascii="Arrus" w:hAnsi="Arrus"/>
          <w:sz w:val="22"/>
          <w:szCs w:val="28"/>
        </w:rPr>
      </w:pPr>
      <w:r w:rsidRPr="00584AEA">
        <w:rPr>
          <w:rFonts w:ascii="Arrus" w:hAnsi="Arrus"/>
          <w:sz w:val="22"/>
          <w:szCs w:val="28"/>
        </w:rPr>
        <w:t>5. Ministry/Department-wise status of follow up action on Implementation of recommendations of Sachar Committee are as under:</w:t>
      </w:r>
    </w:p>
    <w:p w14:paraId="268B4216" w14:textId="77777777" w:rsidR="00270475" w:rsidRPr="00584AEA" w:rsidRDefault="00270475" w:rsidP="00270475">
      <w:pPr>
        <w:jc w:val="both"/>
        <w:rPr>
          <w:rFonts w:ascii="Arrus" w:hAnsi="Arrus"/>
          <w:sz w:val="22"/>
          <w:szCs w:val="28"/>
        </w:rPr>
      </w:pPr>
    </w:p>
    <w:p w14:paraId="268B4217" w14:textId="77777777" w:rsidR="00270475" w:rsidRPr="00584AEA" w:rsidRDefault="00270475" w:rsidP="00270475">
      <w:pPr>
        <w:jc w:val="both"/>
        <w:rPr>
          <w:rFonts w:ascii="Arrus" w:hAnsi="Arrus"/>
          <w:sz w:val="22"/>
          <w:szCs w:val="28"/>
        </w:rPr>
      </w:pPr>
      <w:r w:rsidRPr="00584AEA">
        <w:rPr>
          <w:rFonts w:ascii="Arrus" w:hAnsi="Arrus"/>
          <w:sz w:val="22"/>
          <w:szCs w:val="28"/>
        </w:rPr>
        <w:t>1. Department of Financial Services :</w:t>
      </w:r>
    </w:p>
    <w:p w14:paraId="268B4218" w14:textId="77777777" w:rsidR="00270475" w:rsidRPr="00584AEA" w:rsidRDefault="00270475" w:rsidP="00270475">
      <w:pPr>
        <w:jc w:val="both"/>
        <w:rPr>
          <w:rFonts w:ascii="Arrus" w:hAnsi="Arrus"/>
          <w:sz w:val="22"/>
          <w:szCs w:val="28"/>
        </w:rPr>
      </w:pPr>
      <w:r w:rsidRPr="00584AEA">
        <w:rPr>
          <w:rFonts w:ascii="Arrus" w:hAnsi="Arrus"/>
          <w:sz w:val="22"/>
          <w:szCs w:val="28"/>
        </w:rPr>
        <w:t>With a view to facilitate access to credit to minorities, following measures have been taken:</w:t>
      </w:r>
    </w:p>
    <w:p w14:paraId="268B4219" w14:textId="77777777" w:rsidR="00270475" w:rsidRPr="00584AEA" w:rsidRDefault="00270475" w:rsidP="00270475">
      <w:pPr>
        <w:jc w:val="both"/>
        <w:rPr>
          <w:rFonts w:ascii="Arrus" w:hAnsi="Arrus"/>
          <w:sz w:val="22"/>
          <w:szCs w:val="28"/>
        </w:rPr>
      </w:pPr>
      <w:r w:rsidRPr="00584AEA">
        <w:rPr>
          <w:rFonts w:ascii="Arrus" w:hAnsi="Arrus"/>
          <w:sz w:val="22"/>
          <w:szCs w:val="28"/>
        </w:rPr>
        <w:t>(</w:t>
      </w:r>
      <w:proofErr w:type="spellStart"/>
      <w:r w:rsidRPr="00584AEA">
        <w:rPr>
          <w:rFonts w:ascii="Arrus" w:hAnsi="Arrus"/>
          <w:sz w:val="22"/>
          <w:szCs w:val="28"/>
        </w:rPr>
        <w:t>i</w:t>
      </w:r>
      <w:proofErr w:type="spellEnd"/>
      <w:r w:rsidRPr="00584AEA">
        <w:rPr>
          <w:rFonts w:ascii="Arrus" w:hAnsi="Arrus"/>
          <w:sz w:val="22"/>
          <w:szCs w:val="28"/>
        </w:rPr>
        <w:t>) All public sector banks have been directed to open more branches in districts having a substantial minority population. Since 2007-08, 5954 branches were opened in such districts. During 2012-13, up to 30</w:t>
      </w:r>
      <w:r w:rsidRPr="00584AEA">
        <w:rPr>
          <w:rFonts w:ascii="Arrus" w:hAnsi="Arrus"/>
          <w:sz w:val="22"/>
          <w:szCs w:val="28"/>
          <w:vertAlign w:val="superscript"/>
        </w:rPr>
        <w:t>th</w:t>
      </w:r>
      <w:r w:rsidRPr="00584AEA">
        <w:rPr>
          <w:rFonts w:ascii="Arrus" w:hAnsi="Arrus"/>
          <w:sz w:val="22"/>
          <w:szCs w:val="28"/>
        </w:rPr>
        <w:t xml:space="preserve"> September, 2012, 288 branches have been opened.</w:t>
      </w:r>
    </w:p>
    <w:p w14:paraId="268B421A" w14:textId="77777777" w:rsidR="00270475" w:rsidRPr="00584AEA" w:rsidRDefault="00270475" w:rsidP="00270475">
      <w:pPr>
        <w:jc w:val="both"/>
        <w:rPr>
          <w:rFonts w:ascii="Arrus" w:hAnsi="Arrus"/>
          <w:sz w:val="22"/>
          <w:szCs w:val="28"/>
        </w:rPr>
      </w:pPr>
      <w:r w:rsidRPr="00584AEA">
        <w:rPr>
          <w:rFonts w:ascii="Arrus" w:hAnsi="Arrus"/>
          <w:sz w:val="22"/>
          <w:szCs w:val="28"/>
        </w:rPr>
        <w:t>(ii) RBI revised its Master Circular on 2nd July, 2012 on priority sector lending (PSL) for improving credit facilities to minority communities. As on 30th September, 2012, Rs. 1,71,960.71 crore, which is 15.01% of total PSL, was provided to minorities.</w:t>
      </w:r>
    </w:p>
    <w:p w14:paraId="268B421B" w14:textId="77777777" w:rsidR="00270475" w:rsidRPr="00584AEA" w:rsidRDefault="00270475" w:rsidP="00270475">
      <w:pPr>
        <w:jc w:val="both"/>
        <w:rPr>
          <w:rFonts w:ascii="Arrus" w:hAnsi="Arrus"/>
          <w:sz w:val="22"/>
          <w:szCs w:val="28"/>
        </w:rPr>
      </w:pPr>
      <w:r w:rsidRPr="00584AEA">
        <w:rPr>
          <w:rFonts w:ascii="Arrus" w:hAnsi="Arrus"/>
          <w:sz w:val="22"/>
          <w:szCs w:val="28"/>
        </w:rPr>
        <w:t>(iii) District Consultative Committees (DCCs) of lead banks are regularly monitoring the disposal and rejection of loan applications for minorities.</w:t>
      </w:r>
    </w:p>
    <w:p w14:paraId="268B421C"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(iv) To promote micro-finance among women, 6,00,285 accounts have been opened for minority women with Rs. 3702.99 crore as micro-credit in 2012-13 </w:t>
      </w:r>
      <w:proofErr w:type="spellStart"/>
      <w:r w:rsidRPr="00584AEA">
        <w:rPr>
          <w:rFonts w:ascii="Arrus" w:hAnsi="Arrus"/>
          <w:sz w:val="22"/>
          <w:szCs w:val="28"/>
        </w:rPr>
        <w:t>upto</w:t>
      </w:r>
      <w:proofErr w:type="spellEnd"/>
      <w:r w:rsidRPr="00584AEA">
        <w:rPr>
          <w:rFonts w:ascii="Arrus" w:hAnsi="Arrus"/>
          <w:sz w:val="22"/>
          <w:szCs w:val="28"/>
        </w:rPr>
        <w:t xml:space="preserve"> September, 2012.</w:t>
      </w:r>
    </w:p>
    <w:p w14:paraId="268B421D"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(v) All public sector banks are organizing awareness campaigns in blocks/districts/towns with substantial minority population. In 2012-13, 4146 awareness campaigns were organized in such areas </w:t>
      </w:r>
      <w:proofErr w:type="spellStart"/>
      <w:r w:rsidRPr="00584AEA">
        <w:rPr>
          <w:rFonts w:ascii="Arrus" w:hAnsi="Arrus"/>
          <w:sz w:val="22"/>
          <w:szCs w:val="28"/>
        </w:rPr>
        <w:t>upto</w:t>
      </w:r>
      <w:proofErr w:type="spellEnd"/>
      <w:r w:rsidRPr="00584AEA">
        <w:rPr>
          <w:rFonts w:ascii="Arrus" w:hAnsi="Arrus"/>
          <w:sz w:val="22"/>
          <w:szCs w:val="28"/>
        </w:rPr>
        <w:t xml:space="preserve"> September, 2012.</w:t>
      </w:r>
    </w:p>
    <w:p w14:paraId="268B421E"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(vi) Lead banks have organized 1 9 1 1 entrepreneurial development  programmes in blocks/districts/towns with substantial minority </w:t>
      </w:r>
      <w:r w:rsidRPr="00584AEA">
        <w:rPr>
          <w:rFonts w:ascii="Arrus" w:hAnsi="Arrus"/>
          <w:sz w:val="22"/>
          <w:szCs w:val="28"/>
        </w:rPr>
        <w:lastRenderedPageBreak/>
        <w:t xml:space="preserve">population </w:t>
      </w:r>
      <w:proofErr w:type="spellStart"/>
      <w:r w:rsidRPr="00584AEA">
        <w:rPr>
          <w:rFonts w:ascii="Arrus" w:hAnsi="Arrus"/>
          <w:sz w:val="22"/>
          <w:szCs w:val="28"/>
        </w:rPr>
        <w:t>upto</w:t>
      </w:r>
      <w:proofErr w:type="spellEnd"/>
      <w:r w:rsidRPr="00584AEA">
        <w:rPr>
          <w:rFonts w:ascii="Arrus" w:hAnsi="Arrus"/>
          <w:sz w:val="22"/>
          <w:szCs w:val="28"/>
        </w:rPr>
        <w:t xml:space="preserve"> September, 2012 and the number of beneficiaries is 33751.</w:t>
      </w:r>
    </w:p>
    <w:p w14:paraId="268B421F" w14:textId="77777777" w:rsidR="00270475" w:rsidRPr="00584AEA" w:rsidRDefault="00270475" w:rsidP="00270475">
      <w:pPr>
        <w:jc w:val="both"/>
        <w:rPr>
          <w:rFonts w:ascii="Arrus" w:hAnsi="Arrus"/>
          <w:sz w:val="22"/>
          <w:szCs w:val="28"/>
        </w:rPr>
      </w:pPr>
    </w:p>
    <w:p w14:paraId="268B4220"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2 Ministry of Human </w:t>
      </w:r>
      <w:proofErr w:type="spellStart"/>
      <w:r w:rsidRPr="00584AEA">
        <w:rPr>
          <w:rFonts w:ascii="Arrus" w:hAnsi="Arrus"/>
          <w:sz w:val="22"/>
          <w:szCs w:val="28"/>
        </w:rPr>
        <w:t>ResourceDevelopment</w:t>
      </w:r>
      <w:proofErr w:type="spellEnd"/>
      <w:r w:rsidRPr="00584AEA">
        <w:rPr>
          <w:rFonts w:ascii="Arrus" w:hAnsi="Arrus"/>
          <w:sz w:val="22"/>
          <w:szCs w:val="28"/>
        </w:rPr>
        <w:t>:</w:t>
      </w:r>
    </w:p>
    <w:p w14:paraId="268B4221" w14:textId="77777777" w:rsidR="00270475" w:rsidRPr="00584AEA" w:rsidRDefault="00270475" w:rsidP="00270475">
      <w:pPr>
        <w:jc w:val="both"/>
        <w:rPr>
          <w:rFonts w:ascii="Arrus" w:hAnsi="Arrus"/>
          <w:sz w:val="22"/>
          <w:szCs w:val="28"/>
        </w:rPr>
      </w:pPr>
      <w:r w:rsidRPr="00584AEA">
        <w:rPr>
          <w:rFonts w:ascii="Arrus" w:hAnsi="Arrus"/>
          <w:sz w:val="22"/>
          <w:szCs w:val="28"/>
        </w:rPr>
        <w:t>A multi-pronged strategy to address the educational backwardness of the Muslim community, as brought out by the Sachar Committee, has been adopted. With a view to ensure educational empowerment of minorities, the Government has initiated several measures as given below:-</w:t>
      </w:r>
    </w:p>
    <w:p w14:paraId="268B4222" w14:textId="77777777" w:rsidR="00270475" w:rsidRPr="00584AEA" w:rsidRDefault="00270475" w:rsidP="00270475">
      <w:pPr>
        <w:jc w:val="both"/>
        <w:rPr>
          <w:rFonts w:ascii="Arrus" w:hAnsi="Arrus"/>
          <w:sz w:val="22"/>
          <w:szCs w:val="28"/>
        </w:rPr>
      </w:pPr>
      <w:r w:rsidRPr="00584AEA">
        <w:rPr>
          <w:rFonts w:ascii="Arrus" w:hAnsi="Arrus"/>
          <w:sz w:val="22"/>
          <w:szCs w:val="28"/>
        </w:rPr>
        <w:t>a) Under the Kasturba Gandhi Balika Vidyalaya (KGBV) scheme, criteria of educationally backward blocks has been revised with effect from 1st April 2008 to cover blocks with less than 30% rural female literacy and in urban areas with less than national average of female literacy (53.67%: Census 2001). Under the scheme, 3 KGBVs out of the target of 9 KGBVs in 2012-13 are in minority concentration districts.</w:t>
      </w:r>
    </w:p>
    <w:p w14:paraId="268B4223"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b) Universalization of access to quality education at secondary stage called Rashtriya Madhyamik Shiksha Abhiyan (RMSA) has been approved. The scheme envisages preference to minority concentration areas in opening of Government schools. State Governments have been advised to accord priority to setting up of new / upgraded schools in minority concentration areas while appraising proposals under this scheme. </w:t>
      </w:r>
    </w:p>
    <w:p w14:paraId="268B4224"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c) One model college each would be set up in 374 educationally backward districts (EBDs) of the country. Of 374 EBDs, 67 are among identified minority concentration districts. </w:t>
      </w:r>
    </w:p>
    <w:p w14:paraId="268B4225" w14:textId="77777777" w:rsidR="00270475" w:rsidRPr="00584AEA" w:rsidRDefault="00270475" w:rsidP="00270475">
      <w:pPr>
        <w:jc w:val="both"/>
        <w:rPr>
          <w:rFonts w:ascii="Arrus" w:hAnsi="Arrus"/>
          <w:sz w:val="22"/>
          <w:szCs w:val="28"/>
        </w:rPr>
      </w:pPr>
      <w:r w:rsidRPr="00584AEA">
        <w:rPr>
          <w:rFonts w:ascii="Arrus" w:hAnsi="Arrus"/>
          <w:sz w:val="22"/>
          <w:szCs w:val="28"/>
        </w:rPr>
        <w:t>d) Under the sub-Mission on polytechnics, financial assistance is provided to the States/UTs for setting up of polytechnics in un-served and under-served districts. 57 districts out of 90 minority concentration districts are eligible for consideration under the scheme. So far an amount of Rs.291.06 crore has been released as initial grants for setting up of polytechnics in 49 out of 57 Districts.</w:t>
      </w:r>
    </w:p>
    <w:p w14:paraId="268B4226" w14:textId="77777777" w:rsidR="00270475" w:rsidRPr="00584AEA" w:rsidRDefault="00270475" w:rsidP="00270475">
      <w:pPr>
        <w:jc w:val="both"/>
        <w:rPr>
          <w:rFonts w:ascii="Arrus" w:hAnsi="Arrus"/>
          <w:sz w:val="22"/>
          <w:szCs w:val="28"/>
        </w:rPr>
      </w:pPr>
      <w:r w:rsidRPr="00584AEA">
        <w:rPr>
          <w:rFonts w:ascii="Arrus" w:hAnsi="Arrus"/>
          <w:sz w:val="22"/>
          <w:szCs w:val="28"/>
        </w:rPr>
        <w:t>e) Preference is given by the University Grants Commission for provision of girls' hostels in universities and colleges in the areas where there is concentration of minorities especially Muslims. The UGC has sanctioned 285 Women's hostels and released Rs. 203.69 crore till 27th Sept., 2012 in Minority Concentration Districts/areas.</w:t>
      </w:r>
    </w:p>
    <w:p w14:paraId="268B4227"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f) The Area Intensive &amp; </w:t>
      </w:r>
      <w:proofErr w:type="spellStart"/>
      <w:r w:rsidRPr="00584AEA">
        <w:rPr>
          <w:rFonts w:ascii="Arrus" w:hAnsi="Arrus"/>
          <w:sz w:val="22"/>
          <w:szCs w:val="28"/>
        </w:rPr>
        <w:t>Madarsa</w:t>
      </w:r>
      <w:proofErr w:type="spellEnd"/>
      <w:r w:rsidRPr="00584AEA">
        <w:rPr>
          <w:rFonts w:ascii="Arrus" w:hAnsi="Arrus"/>
          <w:sz w:val="22"/>
          <w:szCs w:val="28"/>
        </w:rPr>
        <w:t xml:space="preserve"> </w:t>
      </w:r>
      <w:proofErr w:type="spellStart"/>
      <w:r w:rsidRPr="00584AEA">
        <w:rPr>
          <w:rFonts w:ascii="Arrus" w:hAnsi="Arrus"/>
          <w:sz w:val="22"/>
          <w:szCs w:val="28"/>
        </w:rPr>
        <w:t>Modernisation</w:t>
      </w:r>
      <w:proofErr w:type="spellEnd"/>
      <w:r w:rsidRPr="00584AEA">
        <w:rPr>
          <w:rFonts w:ascii="Arrus" w:hAnsi="Arrus"/>
          <w:sz w:val="22"/>
          <w:szCs w:val="28"/>
        </w:rPr>
        <w:t xml:space="preserve"> Programme has been revised and bifurcated into two schemes. A Scheme for Providing Quality Education in </w:t>
      </w:r>
      <w:proofErr w:type="spellStart"/>
      <w:r w:rsidRPr="00584AEA">
        <w:rPr>
          <w:rFonts w:ascii="Arrus" w:hAnsi="Arrus"/>
          <w:sz w:val="22"/>
          <w:szCs w:val="28"/>
        </w:rPr>
        <w:t>Madarsas</w:t>
      </w:r>
      <w:proofErr w:type="spellEnd"/>
      <w:r w:rsidRPr="00584AEA">
        <w:rPr>
          <w:rFonts w:ascii="Arrus" w:hAnsi="Arrus"/>
          <w:sz w:val="22"/>
          <w:szCs w:val="28"/>
        </w:rPr>
        <w:t xml:space="preserve"> (SPQEM) had been launched in the Eleventh Five-Year Plan. It contains attractive provisions for better teachers' salary, increased assistance for books, teaching aids and computers and introduction of vocational subjects, etc. During 2012-13, </w:t>
      </w:r>
      <w:r w:rsidRPr="00584AEA">
        <w:rPr>
          <w:rFonts w:ascii="Arrus" w:hAnsi="Arrus"/>
          <w:sz w:val="22"/>
          <w:szCs w:val="28"/>
        </w:rPr>
        <w:lastRenderedPageBreak/>
        <w:t xml:space="preserve">an amount of Rs. 80.62 crore  has been released </w:t>
      </w:r>
      <w:proofErr w:type="spellStart"/>
      <w:r w:rsidRPr="00584AEA">
        <w:rPr>
          <w:rFonts w:ascii="Arrus" w:hAnsi="Arrus"/>
          <w:sz w:val="22"/>
          <w:szCs w:val="28"/>
        </w:rPr>
        <w:t>upto</w:t>
      </w:r>
      <w:proofErr w:type="spellEnd"/>
      <w:r w:rsidRPr="00584AEA">
        <w:rPr>
          <w:rFonts w:ascii="Arrus" w:hAnsi="Arrus"/>
          <w:sz w:val="22"/>
          <w:szCs w:val="28"/>
        </w:rPr>
        <w:t xml:space="preserve"> 30th September, 2012 against budget provision of Rs. 175 crore, for assisting 4568 </w:t>
      </w:r>
      <w:proofErr w:type="spellStart"/>
      <w:r w:rsidRPr="00584AEA">
        <w:rPr>
          <w:rFonts w:ascii="Arrus" w:hAnsi="Arrus"/>
          <w:sz w:val="22"/>
          <w:szCs w:val="28"/>
        </w:rPr>
        <w:t>Madarasas</w:t>
      </w:r>
      <w:proofErr w:type="spellEnd"/>
      <w:r w:rsidRPr="00584AEA">
        <w:rPr>
          <w:rFonts w:ascii="Arrus" w:hAnsi="Arrus"/>
          <w:sz w:val="22"/>
          <w:szCs w:val="28"/>
        </w:rPr>
        <w:t xml:space="preserve"> and 9720 teachers.. The other scheme, which provides financial assistance for Infrastructure Development of Private aided/unaided Minority Institutes (IDMI), had also been launched in the Eleventh Five-Year Plan. During 2012-13, an amount of Rs. 15.34 crore has been released against budget outlay of Rs. 50.00 crore </w:t>
      </w:r>
      <w:proofErr w:type="spellStart"/>
      <w:r w:rsidRPr="00584AEA">
        <w:rPr>
          <w:rFonts w:ascii="Arrus" w:hAnsi="Arrus"/>
          <w:sz w:val="22"/>
          <w:szCs w:val="28"/>
        </w:rPr>
        <w:t>upto</w:t>
      </w:r>
      <w:proofErr w:type="spellEnd"/>
      <w:r w:rsidRPr="00584AEA">
        <w:rPr>
          <w:rFonts w:ascii="Arrus" w:hAnsi="Arrus"/>
          <w:sz w:val="22"/>
          <w:szCs w:val="28"/>
        </w:rPr>
        <w:t xml:space="preserve"> 30</w:t>
      </w:r>
      <w:r w:rsidRPr="00584AEA">
        <w:rPr>
          <w:rFonts w:ascii="Arrus" w:hAnsi="Arrus"/>
          <w:sz w:val="22"/>
          <w:szCs w:val="28"/>
          <w:vertAlign w:val="superscript"/>
        </w:rPr>
        <w:t>th</w:t>
      </w:r>
      <w:r w:rsidRPr="00584AEA">
        <w:rPr>
          <w:rFonts w:ascii="Arrus" w:hAnsi="Arrus"/>
          <w:sz w:val="22"/>
          <w:szCs w:val="28"/>
        </w:rPr>
        <w:t xml:space="preserve"> September, 2012 for assisting 123 institutes. </w:t>
      </w:r>
    </w:p>
    <w:p w14:paraId="268B4228"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g) For subsequent access to higher education, the Certificates issued by the State </w:t>
      </w:r>
      <w:proofErr w:type="spellStart"/>
      <w:r w:rsidRPr="00584AEA">
        <w:rPr>
          <w:rFonts w:ascii="Arrus" w:hAnsi="Arrus"/>
          <w:sz w:val="22"/>
          <w:szCs w:val="28"/>
        </w:rPr>
        <w:t>Madarsa</w:t>
      </w:r>
      <w:proofErr w:type="spellEnd"/>
      <w:r w:rsidRPr="00584AEA">
        <w:rPr>
          <w:rFonts w:ascii="Arrus" w:hAnsi="Arrus"/>
          <w:sz w:val="22"/>
          <w:szCs w:val="28"/>
        </w:rPr>
        <w:t xml:space="preserve"> Boards, whose Certificates and qualifications have been granted equivalence by the corresponding State Boards, would be considered equivalent by the Central Board of Secondary Education (CBSE), Council of Board of School Education in India (COBSE) or/and by any other school examination board.</w:t>
      </w:r>
    </w:p>
    <w:p w14:paraId="268B4229"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h) Academies for professional development of Urdu medium teachers have been set up at three Central Universities namely, Aligarh Muslim4 University (AMU), Jamia Milia Islamia University (JMIU), New Delhi and Maulana Azad National Urdu University (MAANU), Hyderabad. An amount of Rs.4 crore for each of the three academies was sanctioned by UGC during the 11th Plan. The AMU conducted 17 Refresher Courses/workshops for primary/secondary schools teachers covering 416 teachers for teaching modern subjects in Urdu medium. The academy at JMIU has trained 1675 teachers and MAANU has trained 3083 </w:t>
      </w:r>
      <w:proofErr w:type="spellStart"/>
      <w:r w:rsidRPr="00584AEA">
        <w:rPr>
          <w:rFonts w:ascii="Arrus" w:hAnsi="Arrus"/>
          <w:sz w:val="22"/>
          <w:szCs w:val="28"/>
        </w:rPr>
        <w:t>teahcers</w:t>
      </w:r>
      <w:proofErr w:type="spellEnd"/>
      <w:r w:rsidRPr="00584AEA">
        <w:rPr>
          <w:rFonts w:ascii="Arrus" w:hAnsi="Arrus"/>
          <w:sz w:val="22"/>
          <w:szCs w:val="28"/>
        </w:rPr>
        <w:t xml:space="preserve">. </w:t>
      </w:r>
    </w:p>
    <w:p w14:paraId="268B422A" w14:textId="77777777" w:rsidR="00270475" w:rsidRPr="00584AEA" w:rsidRDefault="00270475" w:rsidP="00270475">
      <w:pPr>
        <w:jc w:val="both"/>
        <w:rPr>
          <w:rFonts w:ascii="Arrus" w:hAnsi="Arrus"/>
          <w:sz w:val="22"/>
          <w:szCs w:val="28"/>
        </w:rPr>
      </w:pPr>
      <w:proofErr w:type="spellStart"/>
      <w:r w:rsidRPr="00584AEA">
        <w:rPr>
          <w:rFonts w:ascii="Arrus" w:hAnsi="Arrus"/>
          <w:sz w:val="22"/>
          <w:szCs w:val="28"/>
        </w:rPr>
        <w:t>i</w:t>
      </w:r>
      <w:proofErr w:type="spellEnd"/>
      <w:r w:rsidRPr="00584AEA">
        <w:rPr>
          <w:rFonts w:ascii="Arrus" w:hAnsi="Arrus"/>
          <w:sz w:val="22"/>
          <w:szCs w:val="28"/>
        </w:rPr>
        <w:t>) Under the revised scheme, financial assistance is given for appointment of Urdu teachers in a Government school in any locality where more than 25% of the population is from Urdu speaking community. The financial assistance would be based on the prevailing salary structure of Urdu teachers employed with schools of the State Government. Honorarium is also admissible to part-time Urdu teachers.</w:t>
      </w:r>
    </w:p>
    <w:p w14:paraId="268B422B"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j) The States/UTs have been advised to undertake community based mobilization campaigns in areas having a substantial population of Muslims. </w:t>
      </w:r>
      <w:proofErr w:type="spellStart"/>
      <w:r w:rsidRPr="00584AEA">
        <w:rPr>
          <w:rFonts w:ascii="Arrus" w:hAnsi="Arrus"/>
          <w:sz w:val="22"/>
          <w:szCs w:val="28"/>
        </w:rPr>
        <w:t>Saakshar</w:t>
      </w:r>
      <w:proofErr w:type="spellEnd"/>
      <w:r w:rsidRPr="00584AEA">
        <w:rPr>
          <w:rFonts w:ascii="Arrus" w:hAnsi="Arrus"/>
          <w:sz w:val="22"/>
          <w:szCs w:val="28"/>
        </w:rPr>
        <w:t xml:space="preserve"> Bharat is being implemented in 372 districts out of 410 eligible districts where adult female literacy is 50% or below as per 2001 Census. Out of 88 Muslim dominated districts, 61 districts have been covered under </w:t>
      </w:r>
      <w:proofErr w:type="spellStart"/>
      <w:r w:rsidRPr="00584AEA">
        <w:rPr>
          <w:rFonts w:ascii="Arrus" w:hAnsi="Arrus"/>
          <w:sz w:val="22"/>
          <w:szCs w:val="28"/>
        </w:rPr>
        <w:t>Saakshar</w:t>
      </w:r>
      <w:proofErr w:type="spellEnd"/>
      <w:r w:rsidRPr="00584AEA">
        <w:rPr>
          <w:rFonts w:ascii="Arrus" w:hAnsi="Arrus"/>
          <w:sz w:val="22"/>
          <w:szCs w:val="28"/>
        </w:rPr>
        <w:t xml:space="preserve"> Bharat.</w:t>
      </w:r>
    </w:p>
    <w:p w14:paraId="268B422C"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k) Jan Shikshan </w:t>
      </w:r>
      <w:proofErr w:type="spellStart"/>
      <w:r w:rsidRPr="00584AEA">
        <w:rPr>
          <w:rFonts w:ascii="Arrus" w:hAnsi="Arrus"/>
          <w:sz w:val="22"/>
          <w:szCs w:val="28"/>
        </w:rPr>
        <w:t>Sansthans</w:t>
      </w:r>
      <w:proofErr w:type="spellEnd"/>
      <w:r w:rsidRPr="00584AEA">
        <w:rPr>
          <w:rFonts w:ascii="Arrus" w:hAnsi="Arrus"/>
          <w:sz w:val="22"/>
          <w:szCs w:val="28"/>
        </w:rPr>
        <w:t xml:space="preserve"> (JSSs) are envisaged in the revised </w:t>
      </w:r>
      <w:proofErr w:type="spellStart"/>
      <w:r w:rsidRPr="00584AEA">
        <w:rPr>
          <w:rFonts w:ascii="Arrus" w:hAnsi="Arrus"/>
          <w:sz w:val="22"/>
          <w:szCs w:val="28"/>
        </w:rPr>
        <w:t>schemes.At</w:t>
      </w:r>
      <w:proofErr w:type="spellEnd"/>
      <w:r w:rsidRPr="00584AEA">
        <w:rPr>
          <w:rFonts w:ascii="Arrus" w:hAnsi="Arrus"/>
          <w:sz w:val="22"/>
          <w:szCs w:val="28"/>
        </w:rPr>
        <w:t xml:space="preserve"> present, JSSs are imparting vocational training in 33 out of the 88 Muslim dominated districts in the country.</w:t>
      </w:r>
    </w:p>
    <w:p w14:paraId="268B422D"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l) The mid-day meal scheme has been extended to all areas in the country from the year 2008-09 and also covers upper primary schools. Blocks with a concentration of Muslim population are being covered </w:t>
      </w:r>
      <w:r w:rsidRPr="00584AEA">
        <w:rPr>
          <w:rFonts w:ascii="Arrus" w:hAnsi="Arrus"/>
          <w:sz w:val="22"/>
          <w:szCs w:val="28"/>
        </w:rPr>
        <w:lastRenderedPageBreak/>
        <w:t xml:space="preserve">under this scheme. </w:t>
      </w:r>
    </w:p>
    <w:p w14:paraId="268B422E"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m) All State Governments/UT administrations have been advised for using existing school buildings and community buildings as study centres for school children. </w:t>
      </w:r>
    </w:p>
    <w:p w14:paraId="268B422F"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n) National Council of Educational Research and Training (NCERT) has prepared text books for all classes in the light of the National Curriculum Framework-2005 (NCF). 14 States have revised their curriculum as per the NCF 2005 while 9 States are in the process of doing so. Ten States/UTs use textbooks of </w:t>
      </w:r>
      <w:proofErr w:type="spellStart"/>
      <w:r w:rsidRPr="00584AEA">
        <w:rPr>
          <w:rFonts w:ascii="Arrus" w:hAnsi="Arrus"/>
          <w:sz w:val="22"/>
          <w:szCs w:val="28"/>
        </w:rPr>
        <w:t>neighbouring</w:t>
      </w:r>
      <w:proofErr w:type="spellEnd"/>
      <w:r w:rsidRPr="00584AEA">
        <w:rPr>
          <w:rFonts w:ascii="Arrus" w:hAnsi="Arrus"/>
          <w:sz w:val="22"/>
          <w:szCs w:val="28"/>
        </w:rPr>
        <w:t xml:space="preserve"> States or NCERT textbooks.</w:t>
      </w:r>
    </w:p>
    <w:p w14:paraId="268B4230" w14:textId="77777777" w:rsidR="00270475" w:rsidRPr="00584AEA" w:rsidRDefault="00270475" w:rsidP="00270475">
      <w:pPr>
        <w:jc w:val="both"/>
        <w:rPr>
          <w:rFonts w:ascii="Arrus" w:hAnsi="Arrus"/>
          <w:sz w:val="22"/>
          <w:szCs w:val="28"/>
        </w:rPr>
      </w:pPr>
      <w:r w:rsidRPr="00584AEA">
        <w:rPr>
          <w:rFonts w:ascii="Arrus" w:hAnsi="Arrus"/>
          <w:sz w:val="22"/>
          <w:szCs w:val="28"/>
        </w:rPr>
        <w:t>o) Thirty five universities have started centers for studying social exclusion and inclusive policy for minorities and scheduled castes and scheduled tribes.5</w:t>
      </w:r>
    </w:p>
    <w:p w14:paraId="268B4231" w14:textId="77777777" w:rsidR="00270475" w:rsidRPr="00584AEA" w:rsidRDefault="00270475" w:rsidP="00270475">
      <w:pPr>
        <w:jc w:val="both"/>
        <w:rPr>
          <w:rFonts w:ascii="Arrus" w:hAnsi="Arrus"/>
          <w:sz w:val="22"/>
          <w:szCs w:val="28"/>
        </w:rPr>
      </w:pPr>
    </w:p>
    <w:p w14:paraId="268B4232" w14:textId="77777777" w:rsidR="00270475" w:rsidRPr="00584AEA" w:rsidRDefault="00270475" w:rsidP="00270475">
      <w:pPr>
        <w:jc w:val="both"/>
        <w:rPr>
          <w:rFonts w:ascii="Arrus" w:hAnsi="Arrus"/>
          <w:sz w:val="22"/>
          <w:szCs w:val="28"/>
        </w:rPr>
      </w:pPr>
      <w:r w:rsidRPr="00584AEA">
        <w:rPr>
          <w:rFonts w:ascii="Arrus" w:hAnsi="Arrus"/>
          <w:sz w:val="22"/>
          <w:szCs w:val="28"/>
        </w:rPr>
        <w:t>3 Ministry of Minority Affairs:</w:t>
      </w:r>
    </w:p>
    <w:p w14:paraId="268B4233" w14:textId="77777777" w:rsidR="00270475" w:rsidRPr="00584AEA" w:rsidRDefault="00270475" w:rsidP="00270475">
      <w:pPr>
        <w:jc w:val="both"/>
        <w:rPr>
          <w:rFonts w:ascii="Arrus" w:hAnsi="Arrus"/>
          <w:sz w:val="22"/>
          <w:szCs w:val="28"/>
        </w:rPr>
      </w:pPr>
      <w:r w:rsidRPr="00584AEA">
        <w:rPr>
          <w:rFonts w:ascii="Arrus" w:hAnsi="Arrus"/>
          <w:sz w:val="22"/>
          <w:szCs w:val="28"/>
        </w:rPr>
        <w:t>(a) An expert group, constituted to study and recommend the structure and functions of an Equal Opportunity Commission (EOC), submitted its report on 13th March, 2008. The concept of diversity index has been subsumed in the EOC. The draft Bill for EOC is under consultation with other Ministries/Departments concerned. Comments received from Ministries/Departments have been examined and a modified draft EOC Bill is under formulation for being referred to the Ministry of Law &amp; Justice for vetting.</w:t>
      </w:r>
    </w:p>
    <w:p w14:paraId="268B4234" w14:textId="77777777" w:rsidR="00270475" w:rsidRPr="00584AEA" w:rsidRDefault="00270475" w:rsidP="00270475">
      <w:pPr>
        <w:jc w:val="both"/>
        <w:rPr>
          <w:rFonts w:ascii="Arrus" w:hAnsi="Arrus"/>
          <w:sz w:val="22"/>
          <w:szCs w:val="28"/>
        </w:rPr>
      </w:pPr>
      <w:r w:rsidRPr="00584AEA">
        <w:rPr>
          <w:rFonts w:ascii="Arrus" w:hAnsi="Arrus"/>
          <w:sz w:val="22"/>
          <w:szCs w:val="28"/>
        </w:rPr>
        <w:t>(b) The Waqf (Amendment) Bill, 2010 as passed by the Lok Sabha was referred to Select Committee of the Rajya Sabha on 31st August, 2010. The Report of the Select Committee of the Rajya Sabha on the Waqf (Amendment) Bill, 2010 was placed on the Table of the Rajya Sabha on 16thDecember, 2011. A draft of the Waqf (Amendment) Bill had been circulated to Ministries/Departments and State Governments/UTs for inviting their comments. The comments received have been examined and a Cabinet Note on the Waqf (Amendment) Bill has been sent on 8th February, 2013 for consideration of the Cabinet.</w:t>
      </w:r>
    </w:p>
    <w:p w14:paraId="268B4235" w14:textId="77777777" w:rsidR="00270475" w:rsidRPr="00584AEA" w:rsidRDefault="00270475" w:rsidP="00270475">
      <w:pPr>
        <w:jc w:val="both"/>
        <w:rPr>
          <w:rFonts w:ascii="Arrus" w:hAnsi="Arrus"/>
          <w:sz w:val="22"/>
          <w:szCs w:val="28"/>
        </w:rPr>
      </w:pPr>
      <w:r w:rsidRPr="00584AEA">
        <w:rPr>
          <w:rFonts w:ascii="Arrus" w:hAnsi="Arrus"/>
          <w:sz w:val="22"/>
          <w:szCs w:val="28"/>
        </w:rPr>
        <w:t>(c) The Government has accorded 'in-principle' approval for restructuring of National Minorities Development and Finance Corporation (NMDFC). A consultancy firm which was appointed to study and work out the details for restructuring of NMDFC submitted its Reports which were examined in the Ministry. A Committee comprising Secretary (Minority Affairs) and Officers of RBI, NABARD finalized the proposal for restructuring of NMDFC and an EFC memorandum is under formulation.</w:t>
      </w:r>
    </w:p>
    <w:p w14:paraId="268B4236"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(d) An inter-ministerial Task Force constituted to devise an appropriate strategy and action plan for developing 338 identified towns having substantial minority population, has submitted its report on 8th </w:t>
      </w:r>
      <w:r w:rsidRPr="00584AEA">
        <w:rPr>
          <w:rFonts w:ascii="Arrus" w:hAnsi="Arrus"/>
          <w:sz w:val="22"/>
          <w:szCs w:val="28"/>
        </w:rPr>
        <w:lastRenderedPageBreak/>
        <w:t>November, 2007. The concerned Ministries/Departments have been advised to give priority in the implementation of their schemes in these 338 towns.</w:t>
      </w:r>
    </w:p>
    <w:p w14:paraId="268B4237"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(e) Three scholarship schemes for minority communities namely, </w:t>
      </w:r>
      <w:proofErr w:type="spellStart"/>
      <w:r w:rsidRPr="00584AEA">
        <w:rPr>
          <w:rFonts w:ascii="Arrus" w:hAnsi="Arrus"/>
          <w:sz w:val="22"/>
          <w:szCs w:val="28"/>
        </w:rPr>
        <w:t>prematric</w:t>
      </w:r>
      <w:proofErr w:type="spellEnd"/>
      <w:r w:rsidRPr="00584AEA">
        <w:rPr>
          <w:rFonts w:ascii="Arrus" w:hAnsi="Arrus"/>
          <w:sz w:val="22"/>
          <w:szCs w:val="28"/>
        </w:rPr>
        <w:t xml:space="preserve"> scholarship from class-I to X, post-matric scholarship from class XI to PhD and merit-cum-means scholarship for technical and professional courses at under-graduate and post-graduate levels have been launched. Under these schemes, funds of Rs. 879.06 crore have been sanctioned for award of scholarships to 55.56 lakh students belonging to minority communities in 2012-13 up to 31st December, 2012.6 </w:t>
      </w:r>
    </w:p>
    <w:p w14:paraId="268B4238"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(f) Under the Maulana Azad Fellowship scheme which has been launched for </w:t>
      </w:r>
      <w:proofErr w:type="spellStart"/>
      <w:r w:rsidRPr="00584AEA">
        <w:rPr>
          <w:rFonts w:ascii="Arrus" w:hAnsi="Arrus"/>
          <w:sz w:val="22"/>
          <w:szCs w:val="28"/>
        </w:rPr>
        <w:t>M.Phil</w:t>
      </w:r>
      <w:proofErr w:type="spellEnd"/>
      <w:r w:rsidRPr="00584AEA">
        <w:rPr>
          <w:rFonts w:ascii="Arrus" w:hAnsi="Arrus"/>
          <w:sz w:val="22"/>
          <w:szCs w:val="28"/>
        </w:rPr>
        <w:t xml:space="preserve"> and </w:t>
      </w:r>
      <w:proofErr w:type="spellStart"/>
      <w:r w:rsidRPr="00584AEA">
        <w:rPr>
          <w:rFonts w:ascii="Arrus" w:hAnsi="Arrus"/>
          <w:sz w:val="22"/>
          <w:szCs w:val="28"/>
        </w:rPr>
        <w:t>Ph.D</w:t>
      </w:r>
      <w:proofErr w:type="spellEnd"/>
      <w:r w:rsidRPr="00584AEA">
        <w:rPr>
          <w:rFonts w:ascii="Arrus" w:hAnsi="Arrus"/>
          <w:sz w:val="22"/>
          <w:szCs w:val="28"/>
        </w:rPr>
        <w:t xml:space="preserve"> scholars, 2266 fresh fellowships plus 2268 renewal of previous cases have been sanctioned for Rs.141.40 crore by UGC. During 2012-13, funds to the tune of Rs. 66 crore has been released to UGC.</w:t>
      </w:r>
    </w:p>
    <w:p w14:paraId="268B4239"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(g) Under the schemes of MAEF, since 2007-08, 419 NGOs have been given grants-in-aid for infrastructure development of educational institutions and 48471 scholarships were awarded to meritorious girls in classes-XI and XII. During 2012-13, 94 educational institutes were given grants-in-aid amounting to Rs.12.46 crore </w:t>
      </w:r>
      <w:proofErr w:type="spellStart"/>
      <w:r w:rsidRPr="00584AEA">
        <w:rPr>
          <w:rFonts w:ascii="Arrus" w:hAnsi="Arrus"/>
          <w:sz w:val="22"/>
          <w:szCs w:val="28"/>
        </w:rPr>
        <w:t>upto</w:t>
      </w:r>
      <w:proofErr w:type="spellEnd"/>
      <w:r w:rsidRPr="00584AEA">
        <w:rPr>
          <w:rFonts w:ascii="Arrus" w:hAnsi="Arrus"/>
          <w:sz w:val="22"/>
          <w:szCs w:val="28"/>
        </w:rPr>
        <w:t xml:space="preserve"> 31.12.2012.</w:t>
      </w:r>
    </w:p>
    <w:p w14:paraId="268B423A"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(h) A revised Coaching and Allied scheme was launched in 2006-07.  Against the target of 6000 candidates for 2012-13, financial assistance has been to the tune of Rs. 9.33 crore to 4896 students/candidates belonging to minority communities </w:t>
      </w:r>
      <w:proofErr w:type="spellStart"/>
      <w:r w:rsidRPr="00584AEA">
        <w:rPr>
          <w:rFonts w:ascii="Arrus" w:hAnsi="Arrus"/>
          <w:sz w:val="22"/>
          <w:szCs w:val="28"/>
        </w:rPr>
        <w:t>upto</w:t>
      </w:r>
      <w:proofErr w:type="spellEnd"/>
      <w:r w:rsidRPr="00584AEA">
        <w:rPr>
          <w:rFonts w:ascii="Arrus" w:hAnsi="Arrus"/>
          <w:sz w:val="22"/>
          <w:szCs w:val="28"/>
        </w:rPr>
        <w:t xml:space="preserve"> 31st January, 2013..</w:t>
      </w:r>
    </w:p>
    <w:p w14:paraId="268B423B" w14:textId="77777777" w:rsidR="00270475" w:rsidRPr="00584AEA" w:rsidRDefault="00270475" w:rsidP="00270475">
      <w:pPr>
        <w:jc w:val="both"/>
        <w:rPr>
          <w:rFonts w:ascii="Arrus" w:hAnsi="Arrus"/>
          <w:sz w:val="22"/>
          <w:szCs w:val="28"/>
        </w:rPr>
      </w:pPr>
      <w:r w:rsidRPr="00584AEA">
        <w:rPr>
          <w:rFonts w:ascii="Arrus" w:hAnsi="Arrus"/>
          <w:sz w:val="22"/>
          <w:szCs w:val="28"/>
        </w:rPr>
        <w:t>(</w:t>
      </w:r>
      <w:proofErr w:type="spellStart"/>
      <w:r w:rsidRPr="00584AEA">
        <w:rPr>
          <w:rFonts w:ascii="Arrus" w:hAnsi="Arrus"/>
          <w:sz w:val="22"/>
          <w:szCs w:val="28"/>
        </w:rPr>
        <w:t>i</w:t>
      </w:r>
      <w:proofErr w:type="spellEnd"/>
      <w:r w:rsidRPr="00584AEA">
        <w:rPr>
          <w:rFonts w:ascii="Arrus" w:hAnsi="Arrus"/>
          <w:sz w:val="22"/>
          <w:szCs w:val="28"/>
        </w:rPr>
        <w:t>) A Multi-sectoral Development Programme(</w:t>
      </w:r>
      <w:proofErr w:type="spellStart"/>
      <w:r w:rsidRPr="00584AEA">
        <w:rPr>
          <w:rFonts w:ascii="Arrus" w:hAnsi="Arrus"/>
          <w:sz w:val="22"/>
          <w:szCs w:val="28"/>
        </w:rPr>
        <w:t>MsDP</w:t>
      </w:r>
      <w:proofErr w:type="spellEnd"/>
      <w:r w:rsidRPr="00584AEA">
        <w:rPr>
          <w:rFonts w:ascii="Arrus" w:hAnsi="Arrus"/>
          <w:sz w:val="22"/>
          <w:szCs w:val="28"/>
        </w:rPr>
        <w:t xml:space="preserve">) was launched in 90 identified minority concentration districts in 2008-09. Plans of 90 minority concentration districts in Haryana, Uttar Pradesh, West Bengal, Assam, Manipur, Bihar, Meghalaya, Jharkhand, Andaman &amp; Nicobar Islands, Orissa, Maharashtra, Karnataka, Kerala, </w:t>
      </w:r>
      <w:proofErr w:type="spellStart"/>
      <w:r w:rsidRPr="00584AEA">
        <w:rPr>
          <w:rFonts w:ascii="Arrus" w:hAnsi="Arrus"/>
          <w:sz w:val="22"/>
          <w:szCs w:val="28"/>
        </w:rPr>
        <w:t>Uttrakhand</w:t>
      </w:r>
      <w:proofErr w:type="spellEnd"/>
      <w:r w:rsidRPr="00584AEA">
        <w:rPr>
          <w:rFonts w:ascii="Arrus" w:hAnsi="Arrus"/>
          <w:sz w:val="22"/>
          <w:szCs w:val="28"/>
        </w:rPr>
        <w:t xml:space="preserve">, Mizoram, Jammu &amp; Kashmir, Delhi Madhya Pradesh, Sikkim and Arunachal Pradesh had </w:t>
      </w:r>
      <w:proofErr w:type="spellStart"/>
      <w:r w:rsidRPr="00584AEA">
        <w:rPr>
          <w:rFonts w:ascii="Arrus" w:hAnsi="Arrus"/>
          <w:sz w:val="22"/>
          <w:szCs w:val="28"/>
        </w:rPr>
        <w:t>beenapproved</w:t>
      </w:r>
      <w:proofErr w:type="spellEnd"/>
      <w:r w:rsidRPr="00584AEA">
        <w:rPr>
          <w:rFonts w:ascii="Arrus" w:hAnsi="Arrus"/>
          <w:sz w:val="22"/>
          <w:szCs w:val="28"/>
        </w:rPr>
        <w:t xml:space="preserve"> and Rs. 2941.60 crore released to State Governments and Union Territory Administrations during the Eleventh Plan. During 2012-13, plans for Rs. 893.84 crore have been approved and funds of Rs. 504.94 crore released </w:t>
      </w:r>
      <w:proofErr w:type="spellStart"/>
      <w:r w:rsidRPr="00584AEA">
        <w:rPr>
          <w:rFonts w:ascii="Arrus" w:hAnsi="Arrus"/>
          <w:sz w:val="22"/>
          <w:szCs w:val="28"/>
        </w:rPr>
        <w:t>upto</w:t>
      </w:r>
      <w:proofErr w:type="spellEnd"/>
      <w:r w:rsidRPr="00584AEA">
        <w:rPr>
          <w:rFonts w:ascii="Arrus" w:hAnsi="Arrus"/>
          <w:sz w:val="22"/>
          <w:szCs w:val="28"/>
        </w:rPr>
        <w:t xml:space="preserve"> 31st December, 2012.</w:t>
      </w:r>
    </w:p>
    <w:p w14:paraId="268B423C" w14:textId="77777777" w:rsidR="00270475" w:rsidRPr="00584AEA" w:rsidRDefault="00270475" w:rsidP="00270475">
      <w:pPr>
        <w:jc w:val="both"/>
        <w:rPr>
          <w:rFonts w:ascii="Arrus" w:hAnsi="Arrus"/>
          <w:sz w:val="22"/>
          <w:szCs w:val="28"/>
        </w:rPr>
      </w:pPr>
    </w:p>
    <w:p w14:paraId="268B423D" w14:textId="77777777" w:rsidR="00270475" w:rsidRPr="00584AEA" w:rsidRDefault="00270475" w:rsidP="00270475">
      <w:pPr>
        <w:jc w:val="both"/>
        <w:rPr>
          <w:rFonts w:ascii="Arrus" w:hAnsi="Arrus"/>
          <w:sz w:val="22"/>
          <w:szCs w:val="28"/>
        </w:rPr>
      </w:pPr>
      <w:r w:rsidRPr="00584AEA">
        <w:rPr>
          <w:rFonts w:ascii="Arrus" w:hAnsi="Arrus"/>
          <w:sz w:val="22"/>
          <w:szCs w:val="28"/>
        </w:rPr>
        <w:t>4 Ministry of Statistics and Programme Implementation :</w:t>
      </w:r>
    </w:p>
    <w:p w14:paraId="268B423E" w14:textId="77777777" w:rsidR="00270475" w:rsidRPr="00584AEA" w:rsidRDefault="00270475" w:rsidP="00270475">
      <w:pPr>
        <w:jc w:val="both"/>
        <w:rPr>
          <w:rFonts w:ascii="Arrus" w:hAnsi="Arrus"/>
          <w:sz w:val="22"/>
          <w:szCs w:val="28"/>
        </w:rPr>
      </w:pPr>
      <w:r w:rsidRPr="00584AEA">
        <w:rPr>
          <w:rFonts w:ascii="Arrus" w:hAnsi="Arrus"/>
          <w:sz w:val="22"/>
          <w:szCs w:val="28"/>
        </w:rPr>
        <w:t>A National Data Bank, to compile data on the various socio-economic and basic amenities parameters for socio-religious communities, has been set up in the Ministry of Statistics and Programme Implementation (</w:t>
      </w:r>
      <w:proofErr w:type="spellStart"/>
      <w:r w:rsidRPr="00584AEA">
        <w:rPr>
          <w:rFonts w:ascii="Arrus" w:hAnsi="Arrus"/>
          <w:sz w:val="22"/>
          <w:szCs w:val="28"/>
        </w:rPr>
        <w:t>MoSPI</w:t>
      </w:r>
      <w:proofErr w:type="spellEnd"/>
      <w:r w:rsidRPr="00584AEA">
        <w:rPr>
          <w:rFonts w:ascii="Arrus" w:hAnsi="Arrus"/>
          <w:sz w:val="22"/>
          <w:szCs w:val="28"/>
        </w:rPr>
        <w:t xml:space="preserve">). The first set of 37 tables on population (Census 2001 and Census 2011) have been uploaded on the website of the </w:t>
      </w:r>
      <w:proofErr w:type="spellStart"/>
      <w:r w:rsidRPr="00584AEA">
        <w:rPr>
          <w:rFonts w:ascii="Arrus" w:hAnsi="Arrus"/>
          <w:sz w:val="22"/>
          <w:szCs w:val="28"/>
        </w:rPr>
        <w:t>MoSPI</w:t>
      </w:r>
      <w:proofErr w:type="spellEnd"/>
      <w:r w:rsidRPr="00584AEA">
        <w:rPr>
          <w:rFonts w:ascii="Arrus" w:hAnsi="Arrus"/>
          <w:sz w:val="22"/>
          <w:szCs w:val="28"/>
        </w:rPr>
        <w:t xml:space="preserve">. </w:t>
      </w:r>
      <w:r w:rsidRPr="00584AEA">
        <w:rPr>
          <w:rFonts w:ascii="Arrus" w:hAnsi="Arrus"/>
          <w:sz w:val="22"/>
          <w:szCs w:val="28"/>
        </w:rPr>
        <w:lastRenderedPageBreak/>
        <w:t>Further uploading of data is in progress.</w:t>
      </w:r>
    </w:p>
    <w:p w14:paraId="268B423F" w14:textId="77777777" w:rsidR="00270475" w:rsidRPr="00584AEA" w:rsidRDefault="00270475" w:rsidP="00270475">
      <w:pPr>
        <w:jc w:val="both"/>
        <w:rPr>
          <w:rFonts w:ascii="Arrus" w:hAnsi="Arrus"/>
          <w:sz w:val="22"/>
          <w:szCs w:val="28"/>
        </w:rPr>
      </w:pPr>
    </w:p>
    <w:p w14:paraId="268B4240" w14:textId="77777777" w:rsidR="00270475" w:rsidRPr="00584AEA" w:rsidRDefault="00270475" w:rsidP="00270475">
      <w:pPr>
        <w:jc w:val="both"/>
        <w:rPr>
          <w:rFonts w:ascii="Arrus" w:hAnsi="Arrus"/>
          <w:sz w:val="22"/>
          <w:szCs w:val="28"/>
        </w:rPr>
      </w:pPr>
      <w:r w:rsidRPr="00584AEA">
        <w:rPr>
          <w:rFonts w:ascii="Arrus" w:hAnsi="Arrus"/>
          <w:sz w:val="22"/>
          <w:szCs w:val="28"/>
        </w:rPr>
        <w:t>5 Planning Commission:</w:t>
      </w:r>
    </w:p>
    <w:p w14:paraId="268B4241"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(a) An autonomous Assessment &amp; Monitoring Authority (AMA), to </w:t>
      </w:r>
      <w:proofErr w:type="spellStart"/>
      <w:r w:rsidRPr="00584AEA">
        <w:rPr>
          <w:rFonts w:ascii="Arrus" w:hAnsi="Arrus"/>
          <w:sz w:val="22"/>
          <w:szCs w:val="28"/>
        </w:rPr>
        <w:t>analyse</w:t>
      </w:r>
      <w:proofErr w:type="spellEnd"/>
      <w:r w:rsidRPr="00584AEA">
        <w:rPr>
          <w:rFonts w:ascii="Arrus" w:hAnsi="Arrus"/>
          <w:sz w:val="22"/>
          <w:szCs w:val="28"/>
        </w:rPr>
        <w:t xml:space="preserve"> data collected for taking appropriate and corrective policy decisions, was set up in the Planning Commission. Since the term of the AMA ended on 15</w:t>
      </w:r>
      <w:r w:rsidRPr="00584AEA">
        <w:rPr>
          <w:rFonts w:ascii="Arrus" w:hAnsi="Arrus"/>
          <w:sz w:val="22"/>
          <w:szCs w:val="28"/>
          <w:vertAlign w:val="superscript"/>
        </w:rPr>
        <w:t>th</w:t>
      </w:r>
      <w:r w:rsidRPr="00584AEA">
        <w:rPr>
          <w:rFonts w:ascii="Arrus" w:hAnsi="Arrus"/>
          <w:sz w:val="22"/>
          <w:szCs w:val="28"/>
        </w:rPr>
        <w:t xml:space="preserve"> January, 2011, the Planning Commission has reconstituted the AMA and the newly reconstituted AMA. For formulation of strategy, the Planning Commission set up three Working Groups. Two meetings of Working group I and Working group II have been held and their reports would be acted upon by Working group III for making its recommendations. </w:t>
      </w:r>
    </w:p>
    <w:p w14:paraId="268B4242"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(b) A comprehensive institutional structure for fostering skill development has been set up in Planning Commission to address the skill development needs of the country including minorities. It includes National Council on Skill Development, National Skill Development Coordination Board and a National Skill Development Corporation. The Ministry of </w:t>
      </w:r>
      <w:proofErr w:type="spellStart"/>
      <w:r w:rsidRPr="00584AEA">
        <w:rPr>
          <w:rFonts w:ascii="Arrus" w:hAnsi="Arrus"/>
          <w:sz w:val="22"/>
          <w:szCs w:val="28"/>
        </w:rPr>
        <w:t>Labour</w:t>
      </w:r>
      <w:proofErr w:type="spellEnd"/>
      <w:r w:rsidRPr="00584AEA">
        <w:rPr>
          <w:rFonts w:ascii="Arrus" w:hAnsi="Arrus"/>
          <w:sz w:val="22"/>
          <w:szCs w:val="28"/>
        </w:rPr>
        <w:t xml:space="preserve"> &amp; Employment has informed that 1453 ITI s/ITCs affiliated to NCVT are in minority concentration areas with a capacity of 2,28,840 seats.</w:t>
      </w:r>
    </w:p>
    <w:p w14:paraId="268B4243" w14:textId="77777777" w:rsidR="00270475" w:rsidRPr="00584AEA" w:rsidRDefault="00270475" w:rsidP="00270475">
      <w:pPr>
        <w:jc w:val="both"/>
        <w:rPr>
          <w:rFonts w:ascii="Arrus" w:hAnsi="Arrus"/>
          <w:sz w:val="22"/>
          <w:szCs w:val="28"/>
        </w:rPr>
      </w:pPr>
    </w:p>
    <w:p w14:paraId="268B4244" w14:textId="77777777" w:rsidR="00270475" w:rsidRPr="00584AEA" w:rsidRDefault="00270475" w:rsidP="00270475">
      <w:pPr>
        <w:jc w:val="both"/>
        <w:rPr>
          <w:rFonts w:ascii="Arrus" w:hAnsi="Arrus"/>
          <w:sz w:val="22"/>
          <w:szCs w:val="28"/>
        </w:rPr>
      </w:pPr>
      <w:r w:rsidRPr="00584AEA">
        <w:rPr>
          <w:rFonts w:ascii="Arrus" w:hAnsi="Arrus"/>
          <w:sz w:val="22"/>
          <w:szCs w:val="28"/>
        </w:rPr>
        <w:t>6 Department of Personnel and Training:</w:t>
      </w:r>
    </w:p>
    <w:p w14:paraId="268B4245" w14:textId="77777777" w:rsidR="00270475" w:rsidRPr="00584AEA" w:rsidRDefault="00270475" w:rsidP="00270475">
      <w:pPr>
        <w:jc w:val="both"/>
        <w:rPr>
          <w:rFonts w:ascii="Arrus" w:hAnsi="Arrus"/>
          <w:sz w:val="22"/>
          <w:szCs w:val="28"/>
        </w:rPr>
      </w:pPr>
      <w:r w:rsidRPr="00584AEA">
        <w:rPr>
          <w:rFonts w:ascii="Arrus" w:hAnsi="Arrus"/>
          <w:sz w:val="22"/>
          <w:szCs w:val="28"/>
        </w:rPr>
        <w:t>(a) Department of Personnel &amp; Training has developed training modules for sensitization of government officials for the welfare of minorities. These modules have been sent to the Central/ State Training Institutes for training.</w:t>
      </w:r>
    </w:p>
    <w:p w14:paraId="268B4246" w14:textId="77777777" w:rsidR="00270475" w:rsidRPr="00584AEA" w:rsidRDefault="00270475" w:rsidP="00270475">
      <w:pPr>
        <w:jc w:val="both"/>
        <w:rPr>
          <w:rFonts w:ascii="Arrus" w:hAnsi="Arrus"/>
          <w:sz w:val="22"/>
          <w:szCs w:val="28"/>
        </w:rPr>
      </w:pPr>
      <w:r w:rsidRPr="00584AEA">
        <w:rPr>
          <w:rFonts w:ascii="Arrus" w:hAnsi="Arrus"/>
          <w:sz w:val="22"/>
          <w:szCs w:val="28"/>
        </w:rPr>
        <w:t>(b) State Governments and Union Territory Administrations have been advised by Department of Personnel &amp; Training for posting of Muslim police personnel in Thanas and Muslim health personnel and teachers in Muslim concentration areas. Guidelines have also been issued by Ministry of Home Affairs, Ministry of Human Resource Development and Ministry of Health &amp; Family Welfare advising States/UTs for similar action.</w:t>
      </w:r>
    </w:p>
    <w:p w14:paraId="268B4247" w14:textId="77777777" w:rsidR="00270475" w:rsidRPr="00584AEA" w:rsidRDefault="00270475" w:rsidP="00270475">
      <w:pPr>
        <w:jc w:val="both"/>
        <w:rPr>
          <w:rFonts w:ascii="Arrus" w:hAnsi="Arrus"/>
          <w:sz w:val="22"/>
          <w:szCs w:val="28"/>
        </w:rPr>
      </w:pPr>
      <w:r w:rsidRPr="00584AEA">
        <w:rPr>
          <w:rFonts w:ascii="Arrus" w:hAnsi="Arrus"/>
          <w:sz w:val="22"/>
          <w:szCs w:val="28"/>
        </w:rPr>
        <w:t>7 Ministry of Home Affairs:</w:t>
      </w:r>
    </w:p>
    <w:p w14:paraId="268B4248" w14:textId="77777777" w:rsidR="00270475" w:rsidRPr="00584AEA" w:rsidRDefault="00270475" w:rsidP="00270475">
      <w:pPr>
        <w:jc w:val="both"/>
        <w:rPr>
          <w:rFonts w:ascii="Arrus" w:hAnsi="Arrus"/>
          <w:sz w:val="22"/>
          <w:szCs w:val="28"/>
        </w:rPr>
      </w:pPr>
      <w:r w:rsidRPr="00584AEA">
        <w:rPr>
          <w:rFonts w:ascii="Arrus" w:hAnsi="Arrus"/>
          <w:sz w:val="22"/>
          <w:szCs w:val="28"/>
        </w:rPr>
        <w:t>(a) A High Level Committee, set up to review the Delimitation Act, has considered the concerns expressed in the Sachar Committee report regarding anomalies with respect to reserved constituencies under the delimitation schemes and submitted its Report.</w:t>
      </w:r>
    </w:p>
    <w:p w14:paraId="268B4249"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(b) A Working Group in the National Advisory Council (NAC) drafted a Bill titled “Prevention of Communal and Targeted Violence (Access to Justice  &amp; Reparations) Bill, 2011”. The NAC sent the Bill to Ministry of Home Affairs on 25.07.2011. The draft Bill is under examination in </w:t>
      </w:r>
      <w:r w:rsidRPr="00584AEA">
        <w:rPr>
          <w:rFonts w:ascii="Arrus" w:hAnsi="Arrus"/>
          <w:sz w:val="22"/>
          <w:szCs w:val="28"/>
        </w:rPr>
        <w:lastRenderedPageBreak/>
        <w:t>Ministry of Home Affairs.</w:t>
      </w:r>
    </w:p>
    <w:p w14:paraId="268B424A" w14:textId="77777777" w:rsidR="00270475" w:rsidRPr="00584AEA" w:rsidRDefault="00270475" w:rsidP="00270475">
      <w:pPr>
        <w:jc w:val="both"/>
        <w:rPr>
          <w:rFonts w:ascii="Arrus" w:hAnsi="Arrus"/>
          <w:sz w:val="22"/>
          <w:szCs w:val="28"/>
        </w:rPr>
      </w:pPr>
    </w:p>
    <w:p w14:paraId="268B424B" w14:textId="77777777" w:rsidR="00270475" w:rsidRPr="00584AEA" w:rsidRDefault="00270475" w:rsidP="00270475">
      <w:pPr>
        <w:jc w:val="both"/>
        <w:rPr>
          <w:rFonts w:ascii="Arrus" w:hAnsi="Arrus"/>
          <w:sz w:val="22"/>
          <w:szCs w:val="28"/>
        </w:rPr>
      </w:pPr>
      <w:r w:rsidRPr="00584AEA">
        <w:rPr>
          <w:rFonts w:ascii="Arrus" w:hAnsi="Arrus"/>
          <w:sz w:val="22"/>
          <w:szCs w:val="28"/>
        </w:rPr>
        <w:t>8 Ministry of Urban Development and Ministry of Housing &amp; Urban Poverty Alleviation:</w:t>
      </w:r>
    </w:p>
    <w:p w14:paraId="268B424C"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For facilitating the flow of funds under the </w:t>
      </w:r>
      <w:proofErr w:type="spellStart"/>
      <w:r w:rsidRPr="00584AEA">
        <w:rPr>
          <w:rFonts w:ascii="Arrus" w:hAnsi="Arrus"/>
          <w:sz w:val="22"/>
          <w:szCs w:val="28"/>
        </w:rPr>
        <w:t>Jawarharlal</w:t>
      </w:r>
      <w:proofErr w:type="spellEnd"/>
      <w:r w:rsidRPr="00584AEA">
        <w:rPr>
          <w:rFonts w:ascii="Arrus" w:hAnsi="Arrus"/>
          <w:sz w:val="22"/>
          <w:szCs w:val="28"/>
        </w:rPr>
        <w:t xml:space="preserve"> Nehru National Urban Renewal Mission (JNNURM), Urban Infrastructure Development Scheme for Small and Medium Towns (UIDSSMT), Integrated Housing &amp; Slum Development Programme (IHSDP) and Basic Services for Urban Poor (BSUP) to towns and cities, having a substantial concentration of minority population, necessary steps have been taken to ensure that Detailed Project Reports (DPRs) for such towns and cities include adequate provisions for minorities.</w:t>
      </w:r>
    </w:p>
    <w:p w14:paraId="268B424D" w14:textId="77777777" w:rsidR="00270475" w:rsidRPr="00584AEA" w:rsidRDefault="00270475" w:rsidP="00270475">
      <w:pPr>
        <w:jc w:val="both"/>
        <w:rPr>
          <w:rFonts w:ascii="Arrus" w:hAnsi="Arrus"/>
          <w:sz w:val="22"/>
          <w:szCs w:val="28"/>
        </w:rPr>
      </w:pPr>
    </w:p>
    <w:p w14:paraId="268B424E"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(a) Under IHSDP, projects costing Rs. 2235.83 crore are for 103 towns having a substantial minority population have been sanctioned </w:t>
      </w:r>
      <w:proofErr w:type="spellStart"/>
      <w:r w:rsidRPr="00584AEA">
        <w:rPr>
          <w:rFonts w:ascii="Arrus" w:hAnsi="Arrus"/>
          <w:sz w:val="22"/>
          <w:szCs w:val="28"/>
        </w:rPr>
        <w:t>upto</w:t>
      </w:r>
      <w:proofErr w:type="spellEnd"/>
      <w:r w:rsidRPr="00584AEA">
        <w:rPr>
          <w:rFonts w:ascii="Arrus" w:hAnsi="Arrus"/>
          <w:sz w:val="22"/>
          <w:szCs w:val="28"/>
        </w:rPr>
        <w:t xml:space="preserve"> 30</w:t>
      </w:r>
      <w:r w:rsidRPr="00584AEA">
        <w:rPr>
          <w:rFonts w:ascii="Arrus" w:hAnsi="Arrus"/>
          <w:sz w:val="22"/>
          <w:szCs w:val="28"/>
          <w:vertAlign w:val="superscript"/>
        </w:rPr>
        <w:t>th</w:t>
      </w:r>
      <w:r w:rsidRPr="00584AEA">
        <w:rPr>
          <w:rFonts w:ascii="Arrus" w:hAnsi="Arrus"/>
          <w:sz w:val="22"/>
          <w:szCs w:val="28"/>
        </w:rPr>
        <w:t xml:space="preserve"> September, 2012.</w:t>
      </w:r>
    </w:p>
    <w:p w14:paraId="268B424F" w14:textId="77777777" w:rsidR="00270475" w:rsidRPr="00584AEA" w:rsidRDefault="00270475" w:rsidP="00270475">
      <w:pPr>
        <w:jc w:val="both"/>
        <w:rPr>
          <w:rFonts w:ascii="Arrus" w:hAnsi="Arrus"/>
          <w:sz w:val="22"/>
          <w:szCs w:val="28"/>
        </w:rPr>
      </w:pPr>
      <w:r w:rsidRPr="00584AEA">
        <w:rPr>
          <w:rFonts w:ascii="Arrus" w:hAnsi="Arrus"/>
          <w:sz w:val="22"/>
          <w:szCs w:val="28"/>
        </w:rPr>
        <w:t>(b) Under BSUP, Rs. 7254.84 crore has been sanctioned for 17 towns (up to 30th September, 2012).</w:t>
      </w:r>
    </w:p>
    <w:p w14:paraId="268B4250"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(c) Governments of Uttar Pradesh, Karnataka, Punjab, </w:t>
      </w:r>
      <w:proofErr w:type="spellStart"/>
      <w:r w:rsidRPr="00584AEA">
        <w:rPr>
          <w:rFonts w:ascii="Arrus" w:hAnsi="Arrus"/>
          <w:sz w:val="22"/>
          <w:szCs w:val="28"/>
        </w:rPr>
        <w:t>Chhatisgarh</w:t>
      </w:r>
      <w:proofErr w:type="spellEnd"/>
      <w:r w:rsidRPr="00584AEA">
        <w:rPr>
          <w:rFonts w:ascii="Arrus" w:hAnsi="Arrus"/>
          <w:sz w:val="22"/>
          <w:szCs w:val="28"/>
        </w:rPr>
        <w:t xml:space="preserve">, </w:t>
      </w:r>
    </w:p>
    <w:p w14:paraId="268B4251" w14:textId="77777777" w:rsidR="00270475" w:rsidRPr="00584AEA" w:rsidRDefault="00270475" w:rsidP="00270475">
      <w:pPr>
        <w:jc w:val="both"/>
        <w:rPr>
          <w:rFonts w:ascii="Arrus" w:hAnsi="Arrus"/>
          <w:sz w:val="22"/>
          <w:szCs w:val="28"/>
        </w:rPr>
      </w:pPr>
      <w:r w:rsidRPr="00584AEA">
        <w:rPr>
          <w:rFonts w:ascii="Arrus" w:hAnsi="Arrus"/>
          <w:sz w:val="22"/>
          <w:szCs w:val="28"/>
        </w:rPr>
        <w:t>Madhya Pradesh, Rajasthan, Lakshadweep, Puducherry and Kerala have given exemption to Waqf Board properties from Rent Control Act, while Arunachal Pradesh and Nagaland have informed that no Waqf property exists in these States.</w:t>
      </w:r>
    </w:p>
    <w:p w14:paraId="268B4252" w14:textId="77777777" w:rsidR="00270475" w:rsidRPr="00584AEA" w:rsidRDefault="00270475" w:rsidP="00270475">
      <w:pPr>
        <w:jc w:val="both"/>
        <w:rPr>
          <w:rFonts w:ascii="Arrus" w:hAnsi="Arrus"/>
          <w:sz w:val="22"/>
          <w:szCs w:val="28"/>
        </w:rPr>
      </w:pPr>
    </w:p>
    <w:p w14:paraId="268B4253"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9 Ministry of </w:t>
      </w:r>
      <w:proofErr w:type="spellStart"/>
      <w:r w:rsidRPr="00584AEA">
        <w:rPr>
          <w:rFonts w:ascii="Arrus" w:hAnsi="Arrus"/>
          <w:sz w:val="22"/>
          <w:szCs w:val="28"/>
        </w:rPr>
        <w:t>Labour</w:t>
      </w:r>
      <w:proofErr w:type="spellEnd"/>
      <w:r w:rsidRPr="00584AEA">
        <w:rPr>
          <w:rFonts w:ascii="Arrus" w:hAnsi="Arrus"/>
          <w:sz w:val="22"/>
          <w:szCs w:val="28"/>
        </w:rPr>
        <w:t xml:space="preserve"> and Employment:</w:t>
      </w:r>
    </w:p>
    <w:p w14:paraId="268B4254" w14:textId="77777777" w:rsidR="00270475" w:rsidRPr="00584AEA" w:rsidRDefault="00270475" w:rsidP="00270475">
      <w:pPr>
        <w:jc w:val="both"/>
        <w:rPr>
          <w:rFonts w:ascii="Arrus" w:hAnsi="Arrus"/>
          <w:sz w:val="22"/>
          <w:szCs w:val="28"/>
        </w:rPr>
      </w:pPr>
    </w:p>
    <w:p w14:paraId="268B4255" w14:textId="77777777" w:rsidR="00270475" w:rsidRPr="00584AEA" w:rsidRDefault="00270475" w:rsidP="00270475">
      <w:pPr>
        <w:jc w:val="both"/>
        <w:rPr>
          <w:rFonts w:ascii="Arrus" w:hAnsi="Arrus"/>
          <w:sz w:val="22"/>
          <w:szCs w:val="28"/>
        </w:rPr>
      </w:pPr>
      <w:r w:rsidRPr="00584AEA">
        <w:rPr>
          <w:rFonts w:ascii="Arrus" w:hAnsi="Arrus"/>
          <w:sz w:val="22"/>
          <w:szCs w:val="28"/>
        </w:rPr>
        <w:t>An Act has been passed by the Parliament for providing social security to workers in the un-organized sector, which, inter- alia, includes home based workers.</w:t>
      </w:r>
    </w:p>
    <w:p w14:paraId="268B4256" w14:textId="77777777" w:rsidR="00270475" w:rsidRPr="00584AEA" w:rsidRDefault="00270475" w:rsidP="00270475">
      <w:pPr>
        <w:jc w:val="both"/>
        <w:rPr>
          <w:rFonts w:ascii="Arrus" w:hAnsi="Arrus"/>
          <w:sz w:val="22"/>
          <w:szCs w:val="28"/>
        </w:rPr>
      </w:pPr>
    </w:p>
    <w:p w14:paraId="268B4257" w14:textId="77777777" w:rsidR="00270475" w:rsidRPr="00584AEA" w:rsidRDefault="00270475" w:rsidP="00270475">
      <w:pPr>
        <w:jc w:val="both"/>
        <w:rPr>
          <w:rFonts w:ascii="Arrus" w:hAnsi="Arrus"/>
          <w:sz w:val="22"/>
          <w:szCs w:val="28"/>
        </w:rPr>
      </w:pPr>
      <w:r w:rsidRPr="00584AEA">
        <w:rPr>
          <w:rFonts w:ascii="Arrus" w:hAnsi="Arrus"/>
          <w:sz w:val="22"/>
          <w:szCs w:val="28"/>
        </w:rPr>
        <w:t>10 Ministry of Culture :</w:t>
      </w:r>
    </w:p>
    <w:p w14:paraId="268B4258" w14:textId="77777777" w:rsidR="00270475" w:rsidRPr="00584AEA" w:rsidRDefault="00270475" w:rsidP="00270475">
      <w:pPr>
        <w:jc w:val="both"/>
        <w:rPr>
          <w:rFonts w:ascii="Arrus" w:hAnsi="Arrus"/>
          <w:sz w:val="22"/>
          <w:szCs w:val="28"/>
        </w:rPr>
      </w:pPr>
      <w:r w:rsidRPr="00584AEA">
        <w:rPr>
          <w:rFonts w:ascii="Arrus" w:hAnsi="Arrus"/>
          <w:sz w:val="22"/>
          <w:szCs w:val="28"/>
        </w:rPr>
        <w:t>Meetings of circles of Archeological Survey of India have been held with State Waqf Boards to review the list of waqf properties which are under the Archeological Survey of India.</w:t>
      </w:r>
    </w:p>
    <w:p w14:paraId="268B4259" w14:textId="77777777" w:rsidR="00270475" w:rsidRPr="00584AEA" w:rsidRDefault="00270475" w:rsidP="00270475">
      <w:pPr>
        <w:jc w:val="both"/>
        <w:rPr>
          <w:rFonts w:ascii="Arrus" w:hAnsi="Arrus"/>
          <w:sz w:val="22"/>
          <w:szCs w:val="28"/>
        </w:rPr>
      </w:pPr>
    </w:p>
    <w:p w14:paraId="268B425A" w14:textId="77777777" w:rsidR="00270475" w:rsidRPr="00584AEA" w:rsidRDefault="00270475" w:rsidP="00270475">
      <w:pPr>
        <w:jc w:val="both"/>
        <w:rPr>
          <w:rFonts w:ascii="Arrus" w:hAnsi="Arrus"/>
          <w:sz w:val="22"/>
          <w:szCs w:val="28"/>
        </w:rPr>
      </w:pPr>
      <w:r w:rsidRPr="00584AEA">
        <w:rPr>
          <w:rFonts w:ascii="Arrus" w:hAnsi="Arrus"/>
          <w:sz w:val="22"/>
          <w:szCs w:val="28"/>
        </w:rPr>
        <w:t>11 Ministry of Health and Family Welfare :</w:t>
      </w:r>
    </w:p>
    <w:p w14:paraId="268B425B" w14:textId="77777777" w:rsidR="00270475" w:rsidRPr="00584AEA" w:rsidRDefault="00270475" w:rsidP="00270475">
      <w:pPr>
        <w:jc w:val="both"/>
        <w:rPr>
          <w:rFonts w:ascii="Arrus" w:hAnsi="Arrus"/>
          <w:sz w:val="22"/>
          <w:szCs w:val="28"/>
        </w:rPr>
      </w:pPr>
      <w:r w:rsidRPr="00584AEA">
        <w:rPr>
          <w:rFonts w:ascii="Arrus" w:hAnsi="Arrus"/>
          <w:sz w:val="22"/>
          <w:szCs w:val="28"/>
        </w:rPr>
        <w:t>Dissemination of information regarding health and family welfare schemes is being undertaken in regional languages in minority concentration areas.</w:t>
      </w:r>
    </w:p>
    <w:p w14:paraId="268B425C" w14:textId="77777777" w:rsidR="00270475" w:rsidRPr="00584AEA" w:rsidRDefault="00270475" w:rsidP="00270475">
      <w:pPr>
        <w:jc w:val="both"/>
        <w:rPr>
          <w:rFonts w:ascii="Arrus" w:hAnsi="Arrus"/>
          <w:sz w:val="22"/>
          <w:szCs w:val="28"/>
        </w:rPr>
      </w:pPr>
    </w:p>
    <w:p w14:paraId="268B425D" w14:textId="77777777" w:rsidR="00270475" w:rsidRPr="00584AEA" w:rsidRDefault="00270475" w:rsidP="00270475">
      <w:pPr>
        <w:jc w:val="both"/>
        <w:rPr>
          <w:rFonts w:ascii="Arrus" w:hAnsi="Arrus"/>
          <w:sz w:val="22"/>
          <w:szCs w:val="28"/>
        </w:rPr>
      </w:pPr>
      <w:r w:rsidRPr="00584AEA">
        <w:rPr>
          <w:rFonts w:ascii="Arrus" w:hAnsi="Arrus"/>
          <w:sz w:val="22"/>
          <w:szCs w:val="28"/>
        </w:rPr>
        <w:t>12 Ministry of Panchayati Raj:</w:t>
      </w:r>
    </w:p>
    <w:p w14:paraId="268B425E"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State Governments have been advised by Ministry of Panchayati Raj </w:t>
      </w:r>
      <w:r w:rsidRPr="00584AEA">
        <w:rPr>
          <w:rFonts w:ascii="Arrus" w:hAnsi="Arrus"/>
          <w:sz w:val="22"/>
          <w:szCs w:val="28"/>
        </w:rPr>
        <w:lastRenderedPageBreak/>
        <w:t xml:space="preserve">and Ministry of Urban Development to improve representation of minorities in local bodies. As per information furnished by Ministry of Panchayati Raj, the States/UTs of Uttarakhand, Kerala, West Bengal and Lakshadweep have mentioned that provisions for ensuring representation of minorities in District and Panchayat level exist. The State Governments of Himachal Pradesh and Orissa have informed that the matter is under consideration. Ministry of Urban Development has informed that the State Governments of Kerala, West Bengal and Haryana have implemented the guidelines. </w:t>
      </w:r>
    </w:p>
    <w:p w14:paraId="268B425F" w14:textId="77777777" w:rsidR="00270475" w:rsidRPr="00584AEA" w:rsidRDefault="00270475" w:rsidP="00270475">
      <w:pPr>
        <w:jc w:val="both"/>
        <w:rPr>
          <w:rFonts w:ascii="Arrus" w:hAnsi="Arrus"/>
          <w:sz w:val="22"/>
          <w:szCs w:val="28"/>
        </w:rPr>
      </w:pPr>
    </w:p>
    <w:p w14:paraId="268B4260" w14:textId="77777777" w:rsidR="00270475" w:rsidRPr="00584AEA" w:rsidRDefault="00270475" w:rsidP="00270475">
      <w:pPr>
        <w:jc w:val="both"/>
        <w:rPr>
          <w:rFonts w:ascii="Arrus" w:hAnsi="Arrus"/>
          <w:sz w:val="22"/>
          <w:szCs w:val="28"/>
        </w:rPr>
      </w:pPr>
      <w:r w:rsidRPr="00584AEA">
        <w:rPr>
          <w:rFonts w:ascii="Arrus" w:hAnsi="Arrus"/>
          <w:sz w:val="22"/>
          <w:szCs w:val="28"/>
        </w:rPr>
        <w:t>13 Ministry of Information &amp; Broadcasting:</w:t>
      </w:r>
    </w:p>
    <w:p w14:paraId="268B4261" w14:textId="77777777" w:rsidR="00270475" w:rsidRPr="00584AEA" w:rsidRDefault="00270475" w:rsidP="00270475">
      <w:pPr>
        <w:jc w:val="both"/>
        <w:rPr>
          <w:rFonts w:ascii="Arrus" w:hAnsi="Arrus"/>
          <w:sz w:val="22"/>
          <w:szCs w:val="28"/>
        </w:rPr>
      </w:pPr>
      <w:r w:rsidRPr="00584AEA">
        <w:rPr>
          <w:rFonts w:ascii="Arrus" w:hAnsi="Arrus"/>
          <w:sz w:val="22"/>
          <w:szCs w:val="28"/>
        </w:rPr>
        <w:t>The Ministry of Information &amp; Broadcasting has been regularly releasing features of various themes associated with minority welfare covering issues such as scholarship schemes and initiatives taken in pursuance of the Sachar Committee Report.</w:t>
      </w:r>
    </w:p>
    <w:p w14:paraId="268B4262" w14:textId="77777777" w:rsidR="00270475" w:rsidRPr="00584AEA" w:rsidRDefault="00270475" w:rsidP="00270475">
      <w:pPr>
        <w:jc w:val="both"/>
        <w:rPr>
          <w:rFonts w:ascii="Arrus" w:hAnsi="Arrus"/>
          <w:sz w:val="22"/>
          <w:szCs w:val="28"/>
        </w:rPr>
      </w:pPr>
    </w:p>
    <w:p w14:paraId="268B4263" w14:textId="77777777" w:rsidR="00270475" w:rsidRPr="00584AEA" w:rsidRDefault="00270475" w:rsidP="00270475">
      <w:pPr>
        <w:jc w:val="both"/>
        <w:rPr>
          <w:rFonts w:ascii="Arrus" w:hAnsi="Arrus"/>
          <w:b/>
          <w:bCs/>
          <w:szCs w:val="32"/>
        </w:rPr>
      </w:pPr>
      <w:r w:rsidRPr="00584AEA">
        <w:rPr>
          <w:rFonts w:ascii="Arrus" w:hAnsi="Arrus"/>
          <w:b/>
          <w:bCs/>
          <w:szCs w:val="32"/>
        </w:rPr>
        <w:t>Analysis</w:t>
      </w:r>
    </w:p>
    <w:p w14:paraId="268B4264"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Studying the “actions” taken by the Government, in addition to the failures of various institutions listed by Mr. Abu Salh Sharief, it also becomes clear that the government is trying to make people believe that the “recommendations accepted”, “actions begun” and “task accomplished” are the same things. In the Election year, the government is under pressure to at least announce that majority of the recommendations have been accepted. Even failure to accept would put the question mark on the very intention of the government. That most (according to </w:t>
      </w:r>
      <w:proofErr w:type="spellStart"/>
      <w:r w:rsidRPr="00584AEA">
        <w:rPr>
          <w:rFonts w:ascii="Arrus" w:hAnsi="Arrus"/>
          <w:sz w:val="22"/>
          <w:szCs w:val="28"/>
        </w:rPr>
        <w:t>Mr</w:t>
      </w:r>
      <w:proofErr w:type="spellEnd"/>
      <w:r w:rsidRPr="00584AEA">
        <w:rPr>
          <w:rFonts w:ascii="Arrus" w:hAnsi="Arrus"/>
          <w:sz w:val="22"/>
          <w:szCs w:val="28"/>
        </w:rPr>
        <w:t xml:space="preserve"> Salman Khurshid) and all (according to </w:t>
      </w:r>
      <w:proofErr w:type="spellStart"/>
      <w:r w:rsidRPr="00584AEA">
        <w:rPr>
          <w:rFonts w:ascii="Arrus" w:hAnsi="Arrus"/>
          <w:sz w:val="22"/>
          <w:szCs w:val="28"/>
        </w:rPr>
        <w:t>Mr</w:t>
      </w:r>
      <w:proofErr w:type="spellEnd"/>
      <w:r w:rsidRPr="00584AEA">
        <w:rPr>
          <w:rFonts w:ascii="Arrus" w:hAnsi="Arrus"/>
          <w:sz w:val="22"/>
          <w:szCs w:val="28"/>
        </w:rPr>
        <w:t xml:space="preserve"> K Rahman Khan) recommendations have been accepted are the lines being taken by the former and the current Minority Affairs Minster. Now, the Ministry gives some details about what at best can be described as “actions begun”. The actions initiated describe the actions taken for the welfare of “Minorities”. The truth remains, as proven by various studies, that in terms of the beneficiaries, very few Muslims fall in the category of minorities. The Ministry should give a detailed account of how and where Muslims have emerged beneficiaries. </w:t>
      </w:r>
    </w:p>
    <w:p w14:paraId="268B4265" w14:textId="77777777" w:rsidR="00270475" w:rsidRPr="00584AEA" w:rsidRDefault="00270475" w:rsidP="00270475">
      <w:pPr>
        <w:jc w:val="both"/>
        <w:rPr>
          <w:rFonts w:ascii="Arrus" w:hAnsi="Arrus"/>
          <w:sz w:val="22"/>
          <w:szCs w:val="28"/>
        </w:rPr>
      </w:pPr>
    </w:p>
    <w:p w14:paraId="268B4266" w14:textId="77777777" w:rsidR="00270475" w:rsidRPr="00584AEA" w:rsidRDefault="00270475" w:rsidP="00270475">
      <w:pPr>
        <w:jc w:val="both"/>
        <w:rPr>
          <w:rFonts w:ascii="Arrus" w:hAnsi="Arrus"/>
          <w:sz w:val="22"/>
          <w:szCs w:val="28"/>
        </w:rPr>
      </w:pPr>
      <w:r w:rsidRPr="00584AEA">
        <w:rPr>
          <w:rFonts w:ascii="Arrus" w:hAnsi="Arrus"/>
          <w:sz w:val="22"/>
          <w:szCs w:val="28"/>
        </w:rPr>
        <w:t xml:space="preserve">Moreover, from the list of actions taken, it becomes clear that all the actions are in keeping with the global trends of growth, which allow the deprived masses of only those benefits that directly or indirectly help the industry and the financial institutions. So the emphasis is on expansions of Banking Sector in Muslim areas, allotment of small loans to poor Muslims and helping them in employment. There is no notable effort to help them, even guide them, to become partners in big industries, </w:t>
      </w:r>
      <w:r w:rsidRPr="00584AEA">
        <w:rPr>
          <w:rFonts w:ascii="Arrus" w:hAnsi="Arrus"/>
          <w:sz w:val="22"/>
          <w:szCs w:val="28"/>
        </w:rPr>
        <w:lastRenderedPageBreak/>
        <w:t xml:space="preserve">governance and establishing institutions. THE PPP schemes have hardly any share for Muslims. There are no efforts to ensure that at least 15 percent of the funds allocated by different ministries for NGOs must go to Muslim NGOs working in Muslim areas. When it talks of modernizing madrasas, this of course, also is an attempt from behind the doors to influence the ideological proclivities of the products of the madrasas. </w:t>
      </w:r>
    </w:p>
    <w:p w14:paraId="268B4267" w14:textId="77777777" w:rsidR="00270475" w:rsidRPr="00584AEA" w:rsidRDefault="00270475" w:rsidP="00270475">
      <w:pPr>
        <w:jc w:val="both"/>
        <w:rPr>
          <w:rFonts w:ascii="Arrus" w:hAnsi="Arrus"/>
          <w:sz w:val="22"/>
          <w:szCs w:val="28"/>
        </w:rPr>
      </w:pPr>
    </w:p>
    <w:p w14:paraId="268B4268" w14:textId="77777777" w:rsidR="00270475" w:rsidRPr="00584AEA" w:rsidRDefault="00270475" w:rsidP="00270475">
      <w:pPr>
        <w:jc w:val="both"/>
        <w:rPr>
          <w:rFonts w:ascii="Arrus" w:hAnsi="Arrus"/>
          <w:b/>
          <w:bCs/>
          <w:sz w:val="30"/>
          <w:szCs w:val="40"/>
          <w:lang w:val="en-GB"/>
        </w:rPr>
      </w:pPr>
    </w:p>
    <w:p w14:paraId="268B4269" w14:textId="77777777" w:rsidR="00270475" w:rsidRPr="00584AEA" w:rsidRDefault="00270475" w:rsidP="00270475">
      <w:pPr>
        <w:jc w:val="both"/>
        <w:rPr>
          <w:rFonts w:ascii="Arrus" w:hAnsi="Arrus"/>
          <w:b/>
          <w:bCs/>
          <w:sz w:val="30"/>
          <w:szCs w:val="40"/>
          <w:lang w:val="en-GB"/>
        </w:rPr>
      </w:pPr>
    </w:p>
    <w:p w14:paraId="268B426A" w14:textId="77777777" w:rsidR="00270475" w:rsidRPr="00584AEA" w:rsidRDefault="00270475" w:rsidP="00270475">
      <w:pPr>
        <w:jc w:val="both"/>
        <w:rPr>
          <w:rFonts w:ascii="Arrus" w:hAnsi="Arrus"/>
          <w:b/>
          <w:bCs/>
          <w:sz w:val="30"/>
          <w:szCs w:val="40"/>
          <w:lang w:val="en-GB"/>
        </w:rPr>
      </w:pPr>
    </w:p>
    <w:p w14:paraId="268B426B" w14:textId="77777777" w:rsidR="00270475" w:rsidRPr="00584AEA" w:rsidRDefault="00270475" w:rsidP="00270475">
      <w:pPr>
        <w:jc w:val="both"/>
        <w:rPr>
          <w:rFonts w:ascii="Arrus" w:hAnsi="Arrus"/>
          <w:b/>
          <w:bCs/>
          <w:sz w:val="30"/>
          <w:szCs w:val="40"/>
          <w:lang w:val="en-GB"/>
        </w:rPr>
      </w:pPr>
    </w:p>
    <w:p w14:paraId="268B426C" w14:textId="77777777" w:rsidR="00270475" w:rsidRPr="00584AEA" w:rsidRDefault="00270475" w:rsidP="00270475">
      <w:pPr>
        <w:jc w:val="both"/>
        <w:rPr>
          <w:rFonts w:ascii="Arrus" w:hAnsi="Arrus"/>
          <w:b/>
          <w:bCs/>
          <w:sz w:val="30"/>
          <w:szCs w:val="40"/>
          <w:lang w:val="en-GB"/>
        </w:rPr>
      </w:pPr>
    </w:p>
    <w:p w14:paraId="268B426D" w14:textId="77777777" w:rsidR="00270475" w:rsidRPr="00584AEA" w:rsidRDefault="00270475" w:rsidP="00270475">
      <w:pPr>
        <w:jc w:val="both"/>
        <w:rPr>
          <w:rFonts w:ascii="Arrus" w:hAnsi="Arrus"/>
          <w:b/>
          <w:bCs/>
          <w:sz w:val="30"/>
          <w:szCs w:val="40"/>
          <w:lang w:val="en-GB"/>
        </w:rPr>
      </w:pPr>
    </w:p>
    <w:p w14:paraId="268B426E" w14:textId="77777777" w:rsidR="00270475" w:rsidRPr="00584AEA" w:rsidRDefault="00270475" w:rsidP="00270475">
      <w:pPr>
        <w:jc w:val="both"/>
        <w:rPr>
          <w:rFonts w:ascii="Arrus" w:hAnsi="Arrus"/>
          <w:b/>
          <w:bCs/>
          <w:sz w:val="30"/>
          <w:szCs w:val="40"/>
          <w:lang w:val="en-GB"/>
        </w:rPr>
      </w:pPr>
    </w:p>
    <w:p w14:paraId="268B426F" w14:textId="77777777" w:rsidR="00270475" w:rsidRPr="00584AEA" w:rsidRDefault="00270475" w:rsidP="00270475">
      <w:pPr>
        <w:jc w:val="both"/>
        <w:rPr>
          <w:rFonts w:ascii="Arrus" w:hAnsi="Arrus"/>
          <w:b/>
          <w:bCs/>
          <w:sz w:val="30"/>
          <w:szCs w:val="40"/>
          <w:lang w:val="en-GB"/>
        </w:rPr>
      </w:pPr>
    </w:p>
    <w:p w14:paraId="268B4270" w14:textId="77777777" w:rsidR="00270475" w:rsidRPr="00584AEA" w:rsidRDefault="00270475" w:rsidP="00270475">
      <w:pPr>
        <w:jc w:val="both"/>
        <w:rPr>
          <w:rFonts w:ascii="Arrus" w:hAnsi="Arrus"/>
          <w:b/>
          <w:bCs/>
          <w:sz w:val="30"/>
          <w:szCs w:val="40"/>
          <w:lang w:val="en-GB"/>
        </w:rPr>
      </w:pPr>
    </w:p>
    <w:p w14:paraId="268B4271" w14:textId="77777777" w:rsidR="00270475" w:rsidRPr="00584AEA" w:rsidRDefault="00270475" w:rsidP="00270475">
      <w:pPr>
        <w:jc w:val="both"/>
        <w:rPr>
          <w:rFonts w:ascii="Arrus" w:hAnsi="Arrus"/>
          <w:b/>
          <w:bCs/>
          <w:sz w:val="30"/>
          <w:szCs w:val="40"/>
          <w:lang w:val="en-GB"/>
        </w:rPr>
      </w:pPr>
    </w:p>
    <w:p w14:paraId="268B4272" w14:textId="77777777" w:rsidR="00270475" w:rsidRPr="00584AEA" w:rsidRDefault="00270475" w:rsidP="00270475">
      <w:pPr>
        <w:jc w:val="both"/>
        <w:rPr>
          <w:rFonts w:ascii="Arrus" w:hAnsi="Arrus"/>
          <w:b/>
          <w:bCs/>
          <w:sz w:val="30"/>
          <w:szCs w:val="40"/>
          <w:lang w:val="en-GB"/>
        </w:rPr>
      </w:pPr>
    </w:p>
    <w:p w14:paraId="268B4273" w14:textId="77777777" w:rsidR="00270475" w:rsidRPr="00584AEA" w:rsidRDefault="00270475" w:rsidP="00270475">
      <w:pPr>
        <w:jc w:val="both"/>
        <w:rPr>
          <w:rFonts w:ascii="Arrus" w:hAnsi="Arrus"/>
          <w:b/>
          <w:bCs/>
          <w:sz w:val="30"/>
          <w:szCs w:val="40"/>
          <w:lang w:val="en-GB"/>
        </w:rPr>
      </w:pPr>
    </w:p>
    <w:p w14:paraId="268B4274" w14:textId="77777777" w:rsidR="00270475" w:rsidRPr="00584AEA" w:rsidRDefault="00270475" w:rsidP="00270475">
      <w:pPr>
        <w:jc w:val="both"/>
        <w:rPr>
          <w:rFonts w:ascii="Arrus" w:hAnsi="Arrus"/>
          <w:b/>
          <w:bCs/>
          <w:sz w:val="30"/>
          <w:szCs w:val="40"/>
          <w:lang w:val="en-GB"/>
        </w:rPr>
      </w:pPr>
    </w:p>
    <w:p w14:paraId="268B4275" w14:textId="77777777" w:rsidR="00270475" w:rsidRPr="00584AEA" w:rsidRDefault="00270475" w:rsidP="00270475">
      <w:pPr>
        <w:jc w:val="both"/>
        <w:rPr>
          <w:rFonts w:ascii="Arrus" w:hAnsi="Arrus"/>
          <w:b/>
          <w:bCs/>
          <w:sz w:val="30"/>
          <w:szCs w:val="40"/>
          <w:lang w:val="en-GB"/>
        </w:rPr>
      </w:pPr>
    </w:p>
    <w:p w14:paraId="268B4276" w14:textId="77777777" w:rsidR="00270475" w:rsidRPr="00584AEA" w:rsidRDefault="00270475" w:rsidP="00270475">
      <w:pPr>
        <w:jc w:val="both"/>
        <w:rPr>
          <w:rFonts w:ascii="Arrus" w:hAnsi="Arrus"/>
          <w:b/>
          <w:bCs/>
          <w:sz w:val="30"/>
          <w:szCs w:val="40"/>
          <w:lang w:val="en-GB"/>
        </w:rPr>
      </w:pPr>
    </w:p>
    <w:p w14:paraId="268B4277" w14:textId="77777777" w:rsidR="00270475" w:rsidRPr="00584AEA" w:rsidRDefault="00270475" w:rsidP="00270475">
      <w:pPr>
        <w:jc w:val="both"/>
        <w:rPr>
          <w:rFonts w:ascii="Arrus" w:hAnsi="Arrus"/>
          <w:b/>
          <w:bCs/>
          <w:sz w:val="30"/>
          <w:szCs w:val="40"/>
          <w:lang w:val="en-GB"/>
        </w:rPr>
      </w:pPr>
    </w:p>
    <w:p w14:paraId="268B4278" w14:textId="77777777" w:rsidR="00270475" w:rsidRPr="00584AEA" w:rsidRDefault="00270475" w:rsidP="00270475">
      <w:pPr>
        <w:jc w:val="both"/>
        <w:rPr>
          <w:rFonts w:ascii="Arrus" w:hAnsi="Arrus"/>
          <w:b/>
          <w:bCs/>
          <w:sz w:val="30"/>
          <w:szCs w:val="40"/>
          <w:lang w:val="en-GB"/>
        </w:rPr>
      </w:pPr>
    </w:p>
    <w:p w14:paraId="268B4279" w14:textId="77777777" w:rsidR="00270475" w:rsidRPr="00584AEA" w:rsidRDefault="00270475" w:rsidP="00270475">
      <w:pPr>
        <w:jc w:val="both"/>
        <w:rPr>
          <w:rFonts w:ascii="Arrus" w:hAnsi="Arrus"/>
          <w:b/>
          <w:bCs/>
          <w:sz w:val="30"/>
          <w:szCs w:val="40"/>
          <w:lang w:val="en-GB"/>
        </w:rPr>
      </w:pPr>
    </w:p>
    <w:p w14:paraId="268B427A" w14:textId="77777777" w:rsidR="00270475" w:rsidRPr="00584AEA" w:rsidRDefault="00270475" w:rsidP="00270475">
      <w:pPr>
        <w:jc w:val="both"/>
        <w:rPr>
          <w:rFonts w:ascii="Arrus" w:hAnsi="Arrus"/>
          <w:b/>
          <w:bCs/>
          <w:sz w:val="30"/>
          <w:szCs w:val="40"/>
          <w:lang w:val="en-GB"/>
        </w:rPr>
      </w:pPr>
    </w:p>
    <w:p w14:paraId="268B427B"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t xml:space="preserve">9- Roadmap: </w:t>
      </w:r>
    </w:p>
    <w:p w14:paraId="268B427C"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t>Need for a National Level Organisation of Muslims</w:t>
      </w:r>
    </w:p>
    <w:p w14:paraId="268B427D" w14:textId="77777777" w:rsidR="00270475" w:rsidRPr="00584AEA" w:rsidRDefault="00270475" w:rsidP="00270475">
      <w:pPr>
        <w:jc w:val="both"/>
        <w:rPr>
          <w:rFonts w:ascii="Arrus" w:hAnsi="Arrus"/>
          <w:b/>
          <w:bCs/>
          <w:sz w:val="26"/>
          <w:szCs w:val="36"/>
          <w:lang w:val="en-GB"/>
        </w:rPr>
      </w:pPr>
    </w:p>
    <w:p w14:paraId="268B427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What we have been discussing till now comprised two major aims of </w:t>
      </w:r>
      <w:r w:rsidRPr="00584AEA">
        <w:rPr>
          <w:rFonts w:ascii="Arrus" w:hAnsi="Arrus"/>
          <w:sz w:val="22"/>
          <w:szCs w:val="28"/>
          <w:lang w:val="en-GB"/>
        </w:rPr>
        <w:lastRenderedPageBreak/>
        <w:t>this Approach paper: First, to present a Muslim perspective of national goals; and second to develop a comprehensive national plan for socioeconomic empowerment of Muslim Indians. Both of these have massive implications – both from national and community point of view. These are no ordinary aims. These are big aims and require huge efforts to convert thoughts into action. The first thing required for initiating an action is the proper description of the aims and objectives and the ideological framework in which these goals are to be achieved. The paper has dealt with these questions in sufficient details. But the challenge is to convert these ideas into actions so that the aims are achieved at the earliest. This requires a massive set-up, considering the fact that the community in question is 180 million strong dispersed all over the country.  With this kind of population, and the government not doing enough, the community needs to develop its own organisational structure to implement what is planned. Tens of thousands of all kinds of Muslim organisations are already functioning in the country. But their objectives are limited and their reach is not beyond specific areas. There are certain organisations that are working at the national level, but again their fields of interest are limited. This Approach Paper suggests the formation of a truly national organisation of Muslims that works for the whole country but with greater focus on the needs of Muslims. Here are salient features of the proposed organisation:</w:t>
      </w:r>
    </w:p>
    <w:p w14:paraId="268B427F" w14:textId="77777777" w:rsidR="00270475" w:rsidRPr="00584AEA" w:rsidRDefault="00270475" w:rsidP="00270475">
      <w:pPr>
        <w:jc w:val="both"/>
        <w:rPr>
          <w:rFonts w:ascii="Arrus" w:hAnsi="Arrus"/>
          <w:b/>
          <w:bCs/>
          <w:sz w:val="20"/>
          <w:lang w:val="en-GB"/>
        </w:rPr>
      </w:pPr>
    </w:p>
    <w:p w14:paraId="268B4280" w14:textId="77777777" w:rsidR="00270475" w:rsidRPr="00584AEA" w:rsidRDefault="00270475" w:rsidP="00270475">
      <w:pPr>
        <w:jc w:val="both"/>
        <w:rPr>
          <w:rFonts w:ascii="Arrus" w:hAnsi="Arrus"/>
          <w:b/>
          <w:bCs/>
          <w:sz w:val="20"/>
          <w:lang w:val="en-GB"/>
        </w:rPr>
      </w:pPr>
    </w:p>
    <w:p w14:paraId="268B428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Goal</w:t>
      </w:r>
    </w:p>
    <w:p w14:paraId="268B4282" w14:textId="77777777" w:rsidR="00270475" w:rsidRPr="00584AEA" w:rsidRDefault="00270475" w:rsidP="00270475">
      <w:pPr>
        <w:jc w:val="both"/>
        <w:rPr>
          <w:rFonts w:ascii="Arrus" w:hAnsi="Arrus"/>
          <w:sz w:val="22"/>
          <w:szCs w:val="28"/>
          <w:lang w:val="en-GB"/>
        </w:rPr>
      </w:pPr>
    </w:p>
    <w:p w14:paraId="268B4283"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To provide leadership to Muslims to become a socio-economically strong Islamic community that plays a meaningful role at the national and international level. It will also work as a Mother NGO networking all the Muslim NGOs of the country</w:t>
      </w:r>
    </w:p>
    <w:p w14:paraId="268B4284" w14:textId="77777777" w:rsidR="00270475" w:rsidRPr="00584AEA" w:rsidRDefault="00270475" w:rsidP="00270475">
      <w:pPr>
        <w:ind w:left="4320" w:hanging="4320"/>
        <w:jc w:val="both"/>
        <w:rPr>
          <w:rFonts w:ascii="Arrus" w:hAnsi="Arrus"/>
          <w:sz w:val="22"/>
          <w:szCs w:val="28"/>
          <w:lang w:val="en-GB"/>
        </w:rPr>
      </w:pPr>
    </w:p>
    <w:p w14:paraId="268B4285" w14:textId="77777777" w:rsidR="00270475" w:rsidRPr="00584AEA" w:rsidRDefault="00270475" w:rsidP="00270475">
      <w:pPr>
        <w:ind w:left="4320" w:hanging="4320"/>
        <w:jc w:val="both"/>
        <w:rPr>
          <w:rFonts w:ascii="Arrus" w:hAnsi="Arrus"/>
          <w:sz w:val="22"/>
          <w:szCs w:val="28"/>
          <w:lang w:val="en-GB"/>
        </w:rPr>
      </w:pPr>
      <w:r w:rsidRPr="00584AEA">
        <w:rPr>
          <w:rFonts w:ascii="Arrus" w:hAnsi="Arrus"/>
          <w:sz w:val="22"/>
          <w:szCs w:val="28"/>
          <w:lang w:val="en-GB"/>
        </w:rPr>
        <w:t>AIMS</w:t>
      </w:r>
    </w:p>
    <w:p w14:paraId="268B4286" w14:textId="77777777" w:rsidR="00270475" w:rsidRPr="00584AEA" w:rsidRDefault="00270475" w:rsidP="00270475">
      <w:pPr>
        <w:ind w:left="4320" w:hanging="4320"/>
        <w:jc w:val="both"/>
        <w:rPr>
          <w:rFonts w:ascii="Arrus" w:hAnsi="Arrus"/>
          <w:sz w:val="22"/>
          <w:szCs w:val="28"/>
          <w:lang w:val="en-GB"/>
        </w:rPr>
      </w:pPr>
      <w:r w:rsidRPr="00584AEA">
        <w:rPr>
          <w:rFonts w:ascii="Arrus" w:hAnsi="Arrus"/>
          <w:sz w:val="22"/>
          <w:szCs w:val="28"/>
          <w:lang w:val="en-GB"/>
        </w:rPr>
        <w:tab/>
      </w:r>
      <w:r w:rsidRPr="00584AEA">
        <w:rPr>
          <w:rFonts w:ascii="Arrus" w:hAnsi="Arrus"/>
          <w:sz w:val="22"/>
          <w:szCs w:val="28"/>
          <w:lang w:val="en-GB"/>
        </w:rPr>
        <w:tab/>
      </w:r>
      <w:r w:rsidRPr="00584AEA">
        <w:rPr>
          <w:rFonts w:ascii="Arrus" w:hAnsi="Arrus"/>
          <w:sz w:val="22"/>
          <w:szCs w:val="28"/>
          <w:lang w:val="en-GB"/>
        </w:rPr>
        <w:tab/>
      </w:r>
      <w:r w:rsidRPr="00584AEA">
        <w:rPr>
          <w:rFonts w:ascii="Arrus" w:hAnsi="Arrus"/>
          <w:sz w:val="22"/>
          <w:szCs w:val="28"/>
          <w:lang w:val="en-GB"/>
        </w:rPr>
        <w:tab/>
      </w:r>
      <w:r w:rsidRPr="00584AEA">
        <w:rPr>
          <w:rFonts w:ascii="Arrus" w:hAnsi="Arrus"/>
          <w:sz w:val="22"/>
          <w:szCs w:val="28"/>
          <w:lang w:val="en-GB"/>
        </w:rPr>
        <w:tab/>
      </w:r>
      <w:r w:rsidRPr="00584AEA">
        <w:rPr>
          <w:rFonts w:ascii="Arrus" w:hAnsi="Arrus"/>
          <w:sz w:val="22"/>
          <w:szCs w:val="28"/>
          <w:lang w:val="en-GB"/>
        </w:rPr>
        <w:tab/>
      </w:r>
    </w:p>
    <w:p w14:paraId="268B4287" w14:textId="77777777" w:rsidR="00270475" w:rsidRPr="00584AEA" w:rsidRDefault="00270475" w:rsidP="006F4670">
      <w:pPr>
        <w:numPr>
          <w:ilvl w:val="0"/>
          <w:numId w:val="84"/>
        </w:numPr>
        <w:tabs>
          <w:tab w:val="left" w:pos="765"/>
        </w:tabs>
        <w:ind w:left="765" w:hanging="405"/>
        <w:jc w:val="both"/>
        <w:rPr>
          <w:rFonts w:ascii="Arrus" w:hAnsi="Arrus"/>
          <w:sz w:val="22"/>
          <w:szCs w:val="28"/>
          <w:lang w:val="en-GB"/>
        </w:rPr>
      </w:pPr>
      <w:r w:rsidRPr="00584AEA">
        <w:rPr>
          <w:rFonts w:ascii="Arrus" w:hAnsi="Arrus"/>
          <w:sz w:val="22"/>
          <w:szCs w:val="28"/>
          <w:lang w:val="en-GB"/>
        </w:rPr>
        <w:t>To play a proactive role in the goals of the country as a whole</w:t>
      </w:r>
    </w:p>
    <w:p w14:paraId="268B4288" w14:textId="77777777" w:rsidR="00270475" w:rsidRPr="00584AEA" w:rsidRDefault="00270475" w:rsidP="006F4670">
      <w:pPr>
        <w:numPr>
          <w:ilvl w:val="0"/>
          <w:numId w:val="85"/>
        </w:numPr>
        <w:tabs>
          <w:tab w:val="left" w:pos="765"/>
        </w:tabs>
        <w:ind w:left="765" w:hanging="405"/>
        <w:jc w:val="both"/>
        <w:rPr>
          <w:rFonts w:ascii="Arrus" w:hAnsi="Arrus"/>
          <w:sz w:val="22"/>
          <w:szCs w:val="28"/>
          <w:lang w:val="en-GB"/>
        </w:rPr>
      </w:pPr>
      <w:r w:rsidRPr="00584AEA">
        <w:rPr>
          <w:rFonts w:ascii="Arrus" w:hAnsi="Arrus"/>
          <w:sz w:val="22"/>
          <w:szCs w:val="28"/>
          <w:lang w:val="en-GB"/>
        </w:rPr>
        <w:t>To try to influence the direction of the socioeconomic development of the country in accordance with the ideological and socioeconomic concerns of Muslims;</w:t>
      </w:r>
    </w:p>
    <w:p w14:paraId="268B4289" w14:textId="77777777" w:rsidR="00270475" w:rsidRPr="00584AEA" w:rsidRDefault="00270475" w:rsidP="006F4670">
      <w:pPr>
        <w:numPr>
          <w:ilvl w:val="0"/>
          <w:numId w:val="86"/>
        </w:numPr>
        <w:tabs>
          <w:tab w:val="left" w:pos="765"/>
        </w:tabs>
        <w:ind w:left="765" w:hanging="405"/>
        <w:jc w:val="both"/>
        <w:rPr>
          <w:rFonts w:ascii="Arrus" w:hAnsi="Arrus"/>
          <w:sz w:val="22"/>
          <w:szCs w:val="28"/>
          <w:lang w:val="en-GB"/>
        </w:rPr>
      </w:pPr>
      <w:r w:rsidRPr="00584AEA">
        <w:rPr>
          <w:rFonts w:ascii="Arrus" w:hAnsi="Arrus"/>
          <w:sz w:val="22"/>
          <w:szCs w:val="28"/>
          <w:lang w:val="en-GB"/>
        </w:rPr>
        <w:t>To work for the all-round socioeconomic empowerment of Muslims in a way that they can play a meaningful role in national and international affairs as a strong community</w:t>
      </w:r>
    </w:p>
    <w:p w14:paraId="268B428A" w14:textId="77777777" w:rsidR="00270475" w:rsidRPr="00584AEA" w:rsidRDefault="00270475" w:rsidP="006F4670">
      <w:pPr>
        <w:numPr>
          <w:ilvl w:val="0"/>
          <w:numId w:val="87"/>
        </w:numPr>
        <w:tabs>
          <w:tab w:val="left" w:pos="765"/>
        </w:tabs>
        <w:ind w:left="765" w:hanging="405"/>
        <w:jc w:val="both"/>
        <w:rPr>
          <w:rFonts w:ascii="Arrus" w:hAnsi="Arrus"/>
          <w:sz w:val="22"/>
          <w:szCs w:val="28"/>
          <w:lang w:val="en-GB"/>
        </w:rPr>
      </w:pPr>
      <w:r w:rsidRPr="00584AEA">
        <w:rPr>
          <w:rFonts w:ascii="Arrus" w:hAnsi="Arrus"/>
          <w:sz w:val="22"/>
          <w:szCs w:val="28"/>
          <w:lang w:val="en-GB"/>
        </w:rPr>
        <w:t xml:space="preserve">To work specifically in the fields of education, economy, health </w:t>
      </w:r>
      <w:r w:rsidRPr="00584AEA">
        <w:rPr>
          <w:rFonts w:ascii="Arrus" w:hAnsi="Arrus"/>
          <w:sz w:val="22"/>
          <w:szCs w:val="28"/>
          <w:lang w:val="en-GB"/>
        </w:rPr>
        <w:lastRenderedPageBreak/>
        <w:t>and cultural development of the community</w:t>
      </w:r>
    </w:p>
    <w:p w14:paraId="268B428B" w14:textId="77777777" w:rsidR="00270475" w:rsidRPr="00584AEA" w:rsidRDefault="00270475" w:rsidP="006F4670">
      <w:pPr>
        <w:numPr>
          <w:ilvl w:val="0"/>
          <w:numId w:val="88"/>
        </w:numPr>
        <w:tabs>
          <w:tab w:val="left" w:pos="765"/>
        </w:tabs>
        <w:ind w:left="765" w:hanging="405"/>
        <w:jc w:val="both"/>
        <w:rPr>
          <w:rFonts w:ascii="Arrus" w:hAnsi="Arrus"/>
          <w:sz w:val="22"/>
          <w:szCs w:val="28"/>
          <w:lang w:val="en-GB"/>
        </w:rPr>
      </w:pPr>
      <w:r w:rsidRPr="00584AEA">
        <w:rPr>
          <w:rFonts w:ascii="Arrus" w:hAnsi="Arrus"/>
          <w:sz w:val="22"/>
          <w:szCs w:val="28"/>
          <w:lang w:val="en-GB"/>
        </w:rPr>
        <w:t>To develop a network of organizations including NGOs and voluntary organizations and institutions (traditional and modern) to advance its aims and objectives</w:t>
      </w:r>
    </w:p>
    <w:p w14:paraId="268B428C" w14:textId="77777777" w:rsidR="00270475" w:rsidRPr="00584AEA" w:rsidRDefault="00270475" w:rsidP="006F4670">
      <w:pPr>
        <w:numPr>
          <w:ilvl w:val="0"/>
          <w:numId w:val="89"/>
        </w:numPr>
        <w:tabs>
          <w:tab w:val="left" w:pos="765"/>
        </w:tabs>
        <w:ind w:left="765" w:hanging="405"/>
        <w:jc w:val="both"/>
        <w:rPr>
          <w:rFonts w:ascii="Arrus" w:hAnsi="Arrus"/>
          <w:sz w:val="22"/>
          <w:szCs w:val="28"/>
          <w:lang w:val="en-GB"/>
        </w:rPr>
      </w:pPr>
      <w:r w:rsidRPr="00584AEA">
        <w:rPr>
          <w:rFonts w:ascii="Arrus" w:hAnsi="Arrus"/>
          <w:sz w:val="22"/>
          <w:szCs w:val="28"/>
          <w:lang w:val="en-GB"/>
        </w:rPr>
        <w:t>To work as an advisory body and hold conferences, consultations and other programmes to promote its aims and objectives</w:t>
      </w:r>
    </w:p>
    <w:p w14:paraId="268B428D" w14:textId="77777777" w:rsidR="00270475" w:rsidRPr="00584AEA" w:rsidRDefault="00270475" w:rsidP="006F4670">
      <w:pPr>
        <w:numPr>
          <w:ilvl w:val="0"/>
          <w:numId w:val="90"/>
        </w:numPr>
        <w:tabs>
          <w:tab w:val="left" w:pos="765"/>
        </w:tabs>
        <w:ind w:left="765" w:hanging="405"/>
        <w:jc w:val="both"/>
        <w:rPr>
          <w:rFonts w:ascii="Arrus" w:hAnsi="Arrus"/>
          <w:sz w:val="22"/>
          <w:szCs w:val="28"/>
          <w:lang w:val="en-GB"/>
        </w:rPr>
      </w:pPr>
      <w:r w:rsidRPr="00584AEA">
        <w:rPr>
          <w:rFonts w:ascii="Arrus" w:hAnsi="Arrus"/>
          <w:sz w:val="22"/>
          <w:szCs w:val="28"/>
          <w:lang w:val="en-GB"/>
        </w:rPr>
        <w:t xml:space="preserve">To utilize Government funds, raise its own funds and funds from other national and international agencies for its activities </w:t>
      </w:r>
    </w:p>
    <w:p w14:paraId="268B428E" w14:textId="77777777" w:rsidR="00270475" w:rsidRPr="00584AEA" w:rsidRDefault="00270475" w:rsidP="006F4670">
      <w:pPr>
        <w:numPr>
          <w:ilvl w:val="0"/>
          <w:numId w:val="91"/>
        </w:numPr>
        <w:tabs>
          <w:tab w:val="left" w:pos="765"/>
        </w:tabs>
        <w:ind w:left="765" w:hanging="405"/>
        <w:jc w:val="both"/>
        <w:rPr>
          <w:rFonts w:ascii="Arrus" w:hAnsi="Arrus"/>
          <w:sz w:val="22"/>
          <w:szCs w:val="28"/>
          <w:lang w:val="en-GB"/>
        </w:rPr>
      </w:pPr>
      <w:r w:rsidRPr="00584AEA">
        <w:rPr>
          <w:rFonts w:ascii="Arrus" w:hAnsi="Arrus"/>
          <w:sz w:val="22"/>
          <w:szCs w:val="28"/>
          <w:lang w:val="en-GB"/>
        </w:rPr>
        <w:t>Planning and providing for or contributing to educational, socioeconomic and scientific research and development. a. Educational – to plan, run, maintain or assist any educational or other institution for the purpose of socioeconomic development of weaker sections of society and Muslims in particular,  b.      Medical – to plan, run, maintain or assist any medical institution, nursing home or clinics or to grant assistance to needy and indigent persons for meeting the cost of medical treatment</w:t>
      </w:r>
    </w:p>
    <w:p w14:paraId="268B428F" w14:textId="77777777" w:rsidR="00270475" w:rsidRPr="00584AEA" w:rsidRDefault="00270475" w:rsidP="006F4670">
      <w:pPr>
        <w:numPr>
          <w:ilvl w:val="0"/>
          <w:numId w:val="92"/>
        </w:numPr>
        <w:tabs>
          <w:tab w:val="left" w:pos="765"/>
        </w:tabs>
        <w:ind w:left="765" w:hanging="405"/>
        <w:jc w:val="both"/>
        <w:rPr>
          <w:rFonts w:ascii="Arrus" w:hAnsi="Arrus"/>
          <w:sz w:val="22"/>
          <w:szCs w:val="28"/>
          <w:lang w:val="en-GB"/>
        </w:rPr>
      </w:pPr>
      <w:r w:rsidRPr="00584AEA">
        <w:rPr>
          <w:rFonts w:ascii="Arrus" w:hAnsi="Arrus"/>
          <w:sz w:val="22"/>
          <w:szCs w:val="28"/>
          <w:lang w:val="en-GB"/>
        </w:rPr>
        <w:t>To assess the political conditions prevailing in the country and advise the community in the national and assembly elections; and to build and sustain pressures for achieving its declared objectives;</w:t>
      </w:r>
    </w:p>
    <w:p w14:paraId="268B4290" w14:textId="77777777" w:rsidR="00270475" w:rsidRPr="00584AEA" w:rsidRDefault="00270475" w:rsidP="006F4670">
      <w:pPr>
        <w:numPr>
          <w:ilvl w:val="0"/>
          <w:numId w:val="93"/>
        </w:numPr>
        <w:tabs>
          <w:tab w:val="left" w:pos="765"/>
        </w:tabs>
        <w:ind w:left="765" w:hanging="405"/>
        <w:jc w:val="both"/>
        <w:rPr>
          <w:rFonts w:ascii="Arrus" w:hAnsi="Arrus"/>
          <w:sz w:val="22"/>
          <w:szCs w:val="28"/>
          <w:lang w:val="en-GB"/>
        </w:rPr>
      </w:pPr>
      <w:r w:rsidRPr="00584AEA">
        <w:rPr>
          <w:rFonts w:ascii="Arrus" w:hAnsi="Arrus"/>
          <w:sz w:val="22"/>
          <w:szCs w:val="28"/>
          <w:lang w:val="en-GB"/>
        </w:rPr>
        <w:t>To help in developing an environment conducive for high standards of morality in life</w:t>
      </w:r>
    </w:p>
    <w:p w14:paraId="268B4291" w14:textId="77777777" w:rsidR="00270475" w:rsidRPr="00584AEA" w:rsidRDefault="00270475" w:rsidP="006F4670">
      <w:pPr>
        <w:numPr>
          <w:ilvl w:val="0"/>
          <w:numId w:val="94"/>
        </w:numPr>
        <w:tabs>
          <w:tab w:val="left" w:pos="765"/>
        </w:tabs>
        <w:ind w:left="765" w:hanging="405"/>
        <w:jc w:val="both"/>
        <w:rPr>
          <w:rFonts w:ascii="Arrus" w:hAnsi="Arrus"/>
          <w:sz w:val="22"/>
          <w:szCs w:val="28"/>
          <w:lang w:val="en-GB"/>
        </w:rPr>
      </w:pPr>
      <w:r w:rsidRPr="00584AEA">
        <w:rPr>
          <w:rFonts w:ascii="Arrus" w:hAnsi="Arrus"/>
          <w:sz w:val="22"/>
          <w:szCs w:val="28"/>
          <w:lang w:val="en-GB"/>
        </w:rPr>
        <w:t xml:space="preserve">To help in development of a system that is protective of peace, security and health of society as a whole, its minorities and its individual members. </w:t>
      </w:r>
    </w:p>
    <w:p w14:paraId="268B4292" w14:textId="77777777" w:rsidR="00270475" w:rsidRPr="00584AEA" w:rsidRDefault="00270475" w:rsidP="006F4670">
      <w:pPr>
        <w:numPr>
          <w:ilvl w:val="0"/>
          <w:numId w:val="84"/>
        </w:numPr>
        <w:tabs>
          <w:tab w:val="left" w:pos="765"/>
        </w:tabs>
        <w:ind w:left="765" w:hanging="405"/>
        <w:jc w:val="both"/>
        <w:rPr>
          <w:rFonts w:ascii="Arrus" w:hAnsi="Arrus"/>
          <w:sz w:val="22"/>
          <w:szCs w:val="28"/>
          <w:lang w:val="en-GB"/>
        </w:rPr>
      </w:pPr>
      <w:r w:rsidRPr="00584AEA">
        <w:rPr>
          <w:rFonts w:ascii="Arrus" w:hAnsi="Arrus"/>
          <w:sz w:val="22"/>
          <w:szCs w:val="28"/>
          <w:lang w:val="en-GB"/>
        </w:rPr>
        <w:t>To work along with other religious communities in maintaining communal harmony in the country</w:t>
      </w:r>
    </w:p>
    <w:p w14:paraId="268B4293" w14:textId="77777777" w:rsidR="00270475" w:rsidRPr="00584AEA" w:rsidRDefault="00270475" w:rsidP="00270475">
      <w:pPr>
        <w:jc w:val="both"/>
        <w:rPr>
          <w:rFonts w:ascii="Arrus" w:hAnsi="Arrus"/>
          <w:sz w:val="22"/>
          <w:szCs w:val="28"/>
          <w:lang w:val="en-GB"/>
        </w:rPr>
      </w:pPr>
    </w:p>
    <w:p w14:paraId="268B429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Secretariat</w:t>
      </w:r>
    </w:p>
    <w:p w14:paraId="268B4295" w14:textId="77777777" w:rsidR="00270475" w:rsidRPr="00584AEA" w:rsidRDefault="00270475" w:rsidP="00270475">
      <w:pPr>
        <w:jc w:val="both"/>
        <w:rPr>
          <w:rFonts w:ascii="Arrus" w:hAnsi="Arrus"/>
          <w:sz w:val="22"/>
          <w:szCs w:val="28"/>
          <w:lang w:val="en-GB"/>
        </w:rPr>
      </w:pPr>
    </w:p>
    <w:p w14:paraId="268B4296"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Separate Departments for</w:t>
      </w:r>
    </w:p>
    <w:p w14:paraId="268B4297" w14:textId="77777777" w:rsidR="00270475" w:rsidRPr="00584AEA" w:rsidRDefault="00270475" w:rsidP="00270475">
      <w:pPr>
        <w:jc w:val="both"/>
        <w:rPr>
          <w:rFonts w:ascii="Arrus" w:hAnsi="Arrus"/>
          <w:sz w:val="22"/>
          <w:szCs w:val="28"/>
          <w:lang w:val="en-GB"/>
        </w:rPr>
      </w:pPr>
    </w:p>
    <w:p w14:paraId="268B429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*Education</w:t>
      </w:r>
    </w:p>
    <w:p w14:paraId="268B429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*Economics</w:t>
      </w:r>
    </w:p>
    <w:p w14:paraId="268B429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Political issues</w:t>
      </w:r>
    </w:p>
    <w:p w14:paraId="268B429B"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Religious and Ethical Issues</w:t>
      </w:r>
    </w:p>
    <w:p w14:paraId="268B429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*Urdu and Cultural issues</w:t>
      </w:r>
    </w:p>
    <w:p w14:paraId="268B429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*Health</w:t>
      </w:r>
    </w:p>
    <w:p w14:paraId="268B429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*Social Issues</w:t>
      </w:r>
    </w:p>
    <w:p w14:paraId="268B429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*Women and Children</w:t>
      </w:r>
    </w:p>
    <w:p w14:paraId="268B42A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*Youth Affairs</w:t>
      </w:r>
    </w:p>
    <w:p w14:paraId="268B42A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lastRenderedPageBreak/>
        <w:t>*Media</w:t>
      </w:r>
    </w:p>
    <w:p w14:paraId="268B42A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*NGO Networking</w:t>
      </w:r>
    </w:p>
    <w:p w14:paraId="268B42A3"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*International issues</w:t>
      </w:r>
    </w:p>
    <w:p w14:paraId="268B42A4" w14:textId="77777777" w:rsidR="00270475" w:rsidRPr="00584AEA" w:rsidRDefault="00270475" w:rsidP="00270475">
      <w:pPr>
        <w:jc w:val="both"/>
        <w:rPr>
          <w:rFonts w:ascii="Arrus" w:hAnsi="Arrus"/>
          <w:sz w:val="22"/>
          <w:szCs w:val="28"/>
          <w:lang w:val="en-GB"/>
        </w:rPr>
      </w:pPr>
    </w:p>
    <w:p w14:paraId="268B42A5"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Consultative Committee</w:t>
      </w:r>
    </w:p>
    <w:p w14:paraId="268B42A6" w14:textId="77777777" w:rsidR="00270475" w:rsidRPr="00584AEA" w:rsidRDefault="00270475" w:rsidP="00270475">
      <w:pPr>
        <w:jc w:val="both"/>
        <w:rPr>
          <w:rFonts w:ascii="Arrus" w:hAnsi="Arrus"/>
          <w:sz w:val="22"/>
          <w:szCs w:val="28"/>
          <w:lang w:val="en-GB"/>
        </w:rPr>
      </w:pPr>
    </w:p>
    <w:p w14:paraId="268B42A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The Organisation will have a Consultative Committee and will consist of 2 members each from the following fields: Economists, Social activists, educationists/intellectuals, legal/medical experts, chartered accountants, ulama, prominent journalists, persons with administrative background, political scientists, industrialists etc. A total number of 100-150 members may be chosen.</w:t>
      </w:r>
      <w:r w:rsidRPr="00584AEA">
        <w:rPr>
          <w:rFonts w:ascii="Arrus" w:hAnsi="Arrus"/>
          <w:sz w:val="22"/>
          <w:szCs w:val="28"/>
          <w:lang w:val="en-GB"/>
        </w:rPr>
        <w:tab/>
      </w:r>
    </w:p>
    <w:p w14:paraId="268B42A8" w14:textId="77777777" w:rsidR="00270475" w:rsidRPr="00584AEA" w:rsidRDefault="00270475" w:rsidP="00270475">
      <w:pPr>
        <w:jc w:val="both"/>
        <w:rPr>
          <w:rFonts w:ascii="Arrus" w:hAnsi="Arrus"/>
          <w:sz w:val="22"/>
          <w:szCs w:val="28"/>
          <w:lang w:val="en-GB"/>
        </w:rPr>
      </w:pPr>
    </w:p>
    <w:p w14:paraId="268B42A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Members of the Consultative Committee may include</w:t>
      </w:r>
    </w:p>
    <w:p w14:paraId="268B42AA"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1.</w:t>
      </w:r>
      <w:r w:rsidRPr="00584AEA">
        <w:rPr>
          <w:rFonts w:ascii="Arrus" w:hAnsi="Arrus"/>
          <w:sz w:val="22"/>
          <w:szCs w:val="28"/>
          <w:lang w:val="en-GB"/>
        </w:rPr>
        <w:tab/>
        <w:t>The current Vice Chancellor of AMU Aligarh</w:t>
      </w:r>
    </w:p>
    <w:p w14:paraId="268B42AB"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2.</w:t>
      </w:r>
      <w:r w:rsidRPr="00584AEA">
        <w:rPr>
          <w:rFonts w:ascii="Arrus" w:hAnsi="Arrus"/>
          <w:sz w:val="22"/>
          <w:szCs w:val="28"/>
          <w:lang w:val="en-GB"/>
        </w:rPr>
        <w:tab/>
        <w:t>The current Vice Chancellor of Jamia Millia Islamia, ND</w:t>
      </w:r>
    </w:p>
    <w:p w14:paraId="268B42AC"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3.</w:t>
      </w:r>
      <w:r w:rsidRPr="00584AEA">
        <w:rPr>
          <w:rFonts w:ascii="Arrus" w:hAnsi="Arrus"/>
          <w:sz w:val="22"/>
          <w:szCs w:val="28"/>
          <w:lang w:val="en-GB"/>
        </w:rPr>
        <w:tab/>
        <w:t>The current Vice Chancellor of Jamia Hamdard, ND</w:t>
      </w:r>
    </w:p>
    <w:p w14:paraId="268B42AD"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4.</w:t>
      </w:r>
      <w:r w:rsidRPr="00584AEA">
        <w:rPr>
          <w:rFonts w:ascii="Arrus" w:hAnsi="Arrus"/>
          <w:sz w:val="22"/>
          <w:szCs w:val="28"/>
          <w:lang w:val="en-GB"/>
        </w:rPr>
        <w:tab/>
        <w:t>The current Vice Chancellor of Osmania University, Hyderabad</w:t>
      </w:r>
    </w:p>
    <w:p w14:paraId="268B42AE"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5.</w:t>
      </w:r>
      <w:r w:rsidRPr="00584AEA">
        <w:rPr>
          <w:rFonts w:ascii="Arrus" w:hAnsi="Arrus"/>
          <w:sz w:val="22"/>
          <w:szCs w:val="28"/>
          <w:lang w:val="en-GB"/>
        </w:rPr>
        <w:tab/>
        <w:t>The last Vice Chancellor of AMU Aligarh</w:t>
      </w:r>
    </w:p>
    <w:p w14:paraId="268B42AF"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6.</w:t>
      </w:r>
      <w:r w:rsidRPr="00584AEA">
        <w:rPr>
          <w:rFonts w:ascii="Arrus" w:hAnsi="Arrus"/>
          <w:sz w:val="22"/>
          <w:szCs w:val="28"/>
          <w:lang w:val="en-GB"/>
        </w:rPr>
        <w:tab/>
        <w:t>The last Vice Chancellor of Jamia Millia Islamia, ND</w:t>
      </w:r>
    </w:p>
    <w:p w14:paraId="268B42B0"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7.</w:t>
      </w:r>
      <w:r w:rsidRPr="00584AEA">
        <w:rPr>
          <w:rFonts w:ascii="Arrus" w:hAnsi="Arrus"/>
          <w:sz w:val="22"/>
          <w:szCs w:val="28"/>
          <w:lang w:val="en-GB"/>
        </w:rPr>
        <w:tab/>
        <w:t>One from Al-Ameen Group of Institutions</w:t>
      </w:r>
    </w:p>
    <w:p w14:paraId="268B42B1"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8.</w:t>
      </w:r>
      <w:r w:rsidRPr="00584AEA">
        <w:rPr>
          <w:rFonts w:ascii="Arrus" w:hAnsi="Arrus"/>
          <w:sz w:val="22"/>
          <w:szCs w:val="28"/>
          <w:lang w:val="en-GB"/>
        </w:rPr>
        <w:tab/>
      </w:r>
      <w:proofErr w:type="spellStart"/>
      <w:r w:rsidRPr="00584AEA">
        <w:rPr>
          <w:rFonts w:ascii="Arrus" w:hAnsi="Arrus"/>
          <w:sz w:val="22"/>
          <w:szCs w:val="28"/>
          <w:lang w:val="en-GB"/>
        </w:rPr>
        <w:t>Mohtamim</w:t>
      </w:r>
      <w:proofErr w:type="spellEnd"/>
      <w:r w:rsidRPr="00584AEA">
        <w:rPr>
          <w:rFonts w:ascii="Arrus" w:hAnsi="Arrus"/>
          <w:sz w:val="22"/>
          <w:szCs w:val="28"/>
          <w:lang w:val="en-GB"/>
        </w:rPr>
        <w:t xml:space="preserve"> of Darul Uloom Deoband (or any other </w:t>
      </w:r>
      <w:proofErr w:type="spellStart"/>
      <w:r w:rsidRPr="00584AEA">
        <w:rPr>
          <w:rFonts w:ascii="Arrus" w:hAnsi="Arrus"/>
          <w:sz w:val="22"/>
          <w:szCs w:val="28"/>
          <w:lang w:val="en-GB"/>
        </w:rPr>
        <w:t>Mualana</w:t>
      </w:r>
      <w:proofErr w:type="spellEnd"/>
      <w:r w:rsidRPr="00584AEA">
        <w:rPr>
          <w:rFonts w:ascii="Arrus" w:hAnsi="Arrus"/>
          <w:sz w:val="22"/>
          <w:szCs w:val="28"/>
          <w:lang w:val="en-GB"/>
        </w:rPr>
        <w:t xml:space="preserve"> acceptable to the Board)</w:t>
      </w:r>
    </w:p>
    <w:p w14:paraId="268B42B2"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9.</w:t>
      </w:r>
      <w:r w:rsidRPr="00584AEA">
        <w:rPr>
          <w:rFonts w:ascii="Arrus" w:hAnsi="Arrus"/>
          <w:sz w:val="22"/>
          <w:szCs w:val="28"/>
          <w:lang w:val="en-GB"/>
        </w:rPr>
        <w:tab/>
      </w:r>
      <w:proofErr w:type="spellStart"/>
      <w:r w:rsidRPr="00584AEA">
        <w:rPr>
          <w:rFonts w:ascii="Arrus" w:hAnsi="Arrus"/>
          <w:sz w:val="22"/>
          <w:szCs w:val="28"/>
          <w:lang w:val="en-GB"/>
        </w:rPr>
        <w:t>Mohtamim</w:t>
      </w:r>
      <w:proofErr w:type="spellEnd"/>
      <w:r w:rsidRPr="00584AEA">
        <w:rPr>
          <w:rFonts w:ascii="Arrus" w:hAnsi="Arrus"/>
          <w:sz w:val="22"/>
          <w:szCs w:val="28"/>
          <w:lang w:val="en-GB"/>
        </w:rPr>
        <w:t xml:space="preserve"> of </w:t>
      </w:r>
      <w:proofErr w:type="spellStart"/>
      <w:r w:rsidRPr="00584AEA">
        <w:rPr>
          <w:rFonts w:ascii="Arrus" w:hAnsi="Arrus"/>
          <w:sz w:val="22"/>
          <w:szCs w:val="28"/>
          <w:lang w:val="en-GB"/>
        </w:rPr>
        <w:t>Nadwatul</w:t>
      </w:r>
      <w:proofErr w:type="spellEnd"/>
      <w:r w:rsidRPr="00584AEA">
        <w:rPr>
          <w:rFonts w:ascii="Arrus" w:hAnsi="Arrus"/>
          <w:sz w:val="22"/>
          <w:szCs w:val="28"/>
          <w:lang w:val="en-GB"/>
        </w:rPr>
        <w:t xml:space="preserve"> Uloom, Lucknow (or any other </w:t>
      </w:r>
      <w:proofErr w:type="spellStart"/>
      <w:r w:rsidRPr="00584AEA">
        <w:rPr>
          <w:rFonts w:ascii="Arrus" w:hAnsi="Arrus"/>
          <w:sz w:val="22"/>
          <w:szCs w:val="28"/>
          <w:lang w:val="en-GB"/>
        </w:rPr>
        <w:t>Mualana</w:t>
      </w:r>
      <w:proofErr w:type="spellEnd"/>
      <w:r w:rsidRPr="00584AEA">
        <w:rPr>
          <w:rFonts w:ascii="Arrus" w:hAnsi="Arrus"/>
          <w:sz w:val="22"/>
          <w:szCs w:val="28"/>
          <w:lang w:val="en-GB"/>
        </w:rPr>
        <w:t xml:space="preserve"> acceptable to the Board)</w:t>
      </w:r>
    </w:p>
    <w:p w14:paraId="268B42B3"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10.</w:t>
      </w:r>
      <w:r w:rsidRPr="00584AEA">
        <w:rPr>
          <w:rFonts w:ascii="Arrus" w:hAnsi="Arrus"/>
          <w:sz w:val="22"/>
          <w:szCs w:val="28"/>
          <w:lang w:val="en-GB"/>
        </w:rPr>
        <w:tab/>
        <w:t>At least 1 retired Muslim Chief Justice of Supreme Court/High Court</w:t>
      </w:r>
    </w:p>
    <w:p w14:paraId="268B42B4"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11.</w:t>
      </w:r>
      <w:r w:rsidRPr="00584AEA">
        <w:rPr>
          <w:rFonts w:ascii="Arrus" w:hAnsi="Arrus"/>
          <w:sz w:val="22"/>
          <w:szCs w:val="28"/>
          <w:lang w:val="en-GB"/>
        </w:rPr>
        <w:tab/>
        <w:t>Current Chairman, National Minority Commission</w:t>
      </w:r>
    </w:p>
    <w:p w14:paraId="268B42B5"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12.</w:t>
      </w:r>
      <w:r w:rsidRPr="00584AEA">
        <w:rPr>
          <w:rFonts w:ascii="Arrus" w:hAnsi="Arrus"/>
          <w:sz w:val="22"/>
          <w:szCs w:val="28"/>
          <w:lang w:val="en-GB"/>
        </w:rPr>
        <w:tab/>
        <w:t xml:space="preserve">Some eminent Muslim media personalities: </w:t>
      </w:r>
    </w:p>
    <w:p w14:paraId="268B42B6"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13.</w:t>
      </w:r>
      <w:r w:rsidRPr="00584AEA">
        <w:rPr>
          <w:rFonts w:ascii="Arrus" w:hAnsi="Arrus"/>
          <w:sz w:val="22"/>
          <w:szCs w:val="28"/>
          <w:lang w:val="en-GB"/>
        </w:rPr>
        <w:tab/>
        <w:t xml:space="preserve">Retired IAS officers: </w:t>
      </w:r>
    </w:p>
    <w:p w14:paraId="268B42B7"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14.</w:t>
      </w:r>
      <w:r w:rsidRPr="00584AEA">
        <w:rPr>
          <w:rFonts w:ascii="Arrus" w:hAnsi="Arrus"/>
          <w:sz w:val="22"/>
          <w:szCs w:val="28"/>
          <w:lang w:val="en-GB"/>
        </w:rPr>
        <w:tab/>
        <w:t xml:space="preserve">Former Chairmen National Minority Commission </w:t>
      </w:r>
    </w:p>
    <w:p w14:paraId="268B42B8"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15.</w:t>
      </w:r>
      <w:r w:rsidRPr="00584AEA">
        <w:rPr>
          <w:rFonts w:ascii="Arrus" w:hAnsi="Arrus"/>
          <w:sz w:val="22"/>
          <w:szCs w:val="28"/>
          <w:lang w:val="en-GB"/>
        </w:rPr>
        <w:tab/>
        <w:t>Chairmen of current and former state level minority commissions</w:t>
      </w:r>
    </w:p>
    <w:p w14:paraId="268B42B9"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16.</w:t>
      </w:r>
      <w:r w:rsidRPr="00584AEA">
        <w:rPr>
          <w:rFonts w:ascii="Arrus" w:hAnsi="Arrus"/>
          <w:sz w:val="22"/>
          <w:szCs w:val="28"/>
          <w:lang w:val="en-GB"/>
        </w:rPr>
        <w:tab/>
        <w:t>Muslim members of Planning Commission</w:t>
      </w:r>
    </w:p>
    <w:p w14:paraId="268B42BA"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17.</w:t>
      </w:r>
      <w:r w:rsidRPr="00584AEA">
        <w:rPr>
          <w:rFonts w:ascii="Arrus" w:hAnsi="Arrus"/>
          <w:sz w:val="22"/>
          <w:szCs w:val="28"/>
          <w:lang w:val="en-GB"/>
        </w:rPr>
        <w:tab/>
        <w:t>Experts in various field particularly eminent academicians</w:t>
      </w:r>
    </w:p>
    <w:p w14:paraId="268B42BB"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18.</w:t>
      </w:r>
      <w:r w:rsidRPr="00584AEA">
        <w:rPr>
          <w:rFonts w:ascii="Arrus" w:hAnsi="Arrus"/>
          <w:sz w:val="22"/>
          <w:szCs w:val="28"/>
          <w:lang w:val="en-GB"/>
        </w:rPr>
        <w:tab/>
        <w:t>Social activists of exceptional stature</w:t>
      </w:r>
    </w:p>
    <w:p w14:paraId="268B42BC"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19.</w:t>
      </w:r>
      <w:r w:rsidRPr="00584AEA">
        <w:rPr>
          <w:rFonts w:ascii="Arrus" w:hAnsi="Arrus"/>
          <w:sz w:val="22"/>
          <w:szCs w:val="28"/>
          <w:lang w:val="en-GB"/>
        </w:rPr>
        <w:tab/>
        <w:t>Muslim national and international award winners like Padma, Faisal, and other awards;</w:t>
      </w:r>
    </w:p>
    <w:p w14:paraId="268B42BD"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20.</w:t>
      </w:r>
      <w:r w:rsidRPr="00584AEA">
        <w:rPr>
          <w:rFonts w:ascii="Arrus" w:hAnsi="Arrus"/>
          <w:sz w:val="22"/>
          <w:szCs w:val="28"/>
          <w:lang w:val="en-GB"/>
        </w:rPr>
        <w:tab/>
        <w:t>Eminent personalities from the Sports</w:t>
      </w:r>
    </w:p>
    <w:p w14:paraId="268B42BE"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21.</w:t>
      </w:r>
      <w:r w:rsidRPr="00584AEA">
        <w:rPr>
          <w:rFonts w:ascii="Arrus" w:hAnsi="Arrus"/>
          <w:sz w:val="22"/>
          <w:szCs w:val="28"/>
          <w:lang w:val="en-GB"/>
        </w:rPr>
        <w:tab/>
        <w:t>Eminent people from literature and arts</w:t>
      </w:r>
    </w:p>
    <w:p w14:paraId="268B42BF"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22.</w:t>
      </w:r>
      <w:r w:rsidRPr="00584AEA">
        <w:rPr>
          <w:rFonts w:ascii="Arrus" w:hAnsi="Arrus"/>
          <w:sz w:val="22"/>
          <w:szCs w:val="28"/>
          <w:lang w:val="en-GB"/>
        </w:rPr>
        <w:tab/>
        <w:t xml:space="preserve">Eminent industrialist who have interest in the objectives of </w:t>
      </w:r>
      <w:r w:rsidRPr="00584AEA">
        <w:rPr>
          <w:rFonts w:ascii="Arrus" w:hAnsi="Arrus"/>
          <w:sz w:val="22"/>
          <w:szCs w:val="28"/>
          <w:lang w:val="en-GB"/>
        </w:rPr>
        <w:lastRenderedPageBreak/>
        <w:t>the organization</w:t>
      </w:r>
    </w:p>
    <w:p w14:paraId="268B42C0"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23.</w:t>
      </w:r>
      <w:r w:rsidRPr="00584AEA">
        <w:rPr>
          <w:rFonts w:ascii="Arrus" w:hAnsi="Arrus"/>
          <w:sz w:val="22"/>
          <w:szCs w:val="28"/>
          <w:lang w:val="en-GB"/>
        </w:rPr>
        <w:tab/>
        <w:t>Some Non-Muslim personalities who have shown exceptional interest in the objectives the organization is working for</w:t>
      </w:r>
    </w:p>
    <w:p w14:paraId="268B42C1" w14:textId="77777777" w:rsidR="00270475" w:rsidRPr="00584AEA" w:rsidRDefault="00270475" w:rsidP="00270475">
      <w:pPr>
        <w:tabs>
          <w:tab w:val="left" w:pos="1080"/>
        </w:tabs>
        <w:ind w:left="1080" w:hanging="360"/>
        <w:jc w:val="both"/>
        <w:rPr>
          <w:rFonts w:ascii="Arrus" w:hAnsi="Arrus"/>
          <w:sz w:val="22"/>
          <w:szCs w:val="28"/>
          <w:lang w:val="en-GB"/>
        </w:rPr>
      </w:pPr>
      <w:r w:rsidRPr="00584AEA">
        <w:rPr>
          <w:rFonts w:ascii="Arrus" w:hAnsi="Arrus"/>
          <w:sz w:val="22"/>
          <w:szCs w:val="28"/>
          <w:lang w:val="en-GB"/>
        </w:rPr>
        <w:t>24.</w:t>
      </w:r>
      <w:r w:rsidRPr="00584AEA">
        <w:rPr>
          <w:rFonts w:ascii="Arrus" w:hAnsi="Arrus"/>
          <w:sz w:val="22"/>
          <w:szCs w:val="28"/>
          <w:lang w:val="en-GB"/>
        </w:rPr>
        <w:tab/>
        <w:t>Representatives of important NGOs</w:t>
      </w:r>
    </w:p>
    <w:p w14:paraId="268B42C2" w14:textId="77777777" w:rsidR="00270475" w:rsidRPr="00584AEA" w:rsidRDefault="00270475" w:rsidP="00270475">
      <w:pPr>
        <w:ind w:left="720"/>
        <w:jc w:val="both"/>
        <w:rPr>
          <w:rFonts w:ascii="Arrus" w:hAnsi="Arrus"/>
          <w:sz w:val="22"/>
          <w:szCs w:val="28"/>
          <w:lang w:val="en-GB"/>
        </w:rPr>
      </w:pPr>
    </w:p>
    <w:p w14:paraId="268B42C3"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Every State should have a state unit. State leaders are to be identified. Already existing NGOs can also be considered for the purpose. Similarly District Units and District leaders to be identified.</w:t>
      </w:r>
    </w:p>
    <w:p w14:paraId="268B42C4" w14:textId="77777777" w:rsidR="00270475" w:rsidRPr="00584AEA" w:rsidRDefault="00270475" w:rsidP="00270475">
      <w:pPr>
        <w:jc w:val="both"/>
        <w:rPr>
          <w:rFonts w:ascii="Arrus" w:hAnsi="Arrus"/>
          <w:b/>
          <w:bCs/>
          <w:sz w:val="30"/>
          <w:szCs w:val="40"/>
          <w:lang w:val="en-GB"/>
        </w:rPr>
      </w:pPr>
    </w:p>
    <w:p w14:paraId="268B42C5" w14:textId="77777777" w:rsidR="00270475" w:rsidRPr="00584AEA" w:rsidRDefault="00270475" w:rsidP="00270475">
      <w:pPr>
        <w:jc w:val="both"/>
        <w:rPr>
          <w:rFonts w:ascii="Arrus" w:hAnsi="Arrus"/>
          <w:b/>
          <w:bCs/>
          <w:sz w:val="30"/>
          <w:szCs w:val="40"/>
          <w:lang w:val="en-GB"/>
        </w:rPr>
      </w:pPr>
    </w:p>
    <w:p w14:paraId="268B42C6" w14:textId="77777777" w:rsidR="00270475" w:rsidRPr="00584AEA" w:rsidRDefault="00270475" w:rsidP="00270475">
      <w:pPr>
        <w:jc w:val="both"/>
        <w:rPr>
          <w:rFonts w:ascii="Arrus" w:hAnsi="Arrus"/>
          <w:b/>
          <w:bCs/>
          <w:sz w:val="30"/>
          <w:szCs w:val="40"/>
          <w:lang w:val="en-GB"/>
        </w:rPr>
      </w:pPr>
    </w:p>
    <w:p w14:paraId="268B42C7" w14:textId="77777777" w:rsidR="00270475" w:rsidRPr="00584AEA" w:rsidRDefault="00270475" w:rsidP="00270475">
      <w:pPr>
        <w:jc w:val="both"/>
        <w:rPr>
          <w:rFonts w:ascii="Arrus" w:hAnsi="Arrus"/>
          <w:b/>
          <w:bCs/>
          <w:sz w:val="30"/>
          <w:szCs w:val="40"/>
          <w:lang w:val="en-GB"/>
        </w:rPr>
      </w:pPr>
    </w:p>
    <w:p w14:paraId="268B42C8" w14:textId="77777777" w:rsidR="00270475" w:rsidRPr="00584AEA" w:rsidRDefault="00270475" w:rsidP="00270475">
      <w:pPr>
        <w:jc w:val="both"/>
        <w:rPr>
          <w:rFonts w:ascii="Arrus" w:hAnsi="Arrus"/>
          <w:b/>
          <w:bCs/>
          <w:sz w:val="30"/>
          <w:szCs w:val="40"/>
          <w:lang w:val="en-GB"/>
        </w:rPr>
      </w:pPr>
    </w:p>
    <w:p w14:paraId="268B42C9" w14:textId="77777777" w:rsidR="00270475" w:rsidRPr="00584AEA" w:rsidRDefault="00270475" w:rsidP="00270475">
      <w:pPr>
        <w:jc w:val="both"/>
        <w:rPr>
          <w:rFonts w:ascii="Arrus" w:hAnsi="Arrus"/>
          <w:b/>
          <w:bCs/>
          <w:sz w:val="30"/>
          <w:szCs w:val="40"/>
          <w:lang w:val="en-GB"/>
        </w:rPr>
      </w:pPr>
    </w:p>
    <w:p w14:paraId="268B42CA" w14:textId="77777777" w:rsidR="00270475" w:rsidRPr="00584AEA" w:rsidRDefault="00270475" w:rsidP="00270475">
      <w:pPr>
        <w:jc w:val="both"/>
        <w:rPr>
          <w:rFonts w:ascii="Arrus" w:hAnsi="Arrus"/>
          <w:b/>
          <w:bCs/>
          <w:sz w:val="30"/>
          <w:szCs w:val="40"/>
          <w:lang w:val="en-GB"/>
        </w:rPr>
      </w:pPr>
    </w:p>
    <w:p w14:paraId="268B42CB" w14:textId="77777777" w:rsidR="00270475" w:rsidRPr="00584AEA" w:rsidRDefault="00270475" w:rsidP="00270475">
      <w:pPr>
        <w:jc w:val="both"/>
        <w:rPr>
          <w:rFonts w:ascii="Arrus" w:hAnsi="Arrus"/>
          <w:b/>
          <w:bCs/>
          <w:sz w:val="30"/>
          <w:szCs w:val="40"/>
          <w:lang w:val="en-GB"/>
        </w:rPr>
      </w:pPr>
    </w:p>
    <w:p w14:paraId="268B42CC" w14:textId="77777777" w:rsidR="00270475" w:rsidRPr="00584AEA" w:rsidRDefault="00270475" w:rsidP="00270475">
      <w:pPr>
        <w:jc w:val="both"/>
        <w:rPr>
          <w:rFonts w:ascii="Arrus" w:hAnsi="Arrus"/>
          <w:b/>
          <w:bCs/>
          <w:sz w:val="30"/>
          <w:szCs w:val="40"/>
          <w:lang w:val="en-GB"/>
        </w:rPr>
      </w:pPr>
    </w:p>
    <w:p w14:paraId="268B42CD" w14:textId="77777777" w:rsidR="00270475" w:rsidRPr="00584AEA" w:rsidRDefault="00270475" w:rsidP="00270475">
      <w:pPr>
        <w:jc w:val="both"/>
        <w:rPr>
          <w:rFonts w:ascii="Arrus" w:hAnsi="Arrus"/>
          <w:b/>
          <w:bCs/>
          <w:sz w:val="30"/>
          <w:szCs w:val="40"/>
          <w:lang w:val="en-GB"/>
        </w:rPr>
      </w:pPr>
    </w:p>
    <w:p w14:paraId="268B42CE" w14:textId="77777777" w:rsidR="00270475" w:rsidRPr="00584AEA" w:rsidRDefault="00270475" w:rsidP="00270475">
      <w:pPr>
        <w:jc w:val="both"/>
        <w:rPr>
          <w:rFonts w:ascii="Arrus" w:hAnsi="Arrus"/>
          <w:b/>
          <w:bCs/>
          <w:sz w:val="30"/>
          <w:szCs w:val="40"/>
          <w:lang w:val="en-GB"/>
        </w:rPr>
      </w:pPr>
    </w:p>
    <w:p w14:paraId="268B42CF" w14:textId="77777777" w:rsidR="00270475" w:rsidRPr="00584AEA" w:rsidRDefault="00270475" w:rsidP="00270475">
      <w:pPr>
        <w:jc w:val="both"/>
        <w:rPr>
          <w:rFonts w:ascii="Arrus" w:hAnsi="Arrus"/>
          <w:b/>
          <w:bCs/>
          <w:sz w:val="30"/>
          <w:szCs w:val="40"/>
          <w:lang w:val="en-GB"/>
        </w:rPr>
      </w:pPr>
    </w:p>
    <w:p w14:paraId="268B42D0" w14:textId="77777777" w:rsidR="00270475" w:rsidRPr="00584AEA" w:rsidRDefault="00270475" w:rsidP="00270475">
      <w:pPr>
        <w:jc w:val="both"/>
        <w:rPr>
          <w:rFonts w:ascii="Arrus" w:hAnsi="Arrus"/>
          <w:b/>
          <w:bCs/>
          <w:sz w:val="30"/>
          <w:szCs w:val="40"/>
          <w:lang w:val="en-GB"/>
        </w:rPr>
      </w:pPr>
    </w:p>
    <w:p w14:paraId="268B42D1" w14:textId="77777777" w:rsidR="00270475" w:rsidRPr="00584AEA" w:rsidRDefault="00270475" w:rsidP="00270475">
      <w:pPr>
        <w:jc w:val="both"/>
        <w:rPr>
          <w:rFonts w:ascii="Arrus" w:hAnsi="Arrus"/>
          <w:b/>
          <w:bCs/>
          <w:sz w:val="30"/>
          <w:szCs w:val="40"/>
          <w:lang w:val="en-GB"/>
        </w:rPr>
      </w:pPr>
    </w:p>
    <w:p w14:paraId="268B42D2" w14:textId="77777777" w:rsidR="00270475" w:rsidRPr="00584AEA" w:rsidRDefault="00270475" w:rsidP="00270475">
      <w:pPr>
        <w:jc w:val="both"/>
        <w:rPr>
          <w:rFonts w:ascii="Arrus" w:hAnsi="Arrus"/>
          <w:b/>
          <w:bCs/>
          <w:sz w:val="30"/>
          <w:szCs w:val="40"/>
          <w:lang w:val="en-GB"/>
        </w:rPr>
      </w:pPr>
    </w:p>
    <w:p w14:paraId="268B42D3" w14:textId="77777777" w:rsidR="00270475" w:rsidRPr="00584AEA" w:rsidRDefault="00270475" w:rsidP="00270475">
      <w:pPr>
        <w:jc w:val="both"/>
        <w:rPr>
          <w:rFonts w:ascii="Arrus" w:hAnsi="Arrus"/>
          <w:b/>
          <w:bCs/>
          <w:sz w:val="30"/>
          <w:szCs w:val="40"/>
          <w:lang w:val="en-GB"/>
        </w:rPr>
      </w:pPr>
    </w:p>
    <w:p w14:paraId="268B42D4"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t>19- Ideological Perceptions, Facts and Figures (compiled)</w:t>
      </w:r>
    </w:p>
    <w:p w14:paraId="268B42D5" w14:textId="77777777" w:rsidR="00270475" w:rsidRPr="00584AEA" w:rsidRDefault="00270475" w:rsidP="00270475">
      <w:pPr>
        <w:jc w:val="both"/>
        <w:rPr>
          <w:rFonts w:ascii="Arrus" w:hAnsi="Arrus"/>
          <w:sz w:val="22"/>
          <w:szCs w:val="28"/>
          <w:lang w:val="en-GB"/>
        </w:rPr>
      </w:pPr>
    </w:p>
    <w:p w14:paraId="268B42D6"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Demographic realities vis-à-vis status of Muslims</w:t>
      </w:r>
    </w:p>
    <w:p w14:paraId="268B42D7" w14:textId="77777777" w:rsidR="00270475" w:rsidRPr="00584AEA" w:rsidRDefault="00270475" w:rsidP="00270475">
      <w:pPr>
        <w:jc w:val="both"/>
        <w:rPr>
          <w:rFonts w:ascii="Arrus" w:hAnsi="Arrus"/>
          <w:sz w:val="22"/>
          <w:szCs w:val="28"/>
          <w:lang w:val="en-GB"/>
        </w:rPr>
      </w:pPr>
    </w:p>
    <w:p w14:paraId="268B42D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By the end of 2010, with a population of over 1210.2 million, India alone accounted for 17.5% of the world population, whereas (Latest Census)</w:t>
      </w:r>
    </w:p>
    <w:p w14:paraId="268B42D9" w14:textId="77777777" w:rsidR="00270475" w:rsidRPr="00584AEA" w:rsidRDefault="00270475" w:rsidP="00270475">
      <w:pPr>
        <w:jc w:val="both"/>
        <w:rPr>
          <w:rFonts w:ascii="Arrus" w:hAnsi="Arrus"/>
          <w:sz w:val="22"/>
          <w:szCs w:val="28"/>
          <w:lang w:val="en-GB"/>
        </w:rPr>
      </w:pPr>
    </w:p>
    <w:p w14:paraId="268B42D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The Muslim population in India is projected to increase from 177.3 </w:t>
      </w:r>
      <w:r w:rsidRPr="00584AEA">
        <w:rPr>
          <w:rFonts w:ascii="Arrus" w:hAnsi="Arrus"/>
          <w:sz w:val="22"/>
          <w:szCs w:val="28"/>
          <w:lang w:val="en-GB"/>
        </w:rPr>
        <w:lastRenderedPageBreak/>
        <w:t xml:space="preserve">million in 2010 to 236.2 million in 2030. The Muslim share of India's population is expected to increase from 14.6 pc in 2010 to 15.9 pc in 2030. (Pew Research </w:t>
      </w:r>
      <w:proofErr w:type="spellStart"/>
      <w:r w:rsidRPr="00584AEA">
        <w:rPr>
          <w:rFonts w:ascii="Arrus" w:hAnsi="Arrus"/>
          <w:sz w:val="22"/>
          <w:szCs w:val="28"/>
          <w:lang w:val="en-GB"/>
        </w:rPr>
        <w:t>Center's</w:t>
      </w:r>
      <w:proofErr w:type="spellEnd"/>
      <w:r w:rsidRPr="00584AEA">
        <w:rPr>
          <w:rFonts w:ascii="Arrus" w:hAnsi="Arrus"/>
          <w:sz w:val="22"/>
          <w:szCs w:val="28"/>
          <w:lang w:val="en-GB"/>
        </w:rPr>
        <w:t xml:space="preserve"> Forum on Religion &amp; Public Life.) This makes Muslim population of the country bigger than that of any Muslim country except Indonesia.</w:t>
      </w:r>
    </w:p>
    <w:p w14:paraId="268B42DB" w14:textId="77777777" w:rsidR="00270475" w:rsidRPr="00584AEA" w:rsidRDefault="00270475" w:rsidP="00270475">
      <w:pPr>
        <w:jc w:val="both"/>
        <w:rPr>
          <w:rFonts w:ascii="Arrus" w:hAnsi="Arrus"/>
          <w:sz w:val="22"/>
          <w:szCs w:val="28"/>
          <w:lang w:val="en-GB"/>
        </w:rPr>
      </w:pPr>
    </w:p>
    <w:p w14:paraId="268B42D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*This position implies that Muslims must be able to wield a significant influence on the national and international policies being pursued in the country including all the programmes related to socioeconomic development of the country. This also implies that Muslims must be getting a significant share in all that the country possesses in accordance with their population. In addition, it also indicates that no government would ever be in a position to ignore their interests and they must be contributing to and harvesting benefits in all the successes of the country. Their presence in all the institutions of the country, their economic status, their social standing and their clout as individuals as well as community must demonstrate their demographical positioning.  Everybody knows that unfortunately this has not happened and the chances of this happening in near future seem to be remote in the present scenario. This is at least what the experts – Muslims as well as non-Muslims feel. And this is exactly the position that needs to be reversed. </w:t>
      </w:r>
    </w:p>
    <w:p w14:paraId="268B42DD" w14:textId="77777777" w:rsidR="00270475" w:rsidRPr="00584AEA" w:rsidRDefault="00270475" w:rsidP="00270475">
      <w:pPr>
        <w:jc w:val="both"/>
        <w:rPr>
          <w:rFonts w:ascii="Arrus" w:hAnsi="Arrus"/>
          <w:sz w:val="22"/>
          <w:szCs w:val="28"/>
          <w:lang w:val="en-GB"/>
        </w:rPr>
      </w:pPr>
    </w:p>
    <w:p w14:paraId="268B42D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They are </w:t>
      </w:r>
      <w:r w:rsidRPr="00584AEA">
        <w:rPr>
          <w:rFonts w:ascii="Arrus" w:hAnsi="Arrus"/>
          <w:b/>
          <w:bCs/>
          <w:sz w:val="22"/>
          <w:szCs w:val="28"/>
          <w:lang w:val="en-GB"/>
        </w:rPr>
        <w:t>citizens of a country which is the second most populous nation of the world and the biggest democracy. ..</w:t>
      </w:r>
      <w:r w:rsidRPr="00584AEA">
        <w:rPr>
          <w:rFonts w:ascii="Arrus" w:hAnsi="Arrus"/>
          <w:sz w:val="22"/>
          <w:szCs w:val="28"/>
          <w:lang w:val="en-GB"/>
        </w:rPr>
        <w:t xml:space="preserve"> India is also among the major emerging economies of the world and is strategically extremely important from the global point of view…India has also </w:t>
      </w:r>
      <w:r w:rsidRPr="00584AEA">
        <w:rPr>
          <w:rFonts w:ascii="Arrus" w:hAnsi="Arrus"/>
          <w:b/>
          <w:bCs/>
          <w:sz w:val="22"/>
          <w:szCs w:val="28"/>
          <w:lang w:val="en-GB"/>
        </w:rPr>
        <w:t>strong religious influence</w:t>
      </w:r>
      <w:r w:rsidRPr="00584AEA">
        <w:rPr>
          <w:rFonts w:ascii="Arrus" w:hAnsi="Arrus"/>
          <w:sz w:val="22"/>
          <w:szCs w:val="28"/>
          <w:lang w:val="en-GB"/>
        </w:rPr>
        <w:t xml:space="preserve"> with an overwhelming majority of the population having deep religious conviction.</w:t>
      </w:r>
    </w:p>
    <w:p w14:paraId="268B42DF" w14:textId="77777777" w:rsidR="00270475" w:rsidRPr="00584AEA" w:rsidRDefault="00270475" w:rsidP="00270475">
      <w:pPr>
        <w:jc w:val="both"/>
        <w:rPr>
          <w:rFonts w:ascii="Arrus" w:hAnsi="Arrus"/>
          <w:sz w:val="22"/>
          <w:szCs w:val="28"/>
          <w:lang w:val="en-GB"/>
        </w:rPr>
      </w:pPr>
    </w:p>
    <w:p w14:paraId="268B42E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w:t>
      </w:r>
      <w:r w:rsidRPr="00584AEA">
        <w:rPr>
          <w:rFonts w:ascii="Arrus" w:hAnsi="Arrus"/>
          <w:b/>
          <w:bCs/>
          <w:sz w:val="22"/>
          <w:szCs w:val="28"/>
          <w:lang w:val="en-GB"/>
        </w:rPr>
        <w:t>Muslims are highly religious people</w:t>
      </w:r>
      <w:r w:rsidRPr="00584AEA">
        <w:rPr>
          <w:rFonts w:ascii="Arrus" w:hAnsi="Arrus"/>
          <w:sz w:val="22"/>
          <w:szCs w:val="28"/>
          <w:lang w:val="en-GB"/>
        </w:rPr>
        <w:t xml:space="preserve"> having unshakable faith in their religion. They never feel comfortable in any developments that are contrary to religious teachings in general and Islamic teachings in particular. They often react emotionally to any provocation or any action that ostensibly appears to be violating their beliefs.  Living in India they often feel that the majority community is insensitive to their religious convictions and often tries to pressurise governments to do things that are not viewed positively by Muslims. </w:t>
      </w:r>
    </w:p>
    <w:p w14:paraId="268B42E1" w14:textId="77777777" w:rsidR="00270475" w:rsidRPr="00584AEA" w:rsidRDefault="00270475" w:rsidP="00270475">
      <w:pPr>
        <w:jc w:val="both"/>
        <w:rPr>
          <w:rFonts w:ascii="Arrus" w:hAnsi="Arrus"/>
          <w:sz w:val="22"/>
          <w:szCs w:val="28"/>
          <w:lang w:val="en-GB"/>
        </w:rPr>
      </w:pPr>
    </w:p>
    <w:p w14:paraId="268B42E2"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They have a greater percentage of younger population than the national average, greater increase in younger population and greater increase in the number of labourers as well as consumers. All these </w:t>
      </w:r>
      <w:r w:rsidRPr="00584AEA">
        <w:rPr>
          <w:rFonts w:ascii="Arrus" w:hAnsi="Arrus"/>
          <w:sz w:val="22"/>
          <w:szCs w:val="28"/>
          <w:lang w:val="en-GB"/>
        </w:rPr>
        <w:lastRenderedPageBreak/>
        <w:t xml:space="preserve">specifics require special modes of planning in the social as well as educational areas. </w:t>
      </w:r>
    </w:p>
    <w:p w14:paraId="268B42E3" w14:textId="77777777" w:rsidR="00270475" w:rsidRPr="00584AEA" w:rsidRDefault="00270475" w:rsidP="00270475">
      <w:pPr>
        <w:jc w:val="both"/>
        <w:rPr>
          <w:rFonts w:ascii="Arrus" w:hAnsi="Arrus"/>
          <w:sz w:val="22"/>
          <w:szCs w:val="28"/>
          <w:lang w:val="en-GB"/>
        </w:rPr>
      </w:pPr>
    </w:p>
    <w:p w14:paraId="268B42E4"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What has gone wrong?</w:t>
      </w:r>
    </w:p>
    <w:p w14:paraId="268B42E5" w14:textId="77777777" w:rsidR="00270475" w:rsidRPr="00584AEA" w:rsidRDefault="00270475" w:rsidP="00270475">
      <w:pPr>
        <w:jc w:val="both"/>
        <w:rPr>
          <w:rFonts w:ascii="Arrus" w:hAnsi="Arrus"/>
          <w:sz w:val="22"/>
          <w:szCs w:val="28"/>
          <w:lang w:val="en-GB"/>
        </w:rPr>
      </w:pPr>
    </w:p>
    <w:p w14:paraId="268B42E6"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Role of Political Parties: There are certain parties that are considered to be openly anti-Muslim; but the truth is that no political party has cared about the masses in general and Muslim community in particular. All political parties without exception are guilty of criminal ignorance of the needs of the people including Muslims.  The so-called Secular parties have only used Muslims as vote banks, making big promises but taking only some cosmetic steps to keep them glued. The anti-Muslim organisations and parties have labelled even these minor cosmetic changes as “appeasement”.  </w:t>
      </w:r>
    </w:p>
    <w:p w14:paraId="268B42E7"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Muslim Political leaders: Not only their representation in numerical terms has been significantly lower than it should have been but also in terms of representing their community they have not proved up to the mark. Most if not all of them have cared more for toeing the party line than arguing the case of Muslims. They were neither fully aware nor interested to know how the Muslim issues can be resolved.. They also failed to emerge as national leaders.</w:t>
      </w:r>
    </w:p>
    <w:p w14:paraId="268B42E8"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b/>
          <w:bCs/>
          <w:sz w:val="22"/>
          <w:szCs w:val="28"/>
          <w:lang w:val="en-GB"/>
        </w:rPr>
        <w:t xml:space="preserve">The inefficient role played by the traditional religious scholars: </w:t>
      </w:r>
      <w:r w:rsidRPr="00584AEA">
        <w:rPr>
          <w:rFonts w:ascii="Arrus" w:hAnsi="Arrus"/>
          <w:sz w:val="22"/>
          <w:szCs w:val="28"/>
          <w:lang w:val="en-GB"/>
        </w:rPr>
        <w:t>Ulama tried to exert their dominance through emphasis on theological agenda and did not show any interest in the socioeconomic development of the community. The gap between traditional religious scholars and modern educated Muslims on the one hand and Ulama and the masses on the other hand has continued to widen with every passing day. The government and the Hindu organisations have also been viewing the role of Ulama as either against the interests of the country or as negative.</w:t>
      </w:r>
    </w:p>
    <w:p w14:paraId="268B42E9" w14:textId="77777777" w:rsidR="00270475" w:rsidRPr="00584AEA" w:rsidRDefault="00270475" w:rsidP="006F4670">
      <w:pPr>
        <w:widowControl/>
        <w:numPr>
          <w:ilvl w:val="0"/>
          <w:numId w:val="118"/>
        </w:numPr>
        <w:autoSpaceDE/>
        <w:autoSpaceDN/>
        <w:adjustRightInd/>
        <w:jc w:val="both"/>
        <w:rPr>
          <w:rFonts w:ascii="Arrus" w:hAnsi="Arrus"/>
          <w:b/>
          <w:bCs/>
          <w:sz w:val="22"/>
          <w:szCs w:val="28"/>
          <w:lang w:val="en-GB"/>
        </w:rPr>
      </w:pPr>
      <w:r w:rsidRPr="00584AEA">
        <w:rPr>
          <w:rFonts w:ascii="Arrus" w:hAnsi="Arrus"/>
          <w:b/>
          <w:bCs/>
          <w:sz w:val="22"/>
          <w:szCs w:val="28"/>
          <w:lang w:val="en-GB"/>
        </w:rPr>
        <w:t xml:space="preserve">The selfishness of Muslim intellectuals: </w:t>
      </w:r>
      <w:r w:rsidRPr="00584AEA">
        <w:rPr>
          <w:rFonts w:ascii="Arrus" w:hAnsi="Arrus"/>
          <w:sz w:val="22"/>
          <w:szCs w:val="28"/>
          <w:lang w:val="en-GB"/>
        </w:rPr>
        <w:t>The intellectuals have been nothing but drawing room thinkers and analysts, with little interest in using their intellectual power to develop a comprehensive strategy for an all-round development of Muslim community. Instead of doing anything worthwhile themselves, they would waste all their time in criticising Ulama and political leaders.</w:t>
      </w:r>
    </w:p>
    <w:p w14:paraId="268B42EA" w14:textId="77777777" w:rsidR="00270475" w:rsidRPr="00584AEA" w:rsidRDefault="00270475" w:rsidP="006F4670">
      <w:pPr>
        <w:widowControl/>
        <w:numPr>
          <w:ilvl w:val="0"/>
          <w:numId w:val="118"/>
        </w:numPr>
        <w:autoSpaceDE/>
        <w:autoSpaceDN/>
        <w:adjustRightInd/>
        <w:jc w:val="both"/>
        <w:rPr>
          <w:rFonts w:ascii="Arrus" w:hAnsi="Arrus"/>
          <w:b/>
          <w:bCs/>
          <w:sz w:val="22"/>
          <w:szCs w:val="28"/>
          <w:lang w:val="en-GB"/>
        </w:rPr>
      </w:pPr>
      <w:r w:rsidRPr="00584AEA">
        <w:rPr>
          <w:rFonts w:ascii="Arrus" w:hAnsi="Arrus"/>
          <w:b/>
          <w:bCs/>
          <w:sz w:val="22"/>
          <w:szCs w:val="28"/>
          <w:lang w:val="en-GB"/>
        </w:rPr>
        <w:t xml:space="preserve">Moreover, we have to realise that the question of minority or majority cannot be based merely on the ground of </w:t>
      </w:r>
      <w:r w:rsidRPr="00584AEA">
        <w:rPr>
          <w:rFonts w:ascii="Arrus" w:hAnsi="Arrus"/>
          <w:b/>
          <w:bCs/>
          <w:sz w:val="22"/>
          <w:szCs w:val="28"/>
          <w:lang w:val="en-GB"/>
        </w:rPr>
        <w:lastRenderedPageBreak/>
        <w:t>ethnicity. We may be a minority or second largest majority in terms of our religious associations but we are part of majority in the sense that the majority of Indians are poor and backward and have same kind of problems confronting their lives</w:t>
      </w:r>
      <w:r w:rsidRPr="00584AEA">
        <w:rPr>
          <w:rFonts w:ascii="Arrus" w:hAnsi="Arrus"/>
          <w:sz w:val="22"/>
          <w:szCs w:val="28"/>
          <w:lang w:val="en-GB"/>
        </w:rPr>
        <w:t xml:space="preserve">. We can be the leaders of this majority because of our faith that tells us to campaign for delivering the weak and underprivileged. We have to think about the whole mankind, and we know that a sizeable portion of mankind lives in our country. </w:t>
      </w:r>
    </w:p>
    <w:p w14:paraId="268B42EB"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b/>
          <w:bCs/>
          <w:sz w:val="22"/>
          <w:szCs w:val="28"/>
          <w:lang w:val="en-GB"/>
        </w:rPr>
        <w:t>There are Muslim elites, Muslim middle class and Muslim poor; and in all these capacities they share the problems or privileges of the people belonging to the respective sections of other communities.</w:t>
      </w:r>
    </w:p>
    <w:p w14:paraId="268B42EC"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Furthermore, there are issues related to basic infrastructure – roads, water supply, electricity, environment, health infrastructure, bank and insurance policies, inflation, communications, etc that have as much effect on the lives of Muslims as on any other community. Then there are issues related to security including crimes and social issues like alcohol, drugs, smoking, gambling, promiscuity, prostitution, pornography, corruption and bribery that affect the whole nation, and Muslims have hard views about how these issues should be tackled. Muslims must not lose sight of these issues and must be active participants in any dispensation – public or private, which positively deals with these issues. Muslims must know that the issues related to security, religion and economy are not the only issues. The issues of health, civic amenities and transportation are equally important for comfortable living. In fact they are more important because they affect almost every life. </w:t>
      </w:r>
    </w:p>
    <w:p w14:paraId="268B42ED"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Their planning has to be on a scale a country makes its plans. The government of a country cannot ignore any aspect of living or administration. It cannot leave some issues for the posterity to handle. It has to work simultaneously on all fronts making a comprehensive time bound plans for not only the survival but also the growth and progress of the country.</w:t>
      </w:r>
    </w:p>
    <w:p w14:paraId="268B42EE" w14:textId="77777777" w:rsidR="00270475" w:rsidRPr="00584AEA" w:rsidRDefault="00270475" w:rsidP="00270475">
      <w:pPr>
        <w:jc w:val="both"/>
        <w:rPr>
          <w:rFonts w:ascii="Arrus" w:hAnsi="Arrus"/>
          <w:sz w:val="22"/>
          <w:szCs w:val="28"/>
          <w:lang w:val="en-GB"/>
        </w:rPr>
      </w:pPr>
    </w:p>
    <w:p w14:paraId="268B42EF"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Economic Growth producing Disparity</w:t>
      </w:r>
    </w:p>
    <w:p w14:paraId="268B42F0" w14:textId="77777777" w:rsidR="00270475" w:rsidRPr="00584AEA" w:rsidRDefault="00270475" w:rsidP="00270475">
      <w:pPr>
        <w:jc w:val="both"/>
        <w:rPr>
          <w:rFonts w:ascii="Arrus" w:hAnsi="Arrus"/>
          <w:sz w:val="22"/>
          <w:szCs w:val="28"/>
          <w:lang w:val="en-GB"/>
        </w:rPr>
      </w:pPr>
    </w:p>
    <w:p w14:paraId="268B42F1"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India’s Economic growth is now close to 8 percent, which is good </w:t>
      </w:r>
      <w:proofErr w:type="spellStart"/>
      <w:r w:rsidRPr="00584AEA">
        <w:rPr>
          <w:rFonts w:ascii="Arrus" w:hAnsi="Arrus"/>
          <w:sz w:val="22"/>
          <w:szCs w:val="28"/>
          <w:lang w:val="en-GB"/>
        </w:rPr>
        <w:t>specially</w:t>
      </w:r>
      <w:proofErr w:type="spellEnd"/>
      <w:r w:rsidRPr="00584AEA">
        <w:rPr>
          <w:rFonts w:ascii="Arrus" w:hAnsi="Arrus"/>
          <w:sz w:val="22"/>
          <w:szCs w:val="28"/>
          <w:lang w:val="en-GB"/>
        </w:rPr>
        <w:t xml:space="preserve"> considering the fact that the Western economies are hardly showing any growth in recent years. There is no way the economic growth of </w:t>
      </w:r>
      <w:proofErr w:type="spellStart"/>
      <w:r w:rsidRPr="00584AEA">
        <w:rPr>
          <w:rFonts w:ascii="Arrus" w:hAnsi="Arrus"/>
          <w:sz w:val="22"/>
          <w:szCs w:val="28"/>
          <w:lang w:val="en-GB"/>
        </w:rPr>
        <w:t>Mulims</w:t>
      </w:r>
      <w:proofErr w:type="spellEnd"/>
      <w:r w:rsidRPr="00584AEA">
        <w:rPr>
          <w:rFonts w:ascii="Arrus" w:hAnsi="Arrus"/>
          <w:sz w:val="22"/>
          <w:szCs w:val="28"/>
          <w:lang w:val="en-GB"/>
        </w:rPr>
        <w:t xml:space="preserve"> can be measured but it can be </w:t>
      </w:r>
      <w:r w:rsidRPr="00584AEA">
        <w:rPr>
          <w:rFonts w:ascii="Arrus" w:hAnsi="Arrus"/>
          <w:sz w:val="22"/>
          <w:szCs w:val="28"/>
          <w:lang w:val="en-GB"/>
        </w:rPr>
        <w:lastRenderedPageBreak/>
        <w:t>safely assumed that it is much less than the national rate as well as that of the major community</w:t>
      </w:r>
    </w:p>
    <w:p w14:paraId="268B42F2"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India’s 57 billionaires together have more than 210 billion dollar who wealth. That means that if their wealth is distributed among the rest of Indians, every family with an average size of about 6 people will get around Rs 60000. It can be easily calculated that if even 20 pc of the wealth of the 1000 richest families is distributed among the rest of the Indians, every Indian family will become a big </w:t>
      </w:r>
      <w:proofErr w:type="spellStart"/>
      <w:r w:rsidRPr="00584AEA">
        <w:rPr>
          <w:rFonts w:ascii="Arrus" w:hAnsi="Arrus"/>
          <w:sz w:val="22"/>
          <w:szCs w:val="28"/>
          <w:lang w:val="en-GB"/>
        </w:rPr>
        <w:t>lakhpati</w:t>
      </w:r>
      <w:proofErr w:type="spellEnd"/>
      <w:r w:rsidRPr="00584AEA">
        <w:rPr>
          <w:rFonts w:ascii="Arrus" w:hAnsi="Arrus"/>
          <w:sz w:val="22"/>
          <w:szCs w:val="28"/>
          <w:lang w:val="en-GB"/>
        </w:rPr>
        <w:t xml:space="preserve">. </w:t>
      </w:r>
    </w:p>
    <w:p w14:paraId="268B42F3"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Indian Government's direct tax collection in 2009-10 (Apr-Mar) is estimated at Rs 3.77 trillion, In the break-up, corporate tax collection in 2009-10 was Rs 2.45 trillion and income tax Rs 1.32 trillion. Gross Tax receipts were estimated at ` 9,32,440 crore.</w:t>
      </w:r>
    </w:p>
    <w:p w14:paraId="268B42F4" w14:textId="77777777" w:rsidR="00270475" w:rsidRPr="00584AEA" w:rsidRDefault="00270475" w:rsidP="00270475">
      <w:pPr>
        <w:jc w:val="both"/>
        <w:rPr>
          <w:rFonts w:ascii="Arrus" w:hAnsi="Arrus"/>
          <w:sz w:val="22"/>
          <w:szCs w:val="28"/>
          <w:lang w:val="en-GB"/>
        </w:rPr>
      </w:pPr>
    </w:p>
    <w:p w14:paraId="268B42F5" w14:textId="77777777" w:rsidR="00270475" w:rsidRPr="00584AEA" w:rsidRDefault="00270475" w:rsidP="00270475">
      <w:pPr>
        <w:ind w:left="720"/>
        <w:jc w:val="both"/>
        <w:rPr>
          <w:rFonts w:ascii="Arrus" w:hAnsi="Arrus"/>
          <w:sz w:val="22"/>
          <w:szCs w:val="28"/>
          <w:lang w:val="en-GB"/>
        </w:rPr>
      </w:pPr>
      <w:r w:rsidRPr="00584AEA">
        <w:rPr>
          <w:rFonts w:ascii="Arrus" w:hAnsi="Arrus"/>
          <w:sz w:val="22"/>
          <w:szCs w:val="28"/>
          <w:lang w:val="en-GB"/>
        </w:rPr>
        <w:t>Corporate Tax</w:t>
      </w:r>
      <w:r w:rsidRPr="00584AEA">
        <w:rPr>
          <w:rFonts w:ascii="Arrus" w:hAnsi="Arrus"/>
          <w:sz w:val="22"/>
          <w:szCs w:val="28"/>
          <w:lang w:val="en-GB"/>
        </w:rPr>
        <w:tab/>
      </w:r>
      <w:r w:rsidRPr="00584AEA">
        <w:rPr>
          <w:rFonts w:ascii="Arrus" w:hAnsi="Arrus"/>
          <w:sz w:val="22"/>
          <w:szCs w:val="28"/>
          <w:lang w:val="en-GB"/>
        </w:rPr>
        <w:tab/>
      </w:r>
      <w:r w:rsidRPr="00584AEA">
        <w:rPr>
          <w:rFonts w:ascii="Arrus" w:hAnsi="Arrus"/>
          <w:sz w:val="22"/>
          <w:szCs w:val="28"/>
          <w:lang w:val="en-GB"/>
        </w:rPr>
        <w:tab/>
        <w:t>359990</w:t>
      </w:r>
    </w:p>
    <w:p w14:paraId="268B42F6" w14:textId="77777777" w:rsidR="00270475" w:rsidRPr="00584AEA" w:rsidRDefault="00270475" w:rsidP="00270475">
      <w:pPr>
        <w:ind w:left="720"/>
        <w:jc w:val="both"/>
        <w:rPr>
          <w:rFonts w:ascii="Arrus" w:hAnsi="Arrus"/>
          <w:sz w:val="22"/>
          <w:szCs w:val="28"/>
          <w:lang w:val="en-GB"/>
        </w:rPr>
      </w:pPr>
      <w:r w:rsidRPr="00584AEA">
        <w:rPr>
          <w:rFonts w:ascii="Arrus" w:hAnsi="Arrus"/>
          <w:sz w:val="22"/>
          <w:szCs w:val="28"/>
          <w:lang w:val="en-GB"/>
        </w:rPr>
        <w:t>Income Tax</w:t>
      </w:r>
      <w:r w:rsidRPr="00584AEA">
        <w:rPr>
          <w:rFonts w:ascii="Arrus" w:hAnsi="Arrus"/>
          <w:sz w:val="22"/>
          <w:szCs w:val="28"/>
          <w:lang w:val="en-GB"/>
        </w:rPr>
        <w:tab/>
      </w:r>
      <w:r w:rsidRPr="00584AEA">
        <w:rPr>
          <w:rFonts w:ascii="Arrus" w:hAnsi="Arrus"/>
          <w:sz w:val="22"/>
          <w:szCs w:val="28"/>
          <w:lang w:val="en-GB"/>
        </w:rPr>
        <w:tab/>
      </w:r>
      <w:r w:rsidRPr="00584AEA">
        <w:rPr>
          <w:rFonts w:ascii="Arrus" w:hAnsi="Arrus"/>
          <w:sz w:val="22"/>
          <w:szCs w:val="28"/>
          <w:lang w:val="en-GB"/>
        </w:rPr>
        <w:tab/>
      </w:r>
      <w:r w:rsidRPr="00584AEA">
        <w:rPr>
          <w:rFonts w:ascii="Arrus" w:hAnsi="Arrus"/>
          <w:sz w:val="22"/>
          <w:szCs w:val="28"/>
          <w:lang w:val="en-GB"/>
        </w:rPr>
        <w:tab/>
        <w:t>172026</w:t>
      </w:r>
    </w:p>
    <w:p w14:paraId="268B42F7" w14:textId="77777777" w:rsidR="00270475" w:rsidRPr="00584AEA" w:rsidRDefault="00270475" w:rsidP="00270475">
      <w:pPr>
        <w:ind w:left="720"/>
        <w:jc w:val="both"/>
        <w:rPr>
          <w:rFonts w:ascii="Arrus" w:hAnsi="Arrus"/>
          <w:sz w:val="22"/>
          <w:szCs w:val="28"/>
          <w:lang w:val="en-GB"/>
        </w:rPr>
      </w:pPr>
      <w:r w:rsidRPr="00584AEA">
        <w:rPr>
          <w:rFonts w:ascii="Arrus" w:hAnsi="Arrus"/>
          <w:sz w:val="22"/>
          <w:szCs w:val="28"/>
          <w:lang w:val="en-GB"/>
        </w:rPr>
        <w:t>Wealth Tax</w:t>
      </w:r>
      <w:r w:rsidRPr="00584AEA">
        <w:rPr>
          <w:rFonts w:ascii="Arrus" w:hAnsi="Arrus"/>
          <w:sz w:val="22"/>
          <w:szCs w:val="28"/>
          <w:lang w:val="en-GB"/>
        </w:rPr>
        <w:tab/>
      </w:r>
      <w:r w:rsidRPr="00584AEA">
        <w:rPr>
          <w:rFonts w:ascii="Arrus" w:hAnsi="Arrus"/>
          <w:sz w:val="22"/>
          <w:szCs w:val="28"/>
          <w:lang w:val="en-GB"/>
        </w:rPr>
        <w:tab/>
      </w:r>
      <w:r w:rsidRPr="00584AEA">
        <w:rPr>
          <w:rFonts w:ascii="Arrus" w:hAnsi="Arrus"/>
          <w:sz w:val="22"/>
          <w:szCs w:val="28"/>
          <w:lang w:val="en-GB"/>
        </w:rPr>
        <w:tab/>
      </w:r>
      <w:r w:rsidRPr="00584AEA">
        <w:rPr>
          <w:rFonts w:ascii="Arrus" w:hAnsi="Arrus"/>
          <w:sz w:val="22"/>
          <w:szCs w:val="28"/>
          <w:lang w:val="en-GB"/>
        </w:rPr>
        <w:tab/>
        <w:t>635</w:t>
      </w:r>
    </w:p>
    <w:p w14:paraId="268B42F8" w14:textId="77777777" w:rsidR="00270475" w:rsidRPr="00584AEA" w:rsidRDefault="00270475" w:rsidP="00270475">
      <w:pPr>
        <w:ind w:left="720"/>
        <w:jc w:val="both"/>
        <w:rPr>
          <w:rFonts w:ascii="Arrus" w:hAnsi="Arrus"/>
          <w:sz w:val="22"/>
          <w:szCs w:val="28"/>
          <w:lang w:val="en-GB"/>
        </w:rPr>
      </w:pPr>
      <w:r w:rsidRPr="00584AEA">
        <w:rPr>
          <w:rFonts w:ascii="Arrus" w:hAnsi="Arrus"/>
          <w:sz w:val="22"/>
          <w:szCs w:val="28"/>
          <w:lang w:val="en-GB"/>
        </w:rPr>
        <w:t>Customs</w:t>
      </w:r>
      <w:r w:rsidRPr="00584AEA">
        <w:rPr>
          <w:rFonts w:ascii="Arrus" w:hAnsi="Arrus"/>
          <w:sz w:val="22"/>
          <w:szCs w:val="28"/>
          <w:lang w:val="en-GB"/>
        </w:rPr>
        <w:tab/>
      </w:r>
      <w:r w:rsidRPr="00584AEA">
        <w:rPr>
          <w:rFonts w:ascii="Arrus" w:hAnsi="Arrus"/>
          <w:sz w:val="22"/>
          <w:szCs w:val="28"/>
          <w:lang w:val="en-GB"/>
        </w:rPr>
        <w:tab/>
      </w:r>
      <w:r w:rsidRPr="00584AEA">
        <w:rPr>
          <w:rFonts w:ascii="Arrus" w:hAnsi="Arrus"/>
          <w:sz w:val="22"/>
          <w:szCs w:val="28"/>
          <w:lang w:val="en-GB"/>
        </w:rPr>
        <w:tab/>
      </w:r>
      <w:r w:rsidRPr="00584AEA">
        <w:rPr>
          <w:rFonts w:ascii="Arrus" w:hAnsi="Arrus"/>
          <w:sz w:val="22"/>
          <w:szCs w:val="28"/>
          <w:lang w:val="en-GB"/>
        </w:rPr>
        <w:tab/>
        <w:t>151700</w:t>
      </w:r>
    </w:p>
    <w:p w14:paraId="268B42F9" w14:textId="77777777" w:rsidR="00270475" w:rsidRPr="00584AEA" w:rsidRDefault="00270475" w:rsidP="00270475">
      <w:pPr>
        <w:ind w:left="720"/>
        <w:jc w:val="both"/>
        <w:rPr>
          <w:rFonts w:ascii="Arrus" w:hAnsi="Arrus"/>
          <w:sz w:val="22"/>
          <w:szCs w:val="28"/>
          <w:lang w:val="en-GB"/>
        </w:rPr>
      </w:pPr>
      <w:r w:rsidRPr="00584AEA">
        <w:rPr>
          <w:rFonts w:ascii="Arrus" w:hAnsi="Arrus"/>
          <w:sz w:val="22"/>
          <w:szCs w:val="28"/>
          <w:lang w:val="en-GB"/>
        </w:rPr>
        <w:t>Union Excise Duties</w:t>
      </w:r>
      <w:r w:rsidRPr="00584AEA">
        <w:rPr>
          <w:rFonts w:ascii="Arrus" w:hAnsi="Arrus"/>
          <w:sz w:val="22"/>
          <w:szCs w:val="28"/>
          <w:lang w:val="en-GB"/>
        </w:rPr>
        <w:tab/>
      </w:r>
      <w:r w:rsidRPr="00584AEA">
        <w:rPr>
          <w:rFonts w:ascii="Arrus" w:hAnsi="Arrus"/>
          <w:sz w:val="22"/>
          <w:szCs w:val="28"/>
          <w:lang w:val="en-GB"/>
        </w:rPr>
        <w:tab/>
      </w:r>
      <w:r w:rsidRPr="00584AEA">
        <w:rPr>
          <w:rFonts w:ascii="Arrus" w:hAnsi="Arrus"/>
          <w:sz w:val="22"/>
          <w:szCs w:val="28"/>
          <w:lang w:val="en-GB"/>
        </w:rPr>
        <w:tab/>
        <w:t>164115</w:t>
      </w:r>
    </w:p>
    <w:p w14:paraId="268B42FA" w14:textId="77777777" w:rsidR="00270475" w:rsidRPr="00584AEA" w:rsidRDefault="00270475" w:rsidP="00270475">
      <w:pPr>
        <w:ind w:left="720"/>
        <w:jc w:val="both"/>
        <w:rPr>
          <w:rFonts w:ascii="Arrus" w:hAnsi="Arrus"/>
          <w:sz w:val="22"/>
          <w:szCs w:val="28"/>
          <w:lang w:val="en-GB"/>
        </w:rPr>
      </w:pPr>
      <w:r w:rsidRPr="00584AEA">
        <w:rPr>
          <w:rFonts w:ascii="Arrus" w:hAnsi="Arrus"/>
          <w:sz w:val="22"/>
          <w:szCs w:val="28"/>
          <w:lang w:val="en-GB"/>
        </w:rPr>
        <w:t>Total tax on union territories</w:t>
      </w:r>
      <w:r w:rsidRPr="00584AEA">
        <w:rPr>
          <w:rFonts w:ascii="Arrus" w:hAnsi="Arrus"/>
          <w:sz w:val="22"/>
          <w:szCs w:val="28"/>
          <w:lang w:val="en-GB"/>
        </w:rPr>
        <w:tab/>
        <w:t>1973</w:t>
      </w:r>
    </w:p>
    <w:p w14:paraId="268B42FB" w14:textId="77777777" w:rsidR="00270475" w:rsidRPr="00584AEA" w:rsidRDefault="00270475" w:rsidP="00270475">
      <w:pPr>
        <w:ind w:left="720"/>
        <w:jc w:val="both"/>
        <w:rPr>
          <w:rFonts w:ascii="Arrus" w:hAnsi="Arrus"/>
          <w:sz w:val="22"/>
          <w:szCs w:val="28"/>
          <w:lang w:val="en-GB"/>
        </w:rPr>
      </w:pPr>
      <w:r w:rsidRPr="00584AEA">
        <w:rPr>
          <w:rFonts w:ascii="Arrus" w:hAnsi="Arrus"/>
          <w:sz w:val="22"/>
          <w:szCs w:val="28"/>
          <w:lang w:val="en-GB"/>
        </w:rPr>
        <w:t xml:space="preserve">Grand Total </w:t>
      </w:r>
      <w:r w:rsidRPr="00584AEA">
        <w:rPr>
          <w:rFonts w:ascii="Arrus" w:hAnsi="Arrus"/>
          <w:sz w:val="22"/>
          <w:szCs w:val="28"/>
          <w:lang w:val="en-GB"/>
        </w:rPr>
        <w:tab/>
      </w:r>
      <w:r w:rsidRPr="00584AEA">
        <w:rPr>
          <w:rFonts w:ascii="Arrus" w:hAnsi="Arrus"/>
          <w:sz w:val="22"/>
          <w:szCs w:val="28"/>
          <w:lang w:val="en-GB"/>
        </w:rPr>
        <w:tab/>
      </w:r>
      <w:r w:rsidRPr="00584AEA">
        <w:rPr>
          <w:rFonts w:ascii="Arrus" w:hAnsi="Arrus"/>
          <w:sz w:val="22"/>
          <w:szCs w:val="28"/>
          <w:lang w:val="en-GB"/>
        </w:rPr>
        <w:tab/>
      </w:r>
      <w:r w:rsidRPr="00584AEA">
        <w:rPr>
          <w:rFonts w:ascii="Arrus" w:hAnsi="Arrus"/>
          <w:sz w:val="22"/>
          <w:szCs w:val="28"/>
          <w:lang w:val="en-GB"/>
        </w:rPr>
        <w:tab/>
        <w:t>932439</w:t>
      </w:r>
    </w:p>
    <w:p w14:paraId="268B42FC" w14:textId="77777777" w:rsidR="00270475" w:rsidRPr="00584AEA" w:rsidRDefault="00270475" w:rsidP="00270475">
      <w:pPr>
        <w:ind w:left="720"/>
        <w:jc w:val="both"/>
        <w:rPr>
          <w:rFonts w:ascii="Arrus" w:hAnsi="Arrus"/>
          <w:sz w:val="22"/>
          <w:szCs w:val="28"/>
          <w:lang w:val="en-GB"/>
        </w:rPr>
      </w:pPr>
    </w:p>
    <w:p w14:paraId="268B42FD" w14:textId="77777777" w:rsidR="00270475" w:rsidRPr="00584AEA" w:rsidRDefault="00270475" w:rsidP="00270475">
      <w:pPr>
        <w:ind w:left="720"/>
        <w:jc w:val="both"/>
        <w:rPr>
          <w:rFonts w:ascii="Arrus" w:hAnsi="Arrus"/>
          <w:sz w:val="22"/>
          <w:szCs w:val="28"/>
          <w:lang w:val="en-GB"/>
        </w:rPr>
      </w:pPr>
      <w:r w:rsidRPr="00584AEA">
        <w:rPr>
          <w:rFonts w:ascii="Arrus" w:hAnsi="Arrus"/>
          <w:sz w:val="22"/>
          <w:szCs w:val="28"/>
          <w:lang w:val="en-GB"/>
        </w:rPr>
        <w:t xml:space="preserve">This shows that only 1720626 of 932439 collections that are around 18 per cent come from the big rich class. Almost all the corporate tax is earned through high price taken from the consumers and lower salaries paid to the employees. The rest come directly or indirectly from the people including consumers. The sales tax revenues, which are also huge, also come from the consumers. The richest become rich by earning huge profits and by transferring all their burdens on the poor. </w:t>
      </w:r>
    </w:p>
    <w:p w14:paraId="268B42FE" w14:textId="77777777" w:rsidR="00270475" w:rsidRPr="00584AEA" w:rsidRDefault="00270475" w:rsidP="00270475">
      <w:pPr>
        <w:ind w:left="720"/>
        <w:jc w:val="both"/>
        <w:rPr>
          <w:rFonts w:ascii="Arrus" w:hAnsi="Arrus"/>
          <w:sz w:val="22"/>
          <w:szCs w:val="28"/>
          <w:lang w:val="en-GB"/>
        </w:rPr>
      </w:pPr>
    </w:p>
    <w:p w14:paraId="268B42FF" w14:textId="77777777" w:rsidR="00270475" w:rsidRPr="00584AEA" w:rsidRDefault="00270475" w:rsidP="00270475">
      <w:pPr>
        <w:ind w:left="720"/>
        <w:jc w:val="both"/>
        <w:rPr>
          <w:rFonts w:ascii="Arrus" w:hAnsi="Arrus"/>
          <w:sz w:val="22"/>
          <w:szCs w:val="28"/>
          <w:lang w:val="en-GB"/>
        </w:rPr>
      </w:pPr>
      <w:r w:rsidRPr="00584AEA">
        <w:rPr>
          <w:rFonts w:ascii="Arrus" w:hAnsi="Arrus"/>
          <w:sz w:val="22"/>
          <w:szCs w:val="28"/>
          <w:lang w:val="en-GB"/>
        </w:rPr>
        <w:t>Apart from this almost all the revenues collected by states come directly from the people through sales tax. Here is the list of tax collections by states:</w:t>
      </w:r>
    </w:p>
    <w:p w14:paraId="268B4300" w14:textId="77777777" w:rsidR="00270475" w:rsidRPr="00584AEA" w:rsidRDefault="00270475" w:rsidP="00270475">
      <w:pPr>
        <w:pStyle w:val="NormalWeb"/>
        <w:ind w:left="720"/>
        <w:jc w:val="both"/>
        <w:rPr>
          <w:rFonts w:ascii="Arrus" w:hAnsi="Arrus"/>
          <w:sz w:val="22"/>
          <w:szCs w:val="28"/>
          <w:lang w:val="en-GB"/>
        </w:rPr>
      </w:pPr>
      <w:r w:rsidRPr="00584AEA">
        <w:rPr>
          <w:rFonts w:ascii="Arrus" w:hAnsi="Arrus"/>
          <w:sz w:val="22"/>
          <w:szCs w:val="28"/>
          <w:lang w:val="en-GB"/>
        </w:rPr>
        <w:t xml:space="preserve">This is a </w:t>
      </w:r>
      <w:r w:rsidRPr="00584AEA">
        <w:rPr>
          <w:rFonts w:ascii="Arrus" w:hAnsi="Arrus"/>
          <w:b/>
          <w:bCs/>
          <w:sz w:val="22"/>
          <w:szCs w:val="28"/>
          <w:lang w:val="en-GB"/>
        </w:rPr>
        <w:t>list of States of India by projected own tax revenues of their governments</w:t>
      </w:r>
      <w:r w:rsidRPr="00584AEA">
        <w:rPr>
          <w:rFonts w:ascii="Arrus" w:hAnsi="Arrus"/>
          <w:sz w:val="22"/>
          <w:szCs w:val="28"/>
          <w:lang w:val="en-GB"/>
        </w:rPr>
        <w:t xml:space="preserve"> (excluding the shares from Union tax pool) </w:t>
      </w:r>
      <w:hyperlink r:id="rId921" w:history="1">
        <w:r w:rsidRPr="00584AEA">
          <w:rPr>
            <w:rStyle w:val="Hyperlink"/>
            <w:rFonts w:ascii="Arrus" w:eastAsiaTheme="majorEastAsia" w:hAnsi="Arrus" w:cs="Arial"/>
            <w:sz w:val="22"/>
            <w:szCs w:val="28"/>
            <w:lang w:val="en-GB"/>
          </w:rPr>
          <w:t>assessed</w:t>
        </w:r>
      </w:hyperlink>
      <w:r w:rsidRPr="00584AEA">
        <w:rPr>
          <w:rFonts w:ascii="Arrus" w:hAnsi="Arrus"/>
          <w:sz w:val="22"/>
          <w:szCs w:val="28"/>
          <w:lang w:val="en-GB"/>
        </w:rPr>
        <w:t xml:space="preserve"> for the year 2010–15 by the </w:t>
      </w:r>
      <w:r w:rsidRPr="00584AEA">
        <w:rPr>
          <w:rFonts w:ascii="Arrus" w:hAnsi="Arrus"/>
          <w:i/>
          <w:iCs/>
          <w:sz w:val="22"/>
          <w:szCs w:val="28"/>
          <w:lang w:val="en-GB"/>
        </w:rPr>
        <w:t>Thirteenth Finance Commission</w:t>
      </w:r>
      <w:r w:rsidRPr="00584AEA">
        <w:rPr>
          <w:rFonts w:ascii="Arrus" w:hAnsi="Arrus"/>
          <w:sz w:val="22"/>
          <w:szCs w:val="28"/>
          <w:lang w:val="en-GB"/>
        </w:rPr>
        <w:t xml:space="preserve"> with figures in </w:t>
      </w:r>
      <w:hyperlink r:id="rId922" w:tooltip="wikt: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of </w:t>
      </w:r>
      <w:hyperlink r:id="rId923" w:tooltip="Indian Rupee" w:history="1">
        <w:r w:rsidRPr="00584AEA">
          <w:rPr>
            <w:rStyle w:val="Hyperlink"/>
            <w:rFonts w:ascii="Arrus" w:eastAsiaTheme="majorEastAsia" w:hAnsi="Arrus" w:cs="Arial"/>
            <w:sz w:val="22"/>
            <w:szCs w:val="28"/>
            <w:lang w:val="en-GB"/>
          </w:rPr>
          <w:t>Indian Rupees</w:t>
        </w:r>
      </w:hyperlink>
      <w:r w:rsidRPr="00584AEA">
        <w:rPr>
          <w:rFonts w:ascii="Arrus" w:hAnsi="Arrus"/>
          <w:sz w:val="22"/>
          <w:szCs w:val="28"/>
          <w:lang w:val="en-GB"/>
        </w:rPr>
        <w:t>. Data for Union territories are not available.</w:t>
      </w:r>
    </w:p>
    <w:tbl>
      <w:tblPr>
        <w:tblW w:w="0" w:type="auto"/>
        <w:tblCellSpacing w:w="15" w:type="dxa"/>
        <w:tblInd w:w="405" w:type="dxa"/>
        <w:tblCellMar>
          <w:top w:w="15" w:type="dxa"/>
          <w:left w:w="15" w:type="dxa"/>
          <w:bottom w:w="15" w:type="dxa"/>
          <w:right w:w="15" w:type="dxa"/>
        </w:tblCellMar>
        <w:tblLook w:val="0000" w:firstRow="0" w:lastRow="0" w:firstColumn="0" w:lastColumn="0" w:noHBand="0" w:noVBand="0"/>
      </w:tblPr>
      <w:tblGrid>
        <w:gridCol w:w="1080"/>
        <w:gridCol w:w="276"/>
        <w:gridCol w:w="2798"/>
        <w:gridCol w:w="2551"/>
      </w:tblGrid>
      <w:tr w:rsidR="00270475" w:rsidRPr="00584AEA" w14:paraId="268B4304" w14:textId="77777777" w:rsidTr="00096A24">
        <w:trPr>
          <w:tblHeader/>
          <w:tblCellSpacing w:w="15" w:type="dxa"/>
        </w:trPr>
        <w:tc>
          <w:tcPr>
            <w:tcW w:w="1311" w:type="dxa"/>
            <w:gridSpan w:val="2"/>
            <w:vAlign w:val="center"/>
          </w:tcPr>
          <w:p w14:paraId="268B4301" w14:textId="77777777" w:rsidR="00270475" w:rsidRPr="00584AEA" w:rsidRDefault="00270475" w:rsidP="00096A24">
            <w:pPr>
              <w:ind w:left="720"/>
              <w:jc w:val="both"/>
              <w:rPr>
                <w:rFonts w:ascii="Arrus" w:hAnsi="Arrus"/>
                <w:b/>
                <w:bCs/>
                <w:szCs w:val="28"/>
                <w:lang w:val="en-GB"/>
              </w:rPr>
            </w:pPr>
            <w:r w:rsidRPr="00584AEA">
              <w:rPr>
                <w:rFonts w:ascii="Arrus" w:hAnsi="Arrus"/>
                <w:b/>
                <w:bCs/>
                <w:sz w:val="22"/>
                <w:szCs w:val="28"/>
                <w:lang w:val="en-GB"/>
              </w:rPr>
              <w:t>Rank</w:t>
            </w:r>
          </w:p>
        </w:tc>
        <w:tc>
          <w:tcPr>
            <w:tcW w:w="0" w:type="auto"/>
            <w:vAlign w:val="center"/>
          </w:tcPr>
          <w:p w14:paraId="268B4302" w14:textId="77777777" w:rsidR="00270475" w:rsidRPr="00584AEA" w:rsidRDefault="00270475" w:rsidP="00096A24">
            <w:pPr>
              <w:ind w:left="720"/>
              <w:jc w:val="both"/>
              <w:rPr>
                <w:rFonts w:ascii="Arrus" w:hAnsi="Arrus"/>
                <w:b/>
                <w:bCs/>
                <w:szCs w:val="28"/>
                <w:lang w:val="en-GB"/>
              </w:rPr>
            </w:pPr>
            <w:r w:rsidRPr="00584AEA">
              <w:rPr>
                <w:rFonts w:ascii="Arrus" w:hAnsi="Arrus"/>
                <w:b/>
                <w:bCs/>
                <w:sz w:val="22"/>
                <w:szCs w:val="28"/>
                <w:lang w:val="en-GB"/>
              </w:rPr>
              <w:t>State</w:t>
            </w:r>
          </w:p>
        </w:tc>
        <w:tc>
          <w:tcPr>
            <w:tcW w:w="0" w:type="auto"/>
            <w:vAlign w:val="center"/>
          </w:tcPr>
          <w:p w14:paraId="268B4303" w14:textId="77777777" w:rsidR="00270475" w:rsidRPr="00584AEA" w:rsidRDefault="00270475" w:rsidP="00096A24">
            <w:pPr>
              <w:ind w:left="720"/>
              <w:jc w:val="both"/>
              <w:rPr>
                <w:rFonts w:ascii="Arrus" w:hAnsi="Arrus"/>
                <w:b/>
                <w:bCs/>
                <w:szCs w:val="28"/>
                <w:lang w:val="en-GB"/>
              </w:rPr>
            </w:pPr>
            <w:r w:rsidRPr="00584AEA">
              <w:rPr>
                <w:rFonts w:ascii="Arrus" w:hAnsi="Arrus"/>
                <w:b/>
                <w:bCs/>
                <w:sz w:val="22"/>
                <w:szCs w:val="28"/>
                <w:lang w:val="en-GB"/>
              </w:rPr>
              <w:t>Tax Revenues</w:t>
            </w:r>
          </w:p>
        </w:tc>
      </w:tr>
      <w:tr w:rsidR="00270475" w:rsidRPr="00584AEA" w14:paraId="268B4308" w14:textId="77777777" w:rsidTr="00096A24">
        <w:trPr>
          <w:tblCellSpacing w:w="15" w:type="dxa"/>
        </w:trPr>
        <w:tc>
          <w:tcPr>
            <w:tcW w:w="1311" w:type="dxa"/>
            <w:gridSpan w:val="2"/>
            <w:vAlign w:val="center"/>
          </w:tcPr>
          <w:p w14:paraId="268B4305"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w:t>
            </w:r>
          </w:p>
        </w:tc>
        <w:tc>
          <w:tcPr>
            <w:tcW w:w="0" w:type="auto"/>
            <w:vAlign w:val="center"/>
          </w:tcPr>
          <w:p w14:paraId="268B4306" w14:textId="77777777" w:rsidR="00270475" w:rsidRPr="00584AEA" w:rsidRDefault="00270475" w:rsidP="00096A24">
            <w:pPr>
              <w:ind w:left="720"/>
              <w:jc w:val="both"/>
              <w:rPr>
                <w:rFonts w:ascii="Arrus" w:hAnsi="Arrus"/>
                <w:szCs w:val="28"/>
                <w:lang w:val="en-GB"/>
              </w:rPr>
            </w:pPr>
            <w:hyperlink r:id="rId924" w:tooltip="India" w:history="1">
              <w:r w:rsidRPr="00584AEA">
                <w:rPr>
                  <w:rStyle w:val="Hyperlink"/>
                  <w:rFonts w:ascii="Arrus" w:eastAsiaTheme="majorEastAsia" w:hAnsi="Arrus" w:cs="Arial"/>
                  <w:sz w:val="22"/>
                  <w:szCs w:val="28"/>
                  <w:lang w:val="en-GB"/>
                </w:rPr>
                <w:t>India</w:t>
              </w:r>
            </w:hyperlink>
          </w:p>
        </w:tc>
        <w:tc>
          <w:tcPr>
            <w:tcW w:w="0" w:type="auto"/>
            <w:vAlign w:val="center"/>
          </w:tcPr>
          <w:p w14:paraId="268B4307"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b/>
                <w:bCs/>
                <w:sz w:val="22"/>
                <w:szCs w:val="28"/>
                <w:lang w:val="en-GB"/>
              </w:rPr>
              <w:t xml:space="preserve">₹3,033,087 </w:t>
            </w:r>
            <w:hyperlink r:id="rId925" w:tooltip="Crore" w:history="1">
              <w:r w:rsidRPr="00584AEA">
                <w:rPr>
                  <w:rStyle w:val="Hyperlink"/>
                  <w:rFonts w:ascii="Arrus" w:eastAsiaTheme="majorEastAsia" w:hAnsi="Arrus" w:cs="Arial"/>
                  <w:sz w:val="22"/>
                  <w:szCs w:val="28"/>
                  <w:lang w:val="en-GB"/>
                </w:rPr>
                <w:t>crore</w:t>
              </w:r>
            </w:hyperlink>
            <w:r w:rsidRPr="00584AEA">
              <w:rPr>
                <w:rFonts w:ascii="Arrus" w:hAnsi="Arrus"/>
                <w:b/>
                <w:bCs/>
                <w:sz w:val="22"/>
                <w:szCs w:val="28"/>
                <w:lang w:val="en-GB"/>
              </w:rPr>
              <w:t xml:space="preserve"> </w:t>
            </w:r>
            <w:r w:rsidRPr="00584AEA">
              <w:rPr>
                <w:rFonts w:ascii="Arrus" w:hAnsi="Arrus"/>
                <w:b/>
                <w:bCs/>
                <w:sz w:val="22"/>
                <w:szCs w:val="28"/>
                <w:lang w:val="en-GB"/>
              </w:rPr>
              <w:lastRenderedPageBreak/>
              <w:t>(</w:t>
            </w:r>
            <w:hyperlink r:id="rId926" w:tooltip="United States dollar" w:history="1">
              <w:r w:rsidRPr="00584AEA">
                <w:rPr>
                  <w:rStyle w:val="Hyperlink"/>
                  <w:rFonts w:ascii="Arrus" w:eastAsiaTheme="majorEastAsia" w:hAnsi="Arrus" w:cs="Arial"/>
                  <w:sz w:val="22"/>
                  <w:szCs w:val="28"/>
                  <w:lang w:val="en-GB"/>
                </w:rPr>
                <w:t>US$</w:t>
              </w:r>
            </w:hyperlink>
            <w:r w:rsidRPr="00584AEA">
              <w:rPr>
                <w:rFonts w:ascii="Arrus" w:hAnsi="Arrus"/>
                <w:b/>
                <w:bCs/>
                <w:sz w:val="22"/>
                <w:szCs w:val="28"/>
                <w:lang w:val="en-GB"/>
              </w:rPr>
              <w:t>615.11 billion)</w:t>
            </w:r>
          </w:p>
        </w:tc>
      </w:tr>
      <w:tr w:rsidR="00270475" w:rsidRPr="00584AEA" w14:paraId="268B430C" w14:textId="77777777" w:rsidTr="00096A24">
        <w:trPr>
          <w:tblCellSpacing w:w="15" w:type="dxa"/>
        </w:trPr>
        <w:tc>
          <w:tcPr>
            <w:tcW w:w="1311" w:type="dxa"/>
            <w:gridSpan w:val="2"/>
            <w:vAlign w:val="center"/>
          </w:tcPr>
          <w:p w14:paraId="268B4309"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lastRenderedPageBreak/>
              <w:t>1</w:t>
            </w:r>
          </w:p>
        </w:tc>
        <w:tc>
          <w:tcPr>
            <w:tcW w:w="0" w:type="auto"/>
            <w:vAlign w:val="center"/>
          </w:tcPr>
          <w:p w14:paraId="268B430A" w14:textId="77777777" w:rsidR="00270475" w:rsidRPr="00584AEA" w:rsidRDefault="00270475" w:rsidP="00096A24">
            <w:pPr>
              <w:ind w:left="720"/>
              <w:jc w:val="both"/>
              <w:rPr>
                <w:rFonts w:ascii="Arrus" w:hAnsi="Arrus"/>
                <w:szCs w:val="28"/>
                <w:lang w:val="en-GB"/>
              </w:rPr>
            </w:pPr>
            <w:hyperlink r:id="rId927" w:tooltip="Maharastra" w:history="1">
              <w:proofErr w:type="spellStart"/>
              <w:r w:rsidRPr="00584AEA">
                <w:rPr>
                  <w:rFonts w:ascii="Arrus" w:hAnsi="Arrus"/>
                  <w:sz w:val="22"/>
                  <w:szCs w:val="28"/>
                  <w:u w:val="single"/>
                  <w:lang w:val="en-GB"/>
                </w:rPr>
                <w:t>Maharastra</w:t>
              </w:r>
              <w:proofErr w:type="spellEnd"/>
            </w:hyperlink>
          </w:p>
        </w:tc>
        <w:tc>
          <w:tcPr>
            <w:tcW w:w="0" w:type="auto"/>
            <w:vAlign w:val="center"/>
          </w:tcPr>
          <w:p w14:paraId="268B430B"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₹451,777 </w:t>
            </w:r>
            <w:hyperlink r:id="rId928"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29"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91.62 billion)</w:t>
            </w:r>
          </w:p>
        </w:tc>
      </w:tr>
      <w:tr w:rsidR="00270475" w:rsidRPr="00584AEA" w14:paraId="268B4310" w14:textId="77777777" w:rsidTr="00096A24">
        <w:trPr>
          <w:tblCellSpacing w:w="15" w:type="dxa"/>
        </w:trPr>
        <w:tc>
          <w:tcPr>
            <w:tcW w:w="1311" w:type="dxa"/>
            <w:gridSpan w:val="2"/>
            <w:vAlign w:val="center"/>
          </w:tcPr>
          <w:p w14:paraId="268B430D"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2</w:t>
            </w:r>
          </w:p>
        </w:tc>
        <w:tc>
          <w:tcPr>
            <w:tcW w:w="0" w:type="auto"/>
            <w:vAlign w:val="center"/>
          </w:tcPr>
          <w:p w14:paraId="268B430E" w14:textId="77777777" w:rsidR="00270475" w:rsidRPr="00584AEA" w:rsidRDefault="00270475" w:rsidP="00096A24">
            <w:pPr>
              <w:ind w:left="720"/>
              <w:jc w:val="both"/>
              <w:rPr>
                <w:rFonts w:ascii="Arrus" w:hAnsi="Arrus"/>
                <w:szCs w:val="28"/>
                <w:lang w:val="en-GB"/>
              </w:rPr>
            </w:pPr>
            <w:hyperlink r:id="rId930" w:tooltip="Andhra Pradesh" w:history="1">
              <w:r w:rsidRPr="00584AEA">
                <w:rPr>
                  <w:rStyle w:val="Hyperlink"/>
                  <w:rFonts w:ascii="Arrus" w:eastAsiaTheme="majorEastAsia" w:hAnsi="Arrus" w:cs="Arial"/>
                  <w:sz w:val="22"/>
                  <w:szCs w:val="28"/>
                  <w:lang w:val="en-GB"/>
                </w:rPr>
                <w:t>Andhra Pradesh</w:t>
              </w:r>
            </w:hyperlink>
          </w:p>
        </w:tc>
        <w:tc>
          <w:tcPr>
            <w:tcW w:w="0" w:type="auto"/>
            <w:vAlign w:val="center"/>
          </w:tcPr>
          <w:p w14:paraId="268B430F"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₹323,369 </w:t>
            </w:r>
            <w:hyperlink r:id="rId931"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32"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65.58 billion)</w:t>
            </w:r>
          </w:p>
        </w:tc>
      </w:tr>
      <w:tr w:rsidR="00270475" w:rsidRPr="00584AEA" w14:paraId="268B4314" w14:textId="77777777" w:rsidTr="00096A24">
        <w:trPr>
          <w:tblCellSpacing w:w="15" w:type="dxa"/>
        </w:trPr>
        <w:tc>
          <w:tcPr>
            <w:tcW w:w="1311" w:type="dxa"/>
            <w:gridSpan w:val="2"/>
            <w:vAlign w:val="center"/>
          </w:tcPr>
          <w:p w14:paraId="268B4311"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3</w:t>
            </w:r>
          </w:p>
        </w:tc>
        <w:tc>
          <w:tcPr>
            <w:tcW w:w="0" w:type="auto"/>
            <w:vAlign w:val="center"/>
          </w:tcPr>
          <w:p w14:paraId="268B4312" w14:textId="77777777" w:rsidR="00270475" w:rsidRPr="00584AEA" w:rsidRDefault="00270475" w:rsidP="00096A24">
            <w:pPr>
              <w:ind w:left="720"/>
              <w:jc w:val="both"/>
              <w:rPr>
                <w:rFonts w:ascii="Arrus" w:hAnsi="Arrus"/>
                <w:szCs w:val="28"/>
                <w:lang w:val="en-GB"/>
              </w:rPr>
            </w:pPr>
            <w:hyperlink r:id="rId933" w:tooltip="Uttar Pradesh" w:history="1">
              <w:r w:rsidRPr="00584AEA">
                <w:rPr>
                  <w:rStyle w:val="Hyperlink"/>
                  <w:rFonts w:ascii="Arrus" w:eastAsiaTheme="majorEastAsia" w:hAnsi="Arrus" w:cs="Arial"/>
                  <w:sz w:val="22"/>
                  <w:szCs w:val="28"/>
                  <w:lang w:val="en-GB"/>
                </w:rPr>
                <w:t>Uttar Pradesh</w:t>
              </w:r>
            </w:hyperlink>
          </w:p>
        </w:tc>
        <w:tc>
          <w:tcPr>
            <w:tcW w:w="0" w:type="auto"/>
            <w:vAlign w:val="center"/>
          </w:tcPr>
          <w:p w14:paraId="268B4313"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₹296,417 </w:t>
            </w:r>
            <w:hyperlink r:id="rId934"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35"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60.11 billion)</w:t>
            </w:r>
          </w:p>
        </w:tc>
      </w:tr>
      <w:tr w:rsidR="00270475" w:rsidRPr="00584AEA" w14:paraId="268B4318" w14:textId="77777777" w:rsidTr="00096A24">
        <w:trPr>
          <w:tblCellSpacing w:w="15" w:type="dxa"/>
        </w:trPr>
        <w:tc>
          <w:tcPr>
            <w:tcW w:w="1311" w:type="dxa"/>
            <w:gridSpan w:val="2"/>
            <w:vAlign w:val="center"/>
          </w:tcPr>
          <w:p w14:paraId="268B4315"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4</w:t>
            </w:r>
          </w:p>
        </w:tc>
        <w:tc>
          <w:tcPr>
            <w:tcW w:w="0" w:type="auto"/>
            <w:vAlign w:val="center"/>
          </w:tcPr>
          <w:p w14:paraId="268B4316" w14:textId="77777777" w:rsidR="00270475" w:rsidRPr="00584AEA" w:rsidRDefault="00270475" w:rsidP="00096A24">
            <w:pPr>
              <w:ind w:left="720"/>
              <w:jc w:val="both"/>
              <w:rPr>
                <w:rFonts w:ascii="Arrus" w:hAnsi="Arrus"/>
                <w:szCs w:val="28"/>
                <w:lang w:val="en-GB"/>
              </w:rPr>
            </w:pPr>
            <w:hyperlink r:id="rId936" w:tooltip="Tamil Nadu" w:history="1">
              <w:r w:rsidRPr="00584AEA">
                <w:rPr>
                  <w:rStyle w:val="Hyperlink"/>
                  <w:rFonts w:ascii="Arrus" w:eastAsiaTheme="majorEastAsia" w:hAnsi="Arrus" w:cs="Arial"/>
                  <w:sz w:val="22"/>
                  <w:szCs w:val="28"/>
                  <w:lang w:val="en-GB"/>
                </w:rPr>
                <w:t>Tamil Nadu</w:t>
              </w:r>
            </w:hyperlink>
          </w:p>
        </w:tc>
        <w:tc>
          <w:tcPr>
            <w:tcW w:w="0" w:type="auto"/>
            <w:vAlign w:val="center"/>
          </w:tcPr>
          <w:p w14:paraId="268B4317"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₹273,424 </w:t>
            </w:r>
            <w:hyperlink r:id="rId937"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38"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55.45 billion)</w:t>
            </w:r>
          </w:p>
        </w:tc>
      </w:tr>
      <w:tr w:rsidR="00270475" w:rsidRPr="00584AEA" w14:paraId="268B431C" w14:textId="77777777" w:rsidTr="00096A24">
        <w:trPr>
          <w:tblCellSpacing w:w="15" w:type="dxa"/>
        </w:trPr>
        <w:tc>
          <w:tcPr>
            <w:tcW w:w="1311" w:type="dxa"/>
            <w:gridSpan w:val="2"/>
            <w:vAlign w:val="center"/>
          </w:tcPr>
          <w:p w14:paraId="268B4319"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5</w:t>
            </w:r>
          </w:p>
        </w:tc>
        <w:tc>
          <w:tcPr>
            <w:tcW w:w="0" w:type="auto"/>
            <w:vAlign w:val="center"/>
          </w:tcPr>
          <w:p w14:paraId="268B431A" w14:textId="77777777" w:rsidR="00270475" w:rsidRPr="00584AEA" w:rsidRDefault="00270475" w:rsidP="00096A24">
            <w:pPr>
              <w:ind w:left="720"/>
              <w:jc w:val="both"/>
              <w:rPr>
                <w:rFonts w:ascii="Arrus" w:hAnsi="Arrus"/>
                <w:szCs w:val="28"/>
                <w:lang w:val="en-GB"/>
              </w:rPr>
            </w:pPr>
            <w:hyperlink r:id="rId939" w:tooltip="Karnataka" w:history="1">
              <w:r w:rsidRPr="00584AEA">
                <w:rPr>
                  <w:rStyle w:val="Hyperlink"/>
                  <w:rFonts w:ascii="Arrus" w:eastAsiaTheme="majorEastAsia" w:hAnsi="Arrus" w:cs="Arial"/>
                  <w:sz w:val="22"/>
                  <w:szCs w:val="28"/>
                  <w:lang w:val="en-GB"/>
                </w:rPr>
                <w:t>Karnataka</w:t>
              </w:r>
            </w:hyperlink>
          </w:p>
        </w:tc>
        <w:tc>
          <w:tcPr>
            <w:tcW w:w="0" w:type="auto"/>
            <w:vAlign w:val="center"/>
          </w:tcPr>
          <w:p w14:paraId="268B431B"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₹252,620 </w:t>
            </w:r>
            <w:hyperlink r:id="rId940"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41"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51.23 billion)</w:t>
            </w:r>
          </w:p>
        </w:tc>
      </w:tr>
      <w:tr w:rsidR="00270475" w:rsidRPr="00584AEA" w14:paraId="268B4320" w14:textId="77777777" w:rsidTr="00096A24">
        <w:trPr>
          <w:tblCellSpacing w:w="15" w:type="dxa"/>
        </w:trPr>
        <w:tc>
          <w:tcPr>
            <w:tcW w:w="1311" w:type="dxa"/>
            <w:gridSpan w:val="2"/>
            <w:vAlign w:val="center"/>
          </w:tcPr>
          <w:p w14:paraId="268B431D"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6</w:t>
            </w:r>
          </w:p>
        </w:tc>
        <w:tc>
          <w:tcPr>
            <w:tcW w:w="0" w:type="auto"/>
            <w:vAlign w:val="center"/>
          </w:tcPr>
          <w:p w14:paraId="268B431E" w14:textId="77777777" w:rsidR="00270475" w:rsidRPr="00584AEA" w:rsidRDefault="00270475" w:rsidP="00096A24">
            <w:pPr>
              <w:ind w:left="720"/>
              <w:jc w:val="both"/>
              <w:rPr>
                <w:rFonts w:ascii="Arrus" w:hAnsi="Arrus"/>
                <w:szCs w:val="28"/>
                <w:lang w:val="en-GB"/>
              </w:rPr>
            </w:pPr>
            <w:hyperlink r:id="rId942" w:tooltip="Gujarat" w:history="1">
              <w:r w:rsidRPr="00584AEA">
                <w:rPr>
                  <w:rStyle w:val="Hyperlink"/>
                  <w:rFonts w:ascii="Arrus" w:eastAsiaTheme="majorEastAsia" w:hAnsi="Arrus" w:cs="Arial"/>
                  <w:sz w:val="22"/>
                  <w:szCs w:val="28"/>
                  <w:lang w:val="en-GB"/>
                </w:rPr>
                <w:t>Gujarat</w:t>
              </w:r>
            </w:hyperlink>
          </w:p>
        </w:tc>
        <w:tc>
          <w:tcPr>
            <w:tcW w:w="0" w:type="auto"/>
            <w:vAlign w:val="center"/>
          </w:tcPr>
          <w:p w14:paraId="268B431F"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₹179,578 </w:t>
            </w:r>
            <w:hyperlink r:id="rId943"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44"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36.42 billion)</w:t>
            </w:r>
          </w:p>
        </w:tc>
      </w:tr>
      <w:tr w:rsidR="00270475" w:rsidRPr="00584AEA" w14:paraId="268B4324" w14:textId="77777777" w:rsidTr="00096A24">
        <w:trPr>
          <w:tblCellSpacing w:w="15" w:type="dxa"/>
        </w:trPr>
        <w:tc>
          <w:tcPr>
            <w:tcW w:w="1311" w:type="dxa"/>
            <w:gridSpan w:val="2"/>
            <w:vAlign w:val="center"/>
          </w:tcPr>
          <w:p w14:paraId="268B4321"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7</w:t>
            </w:r>
          </w:p>
        </w:tc>
        <w:tc>
          <w:tcPr>
            <w:tcW w:w="0" w:type="auto"/>
            <w:vAlign w:val="center"/>
          </w:tcPr>
          <w:p w14:paraId="268B4322" w14:textId="77777777" w:rsidR="00270475" w:rsidRPr="00584AEA" w:rsidRDefault="00270475" w:rsidP="00096A24">
            <w:pPr>
              <w:ind w:left="720"/>
              <w:jc w:val="both"/>
              <w:rPr>
                <w:rFonts w:ascii="Arrus" w:hAnsi="Arrus"/>
                <w:szCs w:val="28"/>
                <w:lang w:val="en-GB"/>
              </w:rPr>
            </w:pPr>
            <w:hyperlink r:id="rId945" w:tooltip="West Bengal" w:history="1">
              <w:r w:rsidRPr="00584AEA">
                <w:rPr>
                  <w:rStyle w:val="Hyperlink"/>
                  <w:rFonts w:ascii="Arrus" w:eastAsiaTheme="majorEastAsia" w:hAnsi="Arrus" w:cs="Arial"/>
                  <w:sz w:val="22"/>
                  <w:szCs w:val="28"/>
                  <w:lang w:val="en-GB"/>
                </w:rPr>
                <w:t>West Bengal</w:t>
              </w:r>
            </w:hyperlink>
          </w:p>
        </w:tc>
        <w:tc>
          <w:tcPr>
            <w:tcW w:w="0" w:type="auto"/>
            <w:vAlign w:val="center"/>
          </w:tcPr>
          <w:p w14:paraId="268B4323"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₹169,910 </w:t>
            </w:r>
            <w:hyperlink r:id="rId946"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47"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34.46 billion)</w:t>
            </w:r>
          </w:p>
        </w:tc>
      </w:tr>
      <w:tr w:rsidR="00270475" w:rsidRPr="00584AEA" w14:paraId="268B4328" w14:textId="77777777" w:rsidTr="00096A24">
        <w:trPr>
          <w:tblCellSpacing w:w="15" w:type="dxa"/>
        </w:trPr>
        <w:tc>
          <w:tcPr>
            <w:tcW w:w="1311" w:type="dxa"/>
            <w:gridSpan w:val="2"/>
            <w:vAlign w:val="center"/>
          </w:tcPr>
          <w:p w14:paraId="268B4325"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8</w:t>
            </w:r>
          </w:p>
        </w:tc>
        <w:tc>
          <w:tcPr>
            <w:tcW w:w="0" w:type="auto"/>
            <w:vAlign w:val="center"/>
          </w:tcPr>
          <w:p w14:paraId="268B4326" w14:textId="77777777" w:rsidR="00270475" w:rsidRPr="00584AEA" w:rsidRDefault="00270475" w:rsidP="00096A24">
            <w:pPr>
              <w:ind w:left="720"/>
              <w:jc w:val="both"/>
              <w:rPr>
                <w:rFonts w:ascii="Arrus" w:hAnsi="Arrus"/>
                <w:szCs w:val="28"/>
                <w:lang w:val="en-GB"/>
              </w:rPr>
            </w:pPr>
            <w:hyperlink r:id="rId948" w:tooltip="Rajasthan" w:history="1">
              <w:r w:rsidRPr="00584AEA">
                <w:rPr>
                  <w:rStyle w:val="Hyperlink"/>
                  <w:rFonts w:ascii="Arrus" w:eastAsiaTheme="majorEastAsia" w:hAnsi="Arrus" w:cs="Arial"/>
                  <w:sz w:val="22"/>
                  <w:szCs w:val="28"/>
                  <w:lang w:val="en-GB"/>
                </w:rPr>
                <w:t>Rajasthan</w:t>
              </w:r>
            </w:hyperlink>
          </w:p>
        </w:tc>
        <w:tc>
          <w:tcPr>
            <w:tcW w:w="0" w:type="auto"/>
            <w:vAlign w:val="center"/>
          </w:tcPr>
          <w:p w14:paraId="268B4327"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₹150,741 </w:t>
            </w:r>
            <w:hyperlink r:id="rId949"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50"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30.57 billion)</w:t>
            </w:r>
          </w:p>
        </w:tc>
      </w:tr>
      <w:tr w:rsidR="00270475" w:rsidRPr="00584AEA" w14:paraId="268B432C" w14:textId="77777777" w:rsidTr="00096A24">
        <w:trPr>
          <w:tblCellSpacing w:w="15" w:type="dxa"/>
        </w:trPr>
        <w:tc>
          <w:tcPr>
            <w:tcW w:w="1311" w:type="dxa"/>
            <w:gridSpan w:val="2"/>
            <w:vAlign w:val="center"/>
          </w:tcPr>
          <w:p w14:paraId="268B4329"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9</w:t>
            </w:r>
          </w:p>
        </w:tc>
        <w:tc>
          <w:tcPr>
            <w:tcW w:w="0" w:type="auto"/>
            <w:vAlign w:val="center"/>
          </w:tcPr>
          <w:p w14:paraId="268B432A" w14:textId="77777777" w:rsidR="00270475" w:rsidRPr="00584AEA" w:rsidRDefault="00270475" w:rsidP="00096A24">
            <w:pPr>
              <w:ind w:left="720"/>
              <w:jc w:val="both"/>
              <w:rPr>
                <w:rFonts w:ascii="Arrus" w:hAnsi="Arrus"/>
                <w:szCs w:val="28"/>
                <w:lang w:val="en-GB"/>
              </w:rPr>
            </w:pPr>
            <w:hyperlink r:id="rId951" w:tooltip="Kerala" w:history="1">
              <w:r w:rsidRPr="00584AEA">
                <w:rPr>
                  <w:rStyle w:val="Hyperlink"/>
                  <w:rFonts w:ascii="Arrus" w:eastAsiaTheme="majorEastAsia" w:hAnsi="Arrus" w:cs="Arial"/>
                  <w:sz w:val="22"/>
                  <w:szCs w:val="28"/>
                  <w:lang w:val="en-GB"/>
                </w:rPr>
                <w:t>Kerala</w:t>
              </w:r>
            </w:hyperlink>
          </w:p>
        </w:tc>
        <w:tc>
          <w:tcPr>
            <w:tcW w:w="0" w:type="auto"/>
            <w:vAlign w:val="center"/>
          </w:tcPr>
          <w:p w14:paraId="268B432B"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₹138,221 </w:t>
            </w:r>
            <w:hyperlink r:id="rId952"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53"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28.03 billion)</w:t>
            </w:r>
          </w:p>
        </w:tc>
      </w:tr>
      <w:tr w:rsidR="00270475" w:rsidRPr="00584AEA" w14:paraId="268B4330" w14:textId="77777777" w:rsidTr="00096A24">
        <w:trPr>
          <w:tblCellSpacing w:w="15" w:type="dxa"/>
        </w:trPr>
        <w:tc>
          <w:tcPr>
            <w:tcW w:w="1311" w:type="dxa"/>
            <w:gridSpan w:val="2"/>
            <w:vAlign w:val="center"/>
          </w:tcPr>
          <w:p w14:paraId="268B432D"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10</w:t>
            </w:r>
          </w:p>
        </w:tc>
        <w:tc>
          <w:tcPr>
            <w:tcW w:w="0" w:type="auto"/>
            <w:vAlign w:val="center"/>
          </w:tcPr>
          <w:p w14:paraId="268B432E" w14:textId="77777777" w:rsidR="00270475" w:rsidRPr="00584AEA" w:rsidRDefault="00270475" w:rsidP="00096A24">
            <w:pPr>
              <w:ind w:left="720"/>
              <w:jc w:val="both"/>
              <w:rPr>
                <w:rFonts w:ascii="Arrus" w:hAnsi="Arrus"/>
                <w:szCs w:val="28"/>
                <w:lang w:val="en-GB"/>
              </w:rPr>
            </w:pPr>
            <w:hyperlink r:id="rId954" w:tooltip="Haryana" w:history="1">
              <w:r w:rsidRPr="00584AEA">
                <w:rPr>
                  <w:rStyle w:val="Hyperlink"/>
                  <w:rFonts w:ascii="Arrus" w:eastAsiaTheme="majorEastAsia" w:hAnsi="Arrus" w:cs="Arial"/>
                  <w:sz w:val="22"/>
                  <w:szCs w:val="28"/>
                  <w:lang w:val="en-GB"/>
                </w:rPr>
                <w:t>Haryana</w:t>
              </w:r>
            </w:hyperlink>
          </w:p>
        </w:tc>
        <w:tc>
          <w:tcPr>
            <w:tcW w:w="0" w:type="auto"/>
            <w:vAlign w:val="center"/>
          </w:tcPr>
          <w:p w14:paraId="268B432F"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₹136,291 </w:t>
            </w:r>
            <w:hyperlink r:id="rId955"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56"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27.64 billion)</w:t>
            </w:r>
          </w:p>
        </w:tc>
      </w:tr>
      <w:tr w:rsidR="00270475" w:rsidRPr="00584AEA" w14:paraId="268B4334" w14:textId="77777777" w:rsidTr="00096A24">
        <w:trPr>
          <w:tblCellSpacing w:w="15" w:type="dxa"/>
        </w:trPr>
        <w:tc>
          <w:tcPr>
            <w:tcW w:w="1311" w:type="dxa"/>
            <w:gridSpan w:val="2"/>
            <w:vAlign w:val="center"/>
          </w:tcPr>
          <w:p w14:paraId="268B4331"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11</w:t>
            </w:r>
          </w:p>
        </w:tc>
        <w:tc>
          <w:tcPr>
            <w:tcW w:w="0" w:type="auto"/>
            <w:vAlign w:val="center"/>
          </w:tcPr>
          <w:p w14:paraId="268B4332" w14:textId="77777777" w:rsidR="00270475" w:rsidRPr="00584AEA" w:rsidRDefault="00270475" w:rsidP="00096A24">
            <w:pPr>
              <w:ind w:left="720"/>
              <w:jc w:val="both"/>
              <w:rPr>
                <w:rFonts w:ascii="Arrus" w:hAnsi="Arrus"/>
                <w:szCs w:val="28"/>
                <w:lang w:val="en-GB"/>
              </w:rPr>
            </w:pPr>
            <w:hyperlink r:id="rId957" w:tooltip="Madhya Pradesh" w:history="1">
              <w:r w:rsidRPr="00584AEA">
                <w:rPr>
                  <w:rStyle w:val="Hyperlink"/>
                  <w:rFonts w:ascii="Arrus" w:eastAsiaTheme="majorEastAsia" w:hAnsi="Arrus" w:cs="Arial"/>
                  <w:sz w:val="22"/>
                  <w:szCs w:val="28"/>
                  <w:lang w:val="en-GB"/>
                </w:rPr>
                <w:t>Madhya Pradesh</w:t>
              </w:r>
            </w:hyperlink>
          </w:p>
        </w:tc>
        <w:tc>
          <w:tcPr>
            <w:tcW w:w="0" w:type="auto"/>
            <w:vAlign w:val="center"/>
          </w:tcPr>
          <w:p w14:paraId="268B4333"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₹127,222 </w:t>
            </w:r>
            <w:hyperlink r:id="rId958"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59"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25.8 billion)</w:t>
            </w:r>
          </w:p>
        </w:tc>
      </w:tr>
      <w:tr w:rsidR="00270475" w:rsidRPr="00584AEA" w14:paraId="268B4338" w14:textId="77777777" w:rsidTr="00096A24">
        <w:trPr>
          <w:tblCellSpacing w:w="15" w:type="dxa"/>
        </w:trPr>
        <w:tc>
          <w:tcPr>
            <w:tcW w:w="1311" w:type="dxa"/>
            <w:gridSpan w:val="2"/>
            <w:vAlign w:val="center"/>
          </w:tcPr>
          <w:p w14:paraId="268B4335"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12</w:t>
            </w:r>
          </w:p>
        </w:tc>
        <w:tc>
          <w:tcPr>
            <w:tcW w:w="0" w:type="auto"/>
            <w:vAlign w:val="center"/>
          </w:tcPr>
          <w:p w14:paraId="268B4336" w14:textId="77777777" w:rsidR="00270475" w:rsidRPr="00584AEA" w:rsidRDefault="00270475" w:rsidP="00096A24">
            <w:pPr>
              <w:ind w:left="720"/>
              <w:jc w:val="both"/>
              <w:rPr>
                <w:rFonts w:ascii="Arrus" w:hAnsi="Arrus"/>
                <w:szCs w:val="28"/>
                <w:lang w:val="en-GB"/>
              </w:rPr>
            </w:pPr>
            <w:hyperlink r:id="rId960" w:tooltip="Punjab, India" w:history="1">
              <w:r w:rsidRPr="00584AEA">
                <w:rPr>
                  <w:rStyle w:val="Hyperlink"/>
                  <w:rFonts w:ascii="Arrus" w:eastAsiaTheme="majorEastAsia" w:hAnsi="Arrus" w:cs="Arial"/>
                  <w:sz w:val="22"/>
                  <w:szCs w:val="28"/>
                  <w:lang w:val="en-GB"/>
                </w:rPr>
                <w:t>Punjab</w:t>
              </w:r>
            </w:hyperlink>
          </w:p>
        </w:tc>
        <w:tc>
          <w:tcPr>
            <w:tcW w:w="0" w:type="auto"/>
            <w:vAlign w:val="center"/>
          </w:tcPr>
          <w:p w14:paraId="268B4337"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₹118,022 </w:t>
            </w:r>
            <w:hyperlink r:id="rId961"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62"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23.93 billion)</w:t>
            </w:r>
          </w:p>
        </w:tc>
      </w:tr>
      <w:tr w:rsidR="00270475" w:rsidRPr="00584AEA" w14:paraId="268B433C" w14:textId="77777777" w:rsidTr="00096A24">
        <w:trPr>
          <w:tblCellSpacing w:w="15" w:type="dxa"/>
        </w:trPr>
        <w:tc>
          <w:tcPr>
            <w:tcW w:w="1311" w:type="dxa"/>
            <w:gridSpan w:val="2"/>
            <w:vAlign w:val="center"/>
          </w:tcPr>
          <w:p w14:paraId="268B4339"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13</w:t>
            </w:r>
          </w:p>
        </w:tc>
        <w:tc>
          <w:tcPr>
            <w:tcW w:w="0" w:type="auto"/>
            <w:vAlign w:val="center"/>
          </w:tcPr>
          <w:p w14:paraId="268B433A" w14:textId="77777777" w:rsidR="00270475" w:rsidRPr="00584AEA" w:rsidRDefault="00270475" w:rsidP="00096A24">
            <w:pPr>
              <w:ind w:left="720"/>
              <w:jc w:val="both"/>
              <w:rPr>
                <w:rFonts w:ascii="Arrus" w:hAnsi="Arrus"/>
                <w:szCs w:val="28"/>
                <w:lang w:val="en-GB"/>
              </w:rPr>
            </w:pPr>
            <w:hyperlink r:id="rId963" w:tooltip="Chattisgarh" w:history="1">
              <w:proofErr w:type="spellStart"/>
              <w:r w:rsidRPr="00584AEA">
                <w:rPr>
                  <w:rFonts w:ascii="Arrus" w:hAnsi="Arrus"/>
                  <w:sz w:val="22"/>
                  <w:szCs w:val="28"/>
                  <w:u w:val="single"/>
                  <w:lang w:val="en-GB"/>
                </w:rPr>
                <w:t>Chattisgarh</w:t>
              </w:r>
              <w:proofErr w:type="spellEnd"/>
            </w:hyperlink>
          </w:p>
        </w:tc>
        <w:tc>
          <w:tcPr>
            <w:tcW w:w="0" w:type="auto"/>
            <w:vAlign w:val="center"/>
          </w:tcPr>
          <w:p w14:paraId="268B433B"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₹72,382 </w:t>
            </w:r>
            <w:hyperlink r:id="rId964"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65"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14.68 billion)</w:t>
            </w:r>
          </w:p>
        </w:tc>
      </w:tr>
      <w:tr w:rsidR="00270475" w:rsidRPr="00584AEA" w14:paraId="268B4340" w14:textId="77777777" w:rsidTr="00096A24">
        <w:trPr>
          <w:tblCellSpacing w:w="15" w:type="dxa"/>
        </w:trPr>
        <w:tc>
          <w:tcPr>
            <w:tcW w:w="1311" w:type="dxa"/>
            <w:gridSpan w:val="2"/>
            <w:vAlign w:val="center"/>
          </w:tcPr>
          <w:p w14:paraId="268B433D"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14</w:t>
            </w:r>
          </w:p>
        </w:tc>
        <w:tc>
          <w:tcPr>
            <w:tcW w:w="0" w:type="auto"/>
            <w:vAlign w:val="center"/>
          </w:tcPr>
          <w:p w14:paraId="268B433E" w14:textId="77777777" w:rsidR="00270475" w:rsidRPr="00584AEA" w:rsidRDefault="00270475" w:rsidP="00096A24">
            <w:pPr>
              <w:ind w:left="720"/>
              <w:jc w:val="both"/>
              <w:rPr>
                <w:rFonts w:ascii="Arrus" w:hAnsi="Arrus"/>
                <w:szCs w:val="28"/>
                <w:lang w:val="en-GB"/>
              </w:rPr>
            </w:pPr>
            <w:hyperlink r:id="rId966" w:tooltip="Jharkhand" w:history="1">
              <w:r w:rsidRPr="00584AEA">
                <w:rPr>
                  <w:rStyle w:val="Hyperlink"/>
                  <w:rFonts w:ascii="Arrus" w:eastAsiaTheme="majorEastAsia" w:hAnsi="Arrus" w:cs="Arial"/>
                  <w:sz w:val="22"/>
                  <w:szCs w:val="28"/>
                  <w:lang w:val="en-GB"/>
                </w:rPr>
                <w:t>Jharkhand</w:t>
              </w:r>
            </w:hyperlink>
          </w:p>
        </w:tc>
        <w:tc>
          <w:tcPr>
            <w:tcW w:w="0" w:type="auto"/>
            <w:vAlign w:val="center"/>
          </w:tcPr>
          <w:p w14:paraId="268B433F"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₹70,748 </w:t>
            </w:r>
            <w:hyperlink r:id="rId967"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68"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14.35 billion)</w:t>
            </w:r>
          </w:p>
        </w:tc>
      </w:tr>
      <w:tr w:rsidR="00270475" w:rsidRPr="00584AEA" w14:paraId="268B4344" w14:textId="77777777" w:rsidTr="00096A24">
        <w:trPr>
          <w:tblCellSpacing w:w="15" w:type="dxa"/>
        </w:trPr>
        <w:tc>
          <w:tcPr>
            <w:tcW w:w="1311" w:type="dxa"/>
            <w:gridSpan w:val="2"/>
            <w:vAlign w:val="center"/>
          </w:tcPr>
          <w:p w14:paraId="268B4341"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15</w:t>
            </w:r>
          </w:p>
        </w:tc>
        <w:tc>
          <w:tcPr>
            <w:tcW w:w="0" w:type="auto"/>
            <w:vAlign w:val="center"/>
          </w:tcPr>
          <w:p w14:paraId="268B4342" w14:textId="77777777" w:rsidR="00270475" w:rsidRPr="00584AEA" w:rsidRDefault="00270475" w:rsidP="00096A24">
            <w:pPr>
              <w:ind w:left="720"/>
              <w:jc w:val="both"/>
              <w:rPr>
                <w:rFonts w:ascii="Arrus" w:hAnsi="Arrus"/>
                <w:szCs w:val="28"/>
                <w:lang w:val="en-GB"/>
              </w:rPr>
            </w:pPr>
            <w:hyperlink r:id="rId969" w:tooltip="Orissa" w:history="1">
              <w:r w:rsidRPr="00584AEA">
                <w:rPr>
                  <w:rStyle w:val="Hyperlink"/>
                  <w:rFonts w:ascii="Arrus" w:eastAsiaTheme="majorEastAsia" w:hAnsi="Arrus" w:cs="Arial"/>
                  <w:sz w:val="22"/>
                  <w:szCs w:val="28"/>
                  <w:lang w:val="en-GB"/>
                </w:rPr>
                <w:t>Orissa</w:t>
              </w:r>
            </w:hyperlink>
          </w:p>
        </w:tc>
        <w:tc>
          <w:tcPr>
            <w:tcW w:w="0" w:type="auto"/>
            <w:vAlign w:val="center"/>
          </w:tcPr>
          <w:p w14:paraId="268B4343"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₹66,181 </w:t>
            </w:r>
            <w:hyperlink r:id="rId970"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71"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13.42 billion)</w:t>
            </w:r>
          </w:p>
        </w:tc>
      </w:tr>
      <w:tr w:rsidR="00270475" w:rsidRPr="00584AEA" w14:paraId="268B4348" w14:textId="77777777" w:rsidTr="00096A24">
        <w:trPr>
          <w:tblCellSpacing w:w="15" w:type="dxa"/>
        </w:trPr>
        <w:tc>
          <w:tcPr>
            <w:tcW w:w="1311" w:type="dxa"/>
            <w:gridSpan w:val="2"/>
            <w:vAlign w:val="center"/>
          </w:tcPr>
          <w:p w14:paraId="268B4345"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16</w:t>
            </w:r>
          </w:p>
        </w:tc>
        <w:tc>
          <w:tcPr>
            <w:tcW w:w="0" w:type="auto"/>
            <w:vAlign w:val="center"/>
          </w:tcPr>
          <w:p w14:paraId="268B4346" w14:textId="77777777" w:rsidR="00270475" w:rsidRPr="00584AEA" w:rsidRDefault="00270475" w:rsidP="00096A24">
            <w:pPr>
              <w:ind w:left="720"/>
              <w:jc w:val="both"/>
              <w:rPr>
                <w:rFonts w:ascii="Arrus" w:hAnsi="Arrus"/>
                <w:szCs w:val="28"/>
                <w:lang w:val="en-GB"/>
              </w:rPr>
            </w:pPr>
            <w:hyperlink r:id="rId972" w:tooltip="Bihar" w:history="1">
              <w:r w:rsidRPr="00584AEA">
                <w:rPr>
                  <w:rStyle w:val="Hyperlink"/>
                  <w:rFonts w:ascii="Arrus" w:eastAsiaTheme="majorEastAsia" w:hAnsi="Arrus" w:cs="Arial"/>
                  <w:sz w:val="22"/>
                  <w:szCs w:val="28"/>
                  <w:lang w:val="en-GB"/>
                </w:rPr>
                <w:t>Bihar</w:t>
              </w:r>
            </w:hyperlink>
          </w:p>
        </w:tc>
        <w:tc>
          <w:tcPr>
            <w:tcW w:w="0" w:type="auto"/>
            <w:vAlign w:val="center"/>
          </w:tcPr>
          <w:p w14:paraId="268B4347"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₹37,036 </w:t>
            </w:r>
            <w:hyperlink r:id="rId973"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74"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7.51 billion)</w:t>
            </w:r>
          </w:p>
        </w:tc>
      </w:tr>
      <w:tr w:rsidR="00270475" w:rsidRPr="00584AEA" w14:paraId="268B434C" w14:textId="77777777" w:rsidTr="00096A24">
        <w:trPr>
          <w:tblCellSpacing w:w="15" w:type="dxa"/>
        </w:trPr>
        <w:tc>
          <w:tcPr>
            <w:tcW w:w="1311" w:type="dxa"/>
            <w:gridSpan w:val="2"/>
            <w:vAlign w:val="center"/>
          </w:tcPr>
          <w:p w14:paraId="268B4349"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17</w:t>
            </w:r>
          </w:p>
        </w:tc>
        <w:tc>
          <w:tcPr>
            <w:tcW w:w="0" w:type="auto"/>
            <w:vAlign w:val="center"/>
          </w:tcPr>
          <w:p w14:paraId="268B434A" w14:textId="77777777" w:rsidR="00270475" w:rsidRPr="00584AEA" w:rsidRDefault="00270475" w:rsidP="00096A24">
            <w:pPr>
              <w:ind w:left="720"/>
              <w:jc w:val="both"/>
              <w:rPr>
                <w:rFonts w:ascii="Arrus" w:hAnsi="Arrus"/>
                <w:szCs w:val="28"/>
                <w:lang w:val="en-GB"/>
              </w:rPr>
            </w:pPr>
            <w:hyperlink r:id="rId975" w:tooltip="Jammu and Kashmir" w:history="1">
              <w:r w:rsidRPr="00584AEA">
                <w:rPr>
                  <w:rStyle w:val="Hyperlink"/>
                  <w:rFonts w:ascii="Arrus" w:eastAsiaTheme="majorEastAsia" w:hAnsi="Arrus" w:cs="Arial"/>
                  <w:sz w:val="22"/>
                  <w:szCs w:val="28"/>
                  <w:lang w:val="en-GB"/>
                </w:rPr>
                <w:t>Jammu and Kashmir</w:t>
              </w:r>
            </w:hyperlink>
          </w:p>
        </w:tc>
        <w:tc>
          <w:tcPr>
            <w:tcW w:w="0" w:type="auto"/>
            <w:vAlign w:val="center"/>
          </w:tcPr>
          <w:p w14:paraId="268B434B"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₹34,644 </w:t>
            </w:r>
            <w:hyperlink r:id="rId976"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77"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7.03 billion)</w:t>
            </w:r>
          </w:p>
        </w:tc>
      </w:tr>
      <w:tr w:rsidR="00270475" w:rsidRPr="00584AEA" w14:paraId="268B4350" w14:textId="77777777" w:rsidTr="00096A24">
        <w:trPr>
          <w:tblCellSpacing w:w="15" w:type="dxa"/>
        </w:trPr>
        <w:tc>
          <w:tcPr>
            <w:tcW w:w="1311" w:type="dxa"/>
            <w:gridSpan w:val="2"/>
            <w:vAlign w:val="center"/>
          </w:tcPr>
          <w:p w14:paraId="268B434D"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lastRenderedPageBreak/>
              <w:t>18</w:t>
            </w:r>
          </w:p>
        </w:tc>
        <w:tc>
          <w:tcPr>
            <w:tcW w:w="0" w:type="auto"/>
            <w:vAlign w:val="center"/>
          </w:tcPr>
          <w:p w14:paraId="268B434E" w14:textId="77777777" w:rsidR="00270475" w:rsidRPr="00584AEA" w:rsidRDefault="00270475" w:rsidP="00096A24">
            <w:pPr>
              <w:ind w:left="720"/>
              <w:jc w:val="both"/>
              <w:rPr>
                <w:rFonts w:ascii="Arrus" w:hAnsi="Arrus"/>
                <w:szCs w:val="28"/>
                <w:lang w:val="en-GB"/>
              </w:rPr>
            </w:pPr>
            <w:hyperlink r:id="rId978" w:tooltip="Assam" w:history="1">
              <w:r w:rsidRPr="00584AEA">
                <w:rPr>
                  <w:rStyle w:val="Hyperlink"/>
                  <w:rFonts w:ascii="Arrus" w:eastAsiaTheme="majorEastAsia" w:hAnsi="Arrus" w:cs="Arial"/>
                  <w:sz w:val="22"/>
                  <w:szCs w:val="28"/>
                  <w:lang w:val="en-GB"/>
                </w:rPr>
                <w:t>Assam</w:t>
              </w:r>
            </w:hyperlink>
          </w:p>
        </w:tc>
        <w:tc>
          <w:tcPr>
            <w:tcW w:w="0" w:type="auto"/>
            <w:vAlign w:val="center"/>
          </w:tcPr>
          <w:p w14:paraId="268B434F"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₹32,238 </w:t>
            </w:r>
            <w:hyperlink r:id="rId979"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80"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6.54 billion)</w:t>
            </w:r>
          </w:p>
        </w:tc>
      </w:tr>
      <w:tr w:rsidR="00270475" w:rsidRPr="00584AEA" w14:paraId="268B4354" w14:textId="77777777" w:rsidTr="00096A24">
        <w:trPr>
          <w:tblCellSpacing w:w="15" w:type="dxa"/>
        </w:trPr>
        <w:tc>
          <w:tcPr>
            <w:tcW w:w="1311" w:type="dxa"/>
            <w:gridSpan w:val="2"/>
            <w:vAlign w:val="center"/>
          </w:tcPr>
          <w:p w14:paraId="268B4351"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19</w:t>
            </w:r>
          </w:p>
        </w:tc>
        <w:tc>
          <w:tcPr>
            <w:tcW w:w="0" w:type="auto"/>
            <w:vAlign w:val="center"/>
          </w:tcPr>
          <w:p w14:paraId="268B4352" w14:textId="77777777" w:rsidR="00270475" w:rsidRPr="00584AEA" w:rsidRDefault="00270475" w:rsidP="00096A24">
            <w:pPr>
              <w:ind w:left="720"/>
              <w:jc w:val="both"/>
              <w:rPr>
                <w:rFonts w:ascii="Arrus" w:hAnsi="Arrus"/>
                <w:szCs w:val="28"/>
                <w:lang w:val="en-GB"/>
              </w:rPr>
            </w:pPr>
            <w:hyperlink r:id="rId981" w:tooltip="Uttarakhand" w:history="1">
              <w:r w:rsidRPr="00584AEA">
                <w:rPr>
                  <w:rStyle w:val="Hyperlink"/>
                  <w:rFonts w:ascii="Arrus" w:eastAsiaTheme="majorEastAsia" w:hAnsi="Arrus" w:cs="Arial"/>
                  <w:sz w:val="22"/>
                  <w:szCs w:val="28"/>
                  <w:lang w:val="en-GB"/>
                </w:rPr>
                <w:t>Uttarakhand</w:t>
              </w:r>
            </w:hyperlink>
          </w:p>
        </w:tc>
        <w:tc>
          <w:tcPr>
            <w:tcW w:w="0" w:type="auto"/>
            <w:vAlign w:val="center"/>
          </w:tcPr>
          <w:p w14:paraId="268B4353"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₹32,202 </w:t>
            </w:r>
            <w:hyperlink r:id="rId982"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83"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6.53 billion)</w:t>
            </w:r>
          </w:p>
        </w:tc>
      </w:tr>
      <w:tr w:rsidR="00270475" w:rsidRPr="00584AEA" w14:paraId="268B4358" w14:textId="77777777" w:rsidTr="00096A24">
        <w:trPr>
          <w:tblCellSpacing w:w="15" w:type="dxa"/>
        </w:trPr>
        <w:tc>
          <w:tcPr>
            <w:tcW w:w="1311" w:type="dxa"/>
            <w:gridSpan w:val="2"/>
            <w:vAlign w:val="center"/>
          </w:tcPr>
          <w:p w14:paraId="268B4355"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20</w:t>
            </w:r>
          </w:p>
        </w:tc>
        <w:tc>
          <w:tcPr>
            <w:tcW w:w="0" w:type="auto"/>
            <w:vAlign w:val="center"/>
          </w:tcPr>
          <w:p w14:paraId="268B4356" w14:textId="77777777" w:rsidR="00270475" w:rsidRPr="00584AEA" w:rsidRDefault="00270475" w:rsidP="00096A24">
            <w:pPr>
              <w:ind w:left="720"/>
              <w:jc w:val="both"/>
              <w:rPr>
                <w:rFonts w:ascii="Arrus" w:hAnsi="Arrus"/>
                <w:szCs w:val="28"/>
                <w:lang w:val="en-GB"/>
              </w:rPr>
            </w:pPr>
            <w:hyperlink r:id="rId984" w:tooltip="Himachal Pradesh" w:history="1">
              <w:r w:rsidRPr="00584AEA">
                <w:rPr>
                  <w:rStyle w:val="Hyperlink"/>
                  <w:rFonts w:ascii="Arrus" w:eastAsiaTheme="majorEastAsia" w:hAnsi="Arrus" w:cs="Arial"/>
                  <w:sz w:val="22"/>
                  <w:szCs w:val="28"/>
                  <w:lang w:val="en-GB"/>
                </w:rPr>
                <w:t>Himachal Pradesh</w:t>
              </w:r>
            </w:hyperlink>
          </w:p>
        </w:tc>
        <w:tc>
          <w:tcPr>
            <w:tcW w:w="0" w:type="auto"/>
            <w:vAlign w:val="center"/>
          </w:tcPr>
          <w:p w14:paraId="268B4357"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₹27,409 </w:t>
            </w:r>
            <w:hyperlink r:id="rId985"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86"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5.56 billion)</w:t>
            </w:r>
          </w:p>
        </w:tc>
      </w:tr>
      <w:tr w:rsidR="00270475" w:rsidRPr="00584AEA" w14:paraId="268B435C" w14:textId="77777777" w:rsidTr="00096A24">
        <w:trPr>
          <w:tblCellSpacing w:w="15" w:type="dxa"/>
        </w:trPr>
        <w:tc>
          <w:tcPr>
            <w:tcW w:w="1311" w:type="dxa"/>
            <w:gridSpan w:val="2"/>
            <w:vAlign w:val="center"/>
          </w:tcPr>
          <w:p w14:paraId="268B4359"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21</w:t>
            </w:r>
          </w:p>
        </w:tc>
        <w:tc>
          <w:tcPr>
            <w:tcW w:w="0" w:type="auto"/>
            <w:vAlign w:val="center"/>
          </w:tcPr>
          <w:p w14:paraId="268B435A" w14:textId="77777777" w:rsidR="00270475" w:rsidRPr="00584AEA" w:rsidRDefault="00270475" w:rsidP="00096A24">
            <w:pPr>
              <w:ind w:left="720"/>
              <w:jc w:val="both"/>
              <w:rPr>
                <w:rFonts w:ascii="Arrus" w:hAnsi="Arrus"/>
                <w:szCs w:val="28"/>
                <w:lang w:val="en-GB"/>
              </w:rPr>
            </w:pPr>
            <w:hyperlink r:id="rId987" w:tooltip="Goa" w:history="1">
              <w:r w:rsidRPr="00584AEA">
                <w:rPr>
                  <w:rStyle w:val="Hyperlink"/>
                  <w:rFonts w:ascii="Arrus" w:eastAsiaTheme="majorEastAsia" w:hAnsi="Arrus" w:cs="Arial"/>
                  <w:sz w:val="22"/>
                  <w:szCs w:val="28"/>
                  <w:lang w:val="en-GB"/>
                </w:rPr>
                <w:t>Goa</w:t>
              </w:r>
            </w:hyperlink>
          </w:p>
        </w:tc>
        <w:tc>
          <w:tcPr>
            <w:tcW w:w="0" w:type="auto"/>
            <w:vAlign w:val="center"/>
          </w:tcPr>
          <w:p w14:paraId="268B435B"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₹23,251 </w:t>
            </w:r>
            <w:hyperlink r:id="rId988"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89"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4.72 billion)</w:t>
            </w:r>
          </w:p>
        </w:tc>
      </w:tr>
      <w:tr w:rsidR="00270475" w:rsidRPr="00584AEA" w14:paraId="268B4360" w14:textId="77777777" w:rsidTr="00096A24">
        <w:trPr>
          <w:tblCellSpacing w:w="15" w:type="dxa"/>
        </w:trPr>
        <w:tc>
          <w:tcPr>
            <w:tcW w:w="1311" w:type="dxa"/>
            <w:gridSpan w:val="2"/>
            <w:vAlign w:val="center"/>
          </w:tcPr>
          <w:p w14:paraId="268B435D"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22</w:t>
            </w:r>
          </w:p>
        </w:tc>
        <w:tc>
          <w:tcPr>
            <w:tcW w:w="0" w:type="auto"/>
            <w:vAlign w:val="center"/>
          </w:tcPr>
          <w:p w14:paraId="268B435E" w14:textId="77777777" w:rsidR="00270475" w:rsidRPr="00584AEA" w:rsidRDefault="00270475" w:rsidP="00096A24">
            <w:pPr>
              <w:ind w:left="720"/>
              <w:jc w:val="both"/>
              <w:rPr>
                <w:rFonts w:ascii="Arrus" w:hAnsi="Arrus"/>
                <w:szCs w:val="28"/>
                <w:lang w:val="en-GB"/>
              </w:rPr>
            </w:pPr>
            <w:hyperlink r:id="rId990" w:tooltip="Tripura" w:history="1">
              <w:r w:rsidRPr="00584AEA">
                <w:rPr>
                  <w:rStyle w:val="Hyperlink"/>
                  <w:rFonts w:ascii="Arrus" w:eastAsiaTheme="majorEastAsia" w:hAnsi="Arrus" w:cs="Arial"/>
                  <w:sz w:val="22"/>
                  <w:szCs w:val="28"/>
                  <w:lang w:val="en-GB"/>
                </w:rPr>
                <w:t>Tripura</w:t>
              </w:r>
            </w:hyperlink>
          </w:p>
        </w:tc>
        <w:tc>
          <w:tcPr>
            <w:tcW w:w="0" w:type="auto"/>
            <w:vAlign w:val="center"/>
          </w:tcPr>
          <w:p w14:paraId="268B435F"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₹4,725 </w:t>
            </w:r>
            <w:hyperlink r:id="rId991"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92"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958.23 million)</w:t>
            </w:r>
          </w:p>
        </w:tc>
      </w:tr>
      <w:tr w:rsidR="00270475" w:rsidRPr="00584AEA" w14:paraId="268B4364" w14:textId="77777777" w:rsidTr="00096A24">
        <w:trPr>
          <w:tblCellSpacing w:w="15" w:type="dxa"/>
        </w:trPr>
        <w:tc>
          <w:tcPr>
            <w:tcW w:w="1311" w:type="dxa"/>
            <w:gridSpan w:val="2"/>
            <w:vAlign w:val="center"/>
          </w:tcPr>
          <w:p w14:paraId="268B4361"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23</w:t>
            </w:r>
          </w:p>
        </w:tc>
        <w:tc>
          <w:tcPr>
            <w:tcW w:w="0" w:type="auto"/>
            <w:vAlign w:val="center"/>
          </w:tcPr>
          <w:p w14:paraId="268B4362" w14:textId="77777777" w:rsidR="00270475" w:rsidRPr="00584AEA" w:rsidRDefault="00270475" w:rsidP="00096A24">
            <w:pPr>
              <w:ind w:left="720"/>
              <w:jc w:val="both"/>
              <w:rPr>
                <w:rFonts w:ascii="Arrus" w:hAnsi="Arrus"/>
                <w:szCs w:val="28"/>
                <w:lang w:val="en-GB"/>
              </w:rPr>
            </w:pPr>
            <w:hyperlink r:id="rId993" w:tooltip="Meghalaya" w:history="1">
              <w:r w:rsidRPr="00584AEA">
                <w:rPr>
                  <w:rStyle w:val="Hyperlink"/>
                  <w:rFonts w:ascii="Arrus" w:eastAsiaTheme="majorEastAsia" w:hAnsi="Arrus" w:cs="Arial"/>
                  <w:sz w:val="22"/>
                  <w:szCs w:val="28"/>
                  <w:lang w:val="en-GB"/>
                </w:rPr>
                <w:t>Meghalaya</w:t>
              </w:r>
            </w:hyperlink>
          </w:p>
        </w:tc>
        <w:tc>
          <w:tcPr>
            <w:tcW w:w="0" w:type="auto"/>
            <w:vAlign w:val="center"/>
          </w:tcPr>
          <w:p w14:paraId="268B4363"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₹4,592 </w:t>
            </w:r>
            <w:hyperlink r:id="rId994"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95"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931.26 million)</w:t>
            </w:r>
          </w:p>
        </w:tc>
      </w:tr>
      <w:tr w:rsidR="00270475" w:rsidRPr="00584AEA" w14:paraId="268B4368" w14:textId="77777777" w:rsidTr="00096A24">
        <w:trPr>
          <w:tblCellSpacing w:w="15" w:type="dxa"/>
        </w:trPr>
        <w:tc>
          <w:tcPr>
            <w:tcW w:w="1311" w:type="dxa"/>
            <w:gridSpan w:val="2"/>
            <w:vAlign w:val="center"/>
          </w:tcPr>
          <w:p w14:paraId="268B4365"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24</w:t>
            </w:r>
          </w:p>
        </w:tc>
        <w:tc>
          <w:tcPr>
            <w:tcW w:w="0" w:type="auto"/>
            <w:vAlign w:val="center"/>
          </w:tcPr>
          <w:p w14:paraId="268B4366" w14:textId="77777777" w:rsidR="00270475" w:rsidRPr="00584AEA" w:rsidRDefault="00270475" w:rsidP="00096A24">
            <w:pPr>
              <w:ind w:left="720"/>
              <w:jc w:val="both"/>
              <w:rPr>
                <w:rFonts w:ascii="Arrus" w:hAnsi="Arrus"/>
                <w:szCs w:val="28"/>
                <w:lang w:val="en-GB"/>
              </w:rPr>
            </w:pPr>
            <w:hyperlink r:id="rId996" w:tooltip="Arunachal Pradesh" w:history="1">
              <w:r w:rsidRPr="00584AEA">
                <w:rPr>
                  <w:rStyle w:val="Hyperlink"/>
                  <w:rFonts w:ascii="Arrus" w:eastAsiaTheme="majorEastAsia" w:hAnsi="Arrus" w:cs="Arial"/>
                  <w:sz w:val="22"/>
                  <w:szCs w:val="28"/>
                  <w:lang w:val="en-GB"/>
                </w:rPr>
                <w:t>Arunachal Pradesh</w:t>
              </w:r>
            </w:hyperlink>
          </w:p>
        </w:tc>
        <w:tc>
          <w:tcPr>
            <w:tcW w:w="0" w:type="auto"/>
            <w:vAlign w:val="center"/>
          </w:tcPr>
          <w:p w14:paraId="268B4367"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₹2,711 </w:t>
            </w:r>
            <w:hyperlink r:id="rId997"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998"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549.79 million)</w:t>
            </w:r>
          </w:p>
        </w:tc>
      </w:tr>
      <w:tr w:rsidR="00270475" w:rsidRPr="00584AEA" w14:paraId="268B436C" w14:textId="77777777" w:rsidTr="00096A24">
        <w:trPr>
          <w:tblCellSpacing w:w="15" w:type="dxa"/>
        </w:trPr>
        <w:tc>
          <w:tcPr>
            <w:tcW w:w="1311" w:type="dxa"/>
            <w:gridSpan w:val="2"/>
            <w:vAlign w:val="center"/>
          </w:tcPr>
          <w:p w14:paraId="268B4369"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25</w:t>
            </w:r>
          </w:p>
        </w:tc>
        <w:tc>
          <w:tcPr>
            <w:tcW w:w="0" w:type="auto"/>
            <w:vAlign w:val="center"/>
          </w:tcPr>
          <w:p w14:paraId="268B436A" w14:textId="77777777" w:rsidR="00270475" w:rsidRPr="00584AEA" w:rsidRDefault="00270475" w:rsidP="00096A24">
            <w:pPr>
              <w:ind w:left="720"/>
              <w:jc w:val="both"/>
              <w:rPr>
                <w:rFonts w:ascii="Arrus" w:hAnsi="Arrus"/>
                <w:szCs w:val="28"/>
                <w:lang w:val="en-GB"/>
              </w:rPr>
            </w:pPr>
            <w:hyperlink r:id="rId999" w:tooltip="Manipur" w:history="1">
              <w:r w:rsidRPr="00584AEA">
                <w:rPr>
                  <w:rStyle w:val="Hyperlink"/>
                  <w:rFonts w:ascii="Arrus" w:eastAsiaTheme="majorEastAsia" w:hAnsi="Arrus" w:cs="Arial"/>
                  <w:sz w:val="22"/>
                  <w:szCs w:val="28"/>
                  <w:lang w:val="en-GB"/>
                </w:rPr>
                <w:t>Manipur</w:t>
              </w:r>
            </w:hyperlink>
          </w:p>
        </w:tc>
        <w:tc>
          <w:tcPr>
            <w:tcW w:w="0" w:type="auto"/>
            <w:vAlign w:val="center"/>
          </w:tcPr>
          <w:p w14:paraId="268B436B"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₹2,685 </w:t>
            </w:r>
            <w:hyperlink r:id="rId1000"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1001"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544.52 million)</w:t>
            </w:r>
          </w:p>
        </w:tc>
      </w:tr>
      <w:tr w:rsidR="00270475" w:rsidRPr="00584AEA" w14:paraId="268B4370" w14:textId="77777777" w:rsidTr="00096A24">
        <w:trPr>
          <w:tblCellSpacing w:w="15" w:type="dxa"/>
        </w:trPr>
        <w:tc>
          <w:tcPr>
            <w:tcW w:w="1311" w:type="dxa"/>
            <w:gridSpan w:val="2"/>
            <w:vAlign w:val="center"/>
          </w:tcPr>
          <w:p w14:paraId="268B436D"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26</w:t>
            </w:r>
          </w:p>
        </w:tc>
        <w:tc>
          <w:tcPr>
            <w:tcW w:w="0" w:type="auto"/>
            <w:vAlign w:val="center"/>
          </w:tcPr>
          <w:p w14:paraId="268B436E" w14:textId="77777777" w:rsidR="00270475" w:rsidRPr="00584AEA" w:rsidRDefault="00270475" w:rsidP="00096A24">
            <w:pPr>
              <w:ind w:left="720"/>
              <w:jc w:val="both"/>
              <w:rPr>
                <w:rFonts w:ascii="Arrus" w:hAnsi="Arrus"/>
                <w:szCs w:val="28"/>
                <w:lang w:val="en-GB"/>
              </w:rPr>
            </w:pPr>
            <w:hyperlink r:id="rId1002" w:tooltip="Nagaland" w:history="1">
              <w:r w:rsidRPr="00584AEA">
                <w:rPr>
                  <w:rStyle w:val="Hyperlink"/>
                  <w:rFonts w:ascii="Arrus" w:eastAsiaTheme="majorEastAsia" w:hAnsi="Arrus" w:cs="Arial"/>
                  <w:sz w:val="22"/>
                  <w:szCs w:val="28"/>
                  <w:lang w:val="en-GB"/>
                </w:rPr>
                <w:t>Nagaland</w:t>
              </w:r>
            </w:hyperlink>
          </w:p>
        </w:tc>
        <w:tc>
          <w:tcPr>
            <w:tcW w:w="0" w:type="auto"/>
            <w:vAlign w:val="center"/>
          </w:tcPr>
          <w:p w14:paraId="268B436F"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₹1,776 </w:t>
            </w:r>
            <w:hyperlink r:id="rId1003"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1004"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360.17 million)</w:t>
            </w:r>
          </w:p>
        </w:tc>
      </w:tr>
      <w:tr w:rsidR="00270475" w:rsidRPr="00584AEA" w14:paraId="268B4374" w14:textId="77777777" w:rsidTr="00096A24">
        <w:trPr>
          <w:tblCellSpacing w:w="15" w:type="dxa"/>
        </w:trPr>
        <w:tc>
          <w:tcPr>
            <w:tcW w:w="1311" w:type="dxa"/>
            <w:gridSpan w:val="2"/>
            <w:vAlign w:val="center"/>
          </w:tcPr>
          <w:p w14:paraId="268B4371"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27</w:t>
            </w:r>
          </w:p>
        </w:tc>
        <w:tc>
          <w:tcPr>
            <w:tcW w:w="0" w:type="auto"/>
            <w:vAlign w:val="center"/>
          </w:tcPr>
          <w:p w14:paraId="268B4372" w14:textId="77777777" w:rsidR="00270475" w:rsidRPr="00584AEA" w:rsidRDefault="00270475" w:rsidP="00096A24">
            <w:pPr>
              <w:ind w:left="720"/>
              <w:jc w:val="both"/>
              <w:rPr>
                <w:rFonts w:ascii="Arrus" w:hAnsi="Arrus"/>
                <w:szCs w:val="28"/>
                <w:lang w:val="en-GB"/>
              </w:rPr>
            </w:pPr>
            <w:hyperlink r:id="rId1005" w:tooltip="Mizoram" w:history="1">
              <w:r w:rsidRPr="00584AEA">
                <w:rPr>
                  <w:rStyle w:val="Hyperlink"/>
                  <w:rFonts w:ascii="Arrus" w:eastAsiaTheme="majorEastAsia" w:hAnsi="Arrus" w:cs="Arial"/>
                  <w:sz w:val="22"/>
                  <w:szCs w:val="28"/>
                  <w:lang w:val="en-GB"/>
                </w:rPr>
                <w:t>Mizoram</w:t>
              </w:r>
            </w:hyperlink>
          </w:p>
        </w:tc>
        <w:tc>
          <w:tcPr>
            <w:tcW w:w="0" w:type="auto"/>
            <w:vAlign w:val="center"/>
          </w:tcPr>
          <w:p w14:paraId="268B4373"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₹1,547 </w:t>
            </w:r>
            <w:hyperlink r:id="rId1006"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1007"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313.73 million)</w:t>
            </w:r>
          </w:p>
        </w:tc>
      </w:tr>
      <w:tr w:rsidR="00270475" w:rsidRPr="00584AEA" w14:paraId="268B4378" w14:textId="77777777" w:rsidTr="00096A24">
        <w:trPr>
          <w:tblCellSpacing w:w="15" w:type="dxa"/>
        </w:trPr>
        <w:tc>
          <w:tcPr>
            <w:tcW w:w="1035" w:type="dxa"/>
            <w:vAlign w:val="center"/>
          </w:tcPr>
          <w:p w14:paraId="268B4375" w14:textId="77777777" w:rsidR="00270475" w:rsidRPr="00584AEA" w:rsidRDefault="00270475" w:rsidP="00096A24">
            <w:pPr>
              <w:ind w:left="720"/>
              <w:jc w:val="both"/>
              <w:rPr>
                <w:rFonts w:ascii="Arrus" w:hAnsi="Arrus"/>
                <w:szCs w:val="28"/>
                <w:lang w:val="en-GB"/>
              </w:rPr>
            </w:pPr>
            <w:r w:rsidRPr="00584AEA">
              <w:rPr>
                <w:rFonts w:ascii="Arrus" w:hAnsi="Arrus"/>
                <w:sz w:val="22"/>
                <w:szCs w:val="28"/>
                <w:lang w:val="en-GB"/>
              </w:rPr>
              <w:t>28</w:t>
            </w:r>
          </w:p>
        </w:tc>
        <w:tc>
          <w:tcPr>
            <w:tcW w:w="2927" w:type="dxa"/>
            <w:gridSpan w:val="2"/>
            <w:vAlign w:val="center"/>
          </w:tcPr>
          <w:p w14:paraId="268B4376" w14:textId="77777777" w:rsidR="00270475" w:rsidRPr="00584AEA" w:rsidRDefault="00270475" w:rsidP="00096A24">
            <w:pPr>
              <w:ind w:left="720"/>
              <w:jc w:val="both"/>
              <w:rPr>
                <w:rFonts w:ascii="Arrus" w:hAnsi="Arrus"/>
                <w:szCs w:val="28"/>
                <w:lang w:val="en-GB"/>
              </w:rPr>
            </w:pPr>
            <w:hyperlink r:id="rId1008" w:tooltip="Sikkim" w:history="1">
              <w:r w:rsidRPr="00584AEA">
                <w:rPr>
                  <w:rStyle w:val="Hyperlink"/>
                  <w:rFonts w:ascii="Arrus" w:eastAsiaTheme="majorEastAsia" w:hAnsi="Arrus" w:cs="Arial"/>
                  <w:sz w:val="22"/>
                  <w:szCs w:val="28"/>
                  <w:lang w:val="en-GB"/>
                </w:rPr>
                <w:t>Sikkim</w:t>
              </w:r>
            </w:hyperlink>
          </w:p>
        </w:tc>
        <w:tc>
          <w:tcPr>
            <w:tcW w:w="0" w:type="auto"/>
            <w:vAlign w:val="center"/>
          </w:tcPr>
          <w:p w14:paraId="268B4377" w14:textId="77777777" w:rsidR="00270475" w:rsidRPr="00584AEA" w:rsidRDefault="00270475" w:rsidP="00096A24">
            <w:pPr>
              <w:ind w:left="720"/>
              <w:jc w:val="both"/>
              <w:rPr>
                <w:rFonts w:ascii="Arrus" w:hAnsi="Arrus"/>
                <w:szCs w:val="28"/>
                <w:lang w:val="en-GB"/>
              </w:rPr>
            </w:pPr>
            <w:r w:rsidRPr="00584AEA">
              <w:rPr>
                <w:rFonts w:ascii="Times New Roman" w:hAnsi="Times New Roman" w:cs="Times New Roman"/>
                <w:sz w:val="22"/>
                <w:szCs w:val="28"/>
                <w:lang w:val="en-GB"/>
              </w:rPr>
              <w:t xml:space="preserve">₹1,368 </w:t>
            </w:r>
            <w:hyperlink r:id="rId1009" w:tooltip="Crore" w:history="1">
              <w:r w:rsidRPr="00584AEA">
                <w:rPr>
                  <w:rStyle w:val="Hyperlink"/>
                  <w:rFonts w:ascii="Arrus" w:eastAsiaTheme="majorEastAsia" w:hAnsi="Arrus" w:cs="Arial"/>
                  <w:sz w:val="22"/>
                  <w:szCs w:val="28"/>
                  <w:lang w:val="en-GB"/>
                </w:rPr>
                <w:t>crore</w:t>
              </w:r>
            </w:hyperlink>
            <w:r w:rsidRPr="00584AEA">
              <w:rPr>
                <w:rFonts w:ascii="Arrus" w:hAnsi="Arrus"/>
                <w:sz w:val="22"/>
                <w:szCs w:val="28"/>
                <w:lang w:val="en-GB"/>
              </w:rPr>
              <w:t xml:space="preserve"> (</w:t>
            </w:r>
            <w:hyperlink r:id="rId1010" w:tooltip="United States dollar" w:history="1">
              <w:r w:rsidRPr="00584AEA">
                <w:rPr>
                  <w:rStyle w:val="Hyperlink"/>
                  <w:rFonts w:ascii="Arrus" w:eastAsiaTheme="majorEastAsia" w:hAnsi="Arrus" w:cs="Arial"/>
                  <w:sz w:val="22"/>
                  <w:szCs w:val="28"/>
                  <w:lang w:val="en-GB"/>
                </w:rPr>
                <w:t>US$</w:t>
              </w:r>
            </w:hyperlink>
            <w:r w:rsidRPr="00584AEA">
              <w:rPr>
                <w:rFonts w:ascii="Arrus" w:hAnsi="Arrus"/>
                <w:sz w:val="22"/>
                <w:szCs w:val="28"/>
                <w:lang w:val="en-GB"/>
              </w:rPr>
              <w:t>277.43 million)</w:t>
            </w:r>
          </w:p>
        </w:tc>
      </w:tr>
    </w:tbl>
    <w:p w14:paraId="268B4379" w14:textId="77777777" w:rsidR="00270475" w:rsidRPr="00584AEA" w:rsidRDefault="00270475" w:rsidP="00270475">
      <w:pPr>
        <w:ind w:left="720"/>
        <w:jc w:val="both"/>
        <w:rPr>
          <w:rFonts w:ascii="Arrus" w:hAnsi="Arrus"/>
          <w:sz w:val="22"/>
          <w:szCs w:val="28"/>
          <w:lang w:val="en-GB"/>
        </w:rPr>
      </w:pPr>
    </w:p>
    <w:p w14:paraId="268B437A" w14:textId="77777777" w:rsidR="00270475" w:rsidRPr="00584AEA" w:rsidRDefault="00270475" w:rsidP="006F4670">
      <w:pPr>
        <w:numPr>
          <w:ilvl w:val="0"/>
          <w:numId w:val="118"/>
        </w:numPr>
        <w:jc w:val="both"/>
        <w:rPr>
          <w:rFonts w:ascii="Arrus" w:hAnsi="Arrus"/>
          <w:sz w:val="22"/>
          <w:szCs w:val="28"/>
          <w:lang w:val="en-GB"/>
        </w:rPr>
      </w:pPr>
      <w:r w:rsidRPr="00584AEA">
        <w:rPr>
          <w:rFonts w:ascii="Arrus" w:hAnsi="Arrus"/>
          <w:b/>
          <w:bCs/>
          <w:sz w:val="22"/>
          <w:szCs w:val="28"/>
          <w:lang w:val="en-GB"/>
        </w:rPr>
        <w:t>Banks have become vehicles of the transfer of money from less-moneyed to more-moneyed</w:t>
      </w:r>
      <w:r w:rsidRPr="00584AEA">
        <w:rPr>
          <w:rFonts w:ascii="Arrus" w:hAnsi="Arrus"/>
          <w:sz w:val="22"/>
          <w:szCs w:val="28"/>
          <w:lang w:val="en-GB"/>
        </w:rPr>
        <w:t>. Out of the income of banks, the depositor gets just 5-10 percent, 4 to 10 percent being the normal “interest” in different categories. More often than not, this gain does not even cover the annual inflation rate. The net gain to the depositor is almost none</w:t>
      </w:r>
    </w:p>
    <w:p w14:paraId="268B437B" w14:textId="77777777" w:rsidR="00270475" w:rsidRPr="00584AEA" w:rsidRDefault="00270475" w:rsidP="006F4670">
      <w:pPr>
        <w:numPr>
          <w:ilvl w:val="0"/>
          <w:numId w:val="118"/>
        </w:numPr>
        <w:jc w:val="both"/>
        <w:rPr>
          <w:rFonts w:ascii="Arrus" w:hAnsi="Arrus"/>
          <w:sz w:val="22"/>
          <w:szCs w:val="28"/>
          <w:lang w:val="en-GB"/>
        </w:rPr>
      </w:pPr>
      <w:r w:rsidRPr="00584AEA">
        <w:rPr>
          <w:rFonts w:ascii="Arrus" w:hAnsi="Arrus"/>
          <w:b/>
          <w:bCs/>
          <w:sz w:val="22"/>
          <w:szCs w:val="28"/>
          <w:lang w:val="en-GB"/>
        </w:rPr>
        <w:t>Reservation of the Rich:</w:t>
      </w:r>
      <w:r w:rsidRPr="00584AEA">
        <w:rPr>
          <w:rFonts w:ascii="Arrus" w:hAnsi="Arrus"/>
          <w:sz w:val="22"/>
          <w:szCs w:val="28"/>
          <w:lang w:val="en-GB"/>
        </w:rPr>
        <w:t xml:space="preserve"> The ones who can afford to pay the fees can get admission in management, technical and other </w:t>
      </w:r>
      <w:r w:rsidRPr="00584AEA">
        <w:rPr>
          <w:rFonts w:ascii="Arrus" w:hAnsi="Arrus"/>
          <w:sz w:val="22"/>
          <w:szCs w:val="28"/>
          <w:lang w:val="en-GB"/>
        </w:rPr>
        <w:lastRenderedPageBreak/>
        <w:t xml:space="preserve">professional courses in reputed private institutions even if they have 60 to 70 percent marks in Intermediate. Those who cannot afford cannot get admissions even if they have more than 80 pc marks.  </w:t>
      </w:r>
    </w:p>
    <w:p w14:paraId="268B437C" w14:textId="77777777" w:rsidR="00270475" w:rsidRPr="00584AEA" w:rsidRDefault="00270475" w:rsidP="00270475">
      <w:pPr>
        <w:jc w:val="both"/>
        <w:rPr>
          <w:rFonts w:ascii="Arrus" w:hAnsi="Arrus"/>
          <w:sz w:val="22"/>
          <w:szCs w:val="28"/>
          <w:lang w:val="en-GB"/>
        </w:rPr>
      </w:pPr>
    </w:p>
    <w:p w14:paraId="268B437D"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Muslim Role in governance</w:t>
      </w:r>
    </w:p>
    <w:p w14:paraId="268B437E" w14:textId="77777777" w:rsidR="00270475" w:rsidRPr="00584AEA" w:rsidRDefault="00270475" w:rsidP="00270475">
      <w:pPr>
        <w:jc w:val="both"/>
        <w:rPr>
          <w:rFonts w:ascii="Arrus" w:hAnsi="Arrus"/>
          <w:sz w:val="22"/>
          <w:szCs w:val="28"/>
          <w:lang w:val="en-GB"/>
        </w:rPr>
      </w:pPr>
    </w:p>
    <w:p w14:paraId="268B437F"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Constitution Amendment Act or CAA recognises that governance can no longer remain solely the prerogative of governments. Government needs to become a collaborative effort of the government and non-government sector, a fusion of public and private initiatives of citizens particularly in governance. As such, the creation of suitable structures and process is vital to the success of democratic decentralisation.  This process must include Muslims also who should be allowed to become a partner in governance especially in the areas related to their healthy and prosperous living. </w:t>
      </w:r>
    </w:p>
    <w:p w14:paraId="268B4380"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Muslims have much lesser role in governance because they have just 2.5 percent of the administrative and executive services. This is drastically lower than the 15 percent required for representative influence on the policies of the government. This is true not only in IAS, IFS, IPS and allied services but also in state level administrative jobs. The judiciary also has much lower presence of Muslims. The same is true of the electronic and print media.  </w:t>
      </w:r>
    </w:p>
    <w:p w14:paraId="268B4381" w14:textId="77777777" w:rsidR="00270475" w:rsidRPr="00584AEA" w:rsidRDefault="00270475" w:rsidP="00270475">
      <w:pPr>
        <w:ind w:left="360"/>
        <w:jc w:val="both"/>
        <w:rPr>
          <w:rFonts w:ascii="Arrus" w:hAnsi="Arrus"/>
          <w:sz w:val="22"/>
          <w:szCs w:val="28"/>
          <w:lang w:val="en-GB"/>
        </w:rPr>
      </w:pPr>
    </w:p>
    <w:p w14:paraId="268B4382" w14:textId="77777777" w:rsidR="00270475" w:rsidRPr="00584AEA" w:rsidRDefault="00270475" w:rsidP="00270475">
      <w:pPr>
        <w:ind w:left="360"/>
        <w:jc w:val="both"/>
        <w:rPr>
          <w:rFonts w:ascii="Arrus" w:hAnsi="Arrus"/>
          <w:b/>
          <w:bCs/>
          <w:sz w:val="22"/>
          <w:szCs w:val="28"/>
          <w:lang w:val="en-GB"/>
        </w:rPr>
      </w:pPr>
      <w:r w:rsidRPr="00584AEA">
        <w:rPr>
          <w:rFonts w:ascii="Arrus" w:hAnsi="Arrus"/>
          <w:b/>
          <w:bCs/>
          <w:sz w:val="22"/>
          <w:szCs w:val="28"/>
          <w:lang w:val="en-GB"/>
        </w:rPr>
        <w:t>Education</w:t>
      </w:r>
    </w:p>
    <w:p w14:paraId="268B4383" w14:textId="77777777" w:rsidR="00270475" w:rsidRPr="00584AEA" w:rsidRDefault="00270475" w:rsidP="006F4670">
      <w:pPr>
        <w:pStyle w:val="yiv1670175219msonormal"/>
        <w:numPr>
          <w:ilvl w:val="0"/>
          <w:numId w:val="118"/>
        </w:numPr>
        <w:jc w:val="both"/>
        <w:rPr>
          <w:rFonts w:ascii="Arrus" w:hAnsi="Arrus"/>
          <w:sz w:val="22"/>
          <w:szCs w:val="28"/>
          <w:lang w:val="en-GB"/>
        </w:rPr>
      </w:pPr>
      <w:r w:rsidRPr="00584AEA">
        <w:rPr>
          <w:rFonts w:ascii="Arrus" w:hAnsi="Arrus"/>
          <w:sz w:val="22"/>
          <w:szCs w:val="28"/>
          <w:lang w:val="en-GB"/>
        </w:rPr>
        <w:t xml:space="preserve">The Free and Compulsory Education for all the world’s children forms the backbone of the International Human Rights law. The International community has made pledges to meet the MDG “Millennium Development Goals” and the objectives of “Education for All” (EFA) include the goal to ensure that by 2015 all children have access to a Free and compulsory Primary Education of Good quality.  It is the recognition of Education as a Public Responsibility. The Govt. of India passed the Right to Education Act in 2010 guaranteeing education for all in the age group of 6-14 years. </w:t>
      </w:r>
    </w:p>
    <w:p w14:paraId="268B4384" w14:textId="77777777" w:rsidR="00270475" w:rsidRPr="00584AEA" w:rsidRDefault="00270475" w:rsidP="006F4670">
      <w:pPr>
        <w:pStyle w:val="yiv1670175219msonormal"/>
        <w:numPr>
          <w:ilvl w:val="0"/>
          <w:numId w:val="118"/>
        </w:numPr>
        <w:jc w:val="both"/>
        <w:rPr>
          <w:rFonts w:ascii="Arrus" w:hAnsi="Arrus"/>
          <w:sz w:val="22"/>
          <w:szCs w:val="28"/>
          <w:lang w:val="en-GB"/>
        </w:rPr>
      </w:pPr>
      <w:r w:rsidRPr="00584AEA">
        <w:rPr>
          <w:rFonts w:ascii="Arrus" w:hAnsi="Arrus"/>
          <w:sz w:val="22"/>
          <w:szCs w:val="28"/>
          <w:lang w:val="en-GB"/>
        </w:rPr>
        <w:t xml:space="preserve">According to Rangnath Commission Report, the number of students, “who continued in educational institutions doubled from about 30 million in 2004-05 to over 60 million in 2009- In the age group of 5–14 years, 89.3 per cent of children were in </w:t>
      </w:r>
      <w:r w:rsidRPr="00584AEA">
        <w:rPr>
          <w:rFonts w:ascii="Arrus" w:hAnsi="Arrus"/>
          <w:sz w:val="22"/>
          <w:szCs w:val="28"/>
          <w:lang w:val="en-GB"/>
        </w:rPr>
        <w:lastRenderedPageBreak/>
        <w:t>school in 2009-10, up from 82.4 per cent in 2004-05. Further this increase was higher for girls, rising from 79.6 per cent in 2004-05 to 87.7 per cent in 2009</w:t>
      </w:r>
      <w:r w:rsidRPr="00584AEA">
        <w:rPr>
          <w:rFonts w:ascii="Cambria Math" w:hAnsi="Cambria Math" w:cs="Cambria Math"/>
          <w:sz w:val="22"/>
          <w:szCs w:val="28"/>
          <w:lang w:val="en-GB"/>
        </w:rPr>
        <w:t>‐</w:t>
      </w:r>
      <w:r w:rsidRPr="00584AEA">
        <w:rPr>
          <w:rFonts w:ascii="Arrus" w:hAnsi="Arrus"/>
          <w:sz w:val="22"/>
          <w:szCs w:val="28"/>
          <w:lang w:val="en-GB"/>
        </w:rPr>
        <w:t>10. In the15–19 year-age group, 59.5 per cent of young people were in the educational system in 2009-10 as compared to 46.2 per cent in 2004-05. Once again, the increase was more for girls, from 40.3 to 54.6 per cent. In the next higher age group of 20–24 years, 22.5 per cent of boys and 12.8 per cent of girls were still in the educational system in 2009-10 against only 14.9 and 7.6 per cent respectively in 2004-05.”</w:t>
      </w:r>
    </w:p>
    <w:p w14:paraId="268B4385"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The Muslim Literacy rate is 41.27% versus the National Literacy Rate of 63.07%. Muslim women have 21.66% literacy rate versus the non-Muslim women literacy rate of 40.54%. There are less than 2% Muslims in government jobs. Of the 479 judges at the all-India level, only 30 are Muslim that makes it just 6. 26%. In the IAS, the Muslim Percentage is a mere 2.7%. Of the 3,284 IPS officers, just 120 are Muslims (3.65%). In the Central Govt. ministries, the figures are pathetic. Of the 59 Secretaries in the Home Ministry (Joint Secretaries, Directors, Advisors etc), the Percentage of Muslims is ZERO. The situation isn’t different in the Labour, Power, Defence, Finance, External Affairs, Personnel, Public, Pensions and Grievance Ministries. Of course, the HRD and information and Broadcasting ministries do have an officer each out of 26 and 33 respectively, making it 3.44%. Of the total 426 officers in all the ministries, only nine are Muslims, which means a meagre 2.11%. (various reports)</w:t>
      </w:r>
    </w:p>
    <w:p w14:paraId="268B4386"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According to Rangnath Misra Report, “It can be seen that though at the entry level Muslims have higher rate of admissions, i.e. 65.31 per cent, against the national average of 55.57 percent, but high drop out at subsequent levels brings down the rate of those among Muslims completing graduation to 3.6 per cent. The national average of those completing graduation is 6.72. One of the main reasons for this high </w:t>
      </w:r>
      <w:proofErr w:type="spellStart"/>
      <w:r w:rsidRPr="00584AEA">
        <w:rPr>
          <w:rFonts w:ascii="Arrus" w:hAnsi="Arrus"/>
          <w:sz w:val="22"/>
          <w:szCs w:val="28"/>
          <w:lang w:val="en-GB"/>
        </w:rPr>
        <w:t>drop out</w:t>
      </w:r>
      <w:proofErr w:type="spellEnd"/>
      <w:r w:rsidRPr="00584AEA">
        <w:rPr>
          <w:rFonts w:ascii="Arrus" w:hAnsi="Arrus"/>
          <w:sz w:val="22"/>
          <w:szCs w:val="28"/>
          <w:lang w:val="en-GB"/>
        </w:rPr>
        <w:t xml:space="preserve"> is found to be poverty.”</w:t>
      </w:r>
    </w:p>
    <w:p w14:paraId="268B4387"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The number of Muslim students in higher institutions is much lower than their percentage in the population.</w:t>
      </w:r>
    </w:p>
    <w:p w14:paraId="268B4388"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XII Plan seeks to aim to increase the percentage of the workforce which has received formal skills through vocational education and training from 12 percent at present to 25 percent by the end of the Twelfth Plan. This would mean that about 70 million more people have to be imparted formal skills in the next five years (10 million Muslims). During the Twelfth- Plan period, </w:t>
      </w:r>
      <w:r w:rsidRPr="00584AEA">
        <w:rPr>
          <w:rFonts w:ascii="Arrus" w:hAnsi="Arrus"/>
          <w:sz w:val="22"/>
          <w:szCs w:val="28"/>
          <w:lang w:val="en-GB"/>
        </w:rPr>
        <w:lastRenderedPageBreak/>
        <w:t>an additional enrolment of 10 million could be targeted in higher education equivalent to 3 million additional seats for each age cohort entering the higher education system. (This means that 1.5 m Muslims should ideally benefit.).</w:t>
      </w:r>
    </w:p>
    <w:p w14:paraId="268B4389"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Many Equity funds are lining up to Invest in Private Education from K-12 as well as in Higher Education. It is even being considered as the “new silk route” where high profitability is achievable. Foreign Universities have been given the Right to establish Partnership with Local Educational institutions and they are actively pursuing the same. Minority owned Educational Institutions have mushroomed in the past two decades providing mainly Higher Technical Education.</w:t>
      </w:r>
    </w:p>
    <w:p w14:paraId="268B438A"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Investment in Education by Muslims (locally and from NRI’s) will definitely enlarge the growth of Education.  This needs to be taken up by the community on an All </w:t>
      </w:r>
      <w:r w:rsidRPr="00584AEA">
        <w:rPr>
          <w:rStyle w:val="yshortcuts"/>
          <w:rFonts w:ascii="Arrus" w:hAnsi="Arrus"/>
          <w:sz w:val="22"/>
          <w:szCs w:val="28"/>
          <w:lang w:val="en-GB"/>
        </w:rPr>
        <w:t>India</w:t>
      </w:r>
      <w:r w:rsidRPr="00584AEA">
        <w:rPr>
          <w:rFonts w:ascii="Arrus" w:hAnsi="Arrus"/>
          <w:sz w:val="22"/>
          <w:szCs w:val="28"/>
          <w:lang w:val="en-GB"/>
        </w:rPr>
        <w:t xml:space="preserve"> level so that Investment is not frittered and Investor is assured the safety and gain from his Investment</w:t>
      </w:r>
    </w:p>
    <w:p w14:paraId="268B438B" w14:textId="77777777" w:rsidR="00270475" w:rsidRPr="00584AEA" w:rsidRDefault="00270475" w:rsidP="00270475">
      <w:pPr>
        <w:ind w:left="360"/>
        <w:jc w:val="both"/>
        <w:rPr>
          <w:rFonts w:ascii="Arrus" w:hAnsi="Arrus"/>
          <w:sz w:val="22"/>
          <w:szCs w:val="28"/>
          <w:lang w:val="en-GB"/>
        </w:rPr>
      </w:pPr>
    </w:p>
    <w:p w14:paraId="268B438C" w14:textId="77777777" w:rsidR="00270475" w:rsidRPr="00584AEA" w:rsidRDefault="00270475" w:rsidP="00270475">
      <w:pPr>
        <w:pStyle w:val="NormalWeb"/>
        <w:jc w:val="both"/>
        <w:rPr>
          <w:rFonts w:ascii="Arrus" w:hAnsi="Arrus"/>
          <w:b/>
          <w:bCs/>
          <w:sz w:val="22"/>
          <w:szCs w:val="28"/>
          <w:lang w:val="en-GB"/>
        </w:rPr>
      </w:pPr>
      <w:r w:rsidRPr="00584AEA">
        <w:rPr>
          <w:rFonts w:ascii="Arrus" w:hAnsi="Arrus"/>
          <w:b/>
          <w:bCs/>
          <w:sz w:val="22"/>
          <w:szCs w:val="28"/>
          <w:lang w:val="en-GB"/>
        </w:rPr>
        <w:t>Muslim Consumer Market</w:t>
      </w:r>
    </w:p>
    <w:p w14:paraId="268B438D"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The national GDP growth is 8.2 pc. Employment problem cannot be solved except through a process of accelerated growth which would create additional demand for labour and also provide the increase in labour productivity needed to achieve the much needed improvement in employment quality. A 6.5% GDP growth is not likely to bring about a significant improvement in the employment situation. According to the Approach Paper of the 12</w:t>
      </w:r>
      <w:r w:rsidRPr="00584AEA">
        <w:rPr>
          <w:rFonts w:ascii="Arrus" w:hAnsi="Arrus"/>
          <w:sz w:val="22"/>
          <w:szCs w:val="28"/>
          <w:vertAlign w:val="superscript"/>
          <w:lang w:val="en-GB"/>
        </w:rPr>
        <w:t>th</w:t>
      </w:r>
      <w:r w:rsidRPr="00584AEA">
        <w:rPr>
          <w:rFonts w:ascii="Arrus" w:hAnsi="Arrus"/>
          <w:sz w:val="22"/>
          <w:szCs w:val="28"/>
          <w:lang w:val="en-GB"/>
        </w:rPr>
        <w:t xml:space="preserve"> Planning Commission, growth rates of GDP between 8% and 9% are needed over the next ten years “if we want to see a significant improvement in the employment situation in the country”.   </w:t>
      </w:r>
    </w:p>
    <w:p w14:paraId="268B438E"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With an estimated ten-fold increase in middle-class population and three-fold rise in household income, aggregate consumer spending is likely to more than quadruple from around US$ 428.69 billion in 2005 to US$ 1.76 trillion in 2025. If you give Muslims even a 10 percent share in this, it means that Muslim consumer market was as big as around 43 billion dollars in 2005 and will become around 0.17 trillion in 2025. </w:t>
      </w:r>
    </w:p>
    <w:p w14:paraId="268B438F" w14:textId="77777777" w:rsidR="00270475" w:rsidRPr="00584AEA" w:rsidRDefault="00270475" w:rsidP="006F4670">
      <w:pPr>
        <w:pStyle w:val="NormalWeb"/>
        <w:numPr>
          <w:ilvl w:val="0"/>
          <w:numId w:val="118"/>
        </w:numPr>
        <w:jc w:val="both"/>
        <w:rPr>
          <w:rFonts w:ascii="Arrus" w:hAnsi="Arrus"/>
          <w:sz w:val="22"/>
          <w:szCs w:val="28"/>
          <w:lang w:val="en-GB"/>
        </w:rPr>
      </w:pPr>
      <w:hyperlink r:id="rId1011" w:tgtFrame="_blank" w:history="1">
        <w:r w:rsidRPr="00584AEA">
          <w:rPr>
            <w:rStyle w:val="Hyperlink"/>
            <w:rFonts w:ascii="Arrus" w:eastAsiaTheme="majorEastAsia" w:hAnsi="Arrus" w:cs="Arial"/>
            <w:sz w:val="22"/>
            <w:szCs w:val="28"/>
            <w:lang w:val="en-GB"/>
          </w:rPr>
          <w:t>Consumer buying makes up 70 percent of economy</w:t>
        </w:r>
      </w:hyperlink>
      <w:r w:rsidRPr="00584AEA">
        <w:rPr>
          <w:rFonts w:ascii="Arrus" w:hAnsi="Arrus"/>
          <w:sz w:val="22"/>
          <w:szCs w:val="28"/>
          <w:lang w:val="en-GB"/>
        </w:rPr>
        <w:t xml:space="preserve">. And Muslims must vow to become a part of consumer industry so that they are not just consumers but also manufacturers.  If they can ensure that their products will be alcohol free, pork fee and </w:t>
      </w:r>
      <w:r w:rsidRPr="00584AEA">
        <w:rPr>
          <w:rFonts w:ascii="Arrus" w:hAnsi="Arrus"/>
          <w:sz w:val="22"/>
          <w:szCs w:val="28"/>
          <w:lang w:val="en-GB"/>
        </w:rPr>
        <w:lastRenderedPageBreak/>
        <w:t xml:space="preserve">cow products free, surely not only Muslim consumers will be driven to buy these products, even some of non-Muslims will buy them. And if we maintain the best quality and our marketing is effective, the whole Muslim world will love to buy our products. </w:t>
      </w:r>
    </w:p>
    <w:p w14:paraId="268B4390" w14:textId="77777777" w:rsidR="00270475" w:rsidRPr="00584AEA" w:rsidRDefault="00270475" w:rsidP="006F4670">
      <w:pPr>
        <w:pStyle w:val="NormalWeb"/>
        <w:numPr>
          <w:ilvl w:val="0"/>
          <w:numId w:val="118"/>
        </w:numPr>
        <w:jc w:val="both"/>
        <w:rPr>
          <w:rFonts w:ascii="Arrus" w:hAnsi="Arrus"/>
          <w:sz w:val="22"/>
          <w:szCs w:val="28"/>
          <w:lang w:val="en-GB"/>
        </w:rPr>
      </w:pPr>
      <w:r w:rsidRPr="00584AEA">
        <w:rPr>
          <w:rFonts w:ascii="Arrus" w:hAnsi="Arrus"/>
          <w:sz w:val="22"/>
          <w:szCs w:val="28"/>
          <w:lang w:val="en-GB"/>
        </w:rPr>
        <w:t xml:space="preserve">For an all-round development of community, what was required was a comprehensive and coordinated planning involving both religious and modern education, political and economic empowerment, social revival with reforms wherever required and an ideological position covering all aspects of community, national and international affairs. Muslims have unfortunately tried only to concentrate on education, and have ignored economic empowerment altogether. Education without economic empowerment can only lead to an increased production of a low middle class, with most being the employees of others. This is what has exactly happened in the Muslim world especially India. </w:t>
      </w:r>
    </w:p>
    <w:p w14:paraId="268B4391" w14:textId="77777777" w:rsidR="00270475" w:rsidRPr="00584AEA" w:rsidRDefault="00270475" w:rsidP="006F4670">
      <w:pPr>
        <w:pStyle w:val="NormalWeb"/>
        <w:numPr>
          <w:ilvl w:val="0"/>
          <w:numId w:val="118"/>
        </w:numPr>
        <w:jc w:val="both"/>
        <w:rPr>
          <w:rFonts w:ascii="Arrus" w:hAnsi="Arrus"/>
          <w:sz w:val="22"/>
          <w:szCs w:val="28"/>
          <w:lang w:val="en-GB"/>
        </w:rPr>
      </w:pPr>
      <w:r w:rsidRPr="00584AEA">
        <w:rPr>
          <w:rFonts w:ascii="Arrus" w:hAnsi="Arrus"/>
          <w:sz w:val="22"/>
          <w:szCs w:val="28"/>
          <w:lang w:val="en-GB"/>
        </w:rPr>
        <w:t xml:space="preserve">We have to accept a Multi-dimensional concept that results in: </w:t>
      </w:r>
    </w:p>
    <w:p w14:paraId="268B4392" w14:textId="77777777" w:rsidR="00270475" w:rsidRPr="00584AEA" w:rsidRDefault="00270475" w:rsidP="00270475">
      <w:pPr>
        <w:pStyle w:val="NormalWeb"/>
        <w:ind w:left="720"/>
        <w:jc w:val="both"/>
        <w:rPr>
          <w:rFonts w:ascii="Arrus" w:hAnsi="Arrus"/>
          <w:sz w:val="22"/>
          <w:szCs w:val="28"/>
          <w:lang w:val="en-GB"/>
        </w:rPr>
      </w:pPr>
      <w:r w:rsidRPr="00584AEA">
        <w:rPr>
          <w:rFonts w:ascii="Arrus" w:hAnsi="Arrus"/>
          <w:sz w:val="22"/>
          <w:szCs w:val="28"/>
          <w:lang w:val="en-GB"/>
        </w:rPr>
        <w:t xml:space="preserve">Lower incidence of poverty, </w:t>
      </w:r>
    </w:p>
    <w:p w14:paraId="268B4393" w14:textId="77777777" w:rsidR="00270475" w:rsidRPr="00584AEA" w:rsidRDefault="00270475" w:rsidP="00270475">
      <w:pPr>
        <w:pStyle w:val="NormalWeb"/>
        <w:ind w:left="720"/>
        <w:jc w:val="both"/>
        <w:rPr>
          <w:rFonts w:ascii="Arrus" w:hAnsi="Arrus"/>
          <w:sz w:val="22"/>
          <w:szCs w:val="28"/>
          <w:lang w:val="en-GB"/>
        </w:rPr>
      </w:pPr>
      <w:r w:rsidRPr="00584AEA">
        <w:rPr>
          <w:rFonts w:ascii="Arrus" w:hAnsi="Arrus"/>
          <w:sz w:val="22"/>
          <w:szCs w:val="28"/>
          <w:lang w:val="en-GB"/>
        </w:rPr>
        <w:t xml:space="preserve">Broad based and significant improvement in health outcomes, </w:t>
      </w:r>
    </w:p>
    <w:p w14:paraId="268B4394" w14:textId="77777777" w:rsidR="00270475" w:rsidRPr="00584AEA" w:rsidRDefault="00270475" w:rsidP="00270475">
      <w:pPr>
        <w:pStyle w:val="NormalWeb"/>
        <w:ind w:left="720"/>
        <w:jc w:val="both"/>
        <w:rPr>
          <w:rFonts w:ascii="Arrus" w:hAnsi="Arrus"/>
          <w:sz w:val="22"/>
          <w:szCs w:val="28"/>
          <w:lang w:val="en-GB"/>
        </w:rPr>
      </w:pPr>
      <w:r w:rsidRPr="00584AEA">
        <w:rPr>
          <w:rFonts w:ascii="Arrus" w:hAnsi="Arrus"/>
          <w:sz w:val="22"/>
          <w:szCs w:val="28"/>
          <w:lang w:val="en-GB"/>
        </w:rPr>
        <w:t>Universal access for children to school,</w:t>
      </w:r>
    </w:p>
    <w:p w14:paraId="268B4395" w14:textId="77777777" w:rsidR="00270475" w:rsidRPr="00584AEA" w:rsidRDefault="00270475" w:rsidP="00270475">
      <w:pPr>
        <w:pStyle w:val="NormalWeb"/>
        <w:ind w:left="720"/>
        <w:jc w:val="both"/>
        <w:rPr>
          <w:rFonts w:ascii="Arrus" w:hAnsi="Arrus"/>
          <w:sz w:val="22"/>
          <w:szCs w:val="28"/>
          <w:lang w:val="en-GB"/>
        </w:rPr>
      </w:pPr>
      <w:r w:rsidRPr="00584AEA">
        <w:rPr>
          <w:rFonts w:ascii="Arrus" w:hAnsi="Arrus"/>
          <w:sz w:val="22"/>
          <w:szCs w:val="28"/>
          <w:lang w:val="en-GB"/>
        </w:rPr>
        <w:t>Increased access to higher education and improved standards of education, including skill development. (Moral education)</w:t>
      </w:r>
    </w:p>
    <w:p w14:paraId="268B4396" w14:textId="77777777" w:rsidR="00270475" w:rsidRPr="00584AEA" w:rsidRDefault="00270475" w:rsidP="00270475">
      <w:pPr>
        <w:pStyle w:val="NormalWeb"/>
        <w:ind w:left="720"/>
        <w:jc w:val="both"/>
        <w:rPr>
          <w:rFonts w:ascii="Arrus" w:hAnsi="Arrus"/>
          <w:sz w:val="22"/>
          <w:szCs w:val="28"/>
          <w:lang w:val="en-GB"/>
        </w:rPr>
      </w:pPr>
      <w:r w:rsidRPr="00584AEA">
        <w:rPr>
          <w:rFonts w:ascii="Arrus" w:hAnsi="Arrus"/>
          <w:sz w:val="22"/>
          <w:szCs w:val="28"/>
          <w:lang w:val="en-GB"/>
        </w:rPr>
        <w:t>In better opportunities for both wage employment and livelihoods and</w:t>
      </w:r>
    </w:p>
    <w:p w14:paraId="268B4397" w14:textId="77777777" w:rsidR="00270475" w:rsidRPr="00584AEA" w:rsidRDefault="00270475" w:rsidP="00270475">
      <w:pPr>
        <w:pStyle w:val="NormalWeb"/>
        <w:ind w:left="720"/>
        <w:jc w:val="both"/>
        <w:rPr>
          <w:rFonts w:ascii="Arrus" w:hAnsi="Arrus"/>
          <w:sz w:val="22"/>
          <w:szCs w:val="28"/>
          <w:lang w:val="en-GB"/>
        </w:rPr>
      </w:pPr>
      <w:r w:rsidRPr="00584AEA">
        <w:rPr>
          <w:rFonts w:ascii="Arrus" w:hAnsi="Arrus"/>
          <w:sz w:val="22"/>
          <w:szCs w:val="28"/>
          <w:lang w:val="en-GB"/>
        </w:rPr>
        <w:t xml:space="preserve">Improvement in provision of basic amenities like water, electricity, roads, sanitation and housing. </w:t>
      </w:r>
    </w:p>
    <w:p w14:paraId="268B4398" w14:textId="77777777" w:rsidR="00270475" w:rsidRPr="00584AEA" w:rsidRDefault="00270475" w:rsidP="00270475">
      <w:pPr>
        <w:pStyle w:val="NormalWeb"/>
        <w:ind w:left="720"/>
        <w:jc w:val="both"/>
        <w:rPr>
          <w:rFonts w:ascii="Arrus" w:hAnsi="Arrus"/>
          <w:sz w:val="22"/>
          <w:szCs w:val="28"/>
          <w:lang w:val="en-GB"/>
        </w:rPr>
      </w:pPr>
      <w:r w:rsidRPr="00584AEA">
        <w:rPr>
          <w:rFonts w:ascii="Arrus" w:hAnsi="Arrus"/>
          <w:sz w:val="22"/>
          <w:szCs w:val="28"/>
          <w:lang w:val="en-GB"/>
        </w:rPr>
        <w:t>Particular attention needs to be paid to the needs of the women and children.</w:t>
      </w:r>
    </w:p>
    <w:p w14:paraId="268B4399" w14:textId="77777777" w:rsidR="00270475" w:rsidRPr="00584AEA" w:rsidRDefault="00270475" w:rsidP="00270475">
      <w:pPr>
        <w:jc w:val="both"/>
        <w:rPr>
          <w:rFonts w:ascii="Arrus" w:hAnsi="Arrus"/>
          <w:sz w:val="22"/>
          <w:szCs w:val="28"/>
          <w:lang w:val="en-GB"/>
        </w:rPr>
      </w:pPr>
    </w:p>
    <w:p w14:paraId="268B439A" w14:textId="77777777" w:rsidR="00270475" w:rsidRPr="00584AEA" w:rsidRDefault="00270475" w:rsidP="006F4670">
      <w:pPr>
        <w:pStyle w:val="NormalWeb"/>
        <w:numPr>
          <w:ilvl w:val="0"/>
          <w:numId w:val="118"/>
        </w:numPr>
        <w:jc w:val="both"/>
        <w:rPr>
          <w:rFonts w:ascii="Arrus" w:hAnsi="Arrus"/>
          <w:sz w:val="22"/>
          <w:szCs w:val="28"/>
          <w:lang w:val="en-GB"/>
        </w:rPr>
      </w:pPr>
      <w:r w:rsidRPr="00584AEA">
        <w:rPr>
          <w:rFonts w:ascii="Arrus" w:hAnsi="Arrus"/>
          <w:b/>
          <w:bCs/>
          <w:sz w:val="22"/>
          <w:szCs w:val="28"/>
          <w:lang w:val="en-GB"/>
        </w:rPr>
        <w:t xml:space="preserve">With the kind of figures of Muslims in the Indian population, the number of companies owned by Muslims should have been at least one in seven. But among the Indian companies listed on Wikipedia, only two names with Muslims’ ownership figured out of several hundred. These two are of course Wipro and Cipla. A few others like </w:t>
      </w:r>
      <w:proofErr w:type="spellStart"/>
      <w:r w:rsidRPr="00584AEA">
        <w:rPr>
          <w:rStyle w:val="boldpoints1"/>
          <w:rFonts w:ascii="Arrus" w:hAnsi="Arrus"/>
          <w:sz w:val="10"/>
          <w:szCs w:val="14"/>
          <w:lang w:val="en-GB"/>
        </w:rPr>
        <w:t>Wockhradt</w:t>
      </w:r>
      <w:proofErr w:type="spellEnd"/>
      <w:r w:rsidRPr="00584AEA">
        <w:rPr>
          <w:rStyle w:val="boldpoints1"/>
          <w:rFonts w:ascii="Arrus" w:hAnsi="Arrus"/>
          <w:sz w:val="10"/>
          <w:szCs w:val="14"/>
          <w:lang w:val="en-GB"/>
        </w:rPr>
        <w:t>,</w:t>
      </w:r>
      <w:r w:rsidRPr="00584AEA">
        <w:rPr>
          <w:rFonts w:ascii="Arrus" w:hAnsi="Arrus"/>
          <w:b/>
          <w:bCs/>
          <w:sz w:val="22"/>
          <w:szCs w:val="28"/>
          <w:lang w:val="en-GB"/>
        </w:rPr>
        <w:t xml:space="preserve"> </w:t>
      </w:r>
      <w:r w:rsidRPr="00584AEA">
        <w:rPr>
          <w:rStyle w:val="Strong"/>
          <w:rFonts w:ascii="Arrus" w:eastAsiaTheme="majorEastAsia" w:hAnsi="Arrus"/>
          <w:sz w:val="22"/>
          <w:szCs w:val="28"/>
          <w:lang w:val="en-GB"/>
        </w:rPr>
        <w:t xml:space="preserve">Mid-Day </w:t>
      </w:r>
      <w:proofErr w:type="spellStart"/>
      <w:r w:rsidRPr="00584AEA">
        <w:rPr>
          <w:rStyle w:val="Strong"/>
          <w:rFonts w:ascii="Arrus" w:eastAsiaTheme="majorEastAsia" w:hAnsi="Arrus"/>
          <w:sz w:val="22"/>
          <w:szCs w:val="28"/>
          <w:lang w:val="en-GB"/>
        </w:rPr>
        <w:t>Infomedia</w:t>
      </w:r>
      <w:proofErr w:type="spellEnd"/>
      <w:r w:rsidRPr="00584AEA">
        <w:rPr>
          <w:rStyle w:val="Strong"/>
          <w:rFonts w:ascii="Arrus" w:eastAsiaTheme="majorEastAsia" w:hAnsi="Arrus"/>
          <w:sz w:val="22"/>
          <w:szCs w:val="28"/>
          <w:lang w:val="en-GB"/>
        </w:rPr>
        <w:t xml:space="preserve">  and Allana Group are emerging on the scene. </w:t>
      </w:r>
      <w:r w:rsidRPr="00584AEA">
        <w:rPr>
          <w:rFonts w:ascii="Arrus" w:hAnsi="Arrus"/>
          <w:b/>
          <w:bCs/>
          <w:sz w:val="22"/>
          <w:szCs w:val="28"/>
          <w:lang w:val="en-GB"/>
        </w:rPr>
        <w:t>The same is true for the world.</w:t>
      </w:r>
      <w:r w:rsidRPr="00584AEA">
        <w:rPr>
          <w:rFonts w:ascii="Arrus" w:hAnsi="Arrus"/>
          <w:sz w:val="22"/>
          <w:szCs w:val="28"/>
          <w:lang w:val="en-GB"/>
        </w:rPr>
        <w:t xml:space="preserve"> While Muslims have </w:t>
      </w:r>
      <w:r w:rsidRPr="00584AEA">
        <w:rPr>
          <w:rFonts w:ascii="Arrus" w:hAnsi="Arrus"/>
          <w:sz w:val="22"/>
          <w:szCs w:val="28"/>
          <w:lang w:val="en-GB"/>
        </w:rPr>
        <w:lastRenderedPageBreak/>
        <w:t xml:space="preserve">made some notable successes in the financial sector with the rising popularity of Islamic finances, the Muslim participation in the consumer industry remains negligible. This is despite the fact that as consumers, Muslims with around </w:t>
      </w:r>
      <w:r w:rsidRPr="00584AEA">
        <w:rPr>
          <w:rFonts w:ascii="Arrus" w:hAnsi="Arrus"/>
          <w:b/>
          <w:bCs/>
          <w:sz w:val="22"/>
          <w:szCs w:val="28"/>
          <w:lang w:val="en-GB"/>
        </w:rPr>
        <w:t>1570 million-population are about one fifth of the world population; and with a population of around 180 million</w:t>
      </w:r>
      <w:r w:rsidRPr="00584AEA">
        <w:rPr>
          <w:rFonts w:ascii="Arrus" w:hAnsi="Arrus"/>
          <w:sz w:val="22"/>
          <w:szCs w:val="28"/>
          <w:lang w:val="en-GB"/>
        </w:rPr>
        <w:t xml:space="preserve"> are about one seventh of the Indian population. The mere size of Muslim population is enough to ensure the success of any serious attempts to establish a Muslim corporate world. </w:t>
      </w:r>
    </w:p>
    <w:p w14:paraId="268B439B" w14:textId="77777777" w:rsidR="00270475" w:rsidRPr="00584AEA" w:rsidRDefault="00270475" w:rsidP="006F4670">
      <w:pPr>
        <w:pStyle w:val="NormalWeb"/>
        <w:numPr>
          <w:ilvl w:val="0"/>
          <w:numId w:val="118"/>
        </w:numPr>
        <w:jc w:val="both"/>
        <w:rPr>
          <w:rFonts w:ascii="Arrus" w:hAnsi="Arrus"/>
          <w:sz w:val="22"/>
          <w:szCs w:val="28"/>
          <w:lang w:val="en-GB"/>
        </w:rPr>
      </w:pPr>
      <w:r w:rsidRPr="00584AEA">
        <w:rPr>
          <w:rFonts w:ascii="Arrus" w:hAnsi="Arrus"/>
          <w:sz w:val="22"/>
          <w:szCs w:val="28"/>
          <w:lang w:val="en-GB"/>
        </w:rPr>
        <w:t xml:space="preserve">The Indian consumer market is set to scale new heights. With an estimated ten-fold increase in middle-class population and three-fold rise in household income, aggregate consumer spending is likely to more than quadruple from around US$ 428.69 billion in 2005 to US$ 1.76 trillion in 2025. </w:t>
      </w:r>
      <w:r w:rsidRPr="00584AEA">
        <w:rPr>
          <w:rFonts w:ascii="Arrus" w:hAnsi="Arrus"/>
          <w:b/>
          <w:bCs/>
          <w:sz w:val="22"/>
          <w:szCs w:val="28"/>
          <w:lang w:val="en-GB"/>
        </w:rPr>
        <w:t xml:space="preserve">If you give Muslims even a 10 percent share in this, it means that Muslim consumer market was as big as around 43 billion dollars in 2005 and will become around 0.17 trillion in 2025. </w:t>
      </w:r>
    </w:p>
    <w:p w14:paraId="268B439C" w14:textId="77777777" w:rsidR="00270475" w:rsidRPr="00584AEA" w:rsidRDefault="00270475" w:rsidP="006F4670">
      <w:pPr>
        <w:pStyle w:val="NormalWeb"/>
        <w:numPr>
          <w:ilvl w:val="0"/>
          <w:numId w:val="118"/>
        </w:numPr>
        <w:jc w:val="both"/>
        <w:rPr>
          <w:rFonts w:ascii="Arrus" w:hAnsi="Arrus"/>
          <w:sz w:val="22"/>
          <w:szCs w:val="28"/>
          <w:lang w:val="en-GB"/>
        </w:rPr>
      </w:pPr>
      <w:r w:rsidRPr="00584AEA">
        <w:rPr>
          <w:rFonts w:ascii="Arrus" w:hAnsi="Arrus"/>
          <w:sz w:val="22"/>
          <w:szCs w:val="28"/>
          <w:lang w:val="en-GB"/>
        </w:rPr>
        <w:t xml:space="preserve">According to statistics, </w:t>
      </w:r>
      <w:hyperlink r:id="rId1012" w:tgtFrame="_blank" w:history="1">
        <w:r w:rsidRPr="00584AEA">
          <w:rPr>
            <w:rStyle w:val="Hyperlink"/>
            <w:rFonts w:ascii="Arrus" w:eastAsiaTheme="majorEastAsia" w:hAnsi="Arrus" w:cs="Arial"/>
            <w:sz w:val="22"/>
            <w:szCs w:val="28"/>
            <w:lang w:val="en-GB"/>
          </w:rPr>
          <w:t>Consumer buying makes up 70 percent of economy</w:t>
        </w:r>
      </w:hyperlink>
      <w:r w:rsidRPr="00584AEA">
        <w:rPr>
          <w:rFonts w:ascii="Arrus" w:hAnsi="Arrus"/>
          <w:sz w:val="22"/>
          <w:szCs w:val="28"/>
          <w:lang w:val="en-GB"/>
        </w:rPr>
        <w:t xml:space="preserve">. And Muslims must vow to become a part of consumer industry so that they are not just consumers but also manufacturers.  If they can ensure that their products will be alcohol free, pork fee and cow products free, surely not only Muslim consumers will be driven to buy these products, even some of non-Muslims will buy them. And if we maintain the best quality and our marketing is effective, the whole Muslim world will love to buy our products. </w:t>
      </w:r>
    </w:p>
    <w:p w14:paraId="268B439D" w14:textId="77777777" w:rsidR="00270475" w:rsidRPr="00584AEA" w:rsidRDefault="00270475" w:rsidP="006F4670">
      <w:pPr>
        <w:pStyle w:val="NormalWeb"/>
        <w:numPr>
          <w:ilvl w:val="0"/>
          <w:numId w:val="118"/>
        </w:numPr>
        <w:jc w:val="both"/>
        <w:rPr>
          <w:rFonts w:ascii="Arrus" w:hAnsi="Arrus"/>
          <w:sz w:val="22"/>
          <w:szCs w:val="28"/>
          <w:lang w:val="en-GB"/>
        </w:rPr>
      </w:pPr>
      <w:r w:rsidRPr="00584AEA">
        <w:rPr>
          <w:rFonts w:ascii="Arrus" w:hAnsi="Arrus"/>
          <w:sz w:val="22"/>
          <w:szCs w:val="28"/>
          <w:lang w:val="en-GB"/>
        </w:rPr>
        <w:t>Small and medium enterprises form a large segment of the national plan to augment growth.</w:t>
      </w:r>
    </w:p>
    <w:p w14:paraId="268B439E" w14:textId="77777777" w:rsidR="00270475" w:rsidRPr="00584AEA" w:rsidRDefault="00270475" w:rsidP="006F4670">
      <w:pPr>
        <w:pStyle w:val="NormalWeb"/>
        <w:numPr>
          <w:ilvl w:val="0"/>
          <w:numId w:val="118"/>
        </w:numPr>
        <w:jc w:val="both"/>
        <w:rPr>
          <w:rFonts w:ascii="Arrus" w:hAnsi="Arrus"/>
          <w:sz w:val="22"/>
          <w:szCs w:val="28"/>
          <w:lang w:val="en-GB"/>
        </w:rPr>
      </w:pPr>
      <w:r w:rsidRPr="00584AEA">
        <w:rPr>
          <w:rFonts w:ascii="Arrus" w:hAnsi="Arrus"/>
          <w:sz w:val="22"/>
          <w:szCs w:val="28"/>
          <w:lang w:val="en-GB"/>
        </w:rPr>
        <w:t>Although Muslims can play a role in all sectors in their individual capabilities, it can be seen that the first category has massive scope for Muslim community where they can develop small and medium industries of their own and their skilled and unskilled workers can also become part of the industries owned by others.  Sectors that will create large employment</w:t>
      </w:r>
    </w:p>
    <w:p w14:paraId="268B439F" w14:textId="77777777" w:rsidR="00270475" w:rsidRPr="00584AEA" w:rsidRDefault="00270475" w:rsidP="00270475">
      <w:pPr>
        <w:ind w:left="90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Textiles and Garments</w:t>
      </w:r>
    </w:p>
    <w:p w14:paraId="268B43A0" w14:textId="77777777" w:rsidR="00270475" w:rsidRPr="00584AEA" w:rsidRDefault="00270475" w:rsidP="00270475">
      <w:pPr>
        <w:ind w:left="90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Leather and Footwear</w:t>
      </w:r>
    </w:p>
    <w:p w14:paraId="268B43A1" w14:textId="77777777" w:rsidR="00270475" w:rsidRPr="00584AEA" w:rsidRDefault="00270475" w:rsidP="00270475">
      <w:pPr>
        <w:ind w:left="90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Gems and Jewellery</w:t>
      </w:r>
    </w:p>
    <w:p w14:paraId="268B43A2" w14:textId="77777777" w:rsidR="00270475" w:rsidRPr="00584AEA" w:rsidRDefault="00270475" w:rsidP="00270475">
      <w:pPr>
        <w:ind w:left="90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Food Processing Industries</w:t>
      </w:r>
    </w:p>
    <w:p w14:paraId="268B43A3" w14:textId="77777777" w:rsidR="00270475" w:rsidRPr="00584AEA" w:rsidRDefault="00270475" w:rsidP="00270475">
      <w:pPr>
        <w:ind w:left="900"/>
        <w:jc w:val="both"/>
        <w:rPr>
          <w:rFonts w:ascii="Arrus" w:hAnsi="Arrus"/>
          <w:sz w:val="22"/>
          <w:szCs w:val="28"/>
          <w:lang w:val="en-GB"/>
        </w:rPr>
      </w:pPr>
      <w:r w:rsidRPr="00584AEA">
        <w:rPr>
          <w:rFonts w:ascii="Times New Roman" w:hAnsi="Times New Roman" w:cs="Times New Roman"/>
          <w:sz w:val="22"/>
          <w:szCs w:val="28"/>
          <w:lang w:val="en-GB"/>
        </w:rPr>
        <w:t>􀂃</w:t>
      </w:r>
      <w:r w:rsidRPr="00584AEA">
        <w:rPr>
          <w:rFonts w:ascii="Arrus" w:hAnsi="Arrus"/>
          <w:sz w:val="22"/>
          <w:szCs w:val="28"/>
          <w:lang w:val="en-GB"/>
        </w:rPr>
        <w:t xml:space="preserve"> Handlooms &amp; Handicrafts</w:t>
      </w:r>
    </w:p>
    <w:p w14:paraId="268B43A4" w14:textId="77777777" w:rsidR="00270475" w:rsidRPr="00584AEA" w:rsidRDefault="00270475" w:rsidP="00270475">
      <w:pPr>
        <w:jc w:val="both"/>
        <w:rPr>
          <w:rFonts w:ascii="Arrus" w:hAnsi="Arrus"/>
          <w:b/>
          <w:bCs/>
          <w:sz w:val="22"/>
          <w:szCs w:val="28"/>
          <w:lang w:val="en-GB"/>
        </w:rPr>
      </w:pPr>
    </w:p>
    <w:p w14:paraId="268B43A5" w14:textId="77777777" w:rsidR="00270475" w:rsidRPr="00584AEA" w:rsidRDefault="00270475" w:rsidP="006F4670">
      <w:pPr>
        <w:widowControl/>
        <w:numPr>
          <w:ilvl w:val="0"/>
          <w:numId w:val="118"/>
        </w:numPr>
        <w:jc w:val="both"/>
        <w:rPr>
          <w:rFonts w:ascii="Arrus" w:hAnsi="Arrus"/>
          <w:sz w:val="22"/>
          <w:szCs w:val="28"/>
          <w:lang w:val="en-GB"/>
        </w:rPr>
      </w:pPr>
      <w:r w:rsidRPr="00584AEA">
        <w:rPr>
          <w:rFonts w:ascii="Arrus" w:hAnsi="Arrus"/>
          <w:sz w:val="22"/>
          <w:szCs w:val="28"/>
          <w:lang w:val="en-GB"/>
        </w:rPr>
        <w:lastRenderedPageBreak/>
        <w:t>“Public Private Partnerships” is a growing concept in India.</w:t>
      </w:r>
      <w:r w:rsidRPr="00584AEA">
        <w:rPr>
          <w:rFonts w:ascii="Arrus" w:hAnsi="Arrus"/>
          <w:b/>
          <w:bCs/>
          <w:sz w:val="22"/>
          <w:szCs w:val="28"/>
          <w:lang w:val="en-GB"/>
        </w:rPr>
        <w:t xml:space="preserve"> </w:t>
      </w:r>
      <w:r w:rsidRPr="00584AEA">
        <w:rPr>
          <w:rFonts w:ascii="Arrus" w:hAnsi="Arrus"/>
          <w:sz w:val="22"/>
          <w:szCs w:val="28"/>
          <w:lang w:val="en-GB"/>
        </w:rPr>
        <w:t>India has 1,017 PPP projects accounting for an investment of Rs. 486,603 crore. According to the Private Participation in Infrastructure database of the World Bank, India is second only to China in terms of number of PPP projects and in terms of investments, it is second to Brazil. PPPs in several areas such as power transmission and distribution, water supply and sewerage and railways where there is significant resource shortfall and also a need for efficient delivery of services. Similar efforts would also need to be initiated in social sectors, especially health and education.</w:t>
      </w:r>
    </w:p>
    <w:p w14:paraId="268B43A6" w14:textId="77777777" w:rsidR="00270475" w:rsidRPr="00584AEA" w:rsidRDefault="00270475" w:rsidP="006F4670">
      <w:pPr>
        <w:widowControl/>
        <w:numPr>
          <w:ilvl w:val="0"/>
          <w:numId w:val="118"/>
        </w:numPr>
        <w:jc w:val="both"/>
        <w:rPr>
          <w:rFonts w:ascii="Arrus" w:hAnsi="Arrus"/>
          <w:sz w:val="22"/>
          <w:szCs w:val="28"/>
          <w:lang w:val="en-GB"/>
        </w:rPr>
      </w:pPr>
      <w:r w:rsidRPr="00584AEA">
        <w:rPr>
          <w:rFonts w:ascii="Arrus" w:hAnsi="Arrus"/>
          <w:sz w:val="22"/>
          <w:szCs w:val="28"/>
          <w:lang w:val="en-GB"/>
        </w:rPr>
        <w:t xml:space="preserve">These PPP projects have a lot of scope for Muslims to seek their due share. They must not only be the leaders in at least some of these projects, they must also provide personnel to these projects. Special efforts need to be made in this direction by making a committee to specifically look into these projects and develop a network of potential Muslim contributors. It is also to be ensured that these projects help the Muslims in an adequate way. </w:t>
      </w:r>
    </w:p>
    <w:p w14:paraId="268B43A7" w14:textId="77777777" w:rsidR="00270475" w:rsidRPr="00584AEA" w:rsidRDefault="00270475" w:rsidP="006F4670">
      <w:pPr>
        <w:widowControl/>
        <w:numPr>
          <w:ilvl w:val="0"/>
          <w:numId w:val="118"/>
        </w:numPr>
        <w:jc w:val="both"/>
        <w:rPr>
          <w:rFonts w:ascii="Arrus" w:hAnsi="Arrus"/>
          <w:sz w:val="22"/>
          <w:szCs w:val="28"/>
          <w:lang w:val="en-GB"/>
        </w:rPr>
      </w:pPr>
      <w:r w:rsidRPr="00584AEA">
        <w:rPr>
          <w:rFonts w:ascii="Arrus" w:hAnsi="Arrus"/>
          <w:sz w:val="22"/>
          <w:szCs w:val="28"/>
          <w:lang w:val="en-GB"/>
        </w:rPr>
        <w:t>Tourism is one of the biggest and fastest growing industries of the world. The World Travel &amp; Tourism (T&amp;T) industry accounts for US $ 7,340 billion of global economic activity, and this is forecasted to grow to US $ 14,382 billion by 2019. It also accounts for approximately 7.6% of global employment. India’s Approach Paper for the 12</w:t>
      </w:r>
      <w:r w:rsidRPr="00584AEA">
        <w:rPr>
          <w:rFonts w:ascii="Arrus" w:hAnsi="Arrus"/>
          <w:sz w:val="22"/>
          <w:szCs w:val="28"/>
          <w:vertAlign w:val="superscript"/>
          <w:lang w:val="en-GB"/>
        </w:rPr>
        <w:t>th</w:t>
      </w:r>
      <w:r w:rsidRPr="00584AEA">
        <w:rPr>
          <w:rFonts w:ascii="Arrus" w:hAnsi="Arrus"/>
          <w:sz w:val="22"/>
          <w:szCs w:val="28"/>
          <w:lang w:val="en-GB"/>
        </w:rPr>
        <w:t xml:space="preserve"> Five Year Plan takes special interest in this sector. It says that “The Tourism and Hospitality sector has a key role to play in promoting faster, sustainable and more inclusive economic growth—the goal of the 12th Five Year Plan.”  According to the paper, along with construction, it is one of the largest sectors of the service industry In India.” It accounts for about 8 percent of total employment. It is capable of providing employment to a wide spectrum of job seekers from the unskilled to the specialised, even in the remote parts of the country in areas such as transportation, accommodation, eating and drinking establishments, retail shops and entertainment businesses.</w:t>
      </w:r>
    </w:p>
    <w:p w14:paraId="268B43A8" w14:textId="77777777" w:rsidR="00270475" w:rsidRPr="00584AEA" w:rsidRDefault="00270475" w:rsidP="006F4670">
      <w:pPr>
        <w:widowControl/>
        <w:numPr>
          <w:ilvl w:val="0"/>
          <w:numId w:val="118"/>
        </w:numPr>
        <w:jc w:val="both"/>
        <w:rPr>
          <w:rFonts w:ascii="Arrus" w:hAnsi="Arrus"/>
          <w:sz w:val="22"/>
          <w:szCs w:val="28"/>
          <w:lang w:val="en-GB"/>
        </w:rPr>
      </w:pPr>
      <w:r w:rsidRPr="00584AEA">
        <w:rPr>
          <w:rFonts w:ascii="Arrus" w:hAnsi="Arrus"/>
          <w:sz w:val="22"/>
          <w:szCs w:val="28"/>
          <w:lang w:val="en-GB"/>
        </w:rPr>
        <w:t xml:space="preserve">Tourism along with hospitality services is the area where Muslims can be especially successful. The reasons are many: The tourists anywhere in the country include Muslims in sizeable numbers, It can be safely assumed that around 7-8 percent of tourists to all tourist places (except Hindu religious tourist places) are Muslims; The Muslim tourists have some special </w:t>
      </w:r>
      <w:r w:rsidRPr="00584AEA">
        <w:rPr>
          <w:rFonts w:ascii="Arrus" w:hAnsi="Arrus"/>
          <w:sz w:val="22"/>
          <w:szCs w:val="28"/>
          <w:lang w:val="en-GB"/>
        </w:rPr>
        <w:lastRenderedPageBreak/>
        <w:t xml:space="preserve">demands. They are always looking for Halal food preferably cooked and served by Muslims. They are looking for hotels where they can offer prayers, and where their children are not exposed to things (alcohol, improper dressing and mixing behaviour) which are not in accordance with their Islamic roots. In addition, they are looking for relatively cheaper hotels and restaurants; their preferences for entertainment are also often culture dependent. They have special liking for mushairas, qawwalis and ghazals. </w:t>
      </w:r>
    </w:p>
    <w:p w14:paraId="268B43A9" w14:textId="77777777" w:rsidR="00270475" w:rsidRPr="00584AEA" w:rsidRDefault="00270475" w:rsidP="006F4670">
      <w:pPr>
        <w:widowControl/>
        <w:numPr>
          <w:ilvl w:val="0"/>
          <w:numId w:val="118"/>
        </w:numPr>
        <w:jc w:val="both"/>
        <w:rPr>
          <w:rFonts w:ascii="Arrus" w:hAnsi="Arrus"/>
          <w:sz w:val="22"/>
          <w:szCs w:val="28"/>
          <w:lang w:val="en-GB"/>
        </w:rPr>
      </w:pPr>
      <w:r w:rsidRPr="00584AEA">
        <w:rPr>
          <w:rFonts w:ascii="Arrus" w:hAnsi="Arrus"/>
          <w:sz w:val="22"/>
          <w:szCs w:val="28"/>
          <w:lang w:val="en-GB"/>
        </w:rPr>
        <w:t>There are a large number of Muslim religious centres in the country where an overwhelming majority of tourists are Muslims. These tourist centres have not yet risen to the emerging reality that now there are increasing number of Muslim elites who want to enjoy better hospitalities including cleaner environment, peaceful surroundings, amusement parks, more variety of foods and drinks and better staying conditions</w:t>
      </w:r>
    </w:p>
    <w:p w14:paraId="268B43AA" w14:textId="77777777" w:rsidR="00270475" w:rsidRPr="00584AEA" w:rsidRDefault="00270475" w:rsidP="006F4670">
      <w:pPr>
        <w:widowControl/>
        <w:numPr>
          <w:ilvl w:val="0"/>
          <w:numId w:val="118"/>
        </w:numPr>
        <w:jc w:val="both"/>
        <w:rPr>
          <w:rFonts w:ascii="Arrus" w:hAnsi="Arrus"/>
          <w:sz w:val="22"/>
          <w:szCs w:val="28"/>
          <w:lang w:val="en-GB"/>
        </w:rPr>
      </w:pPr>
      <w:r w:rsidRPr="00584AEA">
        <w:rPr>
          <w:rFonts w:ascii="Arrus" w:hAnsi="Arrus"/>
          <w:sz w:val="22"/>
          <w:szCs w:val="28"/>
          <w:lang w:val="en-GB"/>
        </w:rPr>
        <w:t>The conditions around Muslim tourist centres are specifically poor. The road transport system leading to these centres is generally not in good shape particularly in states like Uttar Pradesh, Rajasthan and Bihar. The areas around main dargahs are extremely congested and there are hardly any good parks or picnic spots near these dargahs. The result is that tourists hardly stay there beyond the time required for visiting dargahs. There is a strong need for</w:t>
      </w:r>
    </w:p>
    <w:p w14:paraId="268B43AB" w14:textId="77777777" w:rsidR="00270475" w:rsidRPr="00584AEA" w:rsidRDefault="00270475" w:rsidP="00270475">
      <w:pPr>
        <w:ind w:left="720"/>
        <w:jc w:val="both"/>
        <w:rPr>
          <w:rFonts w:ascii="Arrus" w:hAnsi="Arrus"/>
          <w:sz w:val="22"/>
          <w:szCs w:val="28"/>
          <w:lang w:val="en-GB"/>
        </w:rPr>
      </w:pPr>
      <w:r w:rsidRPr="00584AEA">
        <w:rPr>
          <w:rFonts w:ascii="Arrus" w:hAnsi="Arrus"/>
          <w:sz w:val="22"/>
          <w:szCs w:val="28"/>
          <w:lang w:val="en-GB"/>
        </w:rPr>
        <w:t>Clean environment around the main spots;</w:t>
      </w:r>
    </w:p>
    <w:p w14:paraId="268B43AC" w14:textId="77777777" w:rsidR="00270475" w:rsidRPr="00584AEA" w:rsidRDefault="00270475" w:rsidP="00270475">
      <w:pPr>
        <w:ind w:left="720"/>
        <w:jc w:val="both"/>
        <w:rPr>
          <w:rFonts w:ascii="Arrus" w:hAnsi="Arrus"/>
          <w:sz w:val="22"/>
          <w:szCs w:val="28"/>
          <w:lang w:val="en-GB"/>
        </w:rPr>
      </w:pPr>
      <w:r w:rsidRPr="00584AEA">
        <w:rPr>
          <w:rFonts w:ascii="Arrus" w:hAnsi="Arrus"/>
          <w:sz w:val="22"/>
          <w:szCs w:val="28"/>
          <w:lang w:val="en-GB"/>
        </w:rPr>
        <w:t>Beautification of the cities/</w:t>
      </w:r>
      <w:proofErr w:type="spellStart"/>
      <w:r w:rsidRPr="00584AEA">
        <w:rPr>
          <w:rFonts w:ascii="Arrus" w:hAnsi="Arrus"/>
          <w:sz w:val="22"/>
          <w:szCs w:val="28"/>
          <w:lang w:val="en-GB"/>
        </w:rPr>
        <w:t>qasbahs</w:t>
      </w:r>
      <w:proofErr w:type="spellEnd"/>
      <w:r w:rsidRPr="00584AEA">
        <w:rPr>
          <w:rFonts w:ascii="Arrus" w:hAnsi="Arrus"/>
          <w:sz w:val="22"/>
          <w:szCs w:val="28"/>
          <w:lang w:val="en-GB"/>
        </w:rPr>
        <w:t xml:space="preserve"> where they are situated;</w:t>
      </w:r>
    </w:p>
    <w:p w14:paraId="268B43AD" w14:textId="77777777" w:rsidR="00270475" w:rsidRPr="00584AEA" w:rsidRDefault="00270475" w:rsidP="00270475">
      <w:pPr>
        <w:ind w:left="720"/>
        <w:jc w:val="both"/>
        <w:rPr>
          <w:rFonts w:ascii="Arrus" w:hAnsi="Arrus"/>
          <w:sz w:val="22"/>
          <w:szCs w:val="28"/>
          <w:lang w:val="en-GB"/>
        </w:rPr>
      </w:pPr>
      <w:r w:rsidRPr="00584AEA">
        <w:rPr>
          <w:rFonts w:ascii="Arrus" w:hAnsi="Arrus"/>
          <w:sz w:val="22"/>
          <w:szCs w:val="28"/>
          <w:lang w:val="en-GB"/>
        </w:rPr>
        <w:t>Parks and other picnic spots especially for children;</w:t>
      </w:r>
    </w:p>
    <w:p w14:paraId="268B43AE" w14:textId="77777777" w:rsidR="00270475" w:rsidRPr="00584AEA" w:rsidRDefault="00270475" w:rsidP="00270475">
      <w:pPr>
        <w:ind w:left="720"/>
        <w:jc w:val="both"/>
        <w:rPr>
          <w:rFonts w:ascii="Arrus" w:hAnsi="Arrus"/>
          <w:sz w:val="22"/>
          <w:szCs w:val="28"/>
          <w:lang w:val="en-GB"/>
        </w:rPr>
      </w:pPr>
      <w:r w:rsidRPr="00584AEA">
        <w:rPr>
          <w:rFonts w:ascii="Arrus" w:hAnsi="Arrus"/>
          <w:sz w:val="22"/>
          <w:szCs w:val="28"/>
          <w:lang w:val="en-GB"/>
        </w:rPr>
        <w:t xml:space="preserve">Good accommodation facilities </w:t>
      </w:r>
    </w:p>
    <w:p w14:paraId="268B43AF" w14:textId="77777777" w:rsidR="00270475" w:rsidRPr="00584AEA" w:rsidRDefault="00270475" w:rsidP="00270475">
      <w:pPr>
        <w:ind w:left="720"/>
        <w:jc w:val="both"/>
        <w:rPr>
          <w:rFonts w:ascii="Arrus" w:hAnsi="Arrus"/>
          <w:sz w:val="22"/>
          <w:szCs w:val="28"/>
          <w:lang w:val="en-GB"/>
        </w:rPr>
      </w:pPr>
      <w:r w:rsidRPr="00584AEA">
        <w:rPr>
          <w:rFonts w:ascii="Arrus" w:hAnsi="Arrus"/>
          <w:sz w:val="22"/>
          <w:szCs w:val="28"/>
          <w:lang w:val="en-GB"/>
        </w:rPr>
        <w:t>Regular organisation of lectures, Documentary shows regarding Islam, Islamic historical centres and the Islamic personalities.</w:t>
      </w:r>
    </w:p>
    <w:p w14:paraId="268B43B0" w14:textId="77777777" w:rsidR="00270475" w:rsidRPr="00584AEA" w:rsidRDefault="00270475" w:rsidP="00270475">
      <w:pPr>
        <w:ind w:left="720"/>
        <w:jc w:val="both"/>
        <w:rPr>
          <w:rFonts w:ascii="Arrus" w:hAnsi="Arrus"/>
          <w:sz w:val="22"/>
          <w:szCs w:val="28"/>
          <w:lang w:val="en-GB"/>
        </w:rPr>
      </w:pPr>
    </w:p>
    <w:p w14:paraId="268B43B1"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It can be safely assumed that around 7-8 percent of tourists to all tourist places (except Hindu religious tourist places) are Muslims</w:t>
      </w:r>
    </w:p>
    <w:p w14:paraId="268B43B2"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b/>
          <w:bCs/>
          <w:sz w:val="22"/>
          <w:szCs w:val="28"/>
          <w:lang w:val="en-GB"/>
        </w:rPr>
        <w:t>Construction Sector</w:t>
      </w:r>
      <w:r w:rsidRPr="00584AEA">
        <w:rPr>
          <w:rFonts w:ascii="Arrus" w:hAnsi="Arrus"/>
          <w:sz w:val="22"/>
          <w:szCs w:val="28"/>
          <w:lang w:val="en-GB"/>
        </w:rPr>
        <w:t xml:space="preserve"> accounts for about 8 percent of total employment. It is capable of providing employment to a wide spectrum of job seekers from the unskilled to the specialised, even in the remote parts of the country in areas such as transportation, accommodation, eating and drinking establishments, retail shops and entertainment businesses.</w:t>
      </w:r>
    </w:p>
    <w:p w14:paraId="268B43B3"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There is no survey report to tell the percentage of Muslim </w:t>
      </w:r>
      <w:proofErr w:type="spellStart"/>
      <w:r w:rsidRPr="00584AEA">
        <w:rPr>
          <w:rFonts w:ascii="Arrus" w:hAnsi="Arrus"/>
          <w:sz w:val="22"/>
          <w:szCs w:val="28"/>
          <w:lang w:val="en-GB"/>
        </w:rPr>
        <w:t>Dhabas</w:t>
      </w:r>
      <w:proofErr w:type="spellEnd"/>
      <w:r w:rsidRPr="00584AEA">
        <w:rPr>
          <w:rFonts w:ascii="Arrus" w:hAnsi="Arrus"/>
          <w:sz w:val="22"/>
          <w:szCs w:val="28"/>
          <w:lang w:val="en-GB"/>
        </w:rPr>
        <w:t xml:space="preserve"> among them but it can be safely assumed that the </w:t>
      </w:r>
      <w:r w:rsidRPr="00584AEA">
        <w:rPr>
          <w:rFonts w:ascii="Arrus" w:hAnsi="Arrus"/>
          <w:sz w:val="22"/>
          <w:szCs w:val="28"/>
          <w:lang w:val="en-GB"/>
        </w:rPr>
        <w:lastRenderedPageBreak/>
        <w:t>percentage is nowhere near the percentage of Muslims among travellers</w:t>
      </w:r>
    </w:p>
    <w:p w14:paraId="268B43B4"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According to the survey </w:t>
      </w:r>
      <w:proofErr w:type="spellStart"/>
      <w:r w:rsidRPr="00584AEA">
        <w:rPr>
          <w:rFonts w:ascii="Arrus" w:hAnsi="Arrus"/>
          <w:sz w:val="22"/>
          <w:szCs w:val="28"/>
          <w:lang w:val="en-GB"/>
        </w:rPr>
        <w:t>conduced</w:t>
      </w:r>
      <w:proofErr w:type="spellEnd"/>
      <w:r w:rsidRPr="00584AEA">
        <w:rPr>
          <w:rFonts w:ascii="Arrus" w:hAnsi="Arrus"/>
          <w:sz w:val="22"/>
          <w:szCs w:val="28"/>
          <w:lang w:val="en-GB"/>
        </w:rPr>
        <w:t xml:space="preserve"> by the National Sample Survey Organisation (NSSO) in 1999-2000 and its results showed, out of total </w:t>
      </w:r>
      <w:r w:rsidRPr="00584AEA">
        <w:rPr>
          <w:rFonts w:ascii="Arrus" w:hAnsi="Arrus"/>
          <w:b/>
          <w:bCs/>
          <w:sz w:val="22"/>
          <w:szCs w:val="28"/>
          <w:lang w:val="en-GB"/>
        </w:rPr>
        <w:t>workforce of 397 million, only 28 million workers are employed in the organised sector and remaining are involved in the unorganised sector</w:t>
      </w:r>
      <w:r w:rsidRPr="00584AEA">
        <w:rPr>
          <w:rFonts w:ascii="Arrus" w:hAnsi="Arrus"/>
          <w:sz w:val="22"/>
          <w:szCs w:val="28"/>
          <w:lang w:val="en-GB"/>
        </w:rPr>
        <w:t>. The employment in the organised sector has been almost stagnant or slightly declined and it has continued to increase in the unorganized sector, which also covered non-agricultural enterprises. The survey revealed that there were 44.35 million enterprises and 79.71 million workers employed thereof in the non-agricultural informal sector of the economy. Among these 25.01 million enterprises employing 39.74 million workers were in rural areas whereas 19.34 million enterprises with 39.97 million workers in the urban area. Among the workers engaged in the informal sector, 70.21 million are full time and 9.5 million part times. Percentage of female workers to the total workers is 20.2 percent. About 370 million workers constituting 92% of the total workforce in a country were employed in the unorganized sector as per NSS Survey 1999-2000.</w:t>
      </w:r>
    </w:p>
    <w:p w14:paraId="268B43B5"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It can be easily concluded that the percentage of Muslims in </w:t>
      </w:r>
      <w:r w:rsidRPr="00584AEA">
        <w:rPr>
          <w:rFonts w:ascii="Arrus" w:hAnsi="Arrus"/>
          <w:b/>
          <w:bCs/>
          <w:sz w:val="22"/>
          <w:szCs w:val="28"/>
          <w:lang w:val="en-GB"/>
        </w:rPr>
        <w:t xml:space="preserve">the unorganized sector </w:t>
      </w:r>
      <w:r w:rsidRPr="00584AEA">
        <w:rPr>
          <w:rFonts w:ascii="Arrus" w:hAnsi="Arrus"/>
          <w:sz w:val="22"/>
          <w:szCs w:val="28"/>
          <w:lang w:val="en-GB"/>
        </w:rPr>
        <w:t>is almost as much as their percentage in the population.  This means that around 40 million Muslims work in the unorganised sector. That is huge number, and their interests and security cannot be ignored. There is a special need to take care of the interests of the workers by providing them training, upgrading their skills, and other measures to enable them to find new avenue of employment, improve their productivity in the existing employment, necessary to enhance the competitiveness of their product both in terms of quality and cost which would also help in improving their income and thereby raising.</w:t>
      </w:r>
    </w:p>
    <w:p w14:paraId="268B43B6"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According to Planning Commission Paper, during the year 1999-2000 (the latest year for which data is available), the following commodities constituted India’s </w:t>
      </w:r>
      <w:r w:rsidRPr="00584AEA">
        <w:rPr>
          <w:rFonts w:ascii="Arrus" w:hAnsi="Arrus"/>
          <w:b/>
          <w:bCs/>
          <w:sz w:val="22"/>
          <w:szCs w:val="28"/>
          <w:lang w:val="en-GB"/>
        </w:rPr>
        <w:t>principal exports</w:t>
      </w:r>
      <w:r w:rsidRPr="00584AEA">
        <w:rPr>
          <w:rFonts w:ascii="Arrus" w:hAnsi="Arrus"/>
          <w:sz w:val="22"/>
          <w:szCs w:val="28"/>
          <w:lang w:val="en-GB"/>
        </w:rPr>
        <w:t xml:space="preserve"> (with their percentage share in India’s global exports in parenthesis): (</w:t>
      </w:r>
      <w:proofErr w:type="spellStart"/>
      <w:r w:rsidRPr="00584AEA">
        <w:rPr>
          <w:rFonts w:ascii="Arrus" w:hAnsi="Arrus"/>
          <w:sz w:val="22"/>
          <w:szCs w:val="28"/>
          <w:lang w:val="en-GB"/>
        </w:rPr>
        <w:t>i</w:t>
      </w:r>
      <w:proofErr w:type="spellEnd"/>
      <w:r w:rsidRPr="00584AEA">
        <w:rPr>
          <w:rFonts w:ascii="Arrus" w:hAnsi="Arrus"/>
          <w:sz w:val="22"/>
          <w:szCs w:val="28"/>
          <w:lang w:val="en-GB"/>
        </w:rPr>
        <w:t xml:space="preserve">) Gems and Jewellery (20.3 percent); (ii) Agricultural and allied products (14.09 percent); (iii) Engineering goods (13.6 percent); (iv) Textiles (excluding garments) (13.4 percents); (v) Readymade garments (11.0 percent); (vi) Chemicals and allied products (9.0 percent); (vii) Leather and leather manufacturers </w:t>
      </w:r>
      <w:r w:rsidRPr="00584AEA">
        <w:rPr>
          <w:rFonts w:ascii="Arrus" w:hAnsi="Arrus"/>
          <w:sz w:val="22"/>
          <w:szCs w:val="28"/>
          <w:lang w:val="en-GB"/>
        </w:rPr>
        <w:lastRenderedPageBreak/>
        <w:t xml:space="preserve">(4.1 percent); and (viii) Marine products (3.1 percent). Most of these are areas where Muslims can succeed. </w:t>
      </w:r>
    </w:p>
    <w:p w14:paraId="268B43B7"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Since the last two decades, India has continuously managed an average saving rate at above 20 percent of the GDP (Bhandari, &amp; Aiyar, 1999, p.29). Considering their relative economic backwardness even 15 percent saving rates for Muslims would fetch an enormous amount of annual savings to the community. Besides, there are billions worth properties lying in the form of Awqaf. Zakah potential of the Indian Muslims still largely remains untapped and </w:t>
      </w:r>
      <w:proofErr w:type="spellStart"/>
      <w:r w:rsidRPr="00584AEA">
        <w:rPr>
          <w:rFonts w:ascii="Arrus" w:hAnsi="Arrus"/>
          <w:sz w:val="22"/>
          <w:szCs w:val="28"/>
          <w:lang w:val="en-GB"/>
        </w:rPr>
        <w:t>under utilized</w:t>
      </w:r>
      <w:proofErr w:type="spellEnd"/>
      <w:r w:rsidRPr="00584AEA">
        <w:rPr>
          <w:rFonts w:ascii="Arrus" w:hAnsi="Arrus"/>
          <w:sz w:val="22"/>
          <w:szCs w:val="28"/>
          <w:lang w:val="en-GB"/>
        </w:rPr>
        <w:t>.</w:t>
      </w:r>
    </w:p>
    <w:p w14:paraId="268B43B8"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According to a recent study by the Reserve Financial institution of India found that while the national credit-to-deposit ratio hovers around 74 percent, it is only 47 percent for Indian Muslims. Indian Muslims might buy assets for under the rest of the Indian population or start a business too</w:t>
      </w:r>
    </w:p>
    <w:p w14:paraId="268B43B9"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Construction sector in India has been growing at a compounded annual growth rate (CAGR) of about 11.1 per cent over the last eight years. The Construction sector accounts for around 9 per cent of GDP today. This is obviously a massive industry and Muslim involvement is larger here. Muslims have shown considerable interest in construction sector and there are several success stories of the Muslim builders in the country. Several builders have also made big money in the West Asia. But considering the massive scope that construction sector provides, these successes are of only limited value. Muslims have to put maximum efforts in this industry. This is because this is one sector where Muslims have greater chances of success on account of the easy availability of Muslim workers, both skilled and unskilled. </w:t>
      </w:r>
    </w:p>
    <w:p w14:paraId="268B43BA"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Building (76), Roads (63), Bridges (65), Dams, etc. (75), Power (38), Railways (78), Mineral Plant (18), Medium Industry (20), Transmission (22), Urban Infrastructure (66 and Maintenance (81) are all high construction intensity sectors and all of these have a great scope. Obviously several of these sectors are in the government hands and others are for private industries.  Muslim Construction Companies need to emerge at a quick rate and take all possible steps to secure government contracts. </w:t>
      </w:r>
    </w:p>
    <w:p w14:paraId="268B43BB"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According to Planning Commission Report, infrastructure construction accounts for the maximum share (54 per cent) of construction activities. Industrial expansion contributes to 36 per cent of overall construction activity, and residential and commercial 5 per cent each. Again, though there is hardly any </w:t>
      </w:r>
      <w:r w:rsidRPr="00584AEA">
        <w:rPr>
          <w:rFonts w:ascii="Arrus" w:hAnsi="Arrus"/>
          <w:sz w:val="22"/>
          <w:szCs w:val="28"/>
          <w:lang w:val="en-GB"/>
        </w:rPr>
        <w:lastRenderedPageBreak/>
        <w:t xml:space="preserve">report available to confirm this but can easily be assumed that </w:t>
      </w:r>
      <w:r w:rsidRPr="00584AEA">
        <w:rPr>
          <w:rFonts w:ascii="Arrus" w:hAnsi="Arrus"/>
          <w:b/>
          <w:bCs/>
          <w:sz w:val="22"/>
          <w:szCs w:val="28"/>
          <w:lang w:val="en-GB"/>
        </w:rPr>
        <w:t>Muslim industrialists are more involved in residential construction and need to increase involvement in infrastructure construction</w:t>
      </w:r>
      <w:r w:rsidRPr="00584AEA">
        <w:rPr>
          <w:rFonts w:ascii="Arrus" w:hAnsi="Arrus"/>
          <w:sz w:val="22"/>
          <w:szCs w:val="28"/>
          <w:lang w:val="en-GB"/>
        </w:rPr>
        <w:t>.</w:t>
      </w:r>
    </w:p>
    <w:p w14:paraId="268B43BC"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According to the report, the Construction sector provides direct/indirect employment to about 35 million people and is expected to employ about 92 million persons by 2022 as described. Thus almost 50 million additional jobs may be created in construction in the next 10 years.  This is where Muslims must step in a big way. They must make special efforts to conduct special training for that purpose to Muslims. </w:t>
      </w:r>
      <w:r w:rsidRPr="00584AEA">
        <w:rPr>
          <w:rFonts w:ascii="Arrus" w:hAnsi="Arrus"/>
          <w:b/>
          <w:bCs/>
          <w:sz w:val="22"/>
          <w:szCs w:val="28"/>
          <w:lang w:val="en-GB"/>
        </w:rPr>
        <w:t xml:space="preserve">At least 12 </w:t>
      </w:r>
      <w:proofErr w:type="spellStart"/>
      <w:r w:rsidRPr="00584AEA">
        <w:rPr>
          <w:rFonts w:ascii="Arrus" w:hAnsi="Arrus"/>
          <w:b/>
          <w:bCs/>
          <w:sz w:val="22"/>
          <w:szCs w:val="28"/>
          <w:lang w:val="en-GB"/>
        </w:rPr>
        <w:t>millions</w:t>
      </w:r>
      <w:proofErr w:type="spellEnd"/>
      <w:r w:rsidRPr="00584AEA">
        <w:rPr>
          <w:rFonts w:ascii="Arrus" w:hAnsi="Arrus"/>
          <w:b/>
          <w:bCs/>
          <w:sz w:val="22"/>
          <w:szCs w:val="28"/>
          <w:lang w:val="en-GB"/>
        </w:rPr>
        <w:t xml:space="preserve"> of these jobs should go to Muslims</w:t>
      </w:r>
      <w:r w:rsidRPr="00584AEA">
        <w:rPr>
          <w:rFonts w:ascii="Arrus" w:hAnsi="Arrus"/>
          <w:sz w:val="22"/>
          <w:szCs w:val="28"/>
          <w:lang w:val="en-GB"/>
        </w:rPr>
        <w:t xml:space="preserve">. Efforts need to be made not only at the training and educational level, there should also be efforts at the political level to ensure this. </w:t>
      </w:r>
    </w:p>
    <w:p w14:paraId="268B43BD"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There are hardly any good Muslim centres in most of the cities catering to the social, religious and cultural demands of the community. Most Muslim marriages and other celebrations take place in hotels owned by non-Muslims. If there are some Muslim baraat </w:t>
      </w:r>
      <w:proofErr w:type="spellStart"/>
      <w:r w:rsidRPr="00584AEA">
        <w:rPr>
          <w:rFonts w:ascii="Arrus" w:hAnsi="Arrus"/>
          <w:sz w:val="22"/>
          <w:szCs w:val="28"/>
          <w:lang w:val="en-GB"/>
        </w:rPr>
        <w:t>ghars</w:t>
      </w:r>
      <w:proofErr w:type="spellEnd"/>
      <w:r w:rsidRPr="00584AEA">
        <w:rPr>
          <w:rFonts w:ascii="Arrus" w:hAnsi="Arrus"/>
          <w:sz w:val="22"/>
          <w:szCs w:val="28"/>
          <w:lang w:val="en-GB"/>
        </w:rPr>
        <w:t>, they are normally not of a good enough quality to attract rich and educated class.</w:t>
      </w:r>
    </w:p>
    <w:p w14:paraId="268B43BE"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Many Muslim countries have significantly high growth rate with Qatar leading at around 15 per cent. UAE, Qatar, Kuwait, Saudi Arabia, Iran, Turkey, Malaysia, Indonesia, Libya and Nigeria are all rich countries. Muslim countries are also the major oil exporters of the world and their potential of influencing the economic shift of the world is huge. </w:t>
      </w:r>
      <w:r w:rsidRPr="00584AEA">
        <w:rPr>
          <w:rFonts w:ascii="Arrus" w:hAnsi="Arrus"/>
          <w:b/>
          <w:bCs/>
          <w:sz w:val="22"/>
          <w:szCs w:val="28"/>
          <w:lang w:val="en-GB"/>
        </w:rPr>
        <w:t>Any country that can supply what Muslims need – military and technical expertise – can emerge as a major power in the world.</w:t>
      </w:r>
      <w:r w:rsidRPr="00584AEA">
        <w:rPr>
          <w:rFonts w:ascii="Arrus" w:hAnsi="Arrus"/>
          <w:sz w:val="22"/>
          <w:szCs w:val="28"/>
          <w:lang w:val="en-GB"/>
        </w:rPr>
        <w:t xml:space="preserve"> </w:t>
      </w:r>
      <w:r w:rsidRPr="00584AEA">
        <w:rPr>
          <w:rFonts w:ascii="Arrus" w:hAnsi="Arrus"/>
          <w:b/>
          <w:bCs/>
          <w:sz w:val="22"/>
          <w:szCs w:val="28"/>
          <w:lang w:val="en-GB"/>
        </w:rPr>
        <w:t>The truth is that no country can emerge as a big power without taking into account the relationships with the Islamic world.</w:t>
      </w:r>
    </w:p>
    <w:p w14:paraId="268B43BF"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“It can be seen from the contents of this chapter that India’s niche markets are mostly located in the Asian region (including Central Asian Republics and the Middle East).  An aggressive and refurbished “Look East” trade policy will enable India to actually achieve its realistic positioning in the competitive and dynamic world economy.</w:t>
      </w:r>
    </w:p>
    <w:p w14:paraId="268B43C0" w14:textId="77777777" w:rsidR="00270475" w:rsidRPr="00584AEA" w:rsidRDefault="00270475" w:rsidP="00270475">
      <w:pPr>
        <w:jc w:val="both"/>
        <w:rPr>
          <w:rFonts w:ascii="Arrus" w:hAnsi="Arrus"/>
          <w:sz w:val="22"/>
          <w:szCs w:val="28"/>
          <w:lang w:val="en-GB"/>
        </w:rPr>
      </w:pPr>
    </w:p>
    <w:p w14:paraId="268B43C1"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Health Infrastructure</w:t>
      </w:r>
    </w:p>
    <w:p w14:paraId="268B43C2" w14:textId="77777777" w:rsidR="00270475" w:rsidRPr="00584AEA" w:rsidRDefault="00270475" w:rsidP="00270475">
      <w:pPr>
        <w:jc w:val="both"/>
        <w:rPr>
          <w:rFonts w:ascii="Arrus" w:hAnsi="Arrus"/>
          <w:sz w:val="22"/>
          <w:szCs w:val="28"/>
          <w:lang w:val="en-GB"/>
        </w:rPr>
      </w:pPr>
    </w:p>
    <w:p w14:paraId="268B43C3"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Islam is a system where health has dominance over every other aspect of Life. The prohibitions and permissions in Islam are directly related to health. Anything that severely affects health is </w:t>
      </w:r>
      <w:r w:rsidRPr="00584AEA">
        <w:rPr>
          <w:rFonts w:ascii="Arrus" w:hAnsi="Arrus"/>
          <w:sz w:val="22"/>
          <w:szCs w:val="28"/>
          <w:lang w:val="en-GB"/>
        </w:rPr>
        <w:lastRenderedPageBreak/>
        <w:t xml:space="preserve">prohibited and all practices that have a positive effect are promoted. Muslims must be able to use this ideological supremacy in teaching the lesson of healthiness to mankind. They must run a campaign to </w:t>
      </w:r>
      <w:r w:rsidRPr="00584AEA">
        <w:rPr>
          <w:rFonts w:ascii="Arrus" w:hAnsi="Arrus"/>
          <w:b/>
          <w:bCs/>
          <w:sz w:val="22"/>
          <w:szCs w:val="28"/>
          <w:lang w:val="en-GB"/>
        </w:rPr>
        <w:t>make “Right of Health” a fundamental right</w:t>
      </w:r>
      <w:r w:rsidRPr="00584AEA">
        <w:rPr>
          <w:rFonts w:ascii="Arrus" w:hAnsi="Arrus"/>
          <w:sz w:val="22"/>
          <w:szCs w:val="28"/>
          <w:lang w:val="en-GB"/>
        </w:rPr>
        <w:t xml:space="preserve"> in the constitution and for introduction of “</w:t>
      </w:r>
      <w:r w:rsidRPr="00584AEA">
        <w:rPr>
          <w:rFonts w:ascii="Arrus" w:hAnsi="Arrus"/>
          <w:b/>
          <w:bCs/>
          <w:sz w:val="22"/>
          <w:szCs w:val="28"/>
          <w:lang w:val="en-GB"/>
        </w:rPr>
        <w:t>Fundamental Prohibitions</w:t>
      </w:r>
      <w:r w:rsidRPr="00584AEA">
        <w:rPr>
          <w:rFonts w:ascii="Arrus" w:hAnsi="Arrus"/>
          <w:sz w:val="22"/>
          <w:szCs w:val="28"/>
          <w:lang w:val="en-GB"/>
        </w:rPr>
        <w:t xml:space="preserve">: in addition to “Fundamental Rights” and “Fundamental Duties”, which are already there in the Constitution. </w:t>
      </w:r>
      <w:r w:rsidRPr="00584AEA">
        <w:rPr>
          <w:rFonts w:ascii="Arrus" w:hAnsi="Arrus"/>
          <w:b/>
          <w:bCs/>
          <w:sz w:val="22"/>
          <w:szCs w:val="28"/>
          <w:lang w:val="en-GB"/>
        </w:rPr>
        <w:t>This will go a long way in ensuring that the health of the population is never compromised and the system accepts the responsibility of safeguarding the health of the people.</w:t>
      </w:r>
      <w:r w:rsidRPr="00584AEA">
        <w:rPr>
          <w:rFonts w:ascii="Arrus" w:hAnsi="Arrus"/>
          <w:sz w:val="22"/>
          <w:szCs w:val="28"/>
          <w:lang w:val="en-GB"/>
        </w:rPr>
        <w:t xml:space="preserve"> Any practice or item that has devastating effect on the health of the population must not be permitted but the interests of the big business would not let “Health” be the deciding factor in permission, prohibition or promotion of certain practices or items. </w:t>
      </w:r>
    </w:p>
    <w:p w14:paraId="268B43C4"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Unfortunately, due to various factors (lack of education, poverty, unhygienic surroundings and many more), the health status of Muslims in India is pretty low. Every third woman in India is undernourished (35.6 per cent have low Body Mass Index) and every second woman is anaemic (55.3 per cent). The ratio is more among Muslims. Rangnath Misra Commission Report tells about the status of health among Muslims. Infant and child mortality rates among Hindus are much higher than Muslims, Christians, Sikhs, Jains, and Buddhists. However, the infant and child mortality rate are higher among Scheduled Castes and Scheduled Tribes. Among minorities. infant and child mortality rates of other minorities are lower than Muslims. Mortality rate differentials among different religious communities or Scheduled Castes and Scheduled Tribes may be due to factors other than religion alone e.g. urban or rural residence or economic conditions of the family or availability of health facilities and access to them.</w:t>
      </w:r>
    </w:p>
    <w:p w14:paraId="268B43C5"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We need to redefine hygiene. A Comprehensive Definition of Hygiene is needed. If we want peace, we need a </w:t>
      </w:r>
      <w:r w:rsidRPr="00584AEA">
        <w:rPr>
          <w:rFonts w:ascii="Arrus" w:hAnsi="Arrus"/>
          <w:b/>
          <w:bCs/>
          <w:i/>
          <w:iCs/>
          <w:sz w:val="22"/>
          <w:szCs w:val="28"/>
          <w:lang w:val="en-GB"/>
        </w:rPr>
        <w:t>purer world</w:t>
      </w:r>
      <w:r w:rsidRPr="00584AEA">
        <w:rPr>
          <w:rFonts w:ascii="Arrus" w:hAnsi="Arrus"/>
          <w:sz w:val="22"/>
          <w:szCs w:val="28"/>
          <w:lang w:val="en-GB"/>
        </w:rPr>
        <w:t xml:space="preserve">; if we want a purer world, we need </w:t>
      </w:r>
      <w:r w:rsidRPr="00584AEA">
        <w:rPr>
          <w:rFonts w:ascii="Arrus" w:hAnsi="Arrus"/>
          <w:b/>
          <w:bCs/>
          <w:i/>
          <w:iCs/>
          <w:sz w:val="22"/>
          <w:szCs w:val="28"/>
          <w:lang w:val="en-GB"/>
        </w:rPr>
        <w:t>total hygiene</w:t>
      </w:r>
      <w:r w:rsidRPr="00584AEA">
        <w:rPr>
          <w:rFonts w:ascii="Arrus" w:hAnsi="Arrus"/>
          <w:sz w:val="22"/>
          <w:szCs w:val="28"/>
          <w:lang w:val="en-GB"/>
        </w:rPr>
        <w:t>. Hygiene is currently being used in a very limited sense.</w:t>
      </w:r>
      <w:r w:rsidRPr="00584AEA">
        <w:rPr>
          <w:rFonts w:ascii="Arrus" w:hAnsi="Arrus"/>
          <w:b/>
          <w:bCs/>
          <w:sz w:val="22"/>
          <w:szCs w:val="28"/>
          <w:lang w:val="en-GB"/>
        </w:rPr>
        <w:t xml:space="preserve"> Physical hygiene is of utmost importance for the corporate world because it suits them; mental hygiene, sexual hygiene and social hygiene have no meaning for them, as counting them can pose serious threats to their vested interests.</w:t>
      </w:r>
    </w:p>
    <w:p w14:paraId="268B43C6" w14:textId="77777777" w:rsidR="00270475" w:rsidRPr="00584AEA" w:rsidRDefault="00270475" w:rsidP="006F4670">
      <w:pPr>
        <w:pStyle w:val="BodyText2"/>
        <w:numPr>
          <w:ilvl w:val="0"/>
          <w:numId w:val="118"/>
        </w:numPr>
        <w:jc w:val="both"/>
        <w:rPr>
          <w:rFonts w:ascii="Arrus" w:hAnsi="Arrus"/>
          <w:sz w:val="22"/>
          <w:szCs w:val="28"/>
          <w:lang w:val="en-GB"/>
        </w:rPr>
      </w:pPr>
      <w:r w:rsidRPr="00584AEA">
        <w:rPr>
          <w:rFonts w:ascii="Arrus" w:hAnsi="Arrus"/>
          <w:sz w:val="22"/>
          <w:szCs w:val="28"/>
          <w:lang w:val="en-GB"/>
        </w:rPr>
        <w:t xml:space="preserve">The percentage of Muslims in the Health Sector (doctors, paramedical staff) has been significantly lower than what their </w:t>
      </w:r>
      <w:r w:rsidRPr="00584AEA">
        <w:rPr>
          <w:rFonts w:ascii="Arrus" w:hAnsi="Arrus"/>
          <w:sz w:val="22"/>
          <w:szCs w:val="28"/>
          <w:lang w:val="en-GB"/>
        </w:rPr>
        <w:lastRenderedPageBreak/>
        <w:t xml:space="preserve">population demands. Even the percentages of Muslim NGOs working in the field and Muslims working in the NGOs are very low. </w:t>
      </w:r>
    </w:p>
    <w:p w14:paraId="268B43C7" w14:textId="77777777" w:rsidR="00270475" w:rsidRPr="00584AEA" w:rsidRDefault="00270475" w:rsidP="006F4670">
      <w:pPr>
        <w:pStyle w:val="BodyText2"/>
        <w:numPr>
          <w:ilvl w:val="0"/>
          <w:numId w:val="118"/>
        </w:numPr>
        <w:jc w:val="both"/>
        <w:rPr>
          <w:rFonts w:ascii="Arrus" w:hAnsi="Arrus"/>
          <w:sz w:val="22"/>
          <w:szCs w:val="28"/>
          <w:lang w:val="en-GB"/>
        </w:rPr>
      </w:pPr>
      <w:r w:rsidRPr="00584AEA">
        <w:rPr>
          <w:rFonts w:ascii="Arrus" w:hAnsi="Arrus"/>
          <w:sz w:val="22"/>
          <w:szCs w:val="28"/>
          <w:lang w:val="en-GB"/>
        </w:rPr>
        <w:t>The percentage of Muslim doctors is surely less than those belonging to other communities.</w:t>
      </w:r>
    </w:p>
    <w:p w14:paraId="268B43C8" w14:textId="77777777" w:rsidR="00270475" w:rsidRPr="00584AEA" w:rsidRDefault="00270475" w:rsidP="006F4670">
      <w:pPr>
        <w:pStyle w:val="BodyText2"/>
        <w:numPr>
          <w:ilvl w:val="0"/>
          <w:numId w:val="118"/>
        </w:numPr>
        <w:jc w:val="both"/>
        <w:rPr>
          <w:rFonts w:ascii="Arrus" w:hAnsi="Arrus"/>
          <w:sz w:val="22"/>
          <w:szCs w:val="28"/>
          <w:lang w:val="en-GB"/>
        </w:rPr>
      </w:pPr>
      <w:r w:rsidRPr="00584AEA">
        <w:rPr>
          <w:rFonts w:ascii="Arrus" w:hAnsi="Arrus"/>
          <w:sz w:val="22"/>
          <w:szCs w:val="28"/>
          <w:lang w:val="en-GB"/>
        </w:rPr>
        <w:t xml:space="preserve">The percentage of Muslims among patients visiting non-Muslim doctors is generally much higher than their percentage in the local population.   </w:t>
      </w:r>
    </w:p>
    <w:p w14:paraId="268B43C9" w14:textId="77777777" w:rsidR="00270475" w:rsidRPr="00584AEA" w:rsidRDefault="00270475" w:rsidP="006F4670">
      <w:pPr>
        <w:pStyle w:val="BodyText2"/>
        <w:numPr>
          <w:ilvl w:val="0"/>
          <w:numId w:val="118"/>
        </w:numPr>
        <w:jc w:val="both"/>
        <w:rPr>
          <w:rFonts w:ascii="Arrus" w:hAnsi="Arrus"/>
          <w:sz w:val="22"/>
          <w:szCs w:val="28"/>
          <w:lang w:val="en-GB"/>
        </w:rPr>
      </w:pPr>
      <w:r w:rsidRPr="00584AEA">
        <w:rPr>
          <w:rFonts w:ascii="Arrus" w:hAnsi="Arrus"/>
          <w:sz w:val="22"/>
          <w:szCs w:val="28"/>
          <w:lang w:val="en-GB"/>
        </w:rPr>
        <w:t>Out of total number of Muslim doctors – Allopathic, Unani, Ayurveda, Homeopathic and others, the ratio of MBBS doctors is not good enough to cater to the urgent needs of the community.</w:t>
      </w:r>
    </w:p>
    <w:p w14:paraId="268B43CA" w14:textId="77777777" w:rsidR="00270475" w:rsidRPr="00584AEA" w:rsidRDefault="00270475" w:rsidP="006F4670">
      <w:pPr>
        <w:pStyle w:val="BodyText2"/>
        <w:numPr>
          <w:ilvl w:val="0"/>
          <w:numId w:val="118"/>
        </w:numPr>
        <w:jc w:val="both"/>
        <w:rPr>
          <w:rFonts w:ascii="Arrus" w:hAnsi="Arrus"/>
          <w:sz w:val="22"/>
          <w:szCs w:val="28"/>
          <w:lang w:val="en-GB"/>
        </w:rPr>
      </w:pPr>
      <w:r w:rsidRPr="00584AEA">
        <w:rPr>
          <w:rFonts w:ascii="Arrus" w:hAnsi="Arrus"/>
          <w:sz w:val="22"/>
          <w:szCs w:val="28"/>
          <w:lang w:val="en-GB"/>
        </w:rPr>
        <w:t xml:space="preserve">It is also to be argued that Population Management is even more important than population control. The so-called problems related to population growth are primarily due to the mismanagement of population. The distribution of population is highly uneven with an overwhelming majority living in much smaller space of big and small cities. The urban/rural ratio is fast changing towards urban and big cities/small cities ratio is fast changing towards big cities. The result is that people are having much less space and air per person to consume. This coupled with the huge increase in vehicles is making the life hell in cities. In terms of the value of the place of living, the urban people may be richer than the rural and residents of small cities but in terms of the space they are much poorer. The distribution of resources is not equitable; and above all the inequality in distribution of wealth has reached dangerous levels. The richest 1000 families in India own so much of wealth that even if one fifth of their wealth is distributed in the rest of the population, every single family will become a </w:t>
      </w:r>
      <w:proofErr w:type="spellStart"/>
      <w:r w:rsidRPr="00584AEA">
        <w:rPr>
          <w:rFonts w:ascii="Arrus" w:hAnsi="Arrus"/>
          <w:sz w:val="22"/>
          <w:szCs w:val="28"/>
          <w:lang w:val="en-GB"/>
        </w:rPr>
        <w:t>lakhpati</w:t>
      </w:r>
      <w:proofErr w:type="spellEnd"/>
      <w:r w:rsidRPr="00584AEA">
        <w:rPr>
          <w:rFonts w:ascii="Arrus" w:hAnsi="Arrus"/>
          <w:sz w:val="22"/>
          <w:szCs w:val="28"/>
          <w:lang w:val="en-GB"/>
        </w:rPr>
        <w:t xml:space="preserve">.  </w:t>
      </w:r>
    </w:p>
    <w:p w14:paraId="268B43CB" w14:textId="77777777" w:rsidR="00270475" w:rsidRPr="00584AEA" w:rsidRDefault="00270475" w:rsidP="006F4670">
      <w:pPr>
        <w:pStyle w:val="BodyText2"/>
        <w:numPr>
          <w:ilvl w:val="0"/>
          <w:numId w:val="118"/>
        </w:numPr>
        <w:jc w:val="both"/>
        <w:rPr>
          <w:rFonts w:ascii="Arrus" w:hAnsi="Arrus"/>
          <w:sz w:val="22"/>
          <w:szCs w:val="28"/>
          <w:lang w:val="en-GB"/>
        </w:rPr>
      </w:pPr>
      <w:r w:rsidRPr="00584AEA">
        <w:rPr>
          <w:rFonts w:ascii="Arrus" w:hAnsi="Arrus"/>
          <w:sz w:val="22"/>
          <w:szCs w:val="28"/>
          <w:lang w:val="en-GB"/>
        </w:rPr>
        <w:t xml:space="preserve">If AIDS has to be controlled, the strategy has to be planned keeping in consideration three essential objectives: (1) preventing people from getting infected; (2) stopping infected persons from spreading infection; and (3) creating an environment conducive for healthy sexual practices. The current international programme addresses only the first objective and that too partially. The other two are ignored altogether. An alternative comprehensive programme is being proposed here that alone can be effective in the prevention of AIDS. </w:t>
      </w:r>
    </w:p>
    <w:p w14:paraId="268B43CC" w14:textId="77777777" w:rsidR="00270475" w:rsidRPr="00584AEA" w:rsidRDefault="00270475" w:rsidP="006F4670">
      <w:pPr>
        <w:pStyle w:val="BodyText2"/>
        <w:numPr>
          <w:ilvl w:val="0"/>
          <w:numId w:val="118"/>
        </w:numPr>
        <w:jc w:val="both"/>
        <w:rPr>
          <w:rFonts w:ascii="Arrus" w:hAnsi="Arrus"/>
          <w:sz w:val="22"/>
          <w:szCs w:val="28"/>
          <w:lang w:val="en-GB"/>
        </w:rPr>
      </w:pPr>
      <w:r w:rsidRPr="00584AEA">
        <w:rPr>
          <w:rFonts w:ascii="Arrus" w:hAnsi="Arrus"/>
          <w:sz w:val="22"/>
          <w:szCs w:val="28"/>
          <w:lang w:val="en-GB"/>
        </w:rPr>
        <w:lastRenderedPageBreak/>
        <w:t>“Islamic Counselling: is a field that has perhaps never been properly explored particularly in relation to psychological and psychiatric problems of the people. Religion in general has a very deep impact on the psyche and attitudes of the people. Spirituality is being used to treat various problems in life, especially in reducing tensions, anxiety and depression.</w:t>
      </w:r>
    </w:p>
    <w:p w14:paraId="268B43CD" w14:textId="77777777" w:rsidR="00270475" w:rsidRPr="00584AEA" w:rsidRDefault="00270475" w:rsidP="00270475">
      <w:pPr>
        <w:jc w:val="both"/>
        <w:rPr>
          <w:rFonts w:ascii="Arrus" w:hAnsi="Arrus"/>
          <w:sz w:val="22"/>
          <w:szCs w:val="28"/>
          <w:lang w:val="en-GB"/>
        </w:rPr>
      </w:pPr>
    </w:p>
    <w:p w14:paraId="268B43CE"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Urban Development</w:t>
      </w:r>
    </w:p>
    <w:p w14:paraId="268B43CF" w14:textId="77777777" w:rsidR="00270475" w:rsidRPr="00584AEA" w:rsidRDefault="00270475" w:rsidP="00270475">
      <w:pPr>
        <w:jc w:val="both"/>
        <w:rPr>
          <w:rFonts w:ascii="Arrus" w:hAnsi="Arrus"/>
          <w:sz w:val="22"/>
          <w:szCs w:val="28"/>
          <w:lang w:val="en-GB"/>
        </w:rPr>
      </w:pPr>
    </w:p>
    <w:p w14:paraId="268B43D0" w14:textId="77777777" w:rsidR="00270475" w:rsidRPr="00584AEA" w:rsidRDefault="00270475" w:rsidP="006F4670">
      <w:pPr>
        <w:widowControl/>
        <w:numPr>
          <w:ilvl w:val="0"/>
          <w:numId w:val="118"/>
        </w:numPr>
        <w:autoSpaceDE/>
        <w:autoSpaceDN/>
        <w:adjustRightInd/>
        <w:jc w:val="both"/>
        <w:rPr>
          <w:rFonts w:ascii="Arrus" w:hAnsi="Arrus"/>
          <w:position w:val="-2"/>
          <w:sz w:val="22"/>
          <w:szCs w:val="28"/>
          <w:lang w:val="en-GB"/>
        </w:rPr>
      </w:pPr>
      <w:r w:rsidRPr="00584AEA">
        <w:rPr>
          <w:rFonts w:ascii="Arrus" w:hAnsi="Arrus"/>
          <w:position w:val="-2"/>
          <w:sz w:val="22"/>
          <w:szCs w:val="28"/>
          <w:lang w:val="en-GB"/>
        </w:rPr>
        <w:t xml:space="preserve">The major investment projects are going to metropolitan regions. For instance, the investments have favoured the developed national capital region around Delhi and the western and southern parts of the country with 13%, 42% and 45% of the investment projects respectively up to 1998 in these areas. Economic opportunities would thus get concentrated in these few “global cities”. The rest of the country is likely to get very little of the public or private sector investment. This in turn would worsen the existing regional disparities, resulting in increased unemployment and poverty.     </w:t>
      </w:r>
    </w:p>
    <w:p w14:paraId="268B43D1" w14:textId="77777777" w:rsidR="00270475" w:rsidRPr="00584AEA" w:rsidRDefault="00270475" w:rsidP="006F4670">
      <w:pPr>
        <w:widowControl/>
        <w:numPr>
          <w:ilvl w:val="0"/>
          <w:numId w:val="118"/>
        </w:numPr>
        <w:autoSpaceDE/>
        <w:autoSpaceDN/>
        <w:adjustRightInd/>
        <w:jc w:val="both"/>
        <w:rPr>
          <w:rFonts w:ascii="Arrus" w:hAnsi="Arrus"/>
          <w:position w:val="-2"/>
          <w:sz w:val="22"/>
          <w:szCs w:val="28"/>
          <w:lang w:val="en-GB"/>
        </w:rPr>
      </w:pPr>
      <w:r w:rsidRPr="00584AEA">
        <w:rPr>
          <w:rFonts w:ascii="Arrus" w:hAnsi="Arrus"/>
          <w:sz w:val="22"/>
          <w:szCs w:val="28"/>
          <w:lang w:val="en-GB"/>
        </w:rPr>
        <w:t>“According to the 1991 census, 81.4 per cent of urban household had access to safe drinking water but 40 million persons (18.6%) were reported to be without access to safe water supply</w:t>
      </w:r>
    </w:p>
    <w:p w14:paraId="268B43D2" w14:textId="77777777" w:rsidR="00270475" w:rsidRPr="00584AEA" w:rsidRDefault="00270475" w:rsidP="006F4670">
      <w:pPr>
        <w:widowControl/>
        <w:numPr>
          <w:ilvl w:val="0"/>
          <w:numId w:val="118"/>
        </w:numPr>
        <w:autoSpaceDE/>
        <w:autoSpaceDN/>
        <w:adjustRightInd/>
        <w:jc w:val="both"/>
        <w:rPr>
          <w:rFonts w:ascii="Arrus" w:hAnsi="Arrus"/>
          <w:position w:val="-2"/>
          <w:sz w:val="22"/>
          <w:szCs w:val="28"/>
          <w:lang w:val="en-GB"/>
        </w:rPr>
      </w:pPr>
      <w:r w:rsidRPr="00584AEA">
        <w:rPr>
          <w:rFonts w:ascii="Arrus" w:hAnsi="Arrus"/>
          <w:sz w:val="22"/>
          <w:szCs w:val="28"/>
          <w:lang w:val="en-GB"/>
        </w:rPr>
        <w:t xml:space="preserve">Urban development in India is presently going through a very dynamic stage, the percentage of population in urban centres itself having increased from 14% in the 1940s to about 33% in 2000 (HSMI 2000)….. </w:t>
      </w:r>
    </w:p>
    <w:p w14:paraId="268B43D3" w14:textId="77777777" w:rsidR="00270475" w:rsidRPr="00584AEA" w:rsidRDefault="00270475" w:rsidP="006F4670">
      <w:pPr>
        <w:widowControl/>
        <w:numPr>
          <w:ilvl w:val="0"/>
          <w:numId w:val="118"/>
        </w:numPr>
        <w:autoSpaceDE/>
        <w:autoSpaceDN/>
        <w:adjustRightInd/>
        <w:jc w:val="both"/>
        <w:rPr>
          <w:rFonts w:ascii="Arrus" w:hAnsi="Arrus"/>
          <w:position w:val="-2"/>
          <w:sz w:val="22"/>
          <w:szCs w:val="28"/>
          <w:lang w:val="en-GB"/>
        </w:rPr>
      </w:pPr>
      <w:r w:rsidRPr="00584AEA">
        <w:rPr>
          <w:rFonts w:ascii="Arrus" w:hAnsi="Arrus"/>
          <w:sz w:val="22"/>
          <w:szCs w:val="28"/>
          <w:lang w:val="en-GB"/>
        </w:rPr>
        <w:t xml:space="preserve">The percentage of children having 10 µg/dl or higher lead levels ranged from 39.9% in Bangalore to 61.8% in Mumbai. Among the adults, 40.2% had lead levels of about 10 µg/dl (George Foundation 1999, cited in CPCB 2000 a). </w:t>
      </w:r>
    </w:p>
    <w:p w14:paraId="268B43D4" w14:textId="77777777" w:rsidR="00270475" w:rsidRPr="00584AEA" w:rsidRDefault="00270475" w:rsidP="006F4670">
      <w:pPr>
        <w:widowControl/>
        <w:numPr>
          <w:ilvl w:val="0"/>
          <w:numId w:val="118"/>
        </w:numPr>
        <w:autoSpaceDE/>
        <w:autoSpaceDN/>
        <w:adjustRightInd/>
        <w:jc w:val="both"/>
        <w:rPr>
          <w:rFonts w:ascii="Arrus" w:hAnsi="Arrus"/>
          <w:position w:val="-2"/>
          <w:sz w:val="22"/>
          <w:szCs w:val="28"/>
          <w:lang w:val="en-GB"/>
        </w:rPr>
      </w:pPr>
      <w:r w:rsidRPr="00584AEA">
        <w:rPr>
          <w:rFonts w:ascii="Arrus" w:hAnsi="Arrus"/>
          <w:sz w:val="22"/>
          <w:szCs w:val="28"/>
          <w:lang w:val="en-GB"/>
        </w:rPr>
        <w:t>There is unequal distribution of population with 10 percent of the country housing 90 pc of the people.</w:t>
      </w:r>
    </w:p>
    <w:p w14:paraId="268B43D5" w14:textId="77777777" w:rsidR="00270475" w:rsidRPr="00584AEA" w:rsidRDefault="00270475" w:rsidP="006F4670">
      <w:pPr>
        <w:widowControl/>
        <w:numPr>
          <w:ilvl w:val="0"/>
          <w:numId w:val="118"/>
        </w:numPr>
        <w:autoSpaceDE/>
        <w:autoSpaceDN/>
        <w:adjustRightInd/>
        <w:jc w:val="both"/>
        <w:rPr>
          <w:rFonts w:ascii="Arrus" w:hAnsi="Arrus"/>
          <w:position w:val="-2"/>
          <w:sz w:val="22"/>
          <w:szCs w:val="28"/>
          <w:lang w:val="en-GB"/>
        </w:rPr>
      </w:pPr>
      <w:r w:rsidRPr="00584AEA">
        <w:rPr>
          <w:rFonts w:ascii="Arrus" w:hAnsi="Arrus"/>
          <w:sz w:val="22"/>
          <w:szCs w:val="28"/>
          <w:lang w:val="en-GB"/>
        </w:rPr>
        <w:t>Even in New Delhi, there is marked difference in Muslim and non-Muslim localities in terms of power supply, water supply, road and street cleanliness, availability of good schools, good markets and good doctors and good general environment.</w:t>
      </w:r>
    </w:p>
    <w:p w14:paraId="268B43D6" w14:textId="77777777" w:rsidR="00270475" w:rsidRPr="00584AEA" w:rsidRDefault="00270475" w:rsidP="006F4670">
      <w:pPr>
        <w:widowControl/>
        <w:numPr>
          <w:ilvl w:val="0"/>
          <w:numId w:val="118"/>
        </w:numPr>
        <w:autoSpaceDE/>
        <w:autoSpaceDN/>
        <w:adjustRightInd/>
        <w:jc w:val="both"/>
        <w:rPr>
          <w:rFonts w:ascii="Arrus" w:hAnsi="Arrus"/>
          <w:position w:val="-2"/>
          <w:sz w:val="22"/>
          <w:szCs w:val="28"/>
          <w:lang w:val="en-GB"/>
        </w:rPr>
      </w:pPr>
      <w:r w:rsidRPr="00584AEA">
        <w:rPr>
          <w:rFonts w:ascii="Arrus" w:hAnsi="Arrus"/>
          <w:sz w:val="22"/>
          <w:szCs w:val="28"/>
          <w:lang w:val="en-GB"/>
        </w:rPr>
        <w:t xml:space="preserve">Fear factor due to long history of riots and other security issues leading to ghettoisation, lack of education, lack of money and above all lack of any organised effort has led to a situation that hardly any well planned fully authorised, clean Muslim colonies exist in most of the cities of the country. Muslims like all other </w:t>
      </w:r>
      <w:r w:rsidRPr="00584AEA">
        <w:rPr>
          <w:rFonts w:ascii="Arrus" w:hAnsi="Arrus"/>
          <w:sz w:val="22"/>
          <w:szCs w:val="28"/>
          <w:lang w:val="en-GB"/>
        </w:rPr>
        <w:lastRenderedPageBreak/>
        <w:t xml:space="preserve">communities of the world prefer to live in areas with Muslim population in plenty around them. This is natural considering their distinct religious values and practices, eating and drinking habits, festivals, hobbies and habits and their security and other needs. The psychological blocks have been so strong that even the affluent prefer to live in old </w:t>
      </w:r>
      <w:proofErr w:type="spellStart"/>
      <w:r w:rsidRPr="00584AEA">
        <w:rPr>
          <w:rFonts w:ascii="Arrus" w:hAnsi="Arrus"/>
          <w:sz w:val="22"/>
          <w:szCs w:val="28"/>
          <w:lang w:val="en-GB"/>
        </w:rPr>
        <w:t>muhallas</w:t>
      </w:r>
      <w:proofErr w:type="spellEnd"/>
      <w:r w:rsidRPr="00584AEA">
        <w:rPr>
          <w:rFonts w:ascii="Arrus" w:hAnsi="Arrus"/>
          <w:sz w:val="22"/>
          <w:szCs w:val="28"/>
          <w:lang w:val="en-GB"/>
        </w:rPr>
        <w:t xml:space="preserve"> rather than in planned colonies. This has accentuated Muslim backwardness in many ways. Lack of basic civic amenities and good educational institutions deprives children of an environment conducive for their proper growth. The economy suffers. No new markets, good institutions, mosques and parks emerge. The density of the population in old </w:t>
      </w:r>
      <w:proofErr w:type="spellStart"/>
      <w:r w:rsidRPr="00584AEA">
        <w:rPr>
          <w:rFonts w:ascii="Arrus" w:hAnsi="Arrus"/>
          <w:sz w:val="22"/>
          <w:szCs w:val="28"/>
          <w:lang w:val="en-GB"/>
        </w:rPr>
        <w:t>muhallas</w:t>
      </w:r>
      <w:proofErr w:type="spellEnd"/>
      <w:r w:rsidRPr="00584AEA">
        <w:rPr>
          <w:rFonts w:ascii="Arrus" w:hAnsi="Arrus"/>
          <w:sz w:val="22"/>
          <w:szCs w:val="28"/>
          <w:lang w:val="en-GB"/>
        </w:rPr>
        <w:t xml:space="preserve"> continues to increase alarmingly causing further problems. </w:t>
      </w:r>
    </w:p>
    <w:p w14:paraId="268B43D7" w14:textId="77777777" w:rsidR="00270475" w:rsidRPr="00584AEA" w:rsidRDefault="00270475" w:rsidP="006F4670">
      <w:pPr>
        <w:widowControl/>
        <w:numPr>
          <w:ilvl w:val="0"/>
          <w:numId w:val="118"/>
        </w:numPr>
        <w:autoSpaceDE/>
        <w:autoSpaceDN/>
        <w:adjustRightInd/>
        <w:jc w:val="both"/>
        <w:rPr>
          <w:rFonts w:ascii="Arrus" w:hAnsi="Arrus"/>
          <w:position w:val="-2"/>
          <w:sz w:val="22"/>
          <w:szCs w:val="28"/>
          <w:lang w:val="en-GB"/>
        </w:rPr>
      </w:pPr>
      <w:r w:rsidRPr="00584AEA">
        <w:rPr>
          <w:rFonts w:ascii="Arrus" w:hAnsi="Arrus"/>
          <w:b/>
          <w:bCs/>
          <w:sz w:val="22"/>
          <w:szCs w:val="28"/>
          <w:lang w:val="en-GB"/>
        </w:rPr>
        <w:t xml:space="preserve">Muslim share in urban infrastructure development has to be monitored. It is surely not what it should be. We have to find out the mechanism how this can be done at regular intervals. </w:t>
      </w:r>
    </w:p>
    <w:p w14:paraId="268B43D8" w14:textId="77777777" w:rsidR="00270475" w:rsidRPr="00584AEA" w:rsidRDefault="00270475" w:rsidP="00270475">
      <w:pPr>
        <w:jc w:val="both"/>
        <w:rPr>
          <w:rFonts w:ascii="Arrus" w:hAnsi="Arrus"/>
          <w:sz w:val="22"/>
          <w:szCs w:val="28"/>
          <w:lang w:val="en-GB"/>
        </w:rPr>
      </w:pPr>
    </w:p>
    <w:p w14:paraId="268B43D9" w14:textId="77777777" w:rsidR="00270475" w:rsidRPr="00584AEA" w:rsidRDefault="00270475" w:rsidP="00270475">
      <w:pPr>
        <w:jc w:val="both"/>
        <w:rPr>
          <w:rFonts w:ascii="Arrus" w:hAnsi="Arrus"/>
          <w:sz w:val="22"/>
          <w:szCs w:val="28"/>
          <w:lang w:val="en-GB"/>
        </w:rPr>
      </w:pPr>
    </w:p>
    <w:p w14:paraId="268B43DA"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Rural Development</w:t>
      </w:r>
    </w:p>
    <w:p w14:paraId="268B43DB" w14:textId="77777777" w:rsidR="00270475" w:rsidRPr="00584AEA" w:rsidRDefault="00270475" w:rsidP="00270475">
      <w:pPr>
        <w:jc w:val="both"/>
        <w:rPr>
          <w:rFonts w:ascii="Arrus" w:hAnsi="Arrus"/>
          <w:sz w:val="22"/>
          <w:szCs w:val="28"/>
          <w:lang w:val="en-GB"/>
        </w:rPr>
      </w:pPr>
    </w:p>
    <w:p w14:paraId="268B43D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The Census of 2011 estimates that 833 million people continue to live in rural India. A very large proportion of them are either wholly or significantly dependant on their livelihoods on farm activity – be it crop agriculture, horticulture, animal husbandry or fisheries.</w:t>
      </w:r>
    </w:p>
    <w:p w14:paraId="268B43D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Raising rural incomes should no longer be looked upon only as a philanthropic objective. It has to be increased.” It is really painful. </w:t>
      </w:r>
      <w:r w:rsidRPr="00584AEA">
        <w:rPr>
          <w:rFonts w:ascii="Arrus" w:hAnsi="Arrus"/>
          <w:b/>
          <w:bCs/>
          <w:sz w:val="22"/>
          <w:szCs w:val="28"/>
          <w:lang w:val="en-GB"/>
        </w:rPr>
        <w:t>The whole exercise of rural development should not be performed merely to see how best villages and villagers can be used for the growth of the corporate sector.</w:t>
      </w:r>
      <w:r w:rsidRPr="00584AEA">
        <w:rPr>
          <w:rFonts w:ascii="Arrus" w:hAnsi="Arrus"/>
          <w:sz w:val="22"/>
          <w:szCs w:val="28"/>
          <w:lang w:val="en-GB"/>
        </w:rPr>
        <w:t xml:space="preserve"> It has to be realised that economy is much more than the business, and business is much more than the corporate level business. The rural development must primarily be aimed at securing a comfortable, peaceful and prosperous life for villagers. This involves comfortable houses, safe water supply, uninterrupted water supply, good transportation facilities, hygienic conditions, access to good health infrastructure, quality education including moral and religious education, availability of wholesome food and scope of earning through agricultural as well as non-agricultural means </w:t>
      </w:r>
    </w:p>
    <w:p w14:paraId="268B43DE"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w:t>
      </w:r>
      <w:r w:rsidRPr="00584AEA">
        <w:rPr>
          <w:rFonts w:ascii="Arrus" w:hAnsi="Arrus"/>
          <w:b/>
          <w:bCs/>
          <w:sz w:val="22"/>
          <w:szCs w:val="28"/>
          <w:lang w:val="en-GB"/>
        </w:rPr>
        <w:t xml:space="preserve">How much are Muslim beneficiaries of all these developments? There is no independent way to find out. A monitoring organisation must take upon itself the responsibility of finding out </w:t>
      </w:r>
      <w:r w:rsidRPr="00584AEA">
        <w:rPr>
          <w:rFonts w:ascii="Arrus" w:hAnsi="Arrus"/>
          <w:b/>
          <w:bCs/>
          <w:sz w:val="22"/>
          <w:szCs w:val="28"/>
          <w:lang w:val="en-GB"/>
        </w:rPr>
        <w:lastRenderedPageBreak/>
        <w:t xml:space="preserve">what is the impact of all these developments on Muslim socioeconomic conditions. There are widespread complaints that Muslim villages are often ignored and preferences are given to those villages which have higher political clouts. The role of </w:t>
      </w:r>
      <w:proofErr w:type="spellStart"/>
      <w:r w:rsidRPr="00584AEA">
        <w:rPr>
          <w:rFonts w:ascii="Arrus" w:hAnsi="Arrus"/>
          <w:b/>
          <w:bCs/>
          <w:sz w:val="22"/>
          <w:szCs w:val="28"/>
          <w:lang w:val="en-GB"/>
        </w:rPr>
        <w:t>Pradhans</w:t>
      </w:r>
      <w:proofErr w:type="spellEnd"/>
      <w:r w:rsidRPr="00584AEA">
        <w:rPr>
          <w:rFonts w:ascii="Arrus" w:hAnsi="Arrus"/>
          <w:b/>
          <w:bCs/>
          <w:sz w:val="22"/>
          <w:szCs w:val="28"/>
          <w:lang w:val="en-GB"/>
        </w:rPr>
        <w:t xml:space="preserve"> – Muslim </w:t>
      </w:r>
      <w:proofErr w:type="spellStart"/>
      <w:r w:rsidRPr="00584AEA">
        <w:rPr>
          <w:rFonts w:ascii="Arrus" w:hAnsi="Arrus"/>
          <w:b/>
          <w:bCs/>
          <w:sz w:val="22"/>
          <w:szCs w:val="28"/>
          <w:lang w:val="en-GB"/>
        </w:rPr>
        <w:t>Pradhans</w:t>
      </w:r>
      <w:proofErr w:type="spellEnd"/>
      <w:r w:rsidRPr="00584AEA">
        <w:rPr>
          <w:rFonts w:ascii="Arrus" w:hAnsi="Arrus"/>
          <w:b/>
          <w:bCs/>
          <w:sz w:val="22"/>
          <w:szCs w:val="28"/>
          <w:lang w:val="en-GB"/>
        </w:rPr>
        <w:t xml:space="preserve"> as well as non-Muslim </w:t>
      </w:r>
      <w:proofErr w:type="spellStart"/>
      <w:r w:rsidRPr="00584AEA">
        <w:rPr>
          <w:rFonts w:ascii="Arrus" w:hAnsi="Arrus"/>
          <w:b/>
          <w:bCs/>
          <w:sz w:val="22"/>
          <w:szCs w:val="28"/>
          <w:lang w:val="en-GB"/>
        </w:rPr>
        <w:t>Pradhans</w:t>
      </w:r>
      <w:proofErr w:type="spellEnd"/>
      <w:r w:rsidRPr="00584AEA">
        <w:rPr>
          <w:rFonts w:ascii="Arrus" w:hAnsi="Arrus"/>
          <w:b/>
          <w:bCs/>
          <w:sz w:val="22"/>
          <w:szCs w:val="28"/>
          <w:lang w:val="en-GB"/>
        </w:rPr>
        <w:t xml:space="preserve"> of villages with sizeable Muslim population remains paramount. They need to be aware of every single governmental scheme that the governmental and non-governmental agencies are implementing. They have to ensure that Muslims get their due shares without having to pay bribes and they get their due without unnecessary hassles. </w:t>
      </w:r>
    </w:p>
    <w:p w14:paraId="268B43D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w:t>
      </w:r>
      <w:r w:rsidRPr="00584AEA">
        <w:rPr>
          <w:rFonts w:ascii="Arrus" w:hAnsi="Arrus"/>
          <w:b/>
          <w:bCs/>
          <w:sz w:val="22"/>
          <w:szCs w:val="28"/>
          <w:lang w:val="en-GB"/>
        </w:rPr>
        <w:t>Rural India has a large population of artisan families, many of whom are from the minority and tribal communities</w:t>
      </w:r>
      <w:r w:rsidRPr="00584AEA">
        <w:rPr>
          <w:rFonts w:ascii="Arrus" w:hAnsi="Arrus"/>
          <w:sz w:val="22"/>
          <w:szCs w:val="28"/>
          <w:lang w:val="en-GB"/>
        </w:rPr>
        <w:t>. Most of these artisan farmers do not own any land and many find themselves in a difficult condition with poor access to market linkages and to remunerative 80 livelihoods. Thought must be given as to how the MGNREGA in conjunction with the N RLM programme can help these artisan communities to obtain a decent living while at the same time conserving the base of craftsmanship, which is India’s cultural heritage</w:t>
      </w:r>
    </w:p>
    <w:p w14:paraId="268B43E0" w14:textId="77777777" w:rsidR="00270475" w:rsidRPr="00584AEA" w:rsidRDefault="00270475" w:rsidP="00270475">
      <w:pPr>
        <w:jc w:val="both"/>
        <w:rPr>
          <w:rFonts w:ascii="Arrus" w:hAnsi="Arrus"/>
          <w:sz w:val="22"/>
          <w:szCs w:val="28"/>
          <w:lang w:val="en-GB"/>
        </w:rPr>
      </w:pPr>
    </w:p>
    <w:p w14:paraId="268B43E1"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Reservation</w:t>
      </w:r>
    </w:p>
    <w:p w14:paraId="268B43E2" w14:textId="77777777" w:rsidR="00270475" w:rsidRPr="00584AEA" w:rsidRDefault="00270475" w:rsidP="00270475">
      <w:pPr>
        <w:jc w:val="both"/>
        <w:rPr>
          <w:rFonts w:ascii="Arrus" w:hAnsi="Arrus"/>
          <w:sz w:val="22"/>
          <w:szCs w:val="28"/>
          <w:lang w:val="en-GB"/>
        </w:rPr>
      </w:pPr>
    </w:p>
    <w:p w14:paraId="268B43E3"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b/>
          <w:bCs/>
          <w:sz w:val="22"/>
          <w:szCs w:val="28"/>
          <w:lang w:val="en-GB"/>
        </w:rPr>
        <w:t>The reservation policy of India has effectively hit Muslims in a big way.</w:t>
      </w:r>
      <w:r w:rsidRPr="00584AEA">
        <w:rPr>
          <w:rFonts w:ascii="Arrus" w:hAnsi="Arrus"/>
          <w:sz w:val="22"/>
          <w:szCs w:val="28"/>
          <w:lang w:val="en-GB"/>
        </w:rPr>
        <w:t xml:space="preserve"> The reservation for Scheduled Castes was introduced immediately after Independence. Dalits converted to Christianity and Buddhism also got the benefit at a later stage. But Dalits converted to Islam are still not given the same benefit. The reservation for Scheduled castes and then Other Backward classes (with failure to clearly fix a quota for Muslims) has left much lesser seats for Muslims to compete than they would have got if there was no reservation at all. The mushrooming of tens of thousands of Private institutions of all kinds in the country has introduced another kind of Reservation – the </w:t>
      </w:r>
      <w:r w:rsidRPr="00584AEA">
        <w:rPr>
          <w:rFonts w:ascii="Arrus" w:hAnsi="Arrus"/>
          <w:b/>
          <w:bCs/>
          <w:sz w:val="22"/>
          <w:szCs w:val="28"/>
          <w:lang w:val="en-GB"/>
        </w:rPr>
        <w:t>Reservation for the Rich,</w:t>
      </w:r>
      <w:r w:rsidRPr="00584AEA">
        <w:rPr>
          <w:rFonts w:ascii="Arrus" w:hAnsi="Arrus"/>
          <w:sz w:val="22"/>
          <w:szCs w:val="28"/>
          <w:lang w:val="en-GB"/>
        </w:rPr>
        <w:t xml:space="preserve"> which again hit the Muslim community in a big way because less number of Muslims is likely to be able to pay the exorbitant fees that good private institutions demand.</w:t>
      </w:r>
    </w:p>
    <w:p w14:paraId="268B43E4"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b/>
          <w:bCs/>
          <w:sz w:val="22"/>
          <w:szCs w:val="28"/>
          <w:lang w:val="en-GB"/>
        </w:rPr>
        <w:t>Rangnath Misra commission has argued for reservation of Muslims within the 27 pc OBC quota.</w:t>
      </w:r>
      <w:r w:rsidRPr="00584AEA">
        <w:rPr>
          <w:rFonts w:ascii="Arrus" w:hAnsi="Arrus"/>
          <w:sz w:val="22"/>
          <w:szCs w:val="28"/>
          <w:lang w:val="en-GB"/>
        </w:rPr>
        <w:t xml:space="preserve"> If Mandal Commission Report is followed, this would mean that Muslims should get around 9 percent quota in reservation.</w:t>
      </w:r>
    </w:p>
    <w:p w14:paraId="268B43E5"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There are apprehensions regarding the constitutionality of the various procedures proposed regarding the procedures related </w:t>
      </w:r>
      <w:r w:rsidRPr="00584AEA">
        <w:rPr>
          <w:rFonts w:ascii="Arrus" w:hAnsi="Arrus"/>
          <w:sz w:val="22"/>
          <w:szCs w:val="28"/>
          <w:lang w:val="en-GB"/>
        </w:rPr>
        <w:lastRenderedPageBreak/>
        <w:t xml:space="preserve">to reservations including the policy of quota within OBC category. It is the duty of the government to find the way out. </w:t>
      </w:r>
    </w:p>
    <w:p w14:paraId="268B43E6"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While the Constitution allows establishment of minority institutions in the country, they are not allowed to reserve more than 50 percent seats for the minority candidates. This in effect means that they are under compulsion to reserve 50 percent seats for the candidates of majority community. This may sound excellent idea for the sake of preserving the secular identity of the country. But eventually again it is hitting the minority communities especially Muslims. This could have been plausible if the number of Muslim institutions in the country was around or more than their percentage in the population or their numbers in the non-minority institutions was around or more than that. But when there is a massive difference on both fronts, there is no reason why Muslims should be forced to fix as high as 50 percent seats for Hindu candidates.  Due to this policy, the minority institutions like St Stephen’s College, Aligarh Muslim University and Jamia Millia University end up producing more Hindu doctors, engineers and other specialists than Muslims. </w:t>
      </w:r>
    </w:p>
    <w:p w14:paraId="268B43E7"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At the same time we have to realise that reservation alone cannot benefit Muslims much. They have to get engaged in businesses of all kinds to generate wealth. Once wealth is generated, more and more Muslim students will join institutions and get the jobs. Once we start having quality institutions and companies of our own, the problem of unemployment among Muslims would ease. The number of the people that can get jobs through the establishment of few corporate level companies is more than what they can get through reservation in government jobs. </w:t>
      </w:r>
    </w:p>
    <w:p w14:paraId="268B43E8" w14:textId="77777777" w:rsidR="00270475" w:rsidRPr="00584AEA" w:rsidRDefault="00270475" w:rsidP="00270475">
      <w:pPr>
        <w:jc w:val="both"/>
        <w:rPr>
          <w:rFonts w:ascii="Arrus" w:hAnsi="Arrus"/>
          <w:b/>
          <w:bCs/>
          <w:sz w:val="22"/>
          <w:szCs w:val="28"/>
          <w:lang w:val="en-GB"/>
        </w:rPr>
      </w:pPr>
    </w:p>
    <w:p w14:paraId="268B43E9"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Unity of Muslims</w:t>
      </w:r>
    </w:p>
    <w:p w14:paraId="268B43EA" w14:textId="77777777" w:rsidR="00270475" w:rsidRPr="00584AEA" w:rsidRDefault="00270475" w:rsidP="00270475">
      <w:pPr>
        <w:jc w:val="both"/>
        <w:rPr>
          <w:rFonts w:ascii="Arrus" w:hAnsi="Arrus"/>
          <w:sz w:val="22"/>
          <w:szCs w:val="28"/>
          <w:lang w:val="en-GB"/>
        </w:rPr>
      </w:pPr>
    </w:p>
    <w:p w14:paraId="268B43EB" w14:textId="77777777" w:rsidR="00270475" w:rsidRPr="00584AEA" w:rsidRDefault="00270475" w:rsidP="006F4670">
      <w:pPr>
        <w:numPr>
          <w:ilvl w:val="0"/>
          <w:numId w:val="118"/>
        </w:numPr>
        <w:jc w:val="both"/>
        <w:rPr>
          <w:rFonts w:ascii="Arrus" w:hAnsi="Arrus"/>
          <w:sz w:val="22"/>
          <w:szCs w:val="28"/>
          <w:lang w:val="en-GB"/>
        </w:rPr>
      </w:pPr>
      <w:r w:rsidRPr="00584AEA">
        <w:rPr>
          <w:rFonts w:ascii="Arrus" w:hAnsi="Arrus"/>
          <w:sz w:val="22"/>
          <w:szCs w:val="28"/>
          <w:lang w:val="en-GB"/>
        </w:rPr>
        <w:t xml:space="preserve">Divisions are common in all the religious communities of the world. Fortunately, the divisions among Muslims are not as fundamental as in many other communities, with </w:t>
      </w:r>
      <w:r w:rsidRPr="00584AEA">
        <w:rPr>
          <w:rFonts w:ascii="Arrus" w:hAnsi="Arrus"/>
          <w:b/>
          <w:bCs/>
          <w:sz w:val="22"/>
          <w:szCs w:val="28"/>
          <w:lang w:val="en-GB"/>
        </w:rPr>
        <w:t>the Faith in One God, Muhammad (SAW) the Last Prophet and Qur’an the Last Book, being common to all the sects</w:t>
      </w:r>
      <w:r w:rsidRPr="00584AEA">
        <w:rPr>
          <w:rFonts w:ascii="Arrus" w:hAnsi="Arrus"/>
          <w:sz w:val="22"/>
          <w:szCs w:val="28"/>
          <w:lang w:val="en-GB"/>
        </w:rPr>
        <w:t>. Though there are several sects and sub sects within Islam, the most known division has been between the Sunni and Shia versions of Islam. If things are closely examined, there are hardly any major differences between the two and the differences are of much less ideological importance.</w:t>
      </w:r>
    </w:p>
    <w:p w14:paraId="268B43EC" w14:textId="77777777" w:rsidR="00270475" w:rsidRPr="00584AEA" w:rsidRDefault="00270475" w:rsidP="006F4670">
      <w:pPr>
        <w:numPr>
          <w:ilvl w:val="0"/>
          <w:numId w:val="118"/>
        </w:numPr>
        <w:jc w:val="both"/>
        <w:rPr>
          <w:rFonts w:ascii="Arrus" w:hAnsi="Arrus"/>
          <w:sz w:val="22"/>
          <w:szCs w:val="28"/>
          <w:lang w:val="en-GB"/>
        </w:rPr>
      </w:pPr>
      <w:r w:rsidRPr="00584AEA">
        <w:rPr>
          <w:rFonts w:ascii="Arrus" w:hAnsi="Arrus"/>
          <w:sz w:val="22"/>
          <w:szCs w:val="28"/>
          <w:lang w:val="en-GB"/>
        </w:rPr>
        <w:lastRenderedPageBreak/>
        <w:t>Ulama have unfortunately been devoting much greater time to highlighting the differences between the two, denigrating one another as infidels or close to infidels, than in focussing on the real challenges that the system of Islam faces from the emerging world orders.</w:t>
      </w:r>
    </w:p>
    <w:p w14:paraId="268B43ED" w14:textId="77777777" w:rsidR="00270475" w:rsidRPr="00584AEA" w:rsidRDefault="00270475" w:rsidP="006F4670">
      <w:pPr>
        <w:numPr>
          <w:ilvl w:val="0"/>
          <w:numId w:val="118"/>
        </w:numPr>
        <w:jc w:val="both"/>
        <w:rPr>
          <w:rFonts w:ascii="Arrus" w:hAnsi="Arrus"/>
          <w:sz w:val="22"/>
          <w:szCs w:val="28"/>
          <w:lang w:val="en-GB"/>
        </w:rPr>
      </w:pPr>
      <w:r w:rsidRPr="00584AEA">
        <w:rPr>
          <w:rFonts w:ascii="Arrus" w:hAnsi="Arrus"/>
          <w:sz w:val="22"/>
          <w:szCs w:val="28"/>
          <w:lang w:val="en-GB"/>
        </w:rPr>
        <w:t xml:space="preserve">The crux of the problem lies not in their fundamental differences, which are not many but in their attitudes and historical rivalries. Once we are in a position to emphasize our similarities rather than differences, we will not only pave a way for the unity of Muslims but for the unity of all those who want to make life better, healthier and more peaceful, in this world as well as in the Next. </w:t>
      </w:r>
    </w:p>
    <w:p w14:paraId="268B43EE" w14:textId="77777777" w:rsidR="00270475" w:rsidRPr="00584AEA" w:rsidRDefault="00270475" w:rsidP="00270475">
      <w:pPr>
        <w:jc w:val="both"/>
        <w:rPr>
          <w:rFonts w:ascii="Arrus" w:hAnsi="Arrus"/>
          <w:sz w:val="22"/>
          <w:szCs w:val="28"/>
          <w:lang w:val="en-GB"/>
        </w:rPr>
      </w:pPr>
    </w:p>
    <w:p w14:paraId="268B43EF"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Interfaith Alliance for Larger Objectives</w:t>
      </w:r>
    </w:p>
    <w:p w14:paraId="268B43F0" w14:textId="77777777" w:rsidR="00270475" w:rsidRPr="00584AEA" w:rsidRDefault="00270475" w:rsidP="00270475">
      <w:pPr>
        <w:jc w:val="both"/>
        <w:rPr>
          <w:rFonts w:ascii="Arrus" w:hAnsi="Arrus"/>
          <w:sz w:val="22"/>
          <w:szCs w:val="28"/>
          <w:lang w:val="en-GB"/>
        </w:rPr>
      </w:pPr>
    </w:p>
    <w:p w14:paraId="268B43F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Muslims of India are perhaps better positioned than any other people in the world to endeavour for the unity of all religions for the ultimate purpose of peace of mankind. This is because they are living in a country where unlike West Secularism does not mean negation of religion. In Indian constitution, secularism denotes equal respect to all religions with State having no religion. Secondly, the overwhelming majority of Indian population has an unshakeable faith in religion. Third, though many of them worship many gods, they all believe in God being the Supreme God. Fourth, though theologically, they may have many glaring differences, socially and culturally they have similar attitudes.</w:t>
      </w:r>
    </w:p>
    <w:p w14:paraId="268B43F2" w14:textId="77777777" w:rsidR="00270475" w:rsidRPr="00584AEA" w:rsidRDefault="00270475" w:rsidP="00270475">
      <w:pPr>
        <w:jc w:val="both"/>
        <w:rPr>
          <w:rFonts w:ascii="Arrus" w:hAnsi="Arrus"/>
          <w:sz w:val="22"/>
          <w:szCs w:val="28"/>
          <w:lang w:val="en-GB"/>
        </w:rPr>
      </w:pPr>
    </w:p>
    <w:p w14:paraId="268B43F3"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Empowerment of women</w:t>
      </w:r>
    </w:p>
    <w:p w14:paraId="268B43F4" w14:textId="77777777" w:rsidR="00270475" w:rsidRPr="00584AEA" w:rsidRDefault="00270475" w:rsidP="00270475">
      <w:pPr>
        <w:jc w:val="both"/>
        <w:rPr>
          <w:rFonts w:ascii="Arrus" w:hAnsi="Arrus"/>
          <w:b/>
          <w:bCs/>
          <w:sz w:val="22"/>
          <w:szCs w:val="28"/>
          <w:lang w:val="en-GB"/>
        </w:rPr>
      </w:pPr>
    </w:p>
    <w:p w14:paraId="268B43F5"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The modern world can boast of giving rights to women; but it has hardly cared for their safety and security. The result is that “freedom” of women has opened ways for their exploitation; and a strange kind of chaos prevails in society. Freedom has in truth proved to be nothing but a ploy to ensure a growing availability of women in market. Sex has not only become one of the biggest global markets; it has also become perhaps the greatest tormentor of humanity. It is killing people (AIDS, suicides, murders), destroying families and disturbing social harmony; women and children become its biggest victims. In contrast, while giving them rights Islam also ensures their safety and security.</w:t>
      </w:r>
    </w:p>
    <w:p w14:paraId="268B43F6"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w:t>
      </w:r>
      <w:r w:rsidRPr="00584AEA">
        <w:rPr>
          <w:rFonts w:ascii="Arrus" w:hAnsi="Arrus"/>
          <w:b/>
          <w:bCs/>
          <w:sz w:val="22"/>
          <w:szCs w:val="28"/>
          <w:lang w:val="en-GB"/>
        </w:rPr>
        <w:t>It is important to understand that women have important functions to perform as career women and their role is extremely crucial in many areas, particularly health, education and many kinds of administrative areas, social work and welfare activities</w:t>
      </w:r>
      <w:r w:rsidRPr="00584AEA">
        <w:rPr>
          <w:rFonts w:ascii="Arrus" w:hAnsi="Arrus"/>
          <w:sz w:val="22"/>
          <w:szCs w:val="28"/>
          <w:lang w:val="en-GB"/>
        </w:rPr>
        <w:t xml:space="preserve">.  </w:t>
      </w:r>
    </w:p>
    <w:p w14:paraId="268B43F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lastRenderedPageBreak/>
        <w:t xml:space="preserve">* The lowest work participation rate of 31.3 percent at the national level is seen for the Muslim population preceded by Jains at 32.9 percent and Sikhs at 37.7 percent. Further, work participation rate of 9.2 percent among Jain women and 14.1 percent for Muslim women is the lowest in the country. </w:t>
      </w:r>
    </w:p>
    <w:p w14:paraId="268B43F8" w14:textId="77777777" w:rsidR="00270475" w:rsidRPr="00584AEA" w:rsidRDefault="00270475" w:rsidP="00270475">
      <w:pPr>
        <w:jc w:val="both"/>
        <w:rPr>
          <w:rFonts w:ascii="Arrus" w:hAnsi="Arrus"/>
          <w:sz w:val="22"/>
          <w:szCs w:val="28"/>
          <w:lang w:val="en-GB"/>
        </w:rPr>
      </w:pPr>
    </w:p>
    <w:p w14:paraId="268B43F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in the case of females who married below 17 years of age, the percentage values were 37 percent Hindus, 43.2 percent Muslims, 41.0 percent Buddhists, approximately 25 percent Jains and 36 percent ‘Others’.  </w:t>
      </w:r>
    </w:p>
    <w:p w14:paraId="268B43FA" w14:textId="77777777" w:rsidR="00270475" w:rsidRPr="00584AEA" w:rsidRDefault="00270475" w:rsidP="00270475">
      <w:pPr>
        <w:jc w:val="both"/>
        <w:rPr>
          <w:rFonts w:ascii="Arrus" w:hAnsi="Arrus"/>
          <w:sz w:val="22"/>
          <w:szCs w:val="28"/>
          <w:lang w:val="en-GB"/>
        </w:rPr>
      </w:pPr>
    </w:p>
    <w:p w14:paraId="268B43FB"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Muslim households had the largest share of joint families at 12.47 percent</w:t>
      </w:r>
    </w:p>
    <w:p w14:paraId="268B43FC" w14:textId="77777777" w:rsidR="00270475" w:rsidRPr="00584AEA" w:rsidRDefault="00270475" w:rsidP="00270475">
      <w:pPr>
        <w:jc w:val="both"/>
        <w:rPr>
          <w:rFonts w:ascii="Arrus" w:hAnsi="Arrus"/>
          <w:sz w:val="22"/>
          <w:szCs w:val="28"/>
          <w:lang w:val="en-GB"/>
        </w:rPr>
      </w:pPr>
    </w:p>
    <w:p w14:paraId="268B43FD" w14:textId="77777777" w:rsidR="00270475" w:rsidRPr="00584AEA" w:rsidRDefault="00270475" w:rsidP="006F4670">
      <w:pPr>
        <w:widowControl/>
        <w:numPr>
          <w:ilvl w:val="0"/>
          <w:numId w:val="118"/>
        </w:numPr>
        <w:jc w:val="both"/>
        <w:rPr>
          <w:rFonts w:ascii="Arrus" w:hAnsi="Arrus"/>
          <w:sz w:val="22"/>
          <w:szCs w:val="28"/>
          <w:lang w:val="en-GB"/>
        </w:rPr>
      </w:pPr>
      <w:r w:rsidRPr="00584AEA">
        <w:rPr>
          <w:rFonts w:ascii="Arrus" w:hAnsi="Arrus"/>
          <w:sz w:val="22"/>
          <w:szCs w:val="28"/>
          <w:lang w:val="en-GB"/>
        </w:rPr>
        <w:t>Infant and child mortality rates among Hindus are much higher than Muslims, Christians, Sikhs, Jains, and Buddhists. However, among minorities, infant and child mortality rates of other minorities are lower than Muslims</w:t>
      </w:r>
    </w:p>
    <w:p w14:paraId="268B43FE" w14:textId="77777777" w:rsidR="00270475" w:rsidRPr="00584AEA" w:rsidRDefault="00270475" w:rsidP="006F4670">
      <w:pPr>
        <w:widowControl/>
        <w:numPr>
          <w:ilvl w:val="0"/>
          <w:numId w:val="118"/>
        </w:numPr>
        <w:jc w:val="both"/>
        <w:rPr>
          <w:rFonts w:ascii="Arrus" w:hAnsi="Arrus"/>
          <w:sz w:val="22"/>
          <w:szCs w:val="28"/>
          <w:lang w:val="en-GB"/>
        </w:rPr>
      </w:pPr>
      <w:r w:rsidRPr="00584AEA">
        <w:rPr>
          <w:rFonts w:ascii="Arrus" w:hAnsi="Arrus"/>
          <w:sz w:val="22"/>
          <w:szCs w:val="28"/>
          <w:lang w:val="en-GB"/>
        </w:rPr>
        <w:t>Among Hindus, Muslims, Sikhs, no religion category, Scheduled Caste, Scheduled Tribes and Other Backward Classes, more than 50 percent deliveries took place at home.</w:t>
      </w:r>
    </w:p>
    <w:p w14:paraId="268B43FF" w14:textId="77777777" w:rsidR="00270475" w:rsidRPr="00584AEA" w:rsidRDefault="00270475" w:rsidP="00270475">
      <w:pPr>
        <w:jc w:val="both"/>
        <w:rPr>
          <w:rFonts w:ascii="Arrus" w:hAnsi="Arrus"/>
          <w:sz w:val="22"/>
          <w:szCs w:val="28"/>
          <w:lang w:val="en-GB"/>
        </w:rPr>
      </w:pPr>
    </w:p>
    <w:p w14:paraId="268B440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w:t>
      </w:r>
    </w:p>
    <w:p w14:paraId="268B4401"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b/>
          <w:bCs/>
          <w:sz w:val="22"/>
          <w:szCs w:val="28"/>
          <w:lang w:val="en-GB"/>
        </w:rPr>
        <w:t xml:space="preserve">Indian Muslim women are traditionally not given the Islamic share in inheritance and Islamic </w:t>
      </w:r>
      <w:proofErr w:type="spellStart"/>
      <w:r w:rsidRPr="00584AEA">
        <w:rPr>
          <w:rFonts w:ascii="Arrus" w:hAnsi="Arrus"/>
          <w:b/>
          <w:bCs/>
          <w:i/>
          <w:iCs/>
          <w:sz w:val="22"/>
          <w:szCs w:val="28"/>
          <w:lang w:val="en-GB"/>
        </w:rPr>
        <w:t>mehr</w:t>
      </w:r>
      <w:proofErr w:type="spellEnd"/>
      <w:r w:rsidRPr="00584AEA">
        <w:rPr>
          <w:rFonts w:ascii="Arrus" w:hAnsi="Arrus"/>
          <w:b/>
          <w:bCs/>
          <w:sz w:val="22"/>
          <w:szCs w:val="28"/>
          <w:lang w:val="en-GB"/>
        </w:rPr>
        <w:t>, are often divorced through a method which is not regarded the method of choice by almost all the sects of Islam and in marriages they often face the same problems as their counterparts of the majority community do</w:t>
      </w:r>
      <w:r w:rsidRPr="00584AEA">
        <w:rPr>
          <w:rFonts w:ascii="Arrus" w:hAnsi="Arrus"/>
          <w:sz w:val="22"/>
          <w:szCs w:val="28"/>
          <w:lang w:val="en-GB"/>
        </w:rPr>
        <w:t>. The poverty and illiteracy in the community add to their low status. Living in a country where alcohol and gambling are not banned and the crime situation is not good, they also face crimes and exploitations of various kinds.</w:t>
      </w:r>
    </w:p>
    <w:p w14:paraId="268B4402" w14:textId="77777777" w:rsidR="00270475" w:rsidRPr="00584AEA" w:rsidRDefault="00270475" w:rsidP="006F4670">
      <w:pPr>
        <w:widowControl/>
        <w:numPr>
          <w:ilvl w:val="0"/>
          <w:numId w:val="118"/>
        </w:numPr>
        <w:autoSpaceDE/>
        <w:autoSpaceDN/>
        <w:adjustRightInd/>
        <w:jc w:val="both"/>
        <w:rPr>
          <w:rFonts w:ascii="Arrus" w:hAnsi="Arrus"/>
          <w:sz w:val="22"/>
          <w:szCs w:val="28"/>
          <w:lang w:val="en-GB"/>
        </w:rPr>
      </w:pPr>
      <w:r w:rsidRPr="00584AEA">
        <w:rPr>
          <w:rFonts w:ascii="Arrus" w:hAnsi="Arrus"/>
          <w:b/>
          <w:bCs/>
          <w:sz w:val="22"/>
          <w:szCs w:val="28"/>
          <w:lang w:val="en-GB"/>
        </w:rPr>
        <w:t>It is agonisingly but amazingly true that an abortion not based on gender discrimination is normally not even labelled feticide. To join the fray against female feticide is considered a noble cause on account of it being part of the global movement against the gender-discrimination. But criminal silence on the abortion of male children is no discrimination in their eyes on the similar ground</w:t>
      </w:r>
      <w:r w:rsidRPr="00584AEA">
        <w:rPr>
          <w:rFonts w:ascii="Arrus" w:hAnsi="Arrus"/>
          <w:sz w:val="22"/>
          <w:szCs w:val="28"/>
          <w:lang w:val="en-GB"/>
        </w:rPr>
        <w:t>.</w:t>
      </w:r>
    </w:p>
    <w:p w14:paraId="268B4403" w14:textId="77777777" w:rsidR="00270475" w:rsidRPr="00584AEA" w:rsidRDefault="00270475" w:rsidP="00270475">
      <w:pPr>
        <w:jc w:val="both"/>
        <w:rPr>
          <w:rFonts w:ascii="Arrus" w:hAnsi="Arrus"/>
          <w:sz w:val="22"/>
          <w:szCs w:val="28"/>
          <w:lang w:val="en-GB"/>
        </w:rPr>
      </w:pPr>
    </w:p>
    <w:p w14:paraId="268B4404"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NGO Sector</w:t>
      </w:r>
    </w:p>
    <w:p w14:paraId="268B4405" w14:textId="77777777" w:rsidR="00270475" w:rsidRPr="00584AEA" w:rsidRDefault="00270475" w:rsidP="00270475">
      <w:pPr>
        <w:jc w:val="both"/>
        <w:rPr>
          <w:rFonts w:ascii="Arrus" w:hAnsi="Arrus"/>
          <w:sz w:val="22"/>
          <w:szCs w:val="28"/>
          <w:lang w:val="en-GB"/>
        </w:rPr>
      </w:pPr>
    </w:p>
    <w:p w14:paraId="268B4406"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About 1.5 million NGOs work in India. According to Society for Participatory Research in Asia, 73.4 pc NGOs have no paid staff or just one. 19 million persons work as volunteers. The break-up is as follows: 2605 in religious activities, 21.3 in community/social service17.9 in sports and culture, 6.6 in health.</w:t>
      </w:r>
    </w:p>
    <w:p w14:paraId="268B440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Most of the NGOs now receive funds from the Government or private funding agencies and pursue their programmes. Seeing the increasing availability of funds and the increasing interests of the powerful lobbies in using these so-called voluntary organizations, NGOs are mushrooming everywhere. Unfortunately many of these NGOs have little nobility in their aims and are only involved in spreading certain attitudes among the people in the hope of getting some returns. Many of the activities and the programmes have faulty philosophical foundations are only aimed at promoting the line of the thinking of the forces of economics. </w:t>
      </w:r>
    </w:p>
    <w:p w14:paraId="268B440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NGOs are a 2000 billion annual turnover sector. This sector is important not only from the economic point of view but also because of its wide reaching social and political implications. </w:t>
      </w:r>
      <w:r w:rsidRPr="00584AEA">
        <w:rPr>
          <w:rFonts w:ascii="Arrus" w:hAnsi="Arrus"/>
          <w:b/>
          <w:bCs/>
          <w:sz w:val="22"/>
          <w:szCs w:val="28"/>
          <w:lang w:val="en-GB"/>
        </w:rPr>
        <w:t>This sector can to a great extent determine the direction of the nation and the community. If properly used, this has the capacity to bring about revolutions in the country. It can emerge as the 5</w:t>
      </w:r>
      <w:r w:rsidRPr="00584AEA">
        <w:rPr>
          <w:rFonts w:ascii="Arrus" w:hAnsi="Arrus"/>
          <w:b/>
          <w:bCs/>
          <w:sz w:val="22"/>
          <w:szCs w:val="28"/>
          <w:vertAlign w:val="superscript"/>
          <w:lang w:val="en-GB"/>
        </w:rPr>
        <w:t>th</w:t>
      </w:r>
      <w:r w:rsidRPr="00584AEA">
        <w:rPr>
          <w:rFonts w:ascii="Arrus" w:hAnsi="Arrus"/>
          <w:b/>
          <w:bCs/>
          <w:sz w:val="22"/>
          <w:szCs w:val="28"/>
          <w:lang w:val="en-GB"/>
        </w:rPr>
        <w:t xml:space="preserve"> state after media</w:t>
      </w:r>
      <w:r w:rsidRPr="00584AEA">
        <w:rPr>
          <w:rFonts w:ascii="Arrus" w:hAnsi="Arrus"/>
          <w:sz w:val="22"/>
          <w:szCs w:val="28"/>
          <w:lang w:val="en-GB"/>
        </w:rPr>
        <w:t>.</w:t>
      </w:r>
    </w:p>
    <w:p w14:paraId="268B4409" w14:textId="77777777" w:rsidR="00270475" w:rsidRPr="00584AEA" w:rsidRDefault="00270475" w:rsidP="00270475">
      <w:pPr>
        <w:jc w:val="both"/>
        <w:rPr>
          <w:rFonts w:ascii="Arrus" w:hAnsi="Arrus"/>
          <w:sz w:val="22"/>
          <w:szCs w:val="28"/>
          <w:lang w:val="en-GB"/>
        </w:rPr>
      </w:pPr>
    </w:p>
    <w:p w14:paraId="268B440A" w14:textId="77777777" w:rsidR="00270475" w:rsidRPr="00584AEA" w:rsidRDefault="00270475" w:rsidP="00270475">
      <w:pPr>
        <w:jc w:val="both"/>
        <w:rPr>
          <w:rFonts w:ascii="Arrus" w:hAnsi="Arrus"/>
          <w:b/>
          <w:bCs/>
          <w:sz w:val="22"/>
          <w:szCs w:val="28"/>
          <w:lang w:val="en-GB"/>
        </w:rPr>
      </w:pPr>
      <w:r w:rsidRPr="00584AEA">
        <w:rPr>
          <w:rFonts w:ascii="Arrus" w:hAnsi="Arrus"/>
          <w:sz w:val="22"/>
          <w:szCs w:val="28"/>
          <w:lang w:val="en-GB"/>
        </w:rPr>
        <w:t xml:space="preserve">* Muslims have not succeeded in taking advantage of the interest shown by various funding agencies. Neither have they been able to garner support for activities that are of genuine benefit to the community nor have they been able to create a network of NGOs that will promote their ideologies and concerns. Despite the increasingly dubious nature of the aims of the funding agencies, there are </w:t>
      </w:r>
      <w:proofErr w:type="spellStart"/>
      <w:r w:rsidRPr="00584AEA">
        <w:rPr>
          <w:rFonts w:ascii="Arrus" w:hAnsi="Arrus"/>
          <w:sz w:val="22"/>
          <w:szCs w:val="28"/>
          <w:lang w:val="en-GB"/>
        </w:rPr>
        <w:t>shill</w:t>
      </w:r>
      <w:proofErr w:type="spellEnd"/>
      <w:r w:rsidRPr="00584AEA">
        <w:rPr>
          <w:rFonts w:ascii="Arrus" w:hAnsi="Arrus"/>
          <w:sz w:val="22"/>
          <w:szCs w:val="28"/>
          <w:lang w:val="en-GB"/>
        </w:rPr>
        <w:t xml:space="preserve"> many areas where Muslims can collaborate with governmental and non-governmental agencies for their socioeconomic empowerment. These include education, health, and welfare schemes for the widows, disabled, destitute, workers, microfinance, hygiene, rural development, women and childcare and the care of the elderly.  There are huge funds available for work in these field not only with the governmental departments but also in the social sector of many private companies and organisations floated by </w:t>
      </w:r>
      <w:r w:rsidRPr="00584AEA">
        <w:rPr>
          <w:rFonts w:ascii="Arrus" w:hAnsi="Arrus"/>
          <w:b/>
          <w:bCs/>
          <w:sz w:val="22"/>
          <w:szCs w:val="28"/>
          <w:lang w:val="en-GB"/>
        </w:rPr>
        <w:t>philanthropists, and Muslim NGOs must come forward to develop partnerships with them. There is a special need to focus on health and education sectors but all the possible sectors and avenues must be explored.</w:t>
      </w:r>
    </w:p>
    <w:p w14:paraId="268B440B" w14:textId="77777777" w:rsidR="00270475" w:rsidRPr="00584AEA" w:rsidRDefault="00270475" w:rsidP="00270475">
      <w:pPr>
        <w:jc w:val="both"/>
        <w:rPr>
          <w:rFonts w:ascii="Arrus" w:hAnsi="Arrus"/>
          <w:b/>
          <w:bCs/>
          <w:sz w:val="22"/>
          <w:szCs w:val="28"/>
          <w:lang w:val="en-GB"/>
        </w:rPr>
      </w:pPr>
    </w:p>
    <w:p w14:paraId="268B440C"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lastRenderedPageBreak/>
        <w:t>Media</w:t>
      </w:r>
    </w:p>
    <w:p w14:paraId="268B440D" w14:textId="77777777" w:rsidR="00270475" w:rsidRPr="00584AEA" w:rsidRDefault="00270475" w:rsidP="00270475">
      <w:pPr>
        <w:jc w:val="both"/>
        <w:rPr>
          <w:rFonts w:ascii="Arrus" w:hAnsi="Arrus"/>
          <w:b/>
          <w:bCs/>
          <w:sz w:val="22"/>
          <w:szCs w:val="28"/>
          <w:lang w:val="en-GB"/>
        </w:rPr>
      </w:pPr>
    </w:p>
    <w:p w14:paraId="268B440E" w14:textId="77777777" w:rsidR="00270475" w:rsidRPr="00584AEA" w:rsidRDefault="00270475" w:rsidP="00270475">
      <w:pPr>
        <w:jc w:val="both"/>
        <w:rPr>
          <w:rFonts w:ascii="Arrus" w:hAnsi="Arrus"/>
          <w:b/>
          <w:bCs/>
          <w:snapToGrid w:val="0"/>
          <w:sz w:val="22"/>
          <w:szCs w:val="28"/>
          <w:lang w:val="en-GB"/>
        </w:rPr>
      </w:pPr>
      <w:r w:rsidRPr="00584AEA">
        <w:rPr>
          <w:rFonts w:ascii="Arrus" w:hAnsi="Arrus"/>
          <w:b/>
          <w:bCs/>
          <w:snapToGrid w:val="0"/>
          <w:sz w:val="22"/>
          <w:szCs w:val="28"/>
          <w:lang w:val="en-GB"/>
        </w:rPr>
        <w:t>* The press is extremely choosy in reports and articles of various hues. These are almost always, with a very few exceptions, aimed at promoting individualism, sexual freedom, aristocratic lifestyles, capitalistic economics and rightist politics.</w:t>
      </w:r>
    </w:p>
    <w:p w14:paraId="268B440F" w14:textId="77777777" w:rsidR="00270475" w:rsidRPr="00584AEA" w:rsidRDefault="00270475" w:rsidP="00270475">
      <w:pPr>
        <w:jc w:val="both"/>
        <w:rPr>
          <w:rFonts w:ascii="Arrus" w:hAnsi="Arrus"/>
          <w:b/>
          <w:bCs/>
          <w:snapToGrid w:val="0"/>
          <w:sz w:val="22"/>
          <w:szCs w:val="28"/>
          <w:lang w:val="en-GB"/>
        </w:rPr>
      </w:pPr>
    </w:p>
    <w:p w14:paraId="268B4410" w14:textId="77777777" w:rsidR="00270475" w:rsidRPr="00584AEA" w:rsidRDefault="00270475" w:rsidP="00270475">
      <w:pPr>
        <w:jc w:val="both"/>
        <w:rPr>
          <w:rFonts w:ascii="Arrus" w:hAnsi="Arrus"/>
          <w:sz w:val="22"/>
          <w:szCs w:val="28"/>
          <w:vertAlign w:val="superscript"/>
          <w:lang w:val="en-GB"/>
        </w:rPr>
      </w:pPr>
      <w:r w:rsidRPr="00584AEA">
        <w:rPr>
          <w:rFonts w:ascii="Arrus" w:hAnsi="Arrus"/>
          <w:sz w:val="22"/>
          <w:szCs w:val="28"/>
          <w:lang w:val="en-GB"/>
        </w:rPr>
        <w:t xml:space="preserve"> “In the </w:t>
      </w:r>
      <w:hyperlink r:id="rId1013" w:tooltip="Mobile phone" w:history="1">
        <w:r w:rsidRPr="00584AEA">
          <w:rPr>
            <w:rStyle w:val="Hyperlink"/>
            <w:rFonts w:ascii="Arrus" w:eastAsiaTheme="majorEastAsia" w:hAnsi="Arrus" w:cs="Arial"/>
            <w:sz w:val="22"/>
            <w:szCs w:val="28"/>
            <w:lang w:val="en-GB"/>
          </w:rPr>
          <w:t>mobile telephony</w:t>
        </w:r>
      </w:hyperlink>
      <w:r w:rsidRPr="00584AEA">
        <w:rPr>
          <w:rFonts w:ascii="Arrus" w:hAnsi="Arrus"/>
          <w:sz w:val="22"/>
          <w:szCs w:val="28"/>
          <w:lang w:val="en-GB"/>
        </w:rPr>
        <w:t xml:space="preserve"> sector, </w:t>
      </w:r>
      <w:hyperlink r:id="rId1014" w:tooltip="Bharti Airtel" w:history="1">
        <w:r w:rsidRPr="00584AEA">
          <w:rPr>
            <w:rStyle w:val="Hyperlink"/>
            <w:rFonts w:ascii="Arrus" w:eastAsiaTheme="majorEastAsia" w:hAnsi="Arrus" w:cs="Arial"/>
            <w:sz w:val="22"/>
            <w:szCs w:val="28"/>
            <w:lang w:val="en-GB"/>
          </w:rPr>
          <w:t>Bharti Airtel</w:t>
        </w:r>
      </w:hyperlink>
      <w:r w:rsidRPr="00584AEA">
        <w:rPr>
          <w:rFonts w:ascii="Arrus" w:hAnsi="Arrus"/>
          <w:sz w:val="22"/>
          <w:szCs w:val="28"/>
          <w:lang w:val="en-GB"/>
        </w:rPr>
        <w:t xml:space="preserve"> controls 24.3% subscriber base followed by </w:t>
      </w:r>
      <w:hyperlink r:id="rId1015" w:tooltip="Reliance Communications" w:history="1">
        <w:r w:rsidRPr="00584AEA">
          <w:rPr>
            <w:rStyle w:val="Hyperlink"/>
            <w:rFonts w:ascii="Arrus" w:eastAsiaTheme="majorEastAsia" w:hAnsi="Arrus" w:cs="Arial"/>
            <w:sz w:val="22"/>
            <w:szCs w:val="28"/>
            <w:lang w:val="en-GB"/>
          </w:rPr>
          <w:t>Reliance Communications</w:t>
        </w:r>
      </w:hyperlink>
      <w:r w:rsidRPr="00584AEA">
        <w:rPr>
          <w:rFonts w:ascii="Arrus" w:hAnsi="Arrus"/>
          <w:sz w:val="22"/>
          <w:szCs w:val="28"/>
          <w:lang w:val="en-GB"/>
        </w:rPr>
        <w:t xml:space="preserve"> with 18.9%, </w:t>
      </w:r>
      <w:hyperlink r:id="rId1016" w:tooltip="Vodafone" w:history="1">
        <w:r w:rsidRPr="00584AEA">
          <w:rPr>
            <w:rStyle w:val="Hyperlink"/>
            <w:rFonts w:ascii="Arrus" w:eastAsiaTheme="majorEastAsia" w:hAnsi="Arrus" w:cs="Arial"/>
            <w:sz w:val="22"/>
            <w:szCs w:val="28"/>
            <w:lang w:val="en-GB"/>
          </w:rPr>
          <w:t>Vodafone</w:t>
        </w:r>
      </w:hyperlink>
      <w:r w:rsidRPr="00584AEA">
        <w:rPr>
          <w:rFonts w:ascii="Arrus" w:hAnsi="Arrus"/>
          <w:sz w:val="22"/>
          <w:szCs w:val="28"/>
          <w:lang w:val="en-GB"/>
        </w:rPr>
        <w:t xml:space="preserve"> with 18.8%, BSNL with 12.7% subscriber base as of June-2009, India had a total of 880 million mobile phone connections by 2011, Total fixed-line and wireless subscribers reached 688 million as of August 2010</w:t>
      </w:r>
      <w:r w:rsidRPr="00584AEA">
        <w:rPr>
          <w:rFonts w:ascii="Arrus" w:hAnsi="Arrus"/>
          <w:sz w:val="22"/>
          <w:szCs w:val="28"/>
          <w:vertAlign w:val="superscript"/>
          <w:lang w:val="en-GB"/>
        </w:rPr>
        <w:t>….</w:t>
      </w:r>
    </w:p>
    <w:p w14:paraId="268B4411" w14:textId="77777777" w:rsidR="00270475" w:rsidRPr="00584AEA" w:rsidRDefault="00270475" w:rsidP="00270475">
      <w:pPr>
        <w:pStyle w:val="NormalWeb"/>
        <w:jc w:val="both"/>
        <w:rPr>
          <w:rFonts w:ascii="Arrus" w:hAnsi="Arrus"/>
          <w:sz w:val="22"/>
          <w:szCs w:val="28"/>
          <w:lang w:val="en-GB"/>
        </w:rPr>
      </w:pPr>
      <w:r w:rsidRPr="00584AEA">
        <w:rPr>
          <w:rFonts w:ascii="Arrus" w:hAnsi="Arrus"/>
          <w:sz w:val="22"/>
          <w:szCs w:val="28"/>
          <w:lang w:val="en-GB"/>
        </w:rPr>
        <w:t xml:space="preserve">“  For the remaining years of the forecast period, the industry will continue to grow at increasing rates, resulting in the overall compound annual growth rate for the period 2009-13 of 10.5%. </w:t>
      </w:r>
    </w:p>
    <w:p w14:paraId="268B4412" w14:textId="77777777" w:rsidR="00270475" w:rsidRPr="00584AEA" w:rsidRDefault="00270475" w:rsidP="00270475">
      <w:pPr>
        <w:pStyle w:val="NormalWeb"/>
        <w:jc w:val="both"/>
        <w:rPr>
          <w:rFonts w:ascii="Arrus" w:hAnsi="Arrus"/>
          <w:sz w:val="22"/>
          <w:szCs w:val="28"/>
          <w:lang w:val="en-GB"/>
        </w:rPr>
      </w:pPr>
      <w:r w:rsidRPr="00584AEA">
        <w:rPr>
          <w:rFonts w:ascii="Arrus" w:hAnsi="Arrus"/>
          <w:sz w:val="22"/>
          <w:szCs w:val="28"/>
          <w:lang w:val="en-GB"/>
        </w:rPr>
        <w:t>“Television industry is projected to continue to be the major contributor to the overall industry revenue pie and is estimated to grow at a stable rate of 11.4% cumulatively over the next five years, from an estimated Rs. 244.7 billion in 2008. The overall television industry is projected to reach Rs. 420.0 billion by 2013. In the Television pie, television distribution is projected to garner a share of 60% in 2013. On the other hand, television advertising industry is projected to command a share of 41.0% in 2013, having increased from a present share of 39.0% in the total ad industry pie. The relative share of the television content industry is expected to remain constant at 4%. …..</w:t>
      </w:r>
    </w:p>
    <w:p w14:paraId="268B4413" w14:textId="77777777" w:rsidR="00270475" w:rsidRPr="00584AEA" w:rsidRDefault="00270475" w:rsidP="00270475">
      <w:pPr>
        <w:pStyle w:val="NormalWeb"/>
        <w:jc w:val="both"/>
        <w:rPr>
          <w:rFonts w:ascii="Arrus" w:hAnsi="Arrus"/>
          <w:sz w:val="22"/>
          <w:szCs w:val="28"/>
          <w:lang w:val="en-GB"/>
        </w:rPr>
      </w:pPr>
      <w:r w:rsidRPr="00584AEA">
        <w:rPr>
          <w:rFonts w:ascii="Arrus" w:hAnsi="Arrus"/>
          <w:sz w:val="22"/>
          <w:szCs w:val="28"/>
          <w:lang w:val="en-GB"/>
        </w:rPr>
        <w:t>“Film industry is projected to grow at a CAGR of 11.6% over the next five years, reaching to Rs. 185 billion in 2013 from the present Rs. 107 billion in 2008. The relative shares of the film industry are expected to shift marginally from the traditional revenues to the new emerging revenues…….</w:t>
      </w:r>
    </w:p>
    <w:p w14:paraId="268B4414" w14:textId="77777777" w:rsidR="00270475" w:rsidRPr="00584AEA" w:rsidRDefault="00270475" w:rsidP="00270475">
      <w:pPr>
        <w:pStyle w:val="NormalWeb"/>
        <w:jc w:val="both"/>
        <w:rPr>
          <w:rFonts w:ascii="Arrus" w:hAnsi="Arrus"/>
          <w:sz w:val="22"/>
          <w:szCs w:val="28"/>
          <w:lang w:val="en-GB"/>
        </w:rPr>
      </w:pPr>
      <w:r w:rsidRPr="00584AEA">
        <w:rPr>
          <w:rFonts w:ascii="Arrus" w:hAnsi="Arrus"/>
          <w:sz w:val="22"/>
          <w:szCs w:val="28"/>
          <w:lang w:val="en-GB"/>
        </w:rPr>
        <w:t>“Print media industry is projected to grow by 5.6% over the period 2009-13, reaching to Rs.213 billion in 2013 from the present Rs. 162 billion in 2008. The relative shares of newspaper publishing and magazine publishing are not expected to change significantly and are expected to remain the same at around 87% in favour of newspaper publishing. Magazine publishing is expected to grow at a higher rate of 6.5% as compared with newspaper publishing which is expected to grow at 5.6% for the next 5 years. ………</w:t>
      </w:r>
    </w:p>
    <w:p w14:paraId="268B4415" w14:textId="77777777" w:rsidR="00270475" w:rsidRPr="00584AEA" w:rsidRDefault="00270475" w:rsidP="00270475">
      <w:pPr>
        <w:pStyle w:val="NormalWeb"/>
        <w:jc w:val="both"/>
        <w:rPr>
          <w:rFonts w:ascii="Arrus" w:hAnsi="Arrus"/>
          <w:sz w:val="22"/>
          <w:szCs w:val="28"/>
          <w:lang w:val="en-GB"/>
        </w:rPr>
      </w:pPr>
      <w:r w:rsidRPr="00584AEA">
        <w:rPr>
          <w:rFonts w:ascii="Arrus" w:hAnsi="Arrus"/>
          <w:sz w:val="22"/>
          <w:szCs w:val="28"/>
          <w:lang w:val="en-GB"/>
        </w:rPr>
        <w:lastRenderedPageBreak/>
        <w:t>“Radio advertising industry is projected to grow at a CAGR of 18% over 2009-13, reaching Rs. 19 billion in 2013 from the present Rs. 8.3 billion in 2008; more than double its present size. In terms of share of ad pie, it is projected that the radio advertising industry will be able to increase its share from 3.8% to 5.2% in the next five years. …….</w:t>
      </w:r>
    </w:p>
    <w:p w14:paraId="268B4416" w14:textId="77777777" w:rsidR="00270475" w:rsidRPr="00584AEA" w:rsidRDefault="00270475" w:rsidP="00270475">
      <w:pPr>
        <w:pStyle w:val="NormalWeb"/>
        <w:jc w:val="both"/>
        <w:rPr>
          <w:rFonts w:ascii="Arrus" w:hAnsi="Arrus"/>
          <w:sz w:val="22"/>
          <w:szCs w:val="28"/>
          <w:lang w:val="en-GB"/>
        </w:rPr>
      </w:pPr>
      <w:r w:rsidRPr="00584AEA">
        <w:rPr>
          <w:rFonts w:ascii="Arrus" w:hAnsi="Arrus"/>
          <w:sz w:val="22"/>
          <w:szCs w:val="28"/>
          <w:lang w:val="en-GB"/>
        </w:rPr>
        <w:t>“Emerging segments, the key growth driver for the music industry over the next five years will be digital music, and its share is expected to move from 16% in 2008 to 60% in 2013. Within digital music, mobile music will continue to increase its share and maintain its dominance.</w:t>
      </w:r>
    </w:p>
    <w:p w14:paraId="268B4417" w14:textId="77777777" w:rsidR="00270475" w:rsidRPr="00584AEA" w:rsidRDefault="00270475" w:rsidP="00270475">
      <w:pPr>
        <w:pStyle w:val="NormalWeb"/>
        <w:jc w:val="both"/>
        <w:rPr>
          <w:rFonts w:ascii="Arrus" w:hAnsi="Arrus"/>
          <w:sz w:val="22"/>
          <w:szCs w:val="28"/>
          <w:lang w:val="en-GB"/>
        </w:rPr>
      </w:pPr>
      <w:r w:rsidRPr="00584AEA">
        <w:rPr>
          <w:rFonts w:ascii="Arrus" w:hAnsi="Arrus"/>
          <w:sz w:val="22"/>
          <w:szCs w:val="28"/>
          <w:lang w:val="en-GB"/>
        </w:rPr>
        <w:t>“Given the trends of increased internet usage, internet advertising is projected to grow by 32% over the next five years and reach an estimated Rs. 20 billion in 2013 from the present Rs. 5 billion in 2008. The share of the online advertising too is projected to grow from 2.3% in 2008 to 5.5% in 2013 of the overall advertising pie……</w:t>
      </w:r>
    </w:p>
    <w:p w14:paraId="268B4418" w14:textId="77777777" w:rsidR="00270475" w:rsidRPr="00584AEA" w:rsidRDefault="00270475" w:rsidP="00270475">
      <w:pPr>
        <w:pStyle w:val="NormalWeb"/>
        <w:jc w:val="both"/>
        <w:rPr>
          <w:rFonts w:ascii="Arrus" w:hAnsi="Arrus"/>
          <w:sz w:val="22"/>
          <w:szCs w:val="28"/>
          <w:lang w:val="en-GB"/>
        </w:rPr>
      </w:pPr>
      <w:r w:rsidRPr="00584AEA">
        <w:rPr>
          <w:rFonts w:ascii="Arrus" w:hAnsi="Arrus"/>
          <w:sz w:val="22"/>
          <w:szCs w:val="28"/>
          <w:lang w:val="en-GB"/>
        </w:rPr>
        <w:t>“The estimated size of Out of home (OOH) advertising spend is Rs 15 billion in 2008, which is projected to become almost twice its current size in 2013 (i.e., Rs 25 billion). Its share in the total ad pie is expected to go down marginally to 6.8% in 2013 from a current level of 6.9% in 2008. ….</w:t>
      </w:r>
    </w:p>
    <w:p w14:paraId="268B4419" w14:textId="77777777" w:rsidR="00270475" w:rsidRPr="00584AEA" w:rsidRDefault="00270475" w:rsidP="00270475">
      <w:pPr>
        <w:pStyle w:val="NormalWeb"/>
        <w:jc w:val="both"/>
        <w:rPr>
          <w:rFonts w:ascii="Arrus" w:hAnsi="Arrus"/>
          <w:sz w:val="22"/>
          <w:szCs w:val="28"/>
          <w:lang w:val="en-GB"/>
        </w:rPr>
      </w:pPr>
      <w:r w:rsidRPr="00584AEA">
        <w:rPr>
          <w:rFonts w:ascii="Arrus" w:hAnsi="Arrus"/>
          <w:sz w:val="22"/>
          <w:szCs w:val="28"/>
          <w:lang w:val="en-GB"/>
        </w:rPr>
        <w:t>“Animation, gaming and VFX industry will continue to maintain its growth pace and is projected to grow at a CAGR of 22% to Rs. 42.5 billion in 2013 from its current size of Rs. 15.6 billion. In the animation space, domestic demand will create the fillip in its growth, as well as contribution from international co-productions, in the film and television space. …..</w:t>
      </w:r>
    </w:p>
    <w:p w14:paraId="268B441A" w14:textId="77777777" w:rsidR="00270475" w:rsidRPr="00584AEA" w:rsidRDefault="00270475" w:rsidP="00270475">
      <w:pPr>
        <w:pStyle w:val="NormalWeb"/>
        <w:jc w:val="both"/>
        <w:rPr>
          <w:rFonts w:ascii="Arrus" w:hAnsi="Arrus"/>
          <w:sz w:val="22"/>
          <w:szCs w:val="28"/>
          <w:lang w:val="en-GB"/>
        </w:rPr>
      </w:pPr>
      <w:r w:rsidRPr="00584AEA">
        <w:rPr>
          <w:rFonts w:ascii="Arrus" w:hAnsi="Arrus"/>
          <w:sz w:val="22"/>
          <w:szCs w:val="28"/>
          <w:lang w:val="en-GB"/>
        </w:rPr>
        <w:t>“Owing to the economic slowdown, the growth in advertising spending has slowed after a period of robust growth. In 2008, overall advertising spending recorded a growth of 11.3%, over the previous year which is much lower than the growth rate of 20.7% in the earlier year. Overall spending expected to increase from the present size of Rs. 216 billion in 2008, to Rs. 366 billion in 2013 (a cumulative growth of 11.1% on an overall basis). ..”</w:t>
      </w:r>
    </w:p>
    <w:p w14:paraId="268B441B"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(http://www.medianewsline.com/news/132/ARTICLE/4864/2009-07-29.html)</w:t>
      </w:r>
    </w:p>
    <w:p w14:paraId="268B441C" w14:textId="77777777" w:rsidR="00270475" w:rsidRPr="00584AEA" w:rsidRDefault="00270475" w:rsidP="00270475">
      <w:pPr>
        <w:jc w:val="both"/>
        <w:rPr>
          <w:rFonts w:ascii="Arrus" w:hAnsi="Arrus"/>
          <w:sz w:val="22"/>
          <w:szCs w:val="28"/>
          <w:lang w:val="en-GB"/>
        </w:rPr>
      </w:pPr>
    </w:p>
    <w:p w14:paraId="268B441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With no media of their own, except a few religion-based channels like PEACE TV, Muslims are unable to present their viewpoint in the mainstream media. </w:t>
      </w:r>
    </w:p>
    <w:p w14:paraId="268B441E" w14:textId="77777777" w:rsidR="00270475" w:rsidRPr="00584AEA" w:rsidRDefault="00270475" w:rsidP="00270475">
      <w:pPr>
        <w:jc w:val="both"/>
        <w:rPr>
          <w:rFonts w:ascii="Arrus" w:hAnsi="Arrus"/>
          <w:sz w:val="22"/>
          <w:szCs w:val="28"/>
          <w:lang w:val="en-GB"/>
        </w:rPr>
      </w:pPr>
    </w:p>
    <w:p w14:paraId="268B441F" w14:textId="77777777" w:rsidR="00270475" w:rsidRPr="00584AEA" w:rsidRDefault="00270475" w:rsidP="00270475">
      <w:pPr>
        <w:jc w:val="both"/>
        <w:rPr>
          <w:rFonts w:ascii="Arrus" w:hAnsi="Arrus"/>
          <w:sz w:val="22"/>
          <w:szCs w:val="28"/>
          <w:lang w:val="en-GB"/>
        </w:rPr>
      </w:pPr>
      <w:r w:rsidRPr="00584AEA">
        <w:rPr>
          <w:rFonts w:ascii="Arrus" w:hAnsi="Arrus"/>
          <w:b/>
          <w:bCs/>
          <w:sz w:val="22"/>
          <w:szCs w:val="28"/>
          <w:lang w:val="en-GB"/>
        </w:rPr>
        <w:lastRenderedPageBreak/>
        <w:t>* It is high time Muslims took steps to create a media aimed at presenting facts, healthy entertainment and value based programmes</w:t>
      </w:r>
      <w:r w:rsidRPr="00584AEA">
        <w:rPr>
          <w:rFonts w:ascii="Arrus" w:hAnsi="Arrus"/>
          <w:sz w:val="22"/>
          <w:szCs w:val="28"/>
          <w:lang w:val="en-GB"/>
        </w:rPr>
        <w:t>.</w:t>
      </w:r>
    </w:p>
    <w:p w14:paraId="268B4420" w14:textId="77777777" w:rsidR="00270475" w:rsidRPr="00584AEA" w:rsidRDefault="00270475" w:rsidP="00270475">
      <w:pPr>
        <w:jc w:val="both"/>
        <w:rPr>
          <w:rFonts w:ascii="Arrus" w:hAnsi="Arrus"/>
          <w:sz w:val="22"/>
          <w:szCs w:val="28"/>
          <w:lang w:val="en-GB"/>
        </w:rPr>
      </w:pPr>
    </w:p>
    <w:p w14:paraId="268B4421"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Awqaf</w:t>
      </w:r>
    </w:p>
    <w:p w14:paraId="268B4422" w14:textId="77777777" w:rsidR="00270475" w:rsidRPr="00584AEA" w:rsidRDefault="00270475" w:rsidP="00270475">
      <w:pPr>
        <w:jc w:val="both"/>
        <w:rPr>
          <w:rFonts w:ascii="Arrus" w:hAnsi="Arrus"/>
          <w:sz w:val="22"/>
          <w:szCs w:val="28"/>
          <w:lang w:val="en-GB"/>
        </w:rPr>
      </w:pPr>
    </w:p>
    <w:p w14:paraId="268B4423" w14:textId="77777777" w:rsidR="00270475" w:rsidRPr="00584AEA" w:rsidRDefault="00270475" w:rsidP="006F4670">
      <w:pPr>
        <w:pStyle w:val="NormalWeb"/>
        <w:numPr>
          <w:ilvl w:val="0"/>
          <w:numId w:val="118"/>
        </w:numPr>
        <w:jc w:val="both"/>
        <w:rPr>
          <w:rFonts w:ascii="Arrus" w:hAnsi="Arrus"/>
          <w:sz w:val="22"/>
          <w:szCs w:val="28"/>
          <w:lang w:val="en-GB"/>
        </w:rPr>
      </w:pPr>
      <w:r w:rsidRPr="00584AEA">
        <w:rPr>
          <w:rFonts w:ascii="Arrus" w:hAnsi="Arrus"/>
          <w:sz w:val="22"/>
          <w:szCs w:val="28"/>
          <w:lang w:val="en-GB"/>
        </w:rPr>
        <w:t>There are more than 4.9 lakh registered Waqfs spread over the country but the current annual income from these properties is only about Rs. 163 crores, which amounts to a meagre 2.7 per cent rate of return.</w:t>
      </w:r>
    </w:p>
    <w:p w14:paraId="268B4424" w14:textId="77777777" w:rsidR="00270475" w:rsidRPr="00584AEA" w:rsidRDefault="00270475" w:rsidP="006F4670">
      <w:pPr>
        <w:pStyle w:val="NormalWeb"/>
        <w:numPr>
          <w:ilvl w:val="0"/>
          <w:numId w:val="118"/>
        </w:numPr>
        <w:jc w:val="both"/>
        <w:rPr>
          <w:rFonts w:ascii="Arrus" w:hAnsi="Arrus"/>
          <w:i/>
          <w:iCs/>
          <w:sz w:val="22"/>
          <w:szCs w:val="28"/>
          <w:lang w:val="en-GB"/>
        </w:rPr>
      </w:pPr>
      <w:r w:rsidRPr="00584AEA">
        <w:rPr>
          <w:rFonts w:ascii="Arrus" w:hAnsi="Arrus"/>
          <w:sz w:val="22"/>
          <w:szCs w:val="28"/>
          <w:lang w:val="en-GB"/>
        </w:rPr>
        <w:t xml:space="preserve">The market value of all the Waqf properties at current prices is around Rs.1.2 lakh crores. If these properties are put to efficient and marketable use they can generate at least a minimum 10% annual return which means around Rs.12,000 crores. (Compare this to the </w:t>
      </w:r>
      <w:proofErr w:type="spellStart"/>
      <w:r w:rsidRPr="00584AEA">
        <w:rPr>
          <w:rFonts w:ascii="Arrus" w:hAnsi="Arrus"/>
          <w:sz w:val="22"/>
          <w:szCs w:val="28"/>
          <w:lang w:val="en-GB"/>
        </w:rPr>
        <w:t>The</w:t>
      </w:r>
      <w:proofErr w:type="spellEnd"/>
      <w:r w:rsidRPr="00584AEA">
        <w:rPr>
          <w:rFonts w:ascii="Arrus" w:hAnsi="Arrus"/>
          <w:sz w:val="22"/>
          <w:szCs w:val="28"/>
          <w:lang w:val="en-GB"/>
        </w:rPr>
        <w:t xml:space="preserve"> Maulana Azad Foundation which has a corpus of Rs. 200 crore. At 10% rate of return it will only yield Rs. 20 crores annually). </w:t>
      </w:r>
    </w:p>
    <w:p w14:paraId="268B4425" w14:textId="77777777" w:rsidR="00270475" w:rsidRPr="00584AEA" w:rsidRDefault="00270475" w:rsidP="006F4670">
      <w:pPr>
        <w:widowControl/>
        <w:numPr>
          <w:ilvl w:val="0"/>
          <w:numId w:val="118"/>
        </w:numPr>
        <w:jc w:val="both"/>
        <w:rPr>
          <w:rFonts w:ascii="Arrus" w:hAnsi="Arrus"/>
          <w:i/>
          <w:iCs/>
          <w:sz w:val="22"/>
          <w:szCs w:val="28"/>
          <w:lang w:val="en-GB"/>
        </w:rPr>
      </w:pPr>
      <w:r w:rsidRPr="00584AEA">
        <w:rPr>
          <w:rFonts w:ascii="Arrus" w:hAnsi="Arrus"/>
          <w:sz w:val="22"/>
          <w:szCs w:val="28"/>
          <w:lang w:val="en-GB"/>
        </w:rPr>
        <w:t xml:space="preserve">Data available with Sachar Committee shows that in cases where Waqf property is efficiently utilized, the return has averaged 20% per annum. </w:t>
      </w:r>
    </w:p>
    <w:p w14:paraId="268B4426" w14:textId="77777777" w:rsidR="00270475" w:rsidRPr="00584AEA" w:rsidRDefault="00270475" w:rsidP="006F4670">
      <w:pPr>
        <w:widowControl/>
        <w:numPr>
          <w:ilvl w:val="0"/>
          <w:numId w:val="118"/>
        </w:numPr>
        <w:jc w:val="both"/>
        <w:rPr>
          <w:rFonts w:ascii="Arrus" w:hAnsi="Arrus"/>
          <w:sz w:val="22"/>
          <w:szCs w:val="28"/>
          <w:lang w:val="en-GB"/>
        </w:rPr>
      </w:pPr>
      <w:r w:rsidRPr="00584AEA">
        <w:rPr>
          <w:rFonts w:ascii="Arrus" w:hAnsi="Arrus"/>
          <w:sz w:val="22"/>
          <w:szCs w:val="28"/>
          <w:lang w:val="en-GB"/>
        </w:rPr>
        <w:t xml:space="preserve">The management of the Waqf Boards is unsatisfactory due to inadequate empowerment of the State Waqf Boards and Central Waqf Council. </w:t>
      </w:r>
    </w:p>
    <w:p w14:paraId="268B4427" w14:textId="77777777" w:rsidR="00270475" w:rsidRPr="00584AEA" w:rsidRDefault="00270475" w:rsidP="006F4670">
      <w:pPr>
        <w:widowControl/>
        <w:numPr>
          <w:ilvl w:val="0"/>
          <w:numId w:val="118"/>
        </w:numPr>
        <w:jc w:val="both"/>
        <w:rPr>
          <w:rFonts w:ascii="Arrus" w:hAnsi="Arrus"/>
          <w:i/>
          <w:iCs/>
          <w:sz w:val="22"/>
          <w:szCs w:val="28"/>
          <w:lang w:val="en-GB"/>
        </w:rPr>
      </w:pPr>
      <w:r w:rsidRPr="00584AEA">
        <w:rPr>
          <w:rFonts w:ascii="Arrus" w:hAnsi="Arrus"/>
          <w:sz w:val="22"/>
          <w:szCs w:val="28"/>
          <w:lang w:val="en-GB"/>
        </w:rPr>
        <w:t>Encroachment by the State, who is the custodian of the Waqf interests, is common.</w:t>
      </w:r>
    </w:p>
    <w:p w14:paraId="268B4428" w14:textId="77777777" w:rsidR="00270475" w:rsidRPr="00584AEA" w:rsidRDefault="00270475" w:rsidP="006F4670">
      <w:pPr>
        <w:widowControl/>
        <w:numPr>
          <w:ilvl w:val="0"/>
          <w:numId w:val="118"/>
        </w:numPr>
        <w:jc w:val="both"/>
        <w:rPr>
          <w:rFonts w:ascii="Arrus" w:hAnsi="Arrus"/>
          <w:i/>
          <w:iCs/>
          <w:sz w:val="22"/>
          <w:szCs w:val="28"/>
          <w:lang w:val="en-GB"/>
        </w:rPr>
      </w:pPr>
      <w:r w:rsidRPr="00584AEA">
        <w:rPr>
          <w:rFonts w:ascii="Arrus" w:hAnsi="Arrus"/>
          <w:sz w:val="22"/>
          <w:szCs w:val="28"/>
          <w:lang w:val="en-GB"/>
        </w:rPr>
        <w:t>The attitude of the state governments and their agencies has resulted in large</w:t>
      </w:r>
      <w:r w:rsidRPr="00584AEA">
        <w:rPr>
          <w:rFonts w:ascii="Arrus" w:hAnsi="Arrus"/>
          <w:i/>
          <w:iCs/>
          <w:sz w:val="22"/>
          <w:szCs w:val="28"/>
          <w:lang w:val="en-GB"/>
        </w:rPr>
        <w:t xml:space="preserve"> </w:t>
      </w:r>
      <w:r w:rsidRPr="00584AEA">
        <w:rPr>
          <w:rFonts w:ascii="Arrus" w:hAnsi="Arrus"/>
          <w:sz w:val="22"/>
          <w:szCs w:val="28"/>
          <w:lang w:val="en-GB"/>
        </w:rPr>
        <w:t xml:space="preserve">scale abrogation of the cherished and charitable objectives of the Waqfs. </w:t>
      </w:r>
    </w:p>
    <w:p w14:paraId="268B4429" w14:textId="77777777" w:rsidR="00270475" w:rsidRPr="00584AEA" w:rsidRDefault="00270475" w:rsidP="006F4670">
      <w:pPr>
        <w:widowControl/>
        <w:numPr>
          <w:ilvl w:val="0"/>
          <w:numId w:val="118"/>
        </w:numPr>
        <w:jc w:val="both"/>
        <w:rPr>
          <w:rFonts w:ascii="Arrus" w:hAnsi="Arrus"/>
          <w:i/>
          <w:iCs/>
          <w:sz w:val="22"/>
          <w:szCs w:val="28"/>
          <w:lang w:val="en-GB"/>
        </w:rPr>
      </w:pPr>
      <w:r w:rsidRPr="00584AEA">
        <w:rPr>
          <w:rFonts w:ascii="Arrus" w:hAnsi="Arrus"/>
          <w:sz w:val="22"/>
          <w:szCs w:val="28"/>
          <w:lang w:val="en-GB"/>
        </w:rPr>
        <w:t>The importance of stricter monitoring of the Waqf management in general and</w:t>
      </w:r>
      <w:r w:rsidRPr="00584AEA">
        <w:rPr>
          <w:rFonts w:ascii="Arrus" w:hAnsi="Arrus"/>
          <w:i/>
          <w:iCs/>
          <w:sz w:val="22"/>
          <w:szCs w:val="28"/>
          <w:lang w:val="en-GB"/>
        </w:rPr>
        <w:t xml:space="preserve"> </w:t>
      </w:r>
      <w:r w:rsidRPr="00584AEA">
        <w:rPr>
          <w:rFonts w:ascii="Arrus" w:hAnsi="Arrus"/>
          <w:sz w:val="22"/>
          <w:szCs w:val="28"/>
          <w:lang w:val="en-GB"/>
        </w:rPr>
        <w:t xml:space="preserve">the vacation of encroachments in particular cannot be overemphasized. </w:t>
      </w:r>
    </w:p>
    <w:p w14:paraId="268B442A" w14:textId="77777777" w:rsidR="00270475" w:rsidRPr="00584AEA" w:rsidRDefault="00270475" w:rsidP="006F4670">
      <w:pPr>
        <w:widowControl/>
        <w:numPr>
          <w:ilvl w:val="0"/>
          <w:numId w:val="118"/>
        </w:numPr>
        <w:jc w:val="both"/>
        <w:rPr>
          <w:rFonts w:ascii="Arrus" w:hAnsi="Arrus"/>
          <w:i/>
          <w:iCs/>
          <w:sz w:val="22"/>
          <w:szCs w:val="28"/>
          <w:lang w:val="en-GB"/>
        </w:rPr>
      </w:pPr>
      <w:r w:rsidRPr="00584AEA">
        <w:rPr>
          <w:rFonts w:ascii="Arrus" w:hAnsi="Arrus"/>
          <w:sz w:val="22"/>
          <w:szCs w:val="28"/>
          <w:lang w:val="en-GB"/>
        </w:rPr>
        <w:t>Many states have huge amounts that are outstanding but not paid to the Waqf</w:t>
      </w:r>
      <w:r w:rsidRPr="00584AEA">
        <w:rPr>
          <w:rFonts w:ascii="Arrus" w:hAnsi="Arrus"/>
          <w:i/>
          <w:iCs/>
          <w:sz w:val="22"/>
          <w:szCs w:val="28"/>
          <w:lang w:val="en-GB"/>
        </w:rPr>
        <w:t xml:space="preserve"> </w:t>
      </w:r>
      <w:r w:rsidRPr="00584AEA">
        <w:rPr>
          <w:rFonts w:ascii="Arrus" w:hAnsi="Arrus"/>
          <w:sz w:val="22"/>
          <w:szCs w:val="28"/>
          <w:lang w:val="en-GB"/>
        </w:rPr>
        <w:t xml:space="preserve">Boards for various reasons. </w:t>
      </w:r>
    </w:p>
    <w:p w14:paraId="268B442B" w14:textId="77777777" w:rsidR="00270475" w:rsidRPr="00584AEA" w:rsidRDefault="00270475" w:rsidP="006F4670">
      <w:pPr>
        <w:widowControl/>
        <w:numPr>
          <w:ilvl w:val="0"/>
          <w:numId w:val="118"/>
        </w:numPr>
        <w:jc w:val="both"/>
        <w:rPr>
          <w:rFonts w:ascii="Arrus" w:hAnsi="Arrus"/>
          <w:i/>
          <w:iCs/>
          <w:sz w:val="22"/>
          <w:szCs w:val="28"/>
          <w:lang w:val="en-GB"/>
        </w:rPr>
      </w:pPr>
      <w:r w:rsidRPr="00584AEA">
        <w:rPr>
          <w:rFonts w:ascii="Arrus" w:hAnsi="Arrus"/>
          <w:sz w:val="22"/>
          <w:szCs w:val="28"/>
          <w:lang w:val="en-GB"/>
        </w:rPr>
        <w:t>The Delhi Waqf Board has effectively been deprived of the use of its valuable</w:t>
      </w:r>
      <w:r w:rsidRPr="00584AEA">
        <w:rPr>
          <w:rFonts w:ascii="Arrus" w:hAnsi="Arrus"/>
          <w:i/>
          <w:iCs/>
          <w:sz w:val="22"/>
          <w:szCs w:val="28"/>
          <w:lang w:val="en-GB"/>
        </w:rPr>
        <w:t xml:space="preserve"> </w:t>
      </w:r>
      <w:r w:rsidRPr="00584AEA">
        <w:rPr>
          <w:rFonts w:ascii="Arrus" w:hAnsi="Arrus"/>
          <w:sz w:val="22"/>
          <w:szCs w:val="28"/>
          <w:lang w:val="en-GB"/>
        </w:rPr>
        <w:t xml:space="preserve">properties, currently estimated at Rs.6,000 crores. </w:t>
      </w:r>
      <w:r w:rsidRPr="00584AEA">
        <w:rPr>
          <w:rFonts w:ascii="Arrus" w:hAnsi="Arrus"/>
          <w:i/>
          <w:iCs/>
          <w:sz w:val="22"/>
          <w:szCs w:val="28"/>
          <w:lang w:val="en-GB"/>
        </w:rPr>
        <w:t xml:space="preserve"> </w:t>
      </w:r>
    </w:p>
    <w:p w14:paraId="268B442C" w14:textId="77777777" w:rsidR="00270475" w:rsidRPr="00584AEA" w:rsidRDefault="00270475" w:rsidP="00270475">
      <w:pPr>
        <w:jc w:val="both"/>
        <w:rPr>
          <w:rFonts w:ascii="Arrus" w:hAnsi="Arrus"/>
          <w:sz w:val="22"/>
          <w:szCs w:val="28"/>
          <w:lang w:val="en-GB"/>
        </w:rPr>
      </w:pPr>
    </w:p>
    <w:p w14:paraId="268B442D"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Political Empowerment</w:t>
      </w:r>
    </w:p>
    <w:p w14:paraId="268B442E" w14:textId="77777777" w:rsidR="00270475" w:rsidRPr="00584AEA" w:rsidRDefault="00270475" w:rsidP="00270475">
      <w:pPr>
        <w:jc w:val="both"/>
        <w:rPr>
          <w:rFonts w:ascii="Arrus" w:hAnsi="Arrus"/>
          <w:b/>
          <w:bCs/>
          <w:sz w:val="22"/>
          <w:szCs w:val="28"/>
          <w:lang w:val="en-GB"/>
        </w:rPr>
      </w:pPr>
    </w:p>
    <w:p w14:paraId="268B442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Muslims have neither become politically powerful enough to have things in their own hands nor have been able to pressurise others to make any direct impact on their real issues particularly related to their </w:t>
      </w:r>
      <w:r w:rsidRPr="00584AEA">
        <w:rPr>
          <w:rFonts w:ascii="Arrus" w:hAnsi="Arrus"/>
          <w:sz w:val="22"/>
          <w:szCs w:val="28"/>
          <w:lang w:val="en-GB"/>
        </w:rPr>
        <w:lastRenderedPageBreak/>
        <w:t>socioeconomic conditions. The problem lies not only with the system and the national political parties all of which have ignored Muslims but also with their own way of planning.</w:t>
      </w:r>
    </w:p>
    <w:p w14:paraId="268B4430" w14:textId="77777777" w:rsidR="00270475" w:rsidRPr="00584AEA" w:rsidRDefault="00270475" w:rsidP="00270475">
      <w:pPr>
        <w:jc w:val="both"/>
        <w:rPr>
          <w:rFonts w:ascii="Arrus" w:hAnsi="Arrus"/>
          <w:b/>
          <w:bCs/>
          <w:sz w:val="22"/>
          <w:szCs w:val="28"/>
          <w:lang w:val="en-GB"/>
        </w:rPr>
      </w:pPr>
    </w:p>
    <w:p w14:paraId="268B443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The result of inapt handling of the prevailing conditions is that</w:t>
      </w:r>
    </w:p>
    <w:p w14:paraId="268B4432" w14:textId="77777777" w:rsidR="00270475" w:rsidRPr="00584AEA" w:rsidRDefault="00270475" w:rsidP="006F4670">
      <w:pPr>
        <w:widowControl/>
        <w:numPr>
          <w:ilvl w:val="2"/>
          <w:numId w:val="118"/>
        </w:numPr>
        <w:autoSpaceDE/>
        <w:autoSpaceDN/>
        <w:adjustRightInd/>
        <w:jc w:val="both"/>
        <w:rPr>
          <w:rFonts w:ascii="Arrus" w:hAnsi="Arrus"/>
          <w:sz w:val="22"/>
          <w:szCs w:val="28"/>
          <w:lang w:val="en-GB"/>
        </w:rPr>
      </w:pPr>
      <w:r w:rsidRPr="00584AEA">
        <w:rPr>
          <w:rFonts w:ascii="Arrus" w:hAnsi="Arrus"/>
          <w:sz w:val="22"/>
          <w:szCs w:val="28"/>
          <w:lang w:val="en-GB"/>
        </w:rPr>
        <w:t>They have much less share in parliament than their population demands;</w:t>
      </w:r>
    </w:p>
    <w:p w14:paraId="268B4433" w14:textId="77777777" w:rsidR="00270475" w:rsidRPr="00584AEA" w:rsidRDefault="00270475" w:rsidP="006F4670">
      <w:pPr>
        <w:widowControl/>
        <w:numPr>
          <w:ilvl w:val="2"/>
          <w:numId w:val="118"/>
        </w:numPr>
        <w:autoSpaceDE/>
        <w:autoSpaceDN/>
        <w:adjustRightInd/>
        <w:jc w:val="both"/>
        <w:rPr>
          <w:rFonts w:ascii="Arrus" w:hAnsi="Arrus"/>
          <w:sz w:val="22"/>
          <w:szCs w:val="28"/>
          <w:lang w:val="en-GB"/>
        </w:rPr>
      </w:pPr>
      <w:r w:rsidRPr="00584AEA">
        <w:rPr>
          <w:rFonts w:ascii="Arrus" w:hAnsi="Arrus"/>
          <w:sz w:val="22"/>
          <w:szCs w:val="28"/>
          <w:lang w:val="en-GB"/>
        </w:rPr>
        <w:t>They have much less share in most state assemblies than their population in those states demands;</w:t>
      </w:r>
    </w:p>
    <w:p w14:paraId="268B4434" w14:textId="77777777" w:rsidR="00270475" w:rsidRPr="00584AEA" w:rsidRDefault="00270475" w:rsidP="006F4670">
      <w:pPr>
        <w:widowControl/>
        <w:numPr>
          <w:ilvl w:val="2"/>
          <w:numId w:val="118"/>
        </w:numPr>
        <w:autoSpaceDE/>
        <w:autoSpaceDN/>
        <w:adjustRightInd/>
        <w:jc w:val="both"/>
        <w:rPr>
          <w:rFonts w:ascii="Arrus" w:hAnsi="Arrus"/>
          <w:sz w:val="22"/>
          <w:szCs w:val="28"/>
          <w:lang w:val="en-GB"/>
        </w:rPr>
      </w:pPr>
      <w:r w:rsidRPr="00584AEA">
        <w:rPr>
          <w:rFonts w:ascii="Arrus" w:hAnsi="Arrus"/>
          <w:sz w:val="22"/>
          <w:szCs w:val="28"/>
          <w:lang w:val="en-GB"/>
        </w:rPr>
        <w:t>They have almost a negligible role as a group in determining the policies of the government – in centre as well as states;</w:t>
      </w:r>
    </w:p>
    <w:p w14:paraId="268B4435" w14:textId="77777777" w:rsidR="00270475" w:rsidRPr="00584AEA" w:rsidRDefault="00270475" w:rsidP="006F4670">
      <w:pPr>
        <w:widowControl/>
        <w:numPr>
          <w:ilvl w:val="2"/>
          <w:numId w:val="118"/>
        </w:numPr>
        <w:autoSpaceDE/>
        <w:autoSpaceDN/>
        <w:adjustRightInd/>
        <w:jc w:val="both"/>
        <w:rPr>
          <w:rFonts w:ascii="Arrus" w:hAnsi="Arrus"/>
          <w:sz w:val="22"/>
          <w:szCs w:val="28"/>
          <w:lang w:val="en-GB"/>
        </w:rPr>
      </w:pPr>
      <w:r w:rsidRPr="00584AEA">
        <w:rPr>
          <w:rFonts w:ascii="Arrus" w:hAnsi="Arrus"/>
          <w:sz w:val="22"/>
          <w:szCs w:val="28"/>
          <w:lang w:val="en-GB"/>
        </w:rPr>
        <w:t>They have not been able to produce any remarkable leaders except very few; there have hardly been any Muslim leaders of national stature in major political parties. The fate of most of the Muslim leaders in these parties depends on the support or disfavour of the leadership of these parties;</w:t>
      </w:r>
    </w:p>
    <w:p w14:paraId="268B4436" w14:textId="77777777" w:rsidR="00270475" w:rsidRPr="00584AEA" w:rsidRDefault="00270475" w:rsidP="006F4670">
      <w:pPr>
        <w:widowControl/>
        <w:numPr>
          <w:ilvl w:val="2"/>
          <w:numId w:val="118"/>
        </w:numPr>
        <w:autoSpaceDE/>
        <w:autoSpaceDN/>
        <w:adjustRightInd/>
        <w:jc w:val="both"/>
        <w:rPr>
          <w:rFonts w:ascii="Arrus" w:hAnsi="Arrus"/>
          <w:sz w:val="22"/>
          <w:szCs w:val="28"/>
          <w:lang w:val="en-GB"/>
        </w:rPr>
      </w:pPr>
      <w:r w:rsidRPr="00584AEA">
        <w:rPr>
          <w:rFonts w:ascii="Arrus" w:hAnsi="Arrus"/>
          <w:sz w:val="22"/>
          <w:szCs w:val="28"/>
          <w:lang w:val="en-GB"/>
        </w:rPr>
        <w:t>They have been unable to create any political group in the country that can rightly claim to be the true representative of Muslims;</w:t>
      </w:r>
    </w:p>
    <w:p w14:paraId="268B4437" w14:textId="77777777" w:rsidR="00270475" w:rsidRPr="00584AEA" w:rsidRDefault="00270475" w:rsidP="006F4670">
      <w:pPr>
        <w:widowControl/>
        <w:numPr>
          <w:ilvl w:val="2"/>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Though the country has had several Muslim Presidents, Vice Presidents and Deputy Speakers of Parliament, the country has yet to have a Muslim Prime Minister, Foreign Minister, Defence Minister or Finance Minister. There have been only a few Muslim Chief Ministers. There have been Chief Ministers in Bihar, Maharashtra and of course Kashmir. But there has been none in Uttar Pradesh, the biggest state of the country with a sizeable Muslim population. </w:t>
      </w:r>
    </w:p>
    <w:p w14:paraId="268B4438" w14:textId="77777777" w:rsidR="00270475" w:rsidRPr="00584AEA" w:rsidRDefault="00270475" w:rsidP="006F4670">
      <w:pPr>
        <w:widowControl/>
        <w:numPr>
          <w:ilvl w:val="2"/>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Muslim members of Parliament with a very few exceptions have not figured in parliamentary debates on major national issues. No Muslim has ever taken part in any budget debate. Only once an MP is known to have raised a question. They have not shown any interest in the national affairs except when some of them have happened to be ministers. Even when speaking on Muslim issues, </w:t>
      </w:r>
      <w:r w:rsidRPr="00584AEA">
        <w:rPr>
          <w:rFonts w:ascii="Arrus" w:hAnsi="Arrus"/>
          <w:sz w:val="22"/>
          <w:szCs w:val="28"/>
          <w:lang w:val="en-GB"/>
        </w:rPr>
        <w:lastRenderedPageBreak/>
        <w:t xml:space="preserve">they have normally (with few exceptions) stuck to the party line. </w:t>
      </w:r>
    </w:p>
    <w:p w14:paraId="268B4439" w14:textId="77777777" w:rsidR="00270475" w:rsidRPr="00584AEA" w:rsidRDefault="00270475" w:rsidP="006F4670">
      <w:pPr>
        <w:widowControl/>
        <w:numPr>
          <w:ilvl w:val="2"/>
          <w:numId w:val="118"/>
        </w:numPr>
        <w:autoSpaceDE/>
        <w:autoSpaceDN/>
        <w:adjustRightInd/>
        <w:jc w:val="both"/>
        <w:rPr>
          <w:rFonts w:ascii="Arrus" w:hAnsi="Arrus"/>
          <w:sz w:val="22"/>
          <w:szCs w:val="28"/>
          <w:lang w:val="en-GB"/>
        </w:rPr>
      </w:pPr>
      <w:r w:rsidRPr="00584AEA">
        <w:rPr>
          <w:rFonts w:ascii="Arrus" w:hAnsi="Arrus"/>
          <w:sz w:val="22"/>
          <w:szCs w:val="28"/>
          <w:lang w:val="en-GB"/>
        </w:rPr>
        <w:t xml:space="preserve">Muslim MPs have never taken any initiative to develop a common line of thinking on issues of national importance including issues concerning Muslims. Some attempts have been made but there has emerged no such trend. </w:t>
      </w:r>
    </w:p>
    <w:p w14:paraId="268B443A" w14:textId="77777777" w:rsidR="00270475" w:rsidRPr="00584AEA" w:rsidRDefault="00270475" w:rsidP="00270475">
      <w:pPr>
        <w:jc w:val="both"/>
        <w:rPr>
          <w:rFonts w:ascii="Arrus" w:hAnsi="Arrus"/>
          <w:sz w:val="22"/>
          <w:szCs w:val="28"/>
          <w:lang w:val="en-GB"/>
        </w:rPr>
      </w:pPr>
    </w:p>
    <w:p w14:paraId="268B443B"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Security</w:t>
      </w:r>
    </w:p>
    <w:p w14:paraId="268B443C" w14:textId="77777777" w:rsidR="00270475" w:rsidRPr="00584AEA" w:rsidRDefault="00270475" w:rsidP="00270475">
      <w:pPr>
        <w:jc w:val="both"/>
        <w:rPr>
          <w:rFonts w:ascii="Arrus" w:hAnsi="Arrus"/>
          <w:sz w:val="22"/>
          <w:szCs w:val="28"/>
          <w:lang w:val="en-GB"/>
        </w:rPr>
      </w:pPr>
    </w:p>
    <w:p w14:paraId="268B443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The history tells the facts otherwise. Since Independence, which resulted in Hindus having gained dominance in Indian polity, it is Muslims who have suffered worst kinds of violence at the hands of Hindus.</w:t>
      </w:r>
    </w:p>
    <w:p w14:paraId="268B443E" w14:textId="77777777" w:rsidR="00270475" w:rsidRPr="00584AEA" w:rsidRDefault="00270475" w:rsidP="00270475">
      <w:pPr>
        <w:jc w:val="both"/>
        <w:rPr>
          <w:rFonts w:ascii="Arrus" w:hAnsi="Arrus"/>
          <w:sz w:val="22"/>
          <w:szCs w:val="28"/>
          <w:lang w:val="en-GB"/>
        </w:rPr>
      </w:pPr>
    </w:p>
    <w:p w14:paraId="268B443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The data show that 1598 Muslims were killed against 530 Hindus, that is, the number of Muslims killed has been three times the number of Hindus Killed. The data for other periods would clearly prove the same trend throughout the history of Independent India. Thousands of Muslims were bulldozed in Nille (Assam), around 2000 were massacred in Gujarat and a similar number were killed in riots following the demolition of Babri Masjid. The number of Hindus killed in all these riots has surely been less than one third of Muslims killed.</w:t>
      </w:r>
    </w:p>
    <w:p w14:paraId="268B4440" w14:textId="77777777" w:rsidR="00270475" w:rsidRPr="00584AEA" w:rsidRDefault="00270475" w:rsidP="00270475">
      <w:pPr>
        <w:jc w:val="both"/>
        <w:rPr>
          <w:rFonts w:ascii="Arrus" w:hAnsi="Arrus"/>
          <w:sz w:val="22"/>
          <w:szCs w:val="28"/>
          <w:lang w:val="en-GB"/>
        </w:rPr>
      </w:pPr>
    </w:p>
    <w:p w14:paraId="268B444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The number of Muslims, killed in riots in India are certainly several times more than the Hindus killed. Further, Hindus in India and nearby countries have long history of violence. These include Naxalites, ULFA terrorists and Sikhs in India and Tamils in Sri Lanka and Maoists in Nepal. The number of the people killed in terrorists allegedly executed by Muslims is surely much less than the numbers of people killed in violence committed by other groups. But when in a violent attack, which can be attributed to Muslim terrorists, some casualties occur they are given much bigger and longer prominence in national media than when even bigger casualties occur in other violent attacks. In recent years it has been proved that many of the terrorist attacks that were originally alleged to have been committed by Muslim groups were found to have been planned or executed by Hindu organisations or individuals.  </w:t>
      </w:r>
    </w:p>
    <w:p w14:paraId="268B4442" w14:textId="77777777" w:rsidR="00270475" w:rsidRPr="00584AEA" w:rsidRDefault="00270475" w:rsidP="00270475">
      <w:pPr>
        <w:jc w:val="both"/>
        <w:rPr>
          <w:rFonts w:ascii="Arrus" w:hAnsi="Arrus"/>
          <w:b/>
          <w:bCs/>
          <w:sz w:val="30"/>
          <w:szCs w:val="40"/>
          <w:lang w:val="en-GB"/>
        </w:rPr>
      </w:pPr>
    </w:p>
    <w:p w14:paraId="268B4443" w14:textId="77777777" w:rsidR="00270475" w:rsidRPr="00584AEA" w:rsidRDefault="00270475" w:rsidP="00270475">
      <w:pPr>
        <w:jc w:val="both"/>
        <w:rPr>
          <w:rFonts w:ascii="Arrus" w:hAnsi="Arrus"/>
          <w:b/>
          <w:bCs/>
          <w:sz w:val="30"/>
          <w:szCs w:val="40"/>
          <w:lang w:val="en-GB"/>
        </w:rPr>
      </w:pPr>
    </w:p>
    <w:p w14:paraId="268B4444" w14:textId="77777777" w:rsidR="00270475" w:rsidRPr="00584AEA" w:rsidRDefault="00270475" w:rsidP="00270475">
      <w:pPr>
        <w:jc w:val="both"/>
        <w:rPr>
          <w:rFonts w:ascii="Arrus" w:hAnsi="Arrus"/>
          <w:b/>
          <w:bCs/>
          <w:sz w:val="30"/>
          <w:szCs w:val="40"/>
          <w:lang w:val="en-GB"/>
        </w:rPr>
      </w:pPr>
    </w:p>
    <w:p w14:paraId="268B4445" w14:textId="77777777" w:rsidR="00270475" w:rsidRPr="00584AEA" w:rsidRDefault="00270475" w:rsidP="00270475">
      <w:pPr>
        <w:jc w:val="both"/>
        <w:rPr>
          <w:rFonts w:ascii="Arrus" w:hAnsi="Arrus"/>
          <w:b/>
          <w:bCs/>
          <w:sz w:val="30"/>
          <w:szCs w:val="40"/>
          <w:lang w:val="en-GB"/>
        </w:rPr>
      </w:pPr>
    </w:p>
    <w:p w14:paraId="268B4446" w14:textId="77777777" w:rsidR="00270475" w:rsidRPr="00584AEA" w:rsidRDefault="00270475" w:rsidP="00270475">
      <w:pPr>
        <w:jc w:val="both"/>
        <w:rPr>
          <w:rFonts w:ascii="Arrus" w:hAnsi="Arrus"/>
          <w:b/>
          <w:bCs/>
          <w:sz w:val="30"/>
          <w:szCs w:val="40"/>
          <w:lang w:val="en-GB"/>
        </w:rPr>
      </w:pPr>
    </w:p>
    <w:p w14:paraId="268B4447" w14:textId="77777777" w:rsidR="00270475" w:rsidRPr="00584AEA" w:rsidRDefault="00270475" w:rsidP="00270475">
      <w:pPr>
        <w:jc w:val="both"/>
        <w:rPr>
          <w:rFonts w:ascii="Arrus" w:hAnsi="Arrus"/>
          <w:b/>
          <w:bCs/>
          <w:sz w:val="30"/>
          <w:szCs w:val="40"/>
          <w:lang w:val="en-GB"/>
        </w:rPr>
      </w:pPr>
    </w:p>
    <w:p w14:paraId="268B4448" w14:textId="77777777" w:rsidR="00270475" w:rsidRPr="00584AEA" w:rsidRDefault="00270475" w:rsidP="00270475">
      <w:pPr>
        <w:jc w:val="both"/>
        <w:rPr>
          <w:rFonts w:ascii="Arrus" w:hAnsi="Arrus"/>
          <w:b/>
          <w:bCs/>
          <w:sz w:val="30"/>
          <w:szCs w:val="40"/>
          <w:lang w:val="en-GB"/>
        </w:rPr>
      </w:pPr>
    </w:p>
    <w:p w14:paraId="268B4449" w14:textId="77777777" w:rsidR="00270475" w:rsidRPr="00584AEA" w:rsidRDefault="00270475" w:rsidP="00270475">
      <w:pPr>
        <w:jc w:val="both"/>
        <w:rPr>
          <w:rFonts w:ascii="Arrus" w:hAnsi="Arrus"/>
          <w:b/>
          <w:bCs/>
          <w:sz w:val="30"/>
          <w:szCs w:val="40"/>
          <w:lang w:val="en-GB"/>
        </w:rPr>
      </w:pPr>
    </w:p>
    <w:p w14:paraId="268B444A" w14:textId="77777777" w:rsidR="00270475" w:rsidRPr="00584AEA" w:rsidRDefault="00270475" w:rsidP="00270475">
      <w:pPr>
        <w:jc w:val="both"/>
        <w:rPr>
          <w:rFonts w:ascii="Arrus" w:hAnsi="Arrus"/>
          <w:b/>
          <w:bCs/>
          <w:sz w:val="30"/>
          <w:szCs w:val="40"/>
          <w:lang w:val="en-GB"/>
        </w:rPr>
      </w:pPr>
    </w:p>
    <w:p w14:paraId="268B444B" w14:textId="77777777" w:rsidR="00270475" w:rsidRPr="00584AEA" w:rsidRDefault="00270475" w:rsidP="00270475">
      <w:pPr>
        <w:jc w:val="both"/>
        <w:rPr>
          <w:rFonts w:ascii="Arrus" w:hAnsi="Arrus"/>
          <w:b/>
          <w:bCs/>
          <w:sz w:val="30"/>
          <w:szCs w:val="40"/>
          <w:lang w:val="en-GB"/>
        </w:rPr>
      </w:pPr>
    </w:p>
    <w:p w14:paraId="268B444C" w14:textId="77777777" w:rsidR="00270475" w:rsidRPr="00584AEA" w:rsidRDefault="00270475" w:rsidP="00270475">
      <w:pPr>
        <w:jc w:val="both"/>
        <w:rPr>
          <w:rFonts w:ascii="Arrus" w:hAnsi="Arrus"/>
          <w:b/>
          <w:bCs/>
          <w:sz w:val="30"/>
          <w:szCs w:val="40"/>
          <w:lang w:val="en-GB"/>
        </w:rPr>
      </w:pPr>
    </w:p>
    <w:p w14:paraId="268B444D" w14:textId="77777777" w:rsidR="00270475" w:rsidRPr="00584AEA" w:rsidRDefault="00270475" w:rsidP="00270475">
      <w:pPr>
        <w:jc w:val="both"/>
        <w:rPr>
          <w:rFonts w:ascii="Arrus" w:hAnsi="Arrus"/>
          <w:b/>
          <w:bCs/>
          <w:sz w:val="30"/>
          <w:szCs w:val="40"/>
          <w:lang w:val="en-GB"/>
        </w:rPr>
      </w:pPr>
    </w:p>
    <w:p w14:paraId="268B444E" w14:textId="77777777" w:rsidR="00270475" w:rsidRPr="00584AEA" w:rsidRDefault="00270475" w:rsidP="00270475">
      <w:pPr>
        <w:jc w:val="both"/>
        <w:rPr>
          <w:rFonts w:ascii="Arrus" w:hAnsi="Arrus"/>
          <w:b/>
          <w:bCs/>
          <w:sz w:val="30"/>
          <w:szCs w:val="40"/>
          <w:lang w:val="en-GB"/>
        </w:rPr>
      </w:pPr>
    </w:p>
    <w:p w14:paraId="268B444F" w14:textId="77777777" w:rsidR="00270475" w:rsidRPr="00584AEA" w:rsidRDefault="00270475" w:rsidP="00270475">
      <w:pPr>
        <w:jc w:val="both"/>
        <w:rPr>
          <w:rFonts w:ascii="Arrus" w:hAnsi="Arrus"/>
          <w:b/>
          <w:bCs/>
          <w:sz w:val="30"/>
          <w:szCs w:val="40"/>
          <w:lang w:val="en-GB"/>
        </w:rPr>
      </w:pPr>
    </w:p>
    <w:p w14:paraId="268B4450" w14:textId="77777777" w:rsidR="00270475" w:rsidRPr="00584AEA" w:rsidRDefault="00270475" w:rsidP="00270475">
      <w:pPr>
        <w:jc w:val="both"/>
        <w:rPr>
          <w:rFonts w:ascii="Arrus" w:hAnsi="Arrus"/>
          <w:b/>
          <w:bCs/>
          <w:sz w:val="30"/>
          <w:szCs w:val="40"/>
          <w:lang w:val="en-GB"/>
        </w:rPr>
      </w:pPr>
    </w:p>
    <w:p w14:paraId="268B4451" w14:textId="77777777" w:rsidR="00270475" w:rsidRPr="00584AEA" w:rsidRDefault="00270475" w:rsidP="00270475">
      <w:pPr>
        <w:jc w:val="both"/>
        <w:rPr>
          <w:rFonts w:ascii="Arrus" w:hAnsi="Arrus"/>
          <w:b/>
          <w:bCs/>
          <w:sz w:val="30"/>
          <w:szCs w:val="40"/>
          <w:lang w:val="en-GB"/>
        </w:rPr>
      </w:pPr>
      <w:r w:rsidRPr="00584AEA">
        <w:rPr>
          <w:rFonts w:ascii="Arrus" w:hAnsi="Arrus"/>
          <w:b/>
          <w:bCs/>
          <w:sz w:val="30"/>
          <w:szCs w:val="40"/>
          <w:lang w:val="en-GB"/>
        </w:rPr>
        <w:t>20- Muslim Perspective of National Development and Socioeconomic Empowerment of Muslim Indians: General measures and policies Suggested (enlisted here)</w:t>
      </w:r>
    </w:p>
    <w:p w14:paraId="268B4452" w14:textId="77777777" w:rsidR="00270475" w:rsidRPr="00584AEA" w:rsidRDefault="00270475" w:rsidP="00270475">
      <w:pPr>
        <w:jc w:val="both"/>
        <w:rPr>
          <w:rFonts w:ascii="Arrus" w:hAnsi="Arrus"/>
          <w:b/>
          <w:bCs/>
          <w:sz w:val="30"/>
          <w:szCs w:val="40"/>
          <w:lang w:val="en-GB"/>
        </w:rPr>
      </w:pPr>
    </w:p>
    <w:p w14:paraId="268B4453" w14:textId="77777777" w:rsidR="00270475" w:rsidRPr="00584AEA" w:rsidRDefault="00270475" w:rsidP="00270475">
      <w:pPr>
        <w:jc w:val="both"/>
        <w:rPr>
          <w:rFonts w:ascii="Arrus" w:hAnsi="Arrus"/>
          <w:sz w:val="30"/>
          <w:szCs w:val="40"/>
          <w:lang w:val="en-GB"/>
        </w:rPr>
      </w:pPr>
      <w:r w:rsidRPr="00584AEA">
        <w:rPr>
          <w:rFonts w:ascii="Arrus" w:hAnsi="Arrus"/>
          <w:sz w:val="30"/>
          <w:szCs w:val="40"/>
          <w:lang w:val="en-GB"/>
        </w:rPr>
        <w:t>General Principles</w:t>
      </w:r>
    </w:p>
    <w:p w14:paraId="268B4454"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Preservation of Secularism</w:t>
      </w:r>
    </w:p>
    <w:p w14:paraId="268B4455"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sz w:val="22"/>
          <w:szCs w:val="28"/>
          <w:lang w:val="en-GB"/>
        </w:rPr>
        <w:t xml:space="preserve">Recognition that Indian </w:t>
      </w:r>
      <w:r w:rsidRPr="00584AEA">
        <w:rPr>
          <w:rFonts w:ascii="Arrus" w:hAnsi="Arrus"/>
          <w:b/>
          <w:bCs/>
          <w:sz w:val="22"/>
          <w:szCs w:val="28"/>
          <w:lang w:val="en-GB"/>
        </w:rPr>
        <w:t>Secularism is religious and not atheistic secularism</w:t>
      </w:r>
      <w:r w:rsidRPr="00584AEA">
        <w:rPr>
          <w:rFonts w:ascii="Arrus" w:hAnsi="Arrus"/>
          <w:sz w:val="22"/>
          <w:szCs w:val="28"/>
          <w:lang w:val="en-GB"/>
        </w:rPr>
        <w:t xml:space="preserve">; Indian secularism means respect to all religions, religious values of humanity, family and moral values; no discrimination on ground of religion or faith; and equal rights to all communities and sects individually as well as collectively. There should be </w:t>
      </w:r>
      <w:r w:rsidRPr="00584AEA">
        <w:rPr>
          <w:rFonts w:ascii="Arrus" w:hAnsi="Arrus"/>
          <w:b/>
          <w:bCs/>
          <w:sz w:val="22"/>
          <w:szCs w:val="28"/>
          <w:lang w:val="en-GB"/>
        </w:rPr>
        <w:t>severe legal punishments for derogation of any religion, its symbols and founders</w:t>
      </w:r>
      <w:r w:rsidRPr="00584AEA">
        <w:rPr>
          <w:rFonts w:ascii="Arrus" w:hAnsi="Arrus"/>
          <w:sz w:val="22"/>
          <w:szCs w:val="28"/>
          <w:lang w:val="en-GB"/>
        </w:rPr>
        <w:t xml:space="preserve">. Programmes on </w:t>
      </w:r>
      <w:r w:rsidRPr="00584AEA">
        <w:rPr>
          <w:rFonts w:ascii="Arrus" w:hAnsi="Arrus"/>
          <w:b/>
          <w:bCs/>
          <w:sz w:val="22"/>
          <w:szCs w:val="28"/>
          <w:lang w:val="en-GB"/>
        </w:rPr>
        <w:t>coming together of religions</w:t>
      </w:r>
      <w:r w:rsidRPr="00584AEA">
        <w:rPr>
          <w:rFonts w:ascii="Arrus" w:hAnsi="Arrus"/>
          <w:sz w:val="22"/>
          <w:szCs w:val="28"/>
          <w:lang w:val="en-GB"/>
        </w:rPr>
        <w:t xml:space="preserve"> on common programmes in the interest of nation and mankind must be promoted. </w:t>
      </w:r>
    </w:p>
    <w:p w14:paraId="268B4456" w14:textId="77777777" w:rsidR="00270475" w:rsidRPr="00584AEA" w:rsidRDefault="00270475" w:rsidP="00270475">
      <w:pPr>
        <w:jc w:val="both"/>
        <w:rPr>
          <w:rFonts w:ascii="Arrus" w:hAnsi="Arrus"/>
          <w:b/>
          <w:bCs/>
          <w:sz w:val="22"/>
          <w:szCs w:val="28"/>
          <w:lang w:val="en-GB"/>
        </w:rPr>
      </w:pPr>
      <w:r w:rsidRPr="00584AEA">
        <w:rPr>
          <w:rFonts w:ascii="Arrus" w:hAnsi="Arrus"/>
          <w:b/>
          <w:bCs/>
          <w:szCs w:val="32"/>
          <w:lang w:val="en-GB"/>
        </w:rPr>
        <w:t>Security</w:t>
      </w:r>
    </w:p>
    <w:p w14:paraId="268B4457"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sz w:val="22"/>
          <w:szCs w:val="28"/>
          <w:lang w:val="en-GB"/>
        </w:rPr>
        <w:t xml:space="preserve">Security of all individuals as well as groups against all kinds of assaults has to be guaranteed; </w:t>
      </w:r>
      <w:r w:rsidRPr="00584AEA">
        <w:rPr>
          <w:rFonts w:ascii="Arrus" w:hAnsi="Arrus"/>
          <w:b/>
          <w:bCs/>
          <w:sz w:val="22"/>
          <w:szCs w:val="28"/>
          <w:lang w:val="en-GB"/>
        </w:rPr>
        <w:t>Right to Justice must be made “Fundamentals Right” in the Constitution.</w:t>
      </w:r>
      <w:r w:rsidRPr="00584AEA">
        <w:rPr>
          <w:rFonts w:ascii="Arrus" w:hAnsi="Arrus"/>
          <w:sz w:val="22"/>
          <w:szCs w:val="28"/>
          <w:lang w:val="en-GB"/>
        </w:rPr>
        <w:t xml:space="preserve"> It is the duty of State to ensure justice to every citizen irrespective of his identity and economic status.  Right to justice must not only ensure speedy trial but must also sure adequate compensation for the victims of any kinds of assaults if the judicial system is unable to find the perpetrator.  Further, the victim or his heirs must be </w:t>
      </w:r>
      <w:r w:rsidRPr="00584AEA">
        <w:rPr>
          <w:rFonts w:ascii="Arrus" w:hAnsi="Arrus"/>
          <w:sz w:val="22"/>
          <w:szCs w:val="28"/>
          <w:lang w:val="en-GB"/>
        </w:rPr>
        <w:lastRenderedPageBreak/>
        <w:t xml:space="preserve">consulted in matters of dispensation of mercy appeals. Right to justice should be made a fundamental Right in the constitution. </w:t>
      </w:r>
    </w:p>
    <w:p w14:paraId="268B4458"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sz w:val="22"/>
          <w:szCs w:val="28"/>
          <w:lang w:val="en-GB"/>
        </w:rPr>
        <w:t xml:space="preserve">Measures are to be taken to drastically reduce crime rates; and social institutions should play a positive role in creating conditions that are not conducive for crimes. </w:t>
      </w:r>
    </w:p>
    <w:p w14:paraId="268B4459"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sz w:val="22"/>
          <w:szCs w:val="28"/>
          <w:lang w:val="en-GB"/>
        </w:rPr>
        <w:t>Regular monitoring of crime related statistics</w:t>
      </w:r>
    </w:p>
    <w:p w14:paraId="268B445A"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b/>
          <w:bCs/>
          <w:sz w:val="22"/>
          <w:szCs w:val="28"/>
          <w:lang w:val="en-GB"/>
        </w:rPr>
        <w:t xml:space="preserve">The whole judicial and law administration system needs to be geared up to ensure a drastic decrease in crimes including criminal assaults and sexual assaults of all kinds. </w:t>
      </w:r>
    </w:p>
    <w:p w14:paraId="268B445B"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b/>
          <w:bCs/>
          <w:sz w:val="22"/>
          <w:szCs w:val="28"/>
          <w:lang w:val="en-GB"/>
        </w:rPr>
        <w:t xml:space="preserve">Punishment equal to crime must remain the underlying philosophy with the possibility of forgiveness remaining. </w:t>
      </w:r>
    </w:p>
    <w:p w14:paraId="268B445C"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b/>
          <w:bCs/>
          <w:sz w:val="22"/>
          <w:szCs w:val="28"/>
          <w:lang w:val="en-GB"/>
        </w:rPr>
        <w:t xml:space="preserve">The injured parties must be consulted in arriving at any mercy decision. </w:t>
      </w:r>
    </w:p>
    <w:p w14:paraId="268B445D"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b/>
          <w:bCs/>
          <w:sz w:val="22"/>
          <w:szCs w:val="28"/>
          <w:lang w:val="en-GB"/>
        </w:rPr>
        <w:t xml:space="preserve">Security issues of all the citizens of the country irrespective of various identities must remain a top priority. </w:t>
      </w:r>
    </w:p>
    <w:p w14:paraId="268B445E"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b/>
          <w:bCs/>
          <w:sz w:val="22"/>
          <w:szCs w:val="28"/>
          <w:lang w:val="en-GB"/>
        </w:rPr>
        <w:t>Crimes need to be tackled also through promotion of moral values, campaign (legal and social measure) against commercialisation and institutionalisation of vices and strict guidelines</w:t>
      </w:r>
      <w:r w:rsidRPr="00584AEA">
        <w:rPr>
          <w:rFonts w:ascii="Arrus" w:hAnsi="Arrus"/>
          <w:sz w:val="22"/>
          <w:szCs w:val="28"/>
          <w:lang w:val="en-GB"/>
        </w:rPr>
        <w:t xml:space="preserve"> </w:t>
      </w:r>
      <w:r w:rsidRPr="00584AEA">
        <w:rPr>
          <w:rFonts w:ascii="Arrus" w:hAnsi="Arrus"/>
          <w:b/>
          <w:bCs/>
          <w:sz w:val="22"/>
          <w:szCs w:val="28"/>
          <w:lang w:val="en-GB"/>
        </w:rPr>
        <w:t>for media and entertainment industries.</w:t>
      </w:r>
    </w:p>
    <w:p w14:paraId="268B445F" w14:textId="77777777" w:rsidR="00270475" w:rsidRPr="00584AEA" w:rsidRDefault="00270475" w:rsidP="00270475">
      <w:pPr>
        <w:jc w:val="both"/>
        <w:rPr>
          <w:rFonts w:ascii="Arrus" w:hAnsi="Arrus"/>
          <w:sz w:val="22"/>
          <w:szCs w:val="28"/>
          <w:lang w:val="en-GB"/>
        </w:rPr>
      </w:pPr>
    </w:p>
    <w:p w14:paraId="268B4460" w14:textId="77777777" w:rsidR="00270475" w:rsidRPr="00584AEA" w:rsidRDefault="00270475" w:rsidP="00270475">
      <w:pPr>
        <w:jc w:val="both"/>
        <w:rPr>
          <w:rFonts w:ascii="Arrus" w:hAnsi="Arrus"/>
          <w:szCs w:val="32"/>
          <w:lang w:val="en-GB"/>
        </w:rPr>
      </w:pPr>
      <w:r w:rsidRPr="00584AEA">
        <w:rPr>
          <w:rFonts w:ascii="Arrus" w:hAnsi="Arrus"/>
          <w:szCs w:val="32"/>
          <w:lang w:val="en-GB"/>
        </w:rPr>
        <w:t>Measures to alleviate Economic Disparity</w:t>
      </w:r>
    </w:p>
    <w:p w14:paraId="268B4461" w14:textId="77777777" w:rsidR="00270475" w:rsidRPr="00584AEA" w:rsidRDefault="00270475" w:rsidP="006F4670">
      <w:pPr>
        <w:numPr>
          <w:ilvl w:val="0"/>
          <w:numId w:val="119"/>
        </w:numPr>
        <w:jc w:val="both"/>
        <w:rPr>
          <w:rFonts w:ascii="Arrus" w:hAnsi="Arrus"/>
          <w:b/>
          <w:bCs/>
          <w:sz w:val="22"/>
          <w:szCs w:val="28"/>
          <w:lang w:val="en-GB"/>
        </w:rPr>
      </w:pPr>
      <w:r w:rsidRPr="00584AEA">
        <w:rPr>
          <w:rFonts w:ascii="Arrus" w:hAnsi="Arrus"/>
          <w:b/>
          <w:bCs/>
          <w:sz w:val="22"/>
          <w:szCs w:val="28"/>
          <w:lang w:val="en-GB"/>
        </w:rPr>
        <w:t>Introduce Economic Disparity Index as a compulsory economic indicator in the annual budget and all the economic surveys and other documents. Both Wealth and Income Disparity should be examined with subdivisions of Urban-Rural, State to State and Community to Community Disparity</w:t>
      </w:r>
    </w:p>
    <w:p w14:paraId="268B4462"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sz w:val="22"/>
          <w:szCs w:val="28"/>
          <w:lang w:val="en-GB"/>
        </w:rPr>
        <w:t xml:space="preserve"> Re-examine the role of banks, which have largely become vehicles of transfer of wealth from poor to the rich (Slash or reduce unnecessary charges, make </w:t>
      </w:r>
      <w:proofErr w:type="spellStart"/>
      <w:r w:rsidRPr="00584AEA">
        <w:rPr>
          <w:rFonts w:ascii="Arrus" w:hAnsi="Arrus"/>
          <w:sz w:val="22"/>
          <w:szCs w:val="28"/>
          <w:lang w:val="en-GB"/>
        </w:rPr>
        <w:t>hem</w:t>
      </w:r>
      <w:proofErr w:type="spellEnd"/>
      <w:r w:rsidRPr="00584AEA">
        <w:rPr>
          <w:rFonts w:ascii="Arrus" w:hAnsi="Arrus"/>
          <w:sz w:val="22"/>
          <w:szCs w:val="28"/>
          <w:lang w:val="en-GB"/>
        </w:rPr>
        <w:t xml:space="preserve"> more common-man-friendly)</w:t>
      </w:r>
    </w:p>
    <w:p w14:paraId="268B4463"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sz w:val="22"/>
          <w:szCs w:val="28"/>
          <w:lang w:val="en-GB"/>
        </w:rPr>
        <w:t>Re-examine the role of stock exchange</w:t>
      </w:r>
    </w:p>
    <w:p w14:paraId="268B4464"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sz w:val="22"/>
          <w:szCs w:val="28"/>
          <w:lang w:val="en-GB"/>
        </w:rPr>
        <w:t>Re-examine the role of corporate sector (Support business, control businessmen)</w:t>
      </w:r>
    </w:p>
    <w:p w14:paraId="268B4465"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b/>
          <w:bCs/>
          <w:szCs w:val="32"/>
          <w:lang w:val="en-GB"/>
        </w:rPr>
        <w:t xml:space="preserve">Restructure tax so that the tax is paid more by the real asset owners than the people with meagre incomes. (Switch in a phased manner to taxation on Wealth and cumulative assets rather than income and expenditure can help in reducing inflation and economic disparity in a big way.) </w:t>
      </w:r>
    </w:p>
    <w:p w14:paraId="268B4466"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sz w:val="22"/>
          <w:szCs w:val="28"/>
          <w:lang w:val="en-GB"/>
        </w:rPr>
        <w:t>More powers to small shareholders</w:t>
      </w:r>
    </w:p>
    <w:p w14:paraId="268B4467" w14:textId="77777777" w:rsidR="00270475" w:rsidRPr="00584AEA" w:rsidRDefault="00270475" w:rsidP="006F4670">
      <w:pPr>
        <w:numPr>
          <w:ilvl w:val="0"/>
          <w:numId w:val="119"/>
        </w:numPr>
        <w:jc w:val="both"/>
        <w:rPr>
          <w:rFonts w:ascii="Arrus" w:hAnsi="Arrus"/>
          <w:sz w:val="22"/>
          <w:szCs w:val="28"/>
          <w:lang w:val="en-GB"/>
        </w:rPr>
      </w:pPr>
      <w:proofErr w:type="spellStart"/>
      <w:r w:rsidRPr="00584AEA">
        <w:rPr>
          <w:rFonts w:ascii="Arrus" w:hAnsi="Arrus"/>
          <w:sz w:val="22"/>
          <w:szCs w:val="28"/>
          <w:lang w:val="en-GB"/>
        </w:rPr>
        <w:t>Pricewatch</w:t>
      </w:r>
      <w:proofErr w:type="spellEnd"/>
      <w:r w:rsidRPr="00584AEA">
        <w:rPr>
          <w:rFonts w:ascii="Arrus" w:hAnsi="Arrus"/>
          <w:sz w:val="22"/>
          <w:szCs w:val="28"/>
          <w:lang w:val="en-GB"/>
        </w:rPr>
        <w:t xml:space="preserve"> </w:t>
      </w:r>
    </w:p>
    <w:p w14:paraId="268B4468"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sz w:val="22"/>
          <w:szCs w:val="28"/>
          <w:lang w:val="en-GB"/>
        </w:rPr>
        <w:lastRenderedPageBreak/>
        <w:t>More equitable distribution among investing and working partners</w:t>
      </w:r>
    </w:p>
    <w:p w14:paraId="268B4469"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sz w:val="22"/>
          <w:szCs w:val="28"/>
          <w:lang w:val="en-GB"/>
        </w:rPr>
        <w:t>Easing Pressure on employees (Reduction in work hours in Private Sector will increase Employment Rate.)</w:t>
      </w:r>
    </w:p>
    <w:p w14:paraId="268B446A"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sz w:val="22"/>
          <w:szCs w:val="28"/>
          <w:lang w:val="en-GB"/>
        </w:rPr>
        <w:t>Corruption at all levels – Government (political, bureaucratic and clerical), Corporate, NGOs, to be uprooted</w:t>
      </w:r>
    </w:p>
    <w:p w14:paraId="268B446B"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b/>
          <w:bCs/>
          <w:sz w:val="22"/>
          <w:szCs w:val="28"/>
          <w:lang w:val="en-GB"/>
        </w:rPr>
        <w:t>Moral issues to be addressed</w:t>
      </w:r>
      <w:r w:rsidRPr="00584AEA">
        <w:rPr>
          <w:rFonts w:ascii="Arrus" w:hAnsi="Arrus"/>
          <w:sz w:val="22"/>
          <w:szCs w:val="28"/>
          <w:lang w:val="en-GB"/>
        </w:rPr>
        <w:t>: alcohol, addictions, Smoking, gambling, betting, nudity and unhealthy sexual behaviours should be aggressively curbed.</w:t>
      </w:r>
    </w:p>
    <w:p w14:paraId="268B446C"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b/>
          <w:bCs/>
          <w:sz w:val="22"/>
          <w:szCs w:val="28"/>
          <w:lang w:val="en-GB"/>
        </w:rPr>
        <w:t>Commercialisation of human weaknesses should be banned</w:t>
      </w:r>
      <w:r w:rsidRPr="00584AEA">
        <w:rPr>
          <w:rFonts w:ascii="Arrus" w:hAnsi="Arrus"/>
          <w:sz w:val="22"/>
          <w:szCs w:val="28"/>
          <w:lang w:val="en-GB"/>
        </w:rPr>
        <w:t xml:space="preserve"> with all religious groups arriving at a common agenda including the need of introduction of “Fundamental Prohibitions” </w:t>
      </w:r>
    </w:p>
    <w:p w14:paraId="268B446D"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b/>
          <w:bCs/>
          <w:sz w:val="22"/>
          <w:szCs w:val="28"/>
          <w:lang w:val="en-GB"/>
        </w:rPr>
        <w:t xml:space="preserve">Food Security Bill should be passed at the earliest ensuring that all the sections of society including Muslims are adequately benefited. </w:t>
      </w:r>
    </w:p>
    <w:p w14:paraId="268B446E"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b/>
          <w:bCs/>
          <w:sz w:val="22"/>
          <w:szCs w:val="28"/>
          <w:lang w:val="en-GB"/>
        </w:rPr>
        <w:t>Direct Cash Transfer schemes should also ensure adequate benefits to all sections of societies.</w:t>
      </w:r>
    </w:p>
    <w:p w14:paraId="268B446F" w14:textId="77777777" w:rsidR="00270475" w:rsidRPr="00584AEA" w:rsidRDefault="00270475" w:rsidP="00270475">
      <w:pPr>
        <w:ind w:left="360"/>
        <w:jc w:val="both"/>
        <w:rPr>
          <w:rFonts w:ascii="Arrus" w:hAnsi="Arrus"/>
          <w:b/>
          <w:bCs/>
          <w:sz w:val="22"/>
          <w:szCs w:val="28"/>
          <w:lang w:val="en-GB"/>
        </w:rPr>
      </w:pPr>
    </w:p>
    <w:p w14:paraId="268B4470" w14:textId="77777777" w:rsidR="00270475" w:rsidRPr="00584AEA" w:rsidRDefault="00270475" w:rsidP="00270475">
      <w:pPr>
        <w:ind w:left="360"/>
        <w:jc w:val="both"/>
        <w:rPr>
          <w:rFonts w:ascii="Arrus" w:hAnsi="Arrus"/>
          <w:b/>
          <w:bCs/>
          <w:szCs w:val="32"/>
          <w:lang w:val="en-GB"/>
        </w:rPr>
      </w:pPr>
      <w:r w:rsidRPr="00584AEA">
        <w:rPr>
          <w:rFonts w:ascii="Arrus" w:hAnsi="Arrus"/>
          <w:b/>
          <w:bCs/>
          <w:szCs w:val="32"/>
          <w:lang w:val="en-GB"/>
        </w:rPr>
        <w:t>Health Related</w:t>
      </w:r>
    </w:p>
    <w:p w14:paraId="268B4471" w14:textId="77777777" w:rsidR="00270475" w:rsidRPr="00584AEA" w:rsidRDefault="00270475" w:rsidP="00270475">
      <w:pPr>
        <w:ind w:left="360"/>
        <w:jc w:val="both"/>
        <w:rPr>
          <w:rFonts w:ascii="Arrus" w:hAnsi="Arrus"/>
          <w:szCs w:val="32"/>
          <w:lang w:val="en-GB"/>
        </w:rPr>
      </w:pPr>
    </w:p>
    <w:p w14:paraId="268B4472"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b/>
          <w:bCs/>
          <w:sz w:val="22"/>
          <w:szCs w:val="28"/>
          <w:lang w:val="en-GB"/>
        </w:rPr>
        <w:t xml:space="preserve">Introduce Right to Health as a Fundamental Right in the constitution so that all the policies and programmes in the country can be regulated according to their impact on health. The Government should be made responsible for establishing a health protective system. </w:t>
      </w:r>
    </w:p>
    <w:p w14:paraId="268B4473"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b/>
          <w:bCs/>
          <w:sz w:val="22"/>
          <w:szCs w:val="28"/>
          <w:lang w:val="en-GB"/>
        </w:rPr>
        <w:t>Equal Emphasis on Prevention and Management</w:t>
      </w:r>
    </w:p>
    <w:p w14:paraId="268B4474" w14:textId="77777777" w:rsidR="00270475" w:rsidRPr="00584AEA" w:rsidRDefault="00270475" w:rsidP="006F4670">
      <w:pPr>
        <w:numPr>
          <w:ilvl w:val="0"/>
          <w:numId w:val="119"/>
        </w:numPr>
        <w:jc w:val="both"/>
        <w:rPr>
          <w:rFonts w:ascii="Arrus" w:hAnsi="Arrus"/>
          <w:sz w:val="22"/>
          <w:szCs w:val="28"/>
          <w:lang w:val="en-GB"/>
        </w:rPr>
      </w:pPr>
      <w:r w:rsidRPr="00584AEA">
        <w:rPr>
          <w:rFonts w:ascii="Arrus" w:hAnsi="Arrus"/>
          <w:sz w:val="22"/>
          <w:szCs w:val="28"/>
          <w:lang w:val="en-GB"/>
        </w:rPr>
        <w:t>A National Drive for Hygiene: Comprehensive Hygiene, Drives against Mosquitoes</w:t>
      </w:r>
    </w:p>
    <w:p w14:paraId="268B4475" w14:textId="77777777" w:rsidR="00270475" w:rsidRPr="00584AEA" w:rsidRDefault="00270475" w:rsidP="00270475">
      <w:pPr>
        <w:pStyle w:val="Heading2"/>
        <w:pBdr>
          <w:bottom w:val="single" w:sz="6" w:space="0" w:color="AAAAAA"/>
        </w:pBdr>
        <w:shd w:val="clear" w:color="auto" w:fill="FFFFFF"/>
        <w:spacing w:after="144"/>
        <w:rPr>
          <w:rStyle w:val="mw-headline"/>
          <w:rFonts w:ascii="Arrus" w:hAnsi="Arrus" w:cs="Arial"/>
          <w:b/>
          <w:bCs/>
          <w:sz w:val="26"/>
          <w:szCs w:val="32"/>
        </w:rPr>
      </w:pPr>
    </w:p>
    <w:p w14:paraId="268B4476" w14:textId="77777777" w:rsidR="00270475" w:rsidRPr="00584AEA" w:rsidRDefault="00270475" w:rsidP="00270475">
      <w:pPr>
        <w:pStyle w:val="Heading2"/>
        <w:pBdr>
          <w:bottom w:val="single" w:sz="6" w:space="0" w:color="AAAAAA"/>
        </w:pBdr>
        <w:shd w:val="clear" w:color="auto" w:fill="FFFFFF"/>
        <w:spacing w:after="144"/>
        <w:rPr>
          <w:rStyle w:val="mw-headline"/>
          <w:rFonts w:ascii="Arrus" w:hAnsi="Arrus" w:cs="Arial"/>
          <w:b/>
          <w:bCs/>
          <w:sz w:val="26"/>
          <w:szCs w:val="32"/>
        </w:rPr>
      </w:pPr>
      <w:r w:rsidRPr="00584AEA">
        <w:rPr>
          <w:rStyle w:val="mw-headline"/>
          <w:rFonts w:ascii="Arrus" w:hAnsi="Arrus" w:cs="Arial"/>
          <w:b/>
          <w:bCs/>
          <w:sz w:val="26"/>
          <w:szCs w:val="32"/>
        </w:rPr>
        <w:t>Role of Political Parties</w:t>
      </w:r>
    </w:p>
    <w:p w14:paraId="268B4477" w14:textId="77777777" w:rsidR="00270475" w:rsidRPr="00584AEA" w:rsidRDefault="00270475" w:rsidP="00270475">
      <w:pPr>
        <w:pStyle w:val="Heading2"/>
        <w:pBdr>
          <w:bottom w:val="single" w:sz="6" w:space="0" w:color="AAAAAA"/>
        </w:pBdr>
        <w:shd w:val="clear" w:color="auto" w:fill="FFFFFF"/>
        <w:spacing w:after="144"/>
        <w:rPr>
          <w:rStyle w:val="mw-headline"/>
          <w:rFonts w:ascii="Arrus" w:hAnsi="Arrus" w:cs="Arial"/>
          <w:b/>
          <w:bCs/>
          <w:sz w:val="26"/>
          <w:szCs w:val="32"/>
        </w:rPr>
      </w:pPr>
    </w:p>
    <w:p w14:paraId="268B4478" w14:textId="77777777" w:rsidR="00270475" w:rsidRPr="00584AEA" w:rsidRDefault="00270475" w:rsidP="00270475">
      <w:pPr>
        <w:pStyle w:val="Heading2"/>
        <w:pBdr>
          <w:bottom w:val="single" w:sz="6" w:space="0" w:color="AAAAAA"/>
        </w:pBdr>
        <w:shd w:val="clear" w:color="auto" w:fill="FFFFFF"/>
        <w:spacing w:after="144"/>
        <w:rPr>
          <w:rStyle w:val="mw-headline"/>
          <w:rFonts w:ascii="Arrus" w:hAnsi="Arrus" w:cs="Arial"/>
          <w:b/>
          <w:bCs/>
          <w:sz w:val="26"/>
          <w:szCs w:val="32"/>
        </w:rPr>
      </w:pPr>
      <w:r w:rsidRPr="00584AEA">
        <w:rPr>
          <w:rStyle w:val="mw-headline"/>
          <w:rFonts w:ascii="Arrus" w:hAnsi="Arrus" w:cs="Arial"/>
          <w:b/>
          <w:bCs/>
          <w:sz w:val="26"/>
          <w:szCs w:val="32"/>
        </w:rPr>
        <w:t xml:space="preserve">27. All political parties must create Grievance cells in all its units from block upwards. Special Instructions need to be given to the units to monitor the government schemes, especially those related to Muslims and other deprived sections of society. </w:t>
      </w:r>
    </w:p>
    <w:p w14:paraId="268B4479" w14:textId="77777777" w:rsidR="00270475" w:rsidRPr="00584AEA" w:rsidRDefault="00270475" w:rsidP="00270475">
      <w:pPr>
        <w:pStyle w:val="Heading2"/>
        <w:pBdr>
          <w:bottom w:val="single" w:sz="6" w:space="0" w:color="AAAAAA"/>
        </w:pBdr>
        <w:shd w:val="clear" w:color="auto" w:fill="FFFFFF"/>
        <w:spacing w:after="144"/>
        <w:rPr>
          <w:rStyle w:val="mw-headline"/>
          <w:rFonts w:ascii="Arrus" w:hAnsi="Arrus" w:cs="Arial"/>
          <w:b/>
          <w:bCs/>
          <w:sz w:val="26"/>
          <w:szCs w:val="32"/>
        </w:rPr>
      </w:pPr>
    </w:p>
    <w:p w14:paraId="268B447A" w14:textId="77777777" w:rsidR="00270475" w:rsidRPr="00584AEA" w:rsidRDefault="00270475" w:rsidP="00270475">
      <w:pPr>
        <w:jc w:val="both"/>
        <w:rPr>
          <w:rFonts w:ascii="Arrus" w:hAnsi="Arrus"/>
          <w:b/>
          <w:bCs/>
          <w:sz w:val="26"/>
          <w:szCs w:val="36"/>
          <w:lang w:val="en-GB"/>
        </w:rPr>
      </w:pPr>
      <w:r w:rsidRPr="00584AEA">
        <w:rPr>
          <w:rFonts w:ascii="Arrus" w:hAnsi="Arrus"/>
          <w:b/>
          <w:bCs/>
          <w:sz w:val="26"/>
          <w:szCs w:val="36"/>
          <w:lang w:val="en-GB"/>
        </w:rPr>
        <w:lastRenderedPageBreak/>
        <w:t>Increase Muslim Share in Governance</w:t>
      </w:r>
    </w:p>
    <w:p w14:paraId="268B447B" w14:textId="77777777" w:rsidR="00270475" w:rsidRPr="00584AEA" w:rsidRDefault="00270475" w:rsidP="00270475">
      <w:pPr>
        <w:jc w:val="both"/>
        <w:rPr>
          <w:rFonts w:ascii="Arrus" w:hAnsi="Arrus"/>
          <w:sz w:val="22"/>
          <w:szCs w:val="28"/>
          <w:lang w:val="en-GB"/>
        </w:rPr>
      </w:pPr>
    </w:p>
    <w:p w14:paraId="268B447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Ways are to be found out to ensure that Muslims get share in various institutions in accordance with their population in </w:t>
      </w:r>
    </w:p>
    <w:p w14:paraId="268B447D" w14:textId="77777777" w:rsidR="00270475" w:rsidRPr="00584AEA" w:rsidRDefault="00270475" w:rsidP="00270475">
      <w:pPr>
        <w:jc w:val="both"/>
        <w:rPr>
          <w:rFonts w:ascii="Arrus" w:hAnsi="Arrus"/>
          <w:b/>
          <w:bCs/>
          <w:sz w:val="22"/>
          <w:szCs w:val="28"/>
          <w:lang w:val="en-GB"/>
        </w:rPr>
      </w:pPr>
      <w:r w:rsidRPr="00584AEA">
        <w:rPr>
          <w:rFonts w:ascii="Arrus" w:hAnsi="Arrus"/>
          <w:sz w:val="22"/>
          <w:szCs w:val="28"/>
          <w:lang w:val="en-GB"/>
        </w:rPr>
        <w:t xml:space="preserve">28. </w:t>
      </w:r>
      <w:r w:rsidRPr="00584AEA">
        <w:rPr>
          <w:rFonts w:ascii="Arrus" w:hAnsi="Arrus"/>
          <w:b/>
          <w:bCs/>
          <w:sz w:val="22"/>
          <w:szCs w:val="28"/>
          <w:lang w:val="en-GB"/>
        </w:rPr>
        <w:t xml:space="preserve">Political and Administrative institutions </w:t>
      </w:r>
    </w:p>
    <w:p w14:paraId="268B447E" w14:textId="77777777" w:rsidR="00270475" w:rsidRPr="00584AEA" w:rsidRDefault="00270475" w:rsidP="00270475">
      <w:pPr>
        <w:ind w:left="360"/>
        <w:jc w:val="both"/>
        <w:rPr>
          <w:rFonts w:ascii="Arrus" w:hAnsi="Arrus"/>
          <w:sz w:val="22"/>
          <w:szCs w:val="28"/>
          <w:lang w:val="en-GB"/>
        </w:rPr>
      </w:pPr>
    </w:p>
    <w:p w14:paraId="268B447F"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 All political parties must agree to allot the following:</w:t>
      </w:r>
    </w:p>
    <w:p w14:paraId="268B4480" w14:textId="77777777" w:rsidR="00270475" w:rsidRPr="00584AEA" w:rsidRDefault="00270475" w:rsidP="00270475">
      <w:pPr>
        <w:ind w:left="360"/>
        <w:jc w:val="both"/>
        <w:rPr>
          <w:rFonts w:ascii="Arrus" w:hAnsi="Arrus"/>
          <w:sz w:val="22"/>
          <w:szCs w:val="28"/>
          <w:lang w:val="en-GB"/>
        </w:rPr>
      </w:pPr>
    </w:p>
    <w:p w14:paraId="268B4481"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 xml:space="preserve"> -- 15 pc tickets to Muslims in Parliamentary elections;</w:t>
      </w:r>
    </w:p>
    <w:p w14:paraId="268B4482"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-- 15 pc seats to Muslims in Rajya Sabha;</w:t>
      </w:r>
    </w:p>
    <w:p w14:paraId="268B4483"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 xml:space="preserve">-- If Parliamentary elections do not bring 15 pc Muslims from respective parties, they must compensate it by nominating more candidates for Rajya </w:t>
      </w:r>
      <w:proofErr w:type="spellStart"/>
      <w:r w:rsidRPr="00584AEA">
        <w:rPr>
          <w:rFonts w:ascii="Arrus" w:hAnsi="Arrus"/>
          <w:sz w:val="22"/>
          <w:szCs w:val="28"/>
          <w:lang w:val="en-GB"/>
        </w:rPr>
        <w:t>sabha</w:t>
      </w:r>
      <w:proofErr w:type="spellEnd"/>
    </w:p>
    <w:p w14:paraId="268B4484"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 Allotment of tickets in assemblies in accordance with the population of Muslims in that state;</w:t>
      </w:r>
    </w:p>
    <w:p w14:paraId="268B4485"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 Allotment of seats in Legislative assemblies in accordance with the population;</w:t>
      </w:r>
    </w:p>
    <w:p w14:paraId="268B4486"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 If elections do not bring required number of MLAs, it should be compensated through allocation of greater seats in legislative councils</w:t>
      </w:r>
    </w:p>
    <w:p w14:paraId="268B4487" w14:textId="77777777" w:rsidR="00270475" w:rsidRPr="00584AEA" w:rsidRDefault="00270475" w:rsidP="00270475">
      <w:pPr>
        <w:ind w:left="360"/>
        <w:jc w:val="both"/>
        <w:rPr>
          <w:rFonts w:ascii="Arrus" w:hAnsi="Arrus"/>
          <w:sz w:val="22"/>
          <w:szCs w:val="28"/>
          <w:lang w:val="en-GB"/>
        </w:rPr>
      </w:pPr>
    </w:p>
    <w:p w14:paraId="268B448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29. Muslim MPs and MLAs must be told in no uncertain terms that they should work on war footing to raise the standards of their community and their further rise within the party will depend upon their performance in general as well as in their respective constituencies and communities. They should be encouraged to hold regular meetings and air the grievances of the people and their communities. People with better understanding of the issues and academic backgrounds should be given a priority.</w:t>
      </w:r>
    </w:p>
    <w:p w14:paraId="268B4489" w14:textId="77777777" w:rsidR="00270475" w:rsidRPr="00584AEA" w:rsidRDefault="00270475" w:rsidP="00270475">
      <w:pPr>
        <w:ind w:left="360"/>
        <w:jc w:val="both"/>
        <w:rPr>
          <w:rFonts w:ascii="Arrus" w:hAnsi="Arrus"/>
          <w:sz w:val="22"/>
          <w:szCs w:val="28"/>
          <w:lang w:val="en-GB"/>
        </w:rPr>
      </w:pPr>
    </w:p>
    <w:p w14:paraId="268B448A" w14:textId="77777777" w:rsidR="00270475" w:rsidRPr="00584AEA" w:rsidRDefault="00270475" w:rsidP="00270475">
      <w:pPr>
        <w:ind w:left="360"/>
        <w:jc w:val="both"/>
        <w:rPr>
          <w:rFonts w:ascii="Arrus" w:hAnsi="Arrus"/>
          <w:sz w:val="22"/>
          <w:szCs w:val="28"/>
          <w:lang w:val="en-GB"/>
        </w:rPr>
      </w:pPr>
    </w:p>
    <w:p w14:paraId="268B448B"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 xml:space="preserve">30. </w:t>
      </w:r>
      <w:r w:rsidRPr="00584AEA">
        <w:rPr>
          <w:rFonts w:ascii="Arrus" w:hAnsi="Arrus"/>
          <w:b/>
          <w:bCs/>
          <w:sz w:val="22"/>
          <w:szCs w:val="28"/>
          <w:lang w:val="en-GB"/>
        </w:rPr>
        <w:t>Bureaucratic set up:</w:t>
      </w:r>
      <w:r w:rsidRPr="00584AEA">
        <w:rPr>
          <w:rFonts w:ascii="Arrus" w:hAnsi="Arrus"/>
          <w:sz w:val="22"/>
          <w:szCs w:val="28"/>
          <w:lang w:val="en-GB"/>
        </w:rPr>
        <w:t xml:space="preserve"> national drive through Muslim organisations and coaching centres to increase Muslim participation and success rate in civil services exams;</w:t>
      </w:r>
    </w:p>
    <w:p w14:paraId="268B448C" w14:textId="77777777" w:rsidR="00270475" w:rsidRPr="00584AEA" w:rsidRDefault="00270475" w:rsidP="00270475">
      <w:pPr>
        <w:ind w:left="360"/>
        <w:jc w:val="both"/>
        <w:rPr>
          <w:rFonts w:ascii="Arrus" w:hAnsi="Arrus"/>
          <w:sz w:val="22"/>
          <w:szCs w:val="28"/>
          <w:lang w:val="en-GB"/>
        </w:rPr>
      </w:pPr>
    </w:p>
    <w:p w14:paraId="268B448D"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 xml:space="preserve">31.  </w:t>
      </w:r>
      <w:r w:rsidRPr="00584AEA">
        <w:rPr>
          <w:rFonts w:ascii="Arrus" w:hAnsi="Arrus"/>
          <w:b/>
          <w:bCs/>
          <w:sz w:val="22"/>
          <w:szCs w:val="28"/>
          <w:lang w:val="en-GB"/>
        </w:rPr>
        <w:t>Military</w:t>
      </w:r>
      <w:r w:rsidRPr="00584AEA">
        <w:rPr>
          <w:rFonts w:ascii="Arrus" w:hAnsi="Arrus"/>
          <w:sz w:val="22"/>
          <w:szCs w:val="28"/>
          <w:lang w:val="en-GB"/>
        </w:rPr>
        <w:t>: national drive through Muslim organisations and coaching centres</w:t>
      </w:r>
    </w:p>
    <w:p w14:paraId="268B448E" w14:textId="77777777" w:rsidR="00270475" w:rsidRPr="00584AEA" w:rsidRDefault="00270475" w:rsidP="00270475">
      <w:pPr>
        <w:ind w:left="360"/>
        <w:jc w:val="both"/>
        <w:rPr>
          <w:rFonts w:ascii="Arrus" w:hAnsi="Arrus"/>
          <w:sz w:val="22"/>
          <w:szCs w:val="28"/>
          <w:lang w:val="en-GB"/>
        </w:rPr>
      </w:pPr>
    </w:p>
    <w:p w14:paraId="268B448F"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 xml:space="preserve">32.  </w:t>
      </w:r>
      <w:r w:rsidRPr="00584AEA">
        <w:rPr>
          <w:rFonts w:ascii="Arrus" w:hAnsi="Arrus"/>
          <w:b/>
          <w:bCs/>
          <w:sz w:val="22"/>
          <w:szCs w:val="28"/>
          <w:lang w:val="en-GB"/>
        </w:rPr>
        <w:t>Police</w:t>
      </w:r>
      <w:r w:rsidRPr="00584AEA">
        <w:rPr>
          <w:rFonts w:ascii="Arrus" w:hAnsi="Arrus"/>
          <w:sz w:val="22"/>
          <w:szCs w:val="28"/>
          <w:lang w:val="en-GB"/>
        </w:rPr>
        <w:t xml:space="preserve"> (at all levels): national drive through Muslim organisations and coaching centres; and </w:t>
      </w:r>
    </w:p>
    <w:p w14:paraId="268B4490"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33. Other academic and technical institutions and departments: national drive through Muslim organisations and coaching centres</w:t>
      </w:r>
    </w:p>
    <w:p w14:paraId="268B4491" w14:textId="77777777" w:rsidR="00270475" w:rsidRPr="00584AEA" w:rsidRDefault="00270475" w:rsidP="00270475">
      <w:pPr>
        <w:ind w:left="360"/>
        <w:jc w:val="both"/>
        <w:rPr>
          <w:rFonts w:ascii="Arrus" w:hAnsi="Arrus"/>
          <w:sz w:val="22"/>
          <w:szCs w:val="28"/>
          <w:lang w:val="en-GB"/>
        </w:rPr>
      </w:pPr>
    </w:p>
    <w:p w14:paraId="268B4492"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(The government must facilitate these activities through support to Muslim NGOs, educational centres, proper reservation policy, scholarships, PPP partnerships with Muslim bodies and loans.)</w:t>
      </w:r>
    </w:p>
    <w:p w14:paraId="268B4493" w14:textId="77777777" w:rsidR="00270475" w:rsidRPr="00584AEA" w:rsidRDefault="00270475" w:rsidP="00270475">
      <w:pPr>
        <w:ind w:left="360"/>
        <w:jc w:val="both"/>
        <w:rPr>
          <w:rFonts w:ascii="Arrus" w:hAnsi="Arrus"/>
          <w:sz w:val="22"/>
          <w:szCs w:val="28"/>
          <w:lang w:val="en-GB"/>
        </w:rPr>
      </w:pPr>
    </w:p>
    <w:p w14:paraId="268B4494" w14:textId="77777777" w:rsidR="00270475" w:rsidRPr="00584AEA" w:rsidRDefault="00270475" w:rsidP="00270475">
      <w:pPr>
        <w:ind w:left="360"/>
        <w:jc w:val="both"/>
        <w:rPr>
          <w:rFonts w:ascii="Arrus" w:hAnsi="Arrus"/>
          <w:sz w:val="22"/>
          <w:szCs w:val="28"/>
          <w:lang w:val="en-GB"/>
        </w:rPr>
      </w:pPr>
      <w:r w:rsidRPr="00584AEA">
        <w:rPr>
          <w:rFonts w:ascii="Arrus" w:hAnsi="Arrus"/>
          <w:b/>
          <w:bCs/>
          <w:sz w:val="22"/>
          <w:szCs w:val="28"/>
          <w:lang w:val="en-GB"/>
        </w:rPr>
        <w:t>Reservation Policy</w:t>
      </w:r>
      <w:r w:rsidRPr="00584AEA">
        <w:rPr>
          <w:rFonts w:ascii="Arrus" w:hAnsi="Arrus"/>
          <w:sz w:val="22"/>
          <w:szCs w:val="28"/>
          <w:lang w:val="en-GB"/>
        </w:rPr>
        <w:t xml:space="preserve">: </w:t>
      </w:r>
    </w:p>
    <w:p w14:paraId="268B4495" w14:textId="77777777" w:rsidR="00270475" w:rsidRPr="00584AEA" w:rsidRDefault="00270475" w:rsidP="00270475">
      <w:pPr>
        <w:ind w:left="360"/>
        <w:jc w:val="both"/>
        <w:rPr>
          <w:rFonts w:ascii="Arrus" w:hAnsi="Arrus"/>
          <w:b/>
          <w:bCs/>
          <w:sz w:val="22"/>
          <w:szCs w:val="28"/>
          <w:lang w:val="en-GB"/>
        </w:rPr>
      </w:pPr>
      <w:r w:rsidRPr="00584AEA">
        <w:rPr>
          <w:rFonts w:ascii="Arrus" w:hAnsi="Arrus"/>
          <w:b/>
          <w:bCs/>
          <w:sz w:val="22"/>
          <w:szCs w:val="28"/>
          <w:lang w:val="en-GB"/>
        </w:rPr>
        <w:t>34. Reservation of Muslims in jobs in consultation with Muslim community leaders. (Preferably Muslims as a whole with 75 pc reservation for Muslim OBCs)</w:t>
      </w:r>
    </w:p>
    <w:p w14:paraId="268B4496" w14:textId="77777777" w:rsidR="00270475" w:rsidRPr="00584AEA" w:rsidRDefault="00270475" w:rsidP="00270475">
      <w:pPr>
        <w:ind w:left="360"/>
        <w:jc w:val="both"/>
        <w:rPr>
          <w:rFonts w:ascii="Arrus" w:hAnsi="Arrus"/>
          <w:sz w:val="22"/>
          <w:szCs w:val="28"/>
          <w:lang w:val="en-GB"/>
        </w:rPr>
      </w:pPr>
    </w:p>
    <w:p w14:paraId="268B4497" w14:textId="77777777" w:rsidR="00270475" w:rsidRPr="00584AEA" w:rsidRDefault="00270475" w:rsidP="00270475">
      <w:pPr>
        <w:ind w:left="360"/>
        <w:jc w:val="both"/>
        <w:rPr>
          <w:rFonts w:ascii="Arrus" w:hAnsi="Arrus"/>
          <w:sz w:val="22"/>
          <w:szCs w:val="28"/>
          <w:lang w:val="en-GB"/>
        </w:rPr>
      </w:pPr>
      <w:r w:rsidRPr="00584AEA">
        <w:rPr>
          <w:rFonts w:ascii="Arrus" w:hAnsi="Arrus"/>
          <w:b/>
          <w:bCs/>
          <w:sz w:val="22"/>
          <w:szCs w:val="28"/>
          <w:lang w:val="en-GB"/>
        </w:rPr>
        <w:t>NGOs</w:t>
      </w:r>
      <w:r w:rsidRPr="00584AEA">
        <w:rPr>
          <w:rFonts w:ascii="Arrus" w:hAnsi="Arrus"/>
          <w:sz w:val="22"/>
          <w:szCs w:val="28"/>
          <w:lang w:val="en-GB"/>
        </w:rPr>
        <w:t xml:space="preserve">: </w:t>
      </w:r>
    </w:p>
    <w:p w14:paraId="268B4498" w14:textId="77777777" w:rsidR="00270475" w:rsidRPr="00584AEA" w:rsidRDefault="00270475" w:rsidP="00270475">
      <w:pPr>
        <w:ind w:left="360"/>
        <w:jc w:val="both"/>
        <w:rPr>
          <w:rFonts w:ascii="Arrus" w:hAnsi="Arrus"/>
          <w:sz w:val="22"/>
          <w:szCs w:val="28"/>
          <w:lang w:val="en-GB"/>
        </w:rPr>
      </w:pPr>
    </w:p>
    <w:p w14:paraId="268B4499" w14:textId="77777777" w:rsidR="00270475" w:rsidRPr="00584AEA" w:rsidRDefault="00270475" w:rsidP="00270475">
      <w:pPr>
        <w:ind w:left="360"/>
        <w:jc w:val="both"/>
        <w:rPr>
          <w:rFonts w:ascii="Arrus" w:hAnsi="Arrus"/>
          <w:sz w:val="22"/>
          <w:szCs w:val="28"/>
          <w:lang w:val="en-GB"/>
        </w:rPr>
      </w:pPr>
      <w:r w:rsidRPr="00584AEA">
        <w:rPr>
          <w:rFonts w:ascii="Arrus" w:hAnsi="Arrus"/>
          <w:b/>
          <w:bCs/>
          <w:sz w:val="22"/>
          <w:szCs w:val="28"/>
          <w:lang w:val="en-GB"/>
        </w:rPr>
        <w:t>35. -- At least 20 pc of all funds allocated to NGOs must be given to Muslim NGOs</w:t>
      </w:r>
      <w:r w:rsidRPr="00584AEA">
        <w:rPr>
          <w:rFonts w:ascii="Arrus" w:hAnsi="Arrus"/>
          <w:sz w:val="22"/>
          <w:szCs w:val="28"/>
          <w:lang w:val="en-GB"/>
        </w:rPr>
        <w:t xml:space="preserve"> </w:t>
      </w:r>
    </w:p>
    <w:p w14:paraId="268B449A"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 xml:space="preserve">-- a national level NGO of Muslims should be financially supported to not only mobilize all sections of Muslims in their socioeconomic empowerment but also for building a network of NGOs particularly in the field of education, welfare programmes, microfinance and rehabilitation programmes of various kinds. </w:t>
      </w:r>
    </w:p>
    <w:p w14:paraId="268B449B"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 xml:space="preserve">-- 200 India Muslim Development Centres in 200 districts in phased manner with 50 centres every year. National NGO will prepare projects for them and recommend for funding. Each centre will concentrate on 4 areas: </w:t>
      </w:r>
    </w:p>
    <w:p w14:paraId="268B449C"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ab/>
      </w:r>
      <w:r w:rsidRPr="00584AEA">
        <w:rPr>
          <w:rFonts w:ascii="Arrus" w:hAnsi="Arrus"/>
          <w:sz w:val="22"/>
          <w:szCs w:val="28"/>
          <w:lang w:val="en-GB"/>
        </w:rPr>
        <w:tab/>
        <w:t>* Education</w:t>
      </w:r>
    </w:p>
    <w:p w14:paraId="268B449D" w14:textId="77777777" w:rsidR="00270475" w:rsidRPr="00584AEA" w:rsidRDefault="00270475" w:rsidP="00270475">
      <w:pPr>
        <w:ind w:left="360"/>
        <w:jc w:val="both"/>
        <w:rPr>
          <w:rFonts w:ascii="Arrus" w:hAnsi="Arrus"/>
          <w:sz w:val="22"/>
          <w:szCs w:val="28"/>
          <w:lang w:val="en-GB"/>
        </w:rPr>
      </w:pPr>
      <w:r w:rsidRPr="00584AEA">
        <w:rPr>
          <w:rFonts w:ascii="Arrus" w:hAnsi="Arrus"/>
          <w:sz w:val="22"/>
          <w:szCs w:val="28"/>
          <w:lang w:val="en-GB"/>
        </w:rPr>
        <w:tab/>
      </w:r>
      <w:r w:rsidRPr="00584AEA">
        <w:rPr>
          <w:rFonts w:ascii="Arrus" w:hAnsi="Arrus"/>
          <w:sz w:val="22"/>
          <w:szCs w:val="28"/>
          <w:lang w:val="en-GB"/>
        </w:rPr>
        <w:tab/>
        <w:t>* Health &amp; RCH plus hygiene</w:t>
      </w:r>
    </w:p>
    <w:p w14:paraId="268B449E" w14:textId="77777777" w:rsidR="00270475" w:rsidRPr="00584AEA" w:rsidRDefault="00270475" w:rsidP="00270475">
      <w:pPr>
        <w:ind w:left="1440"/>
        <w:jc w:val="both"/>
        <w:rPr>
          <w:rFonts w:ascii="Arrus" w:hAnsi="Arrus"/>
          <w:sz w:val="22"/>
          <w:szCs w:val="28"/>
          <w:lang w:val="en-GB"/>
        </w:rPr>
      </w:pPr>
      <w:r w:rsidRPr="00584AEA">
        <w:rPr>
          <w:rFonts w:ascii="Arrus" w:hAnsi="Arrus"/>
          <w:sz w:val="22"/>
          <w:szCs w:val="28"/>
          <w:lang w:val="en-GB"/>
        </w:rPr>
        <w:t>* Welfare activities including de-addiction centres, counselling and rehabilitation of beggars, prostitutes etc;</w:t>
      </w:r>
    </w:p>
    <w:p w14:paraId="268B449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      -- Each district must be allotted a budget of at least 1 crores per year, which should be utilised through local Muslim NGOs and other organisations</w:t>
      </w:r>
    </w:p>
    <w:p w14:paraId="268B44A0"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ab/>
        <w:t>-- National NGO should be allotted 100 crores to run all its activities including monitoring, planning, running a full-fledged institute and mobilising through seminars &amp; workshops. This NGO will have a well-organised secretariat comprising experts in all the relevant fields and will have branches in all the districts of the country.)</w:t>
      </w:r>
    </w:p>
    <w:p w14:paraId="268B44A1" w14:textId="77777777" w:rsidR="00270475" w:rsidRPr="00584AEA" w:rsidRDefault="00270475" w:rsidP="00270475">
      <w:pPr>
        <w:jc w:val="both"/>
        <w:rPr>
          <w:rFonts w:ascii="Arrus" w:hAnsi="Arrus"/>
          <w:sz w:val="22"/>
          <w:szCs w:val="28"/>
          <w:lang w:val="en-GB"/>
        </w:rPr>
      </w:pPr>
    </w:p>
    <w:p w14:paraId="268B44A2" w14:textId="77777777" w:rsidR="00270475" w:rsidRPr="00584AEA" w:rsidRDefault="00270475" w:rsidP="006F4670">
      <w:pPr>
        <w:numPr>
          <w:ilvl w:val="0"/>
          <w:numId w:val="152"/>
        </w:numPr>
        <w:jc w:val="both"/>
        <w:rPr>
          <w:rFonts w:ascii="Arrus" w:hAnsi="Arrus"/>
          <w:sz w:val="22"/>
          <w:szCs w:val="28"/>
        </w:rPr>
      </w:pPr>
      <w:r w:rsidRPr="00584AEA">
        <w:rPr>
          <w:rFonts w:ascii="Arrus" w:hAnsi="Arrus"/>
          <w:sz w:val="22"/>
          <w:szCs w:val="28"/>
          <w:lang w:val="en-GB"/>
        </w:rPr>
        <w:t>Establishment of Equal Opportunities Commission at the earliest</w:t>
      </w:r>
    </w:p>
    <w:p w14:paraId="268B44A3" w14:textId="77777777" w:rsidR="00270475" w:rsidRPr="00584AEA" w:rsidRDefault="00270475" w:rsidP="00270475">
      <w:pPr>
        <w:jc w:val="both"/>
        <w:rPr>
          <w:rFonts w:ascii="Arrus" w:hAnsi="Arrus"/>
          <w:sz w:val="22"/>
          <w:szCs w:val="28"/>
          <w:lang w:val="en-GB"/>
        </w:rPr>
      </w:pPr>
    </w:p>
    <w:p w14:paraId="268B44A4"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Religious &amp; Modern Education</w:t>
      </w:r>
    </w:p>
    <w:p w14:paraId="268B44A5" w14:textId="77777777" w:rsidR="00270475" w:rsidRPr="00584AEA" w:rsidRDefault="00270475" w:rsidP="00270475">
      <w:pPr>
        <w:jc w:val="both"/>
        <w:rPr>
          <w:rFonts w:ascii="Arrus" w:hAnsi="Arrus"/>
          <w:b/>
          <w:bCs/>
          <w:sz w:val="22"/>
          <w:szCs w:val="28"/>
          <w:lang w:val="en-GB"/>
        </w:rPr>
      </w:pPr>
    </w:p>
    <w:p w14:paraId="268B44A6" w14:textId="77777777" w:rsidR="00270475" w:rsidRPr="00584AEA" w:rsidRDefault="00270475" w:rsidP="00270475">
      <w:pPr>
        <w:jc w:val="both"/>
        <w:rPr>
          <w:rFonts w:ascii="Arrus" w:hAnsi="Arrus"/>
          <w:sz w:val="22"/>
          <w:szCs w:val="28"/>
          <w:lang w:val="en-GB"/>
        </w:rPr>
      </w:pPr>
      <w:r w:rsidRPr="00584AEA">
        <w:rPr>
          <w:rFonts w:ascii="Arrus" w:hAnsi="Arrus"/>
          <w:b/>
          <w:bCs/>
          <w:sz w:val="22"/>
          <w:szCs w:val="28"/>
          <w:lang w:val="en-GB"/>
        </w:rPr>
        <w:t xml:space="preserve">37. To help in the establishment of an International University of Applied Islamics </w:t>
      </w:r>
      <w:r w:rsidRPr="00584AEA">
        <w:rPr>
          <w:rFonts w:ascii="Arrus" w:hAnsi="Arrus"/>
          <w:sz w:val="22"/>
          <w:szCs w:val="28"/>
          <w:lang w:val="en-GB"/>
        </w:rPr>
        <w:t xml:space="preserve">that will help in understanding the global and national </w:t>
      </w:r>
      <w:r w:rsidRPr="00584AEA">
        <w:rPr>
          <w:rFonts w:ascii="Arrus" w:hAnsi="Arrus"/>
          <w:sz w:val="22"/>
          <w:szCs w:val="28"/>
          <w:lang w:val="en-GB"/>
        </w:rPr>
        <w:lastRenderedPageBreak/>
        <w:t>issues, policies and programmes from Islamic perspective. It will also have management and other technical institutes later on</w:t>
      </w:r>
    </w:p>
    <w:p w14:paraId="268B44A7" w14:textId="77777777" w:rsidR="00270475" w:rsidRPr="00584AEA" w:rsidRDefault="00270475" w:rsidP="006F4670">
      <w:pPr>
        <w:numPr>
          <w:ilvl w:val="0"/>
          <w:numId w:val="153"/>
        </w:numPr>
        <w:jc w:val="both"/>
        <w:rPr>
          <w:rFonts w:ascii="Arrus" w:hAnsi="Arrus"/>
          <w:b/>
          <w:bCs/>
          <w:sz w:val="22"/>
          <w:szCs w:val="28"/>
        </w:rPr>
      </w:pPr>
      <w:r w:rsidRPr="00584AEA">
        <w:rPr>
          <w:rFonts w:ascii="Arrus" w:hAnsi="Arrus"/>
          <w:b/>
          <w:bCs/>
          <w:sz w:val="22"/>
          <w:szCs w:val="28"/>
          <w:lang w:val="en-GB"/>
        </w:rPr>
        <w:t>Remodelling of Madrasa System: Introduce Applied Islamics</w:t>
      </w:r>
    </w:p>
    <w:p w14:paraId="268B44A8" w14:textId="77777777" w:rsidR="00270475" w:rsidRPr="00584AEA" w:rsidRDefault="00270475" w:rsidP="006F4670">
      <w:pPr>
        <w:numPr>
          <w:ilvl w:val="0"/>
          <w:numId w:val="153"/>
        </w:numPr>
        <w:jc w:val="both"/>
        <w:rPr>
          <w:rFonts w:ascii="Arrus" w:hAnsi="Arrus"/>
          <w:b/>
          <w:bCs/>
          <w:sz w:val="22"/>
          <w:szCs w:val="28"/>
        </w:rPr>
      </w:pPr>
      <w:r w:rsidRPr="00584AEA">
        <w:rPr>
          <w:rFonts w:ascii="Arrus" w:hAnsi="Arrus"/>
          <w:sz w:val="22"/>
          <w:szCs w:val="28"/>
          <w:lang w:val="en-GB"/>
        </w:rPr>
        <w:t>Religious Institutions Act that must ensure governmental financial aid without any governmental intervention.</w:t>
      </w:r>
    </w:p>
    <w:p w14:paraId="268B44A9" w14:textId="77777777" w:rsidR="00270475" w:rsidRPr="00584AEA" w:rsidRDefault="00270475" w:rsidP="006F4670">
      <w:pPr>
        <w:numPr>
          <w:ilvl w:val="0"/>
          <w:numId w:val="153"/>
        </w:numPr>
        <w:jc w:val="both"/>
        <w:rPr>
          <w:rFonts w:ascii="Arrus" w:hAnsi="Arrus"/>
          <w:b/>
          <w:bCs/>
          <w:sz w:val="22"/>
          <w:szCs w:val="28"/>
        </w:rPr>
      </w:pPr>
      <w:r w:rsidRPr="00584AEA">
        <w:rPr>
          <w:rFonts w:ascii="Arrus" w:hAnsi="Arrus"/>
          <w:sz w:val="22"/>
          <w:szCs w:val="28"/>
          <w:lang w:val="en-GB"/>
        </w:rPr>
        <w:t>The hurdles and unnecessary encumbrances in the functioning of already government-aided Islamic institutions must be removed.</w:t>
      </w:r>
    </w:p>
    <w:p w14:paraId="268B44AA" w14:textId="77777777" w:rsidR="00270475" w:rsidRPr="00584AEA" w:rsidRDefault="00270475" w:rsidP="006F4670">
      <w:pPr>
        <w:numPr>
          <w:ilvl w:val="0"/>
          <w:numId w:val="153"/>
        </w:numPr>
        <w:jc w:val="both"/>
        <w:rPr>
          <w:rFonts w:ascii="Arrus" w:hAnsi="Arrus"/>
          <w:b/>
          <w:bCs/>
          <w:sz w:val="22"/>
          <w:szCs w:val="28"/>
        </w:rPr>
      </w:pPr>
      <w:r w:rsidRPr="00584AEA">
        <w:rPr>
          <w:rFonts w:ascii="Arrus" w:hAnsi="Arrus"/>
          <w:sz w:val="22"/>
          <w:szCs w:val="28"/>
          <w:lang w:val="en-GB"/>
        </w:rPr>
        <w:t>Madrasas should arrange regular lectures for its teachers and students by the Islamic experts in different fields</w:t>
      </w:r>
    </w:p>
    <w:p w14:paraId="268B44AB" w14:textId="77777777" w:rsidR="00270475" w:rsidRPr="00584AEA" w:rsidRDefault="00270475" w:rsidP="006F4670">
      <w:pPr>
        <w:numPr>
          <w:ilvl w:val="0"/>
          <w:numId w:val="153"/>
        </w:numPr>
        <w:jc w:val="both"/>
        <w:rPr>
          <w:rFonts w:ascii="Arrus" w:hAnsi="Arrus"/>
          <w:b/>
          <w:bCs/>
          <w:sz w:val="22"/>
          <w:szCs w:val="28"/>
        </w:rPr>
      </w:pPr>
      <w:r w:rsidRPr="00584AEA">
        <w:rPr>
          <w:rFonts w:ascii="Arrus" w:hAnsi="Arrus"/>
          <w:sz w:val="22"/>
          <w:szCs w:val="28"/>
          <w:lang w:val="en-GB"/>
        </w:rPr>
        <w:t xml:space="preserve">The modern institutions should arrange lectures by Ulama so that the teachers and students can enhance their Islamic learning and develop deep sense of devotion, morality and </w:t>
      </w:r>
      <w:proofErr w:type="spellStart"/>
      <w:r w:rsidRPr="00584AEA">
        <w:rPr>
          <w:rFonts w:ascii="Arrus" w:hAnsi="Arrus"/>
          <w:sz w:val="22"/>
          <w:szCs w:val="28"/>
          <w:lang w:val="en-GB"/>
        </w:rPr>
        <w:t>Taqwah</w:t>
      </w:r>
      <w:proofErr w:type="spellEnd"/>
      <w:r w:rsidRPr="00584AEA">
        <w:rPr>
          <w:rFonts w:ascii="Arrus" w:hAnsi="Arrus"/>
          <w:sz w:val="22"/>
          <w:szCs w:val="28"/>
          <w:lang w:val="en-GB"/>
        </w:rPr>
        <w:t>.</w:t>
      </w:r>
    </w:p>
    <w:p w14:paraId="268B44AC" w14:textId="77777777" w:rsidR="00270475" w:rsidRPr="00584AEA" w:rsidRDefault="00270475" w:rsidP="006F4670">
      <w:pPr>
        <w:numPr>
          <w:ilvl w:val="0"/>
          <w:numId w:val="153"/>
        </w:numPr>
        <w:jc w:val="both"/>
        <w:rPr>
          <w:rFonts w:ascii="Arrus" w:hAnsi="Arrus"/>
          <w:b/>
          <w:bCs/>
          <w:sz w:val="22"/>
          <w:szCs w:val="28"/>
        </w:rPr>
      </w:pPr>
      <w:r w:rsidRPr="00584AEA">
        <w:rPr>
          <w:rFonts w:ascii="Arrus" w:hAnsi="Arrus"/>
          <w:sz w:val="22"/>
          <w:szCs w:val="28"/>
          <w:lang w:val="en-GB"/>
        </w:rPr>
        <w:t>The Ulama should play a more proactive role in fighting against the forbidden practices at the national and international level</w:t>
      </w:r>
    </w:p>
    <w:p w14:paraId="268B44AD" w14:textId="77777777" w:rsidR="00270475" w:rsidRPr="00584AEA" w:rsidRDefault="00270475" w:rsidP="006F4670">
      <w:pPr>
        <w:numPr>
          <w:ilvl w:val="0"/>
          <w:numId w:val="153"/>
        </w:numPr>
        <w:jc w:val="both"/>
        <w:rPr>
          <w:rFonts w:ascii="Arrus" w:hAnsi="Arrus"/>
          <w:b/>
          <w:bCs/>
          <w:sz w:val="22"/>
          <w:szCs w:val="28"/>
        </w:rPr>
      </w:pPr>
      <w:r w:rsidRPr="00584AEA">
        <w:rPr>
          <w:rFonts w:ascii="Arrus" w:hAnsi="Arrus"/>
          <w:sz w:val="22"/>
          <w:szCs w:val="28"/>
          <w:lang w:val="en-GB"/>
        </w:rPr>
        <w:t>Ulama must make a renewed effort to present Islam for the whole mankind rather than for Muslims.</w:t>
      </w:r>
    </w:p>
    <w:p w14:paraId="268B44AE" w14:textId="77777777" w:rsidR="00270475" w:rsidRPr="00584AEA" w:rsidRDefault="00270475" w:rsidP="006F4670">
      <w:pPr>
        <w:numPr>
          <w:ilvl w:val="0"/>
          <w:numId w:val="153"/>
        </w:numPr>
        <w:jc w:val="both"/>
        <w:rPr>
          <w:rFonts w:ascii="Arrus" w:hAnsi="Arrus"/>
          <w:b/>
          <w:bCs/>
          <w:sz w:val="22"/>
          <w:szCs w:val="28"/>
        </w:rPr>
      </w:pPr>
      <w:r w:rsidRPr="00584AEA">
        <w:rPr>
          <w:rFonts w:ascii="Arrus" w:hAnsi="Arrus"/>
          <w:sz w:val="22"/>
          <w:szCs w:val="28"/>
          <w:lang w:val="en-GB"/>
        </w:rPr>
        <w:t>Keep the Minority Education Institutions including the Madrasas outside the RTE 2007 Act</w:t>
      </w:r>
    </w:p>
    <w:p w14:paraId="268B44AF" w14:textId="77777777" w:rsidR="00270475" w:rsidRPr="00584AEA" w:rsidRDefault="00270475" w:rsidP="006F4670">
      <w:pPr>
        <w:numPr>
          <w:ilvl w:val="0"/>
          <w:numId w:val="153"/>
        </w:numPr>
        <w:jc w:val="both"/>
        <w:rPr>
          <w:rFonts w:ascii="Arrus" w:hAnsi="Arrus"/>
          <w:b/>
          <w:bCs/>
          <w:sz w:val="22"/>
          <w:szCs w:val="28"/>
        </w:rPr>
      </w:pPr>
      <w:r w:rsidRPr="00584AEA">
        <w:rPr>
          <w:rFonts w:ascii="Arrus" w:hAnsi="Arrus"/>
          <w:b/>
          <w:bCs/>
          <w:sz w:val="22"/>
          <w:szCs w:val="28"/>
          <w:lang w:val="en-GB"/>
        </w:rPr>
        <w:t>Transformation of Mosques into Islamic Centres</w:t>
      </w:r>
      <w:r w:rsidRPr="00584AEA">
        <w:rPr>
          <w:rFonts w:ascii="Arrus" w:hAnsi="Arrus"/>
          <w:sz w:val="22"/>
          <w:szCs w:val="28"/>
          <w:lang w:val="en-GB"/>
        </w:rPr>
        <w:t xml:space="preserve"> (Within the boundaries permitted by respective </w:t>
      </w:r>
      <w:proofErr w:type="spellStart"/>
      <w:r w:rsidRPr="00584AEA">
        <w:rPr>
          <w:rFonts w:ascii="Arrus" w:hAnsi="Arrus"/>
          <w:sz w:val="22"/>
          <w:szCs w:val="28"/>
          <w:lang w:val="en-GB"/>
        </w:rPr>
        <w:t>fiqhs</w:t>
      </w:r>
      <w:proofErr w:type="spellEnd"/>
      <w:r w:rsidRPr="00584AEA">
        <w:rPr>
          <w:rFonts w:ascii="Arrus" w:hAnsi="Arrus"/>
          <w:sz w:val="22"/>
          <w:szCs w:val="28"/>
          <w:lang w:val="en-GB"/>
        </w:rPr>
        <w:t>) so that they play an important part in the overall development of Muslims with greater emphasis on their moral education, and campaign against social evils</w:t>
      </w:r>
    </w:p>
    <w:p w14:paraId="268B44B0" w14:textId="77777777" w:rsidR="00270475" w:rsidRPr="00584AEA" w:rsidRDefault="00270475" w:rsidP="00270475">
      <w:pPr>
        <w:jc w:val="both"/>
        <w:rPr>
          <w:rFonts w:ascii="Arrus" w:hAnsi="Arrus"/>
          <w:sz w:val="22"/>
          <w:szCs w:val="28"/>
          <w:lang w:val="en-GB"/>
        </w:rPr>
      </w:pPr>
    </w:p>
    <w:p w14:paraId="268B44B1"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Measures related to Modern Education</w:t>
      </w:r>
    </w:p>
    <w:p w14:paraId="268B44B2"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Usage of Technology in Educational growth</w:t>
      </w:r>
    </w:p>
    <w:p w14:paraId="268B44B3"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Special Efforts for Communication Skills</w:t>
      </w:r>
    </w:p>
    <w:p w14:paraId="268B44B4"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Private Investment in Education</w:t>
      </w:r>
    </w:p>
    <w:p w14:paraId="268B44B5"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Network of Private Muslim Girls Schools</w:t>
      </w:r>
    </w:p>
    <w:p w14:paraId="268B44B6"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Teacher  Education Centres</w:t>
      </w:r>
    </w:p>
    <w:p w14:paraId="268B44B7"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Adult Education centres</w:t>
      </w:r>
    </w:p>
    <w:p w14:paraId="268B44B8"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Specialized coaching centres</w:t>
      </w:r>
    </w:p>
    <w:p w14:paraId="268B44B9"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Investment in Technology that caters to educational growth</w:t>
      </w:r>
    </w:p>
    <w:p w14:paraId="268B44BA"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Working with RTE and the Governments Strategic Plan</w:t>
      </w:r>
    </w:p>
    <w:p w14:paraId="268B44BB"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Special Awareness drives for admissions and re-engaging drop-outs</w:t>
      </w:r>
    </w:p>
    <w:p w14:paraId="268B44BC"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Special Centres for 10</w:t>
      </w:r>
      <w:r w:rsidRPr="00584AEA">
        <w:rPr>
          <w:rFonts w:ascii="Arrus" w:hAnsi="Arrus"/>
          <w:sz w:val="22"/>
          <w:szCs w:val="28"/>
          <w:vertAlign w:val="superscript"/>
          <w:lang w:val="en-GB"/>
        </w:rPr>
        <w:t>th</w:t>
      </w:r>
      <w:r w:rsidRPr="00584AEA">
        <w:rPr>
          <w:rFonts w:ascii="Arrus" w:hAnsi="Arrus"/>
          <w:sz w:val="22"/>
          <w:szCs w:val="28"/>
          <w:lang w:val="en-GB"/>
        </w:rPr>
        <w:t xml:space="preserve"> exams through Open Schools</w:t>
      </w:r>
    </w:p>
    <w:p w14:paraId="268B44BD"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February-June: Education Drive Months</w:t>
      </w:r>
    </w:p>
    <w:p w14:paraId="268B44BE"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 xml:space="preserve">Establishment of Higher institutions with at least 100 universities </w:t>
      </w:r>
      <w:r w:rsidRPr="00584AEA">
        <w:rPr>
          <w:rFonts w:ascii="Arrus" w:hAnsi="Arrus"/>
          <w:sz w:val="22"/>
          <w:szCs w:val="28"/>
          <w:lang w:val="en-GB"/>
        </w:rPr>
        <w:lastRenderedPageBreak/>
        <w:t>and other higher centres in next 10 years</w:t>
      </w:r>
    </w:p>
    <w:p w14:paraId="268B44BF"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Diversification of Studies</w:t>
      </w:r>
    </w:p>
    <w:p w14:paraId="268B44C0"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Special Drives for admissions of Muslims in private institutions at confessional rates</w:t>
      </w:r>
    </w:p>
    <w:p w14:paraId="268B44C1" w14:textId="77777777" w:rsidR="00270475" w:rsidRPr="00584AEA" w:rsidRDefault="00270475" w:rsidP="006F4670">
      <w:pPr>
        <w:numPr>
          <w:ilvl w:val="0"/>
          <w:numId w:val="153"/>
        </w:numPr>
        <w:jc w:val="both"/>
        <w:rPr>
          <w:rFonts w:ascii="Arrus" w:hAnsi="Arrus"/>
          <w:sz w:val="22"/>
          <w:szCs w:val="28"/>
        </w:rPr>
      </w:pPr>
      <w:r w:rsidRPr="00584AEA">
        <w:rPr>
          <w:rFonts w:ascii="Arrus" w:hAnsi="Arrus"/>
          <w:b/>
          <w:bCs/>
          <w:sz w:val="22"/>
          <w:szCs w:val="28"/>
          <w:lang w:val="en-GB"/>
        </w:rPr>
        <w:t>At least one Muslim Women University in every metropolitan city</w:t>
      </w:r>
    </w:p>
    <w:p w14:paraId="268B44C2"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At least one Muslim Sports College in every metropolitan city</w:t>
      </w:r>
    </w:p>
    <w:p w14:paraId="268B44C3"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Board of Muslim Education</w:t>
      </w:r>
    </w:p>
    <w:p w14:paraId="268B44C4"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Special Training Centres for Specific services</w:t>
      </w:r>
    </w:p>
    <w:p w14:paraId="268B44C5"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Emphasis on Rural areas</w:t>
      </w:r>
    </w:p>
    <w:p w14:paraId="268B44C6"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Establishing relationship with National and International agencies that work in the Educational realm</w:t>
      </w:r>
    </w:p>
    <w:p w14:paraId="268B44C7" w14:textId="77777777" w:rsidR="00270475" w:rsidRPr="00584AEA" w:rsidRDefault="00270475" w:rsidP="006F4670">
      <w:pPr>
        <w:numPr>
          <w:ilvl w:val="0"/>
          <w:numId w:val="153"/>
        </w:numPr>
        <w:jc w:val="both"/>
        <w:rPr>
          <w:rFonts w:ascii="Arrus" w:hAnsi="Arrus"/>
          <w:sz w:val="22"/>
          <w:szCs w:val="28"/>
        </w:rPr>
      </w:pPr>
      <w:r w:rsidRPr="00584AEA">
        <w:rPr>
          <w:rFonts w:ascii="Arrus" w:hAnsi="Arrus"/>
          <w:sz w:val="22"/>
          <w:szCs w:val="28"/>
          <w:lang w:val="en-GB"/>
        </w:rPr>
        <w:t xml:space="preserve">Urdu promotion: Second language status in the country, Urdu departments in all universities and degree colleges, Special Summer Camps for Urdu and Moral Development, Urdu speaking courses on the line of English speaking courses especially for people involved in all kinds of media </w:t>
      </w:r>
    </w:p>
    <w:p w14:paraId="268B44C8"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Economic</w:t>
      </w:r>
    </w:p>
    <w:p w14:paraId="268B44C9" w14:textId="77777777" w:rsidR="00270475" w:rsidRPr="00584AEA" w:rsidRDefault="00270475" w:rsidP="00270475">
      <w:pPr>
        <w:jc w:val="both"/>
        <w:rPr>
          <w:rFonts w:ascii="Arrus" w:hAnsi="Arrus"/>
          <w:sz w:val="22"/>
          <w:szCs w:val="28"/>
          <w:lang w:val="en-GB"/>
        </w:rPr>
      </w:pPr>
    </w:p>
    <w:p w14:paraId="268B44CA" w14:textId="77777777" w:rsidR="00270475" w:rsidRPr="00584AEA" w:rsidRDefault="00270475" w:rsidP="00270475">
      <w:pPr>
        <w:jc w:val="both"/>
        <w:rPr>
          <w:rFonts w:ascii="Arrus" w:hAnsi="Arrus"/>
          <w:sz w:val="22"/>
          <w:szCs w:val="28"/>
          <w:lang w:val="en-GB"/>
        </w:rPr>
      </w:pPr>
      <w:r w:rsidRPr="00584AEA">
        <w:rPr>
          <w:rFonts w:ascii="Arrus" w:hAnsi="Arrus"/>
          <w:b/>
          <w:bCs/>
          <w:sz w:val="22"/>
          <w:szCs w:val="28"/>
          <w:lang w:val="en-GB"/>
        </w:rPr>
        <w:t xml:space="preserve">Help in the creation of a National Muslim Chamber of Commerce </w:t>
      </w:r>
      <w:r w:rsidRPr="00584AEA">
        <w:rPr>
          <w:rFonts w:ascii="Arrus" w:hAnsi="Arrus"/>
          <w:sz w:val="22"/>
          <w:szCs w:val="28"/>
          <w:lang w:val="en-GB"/>
        </w:rPr>
        <w:t xml:space="preserve">that can run a nationwide campaign to attract the participation of Muslims in all business activities right from Corporate Sector to small and medium scale industries, distribution network, trading and exports. </w:t>
      </w:r>
    </w:p>
    <w:p w14:paraId="268B44CB" w14:textId="77777777" w:rsidR="00270475" w:rsidRPr="00584AEA" w:rsidRDefault="00270475" w:rsidP="00270475">
      <w:pPr>
        <w:jc w:val="both"/>
        <w:rPr>
          <w:rFonts w:ascii="Arrus" w:hAnsi="Arrus"/>
          <w:b/>
          <w:bCs/>
          <w:sz w:val="22"/>
          <w:szCs w:val="28"/>
          <w:lang w:val="en-GB"/>
        </w:rPr>
      </w:pPr>
    </w:p>
    <w:p w14:paraId="268B44C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To help in the establishment of</w:t>
      </w:r>
      <w:r w:rsidRPr="00584AEA">
        <w:rPr>
          <w:rFonts w:ascii="Arrus" w:hAnsi="Arrus"/>
          <w:b/>
          <w:bCs/>
          <w:sz w:val="22"/>
          <w:szCs w:val="28"/>
          <w:lang w:val="en-GB"/>
        </w:rPr>
        <w:t xml:space="preserve"> Islamic Banking and finance sector</w:t>
      </w:r>
    </w:p>
    <w:p w14:paraId="268B44CD"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Measures for Economic Development</w:t>
      </w:r>
    </w:p>
    <w:p w14:paraId="268B44CE" w14:textId="77777777" w:rsidR="00270475" w:rsidRPr="00584AEA" w:rsidRDefault="00270475" w:rsidP="00270475">
      <w:pPr>
        <w:jc w:val="both"/>
        <w:rPr>
          <w:rFonts w:ascii="Arrus" w:hAnsi="Arrus"/>
          <w:szCs w:val="32"/>
        </w:rPr>
      </w:pPr>
    </w:p>
    <w:p w14:paraId="268B44CF" w14:textId="77777777" w:rsidR="00270475" w:rsidRPr="00584AEA" w:rsidRDefault="00270475" w:rsidP="006F4670">
      <w:pPr>
        <w:numPr>
          <w:ilvl w:val="0"/>
          <w:numId w:val="96"/>
        </w:numPr>
        <w:tabs>
          <w:tab w:val="left" w:pos="720"/>
        </w:tabs>
        <w:ind w:left="720" w:hanging="360"/>
        <w:jc w:val="both"/>
        <w:rPr>
          <w:rFonts w:ascii="Arrus" w:hAnsi="Arrus"/>
          <w:b/>
          <w:bCs/>
          <w:sz w:val="22"/>
          <w:szCs w:val="28"/>
        </w:rPr>
      </w:pPr>
      <w:r w:rsidRPr="00584AEA">
        <w:rPr>
          <w:rFonts w:ascii="Arrus" w:hAnsi="Arrus"/>
          <w:b/>
          <w:bCs/>
          <w:sz w:val="22"/>
          <w:szCs w:val="28"/>
          <w:lang w:val="en-GB"/>
        </w:rPr>
        <w:t>Steps to exhort large scale Muslim participation in Corporate Sector especially big consumer industry: Peoples’ Corporate India</w:t>
      </w:r>
    </w:p>
    <w:p w14:paraId="268B44D0" w14:textId="77777777" w:rsidR="00270475" w:rsidRPr="00584AEA" w:rsidRDefault="00270475" w:rsidP="006F4670">
      <w:pPr>
        <w:numPr>
          <w:ilvl w:val="0"/>
          <w:numId w:val="97"/>
        </w:numPr>
        <w:tabs>
          <w:tab w:val="left" w:pos="720"/>
        </w:tabs>
        <w:ind w:left="720" w:hanging="360"/>
        <w:jc w:val="both"/>
        <w:rPr>
          <w:rFonts w:ascii="Arrus" w:hAnsi="Arrus"/>
          <w:sz w:val="22"/>
          <w:szCs w:val="28"/>
        </w:rPr>
      </w:pPr>
      <w:r w:rsidRPr="00584AEA">
        <w:rPr>
          <w:rFonts w:ascii="Arrus" w:hAnsi="Arrus"/>
          <w:sz w:val="22"/>
          <w:szCs w:val="28"/>
          <w:lang w:val="en-GB"/>
        </w:rPr>
        <w:t>Establishment of a National Muslim Chamber of Commerce</w:t>
      </w:r>
    </w:p>
    <w:p w14:paraId="268B44D1" w14:textId="77777777" w:rsidR="00270475" w:rsidRPr="00584AEA" w:rsidRDefault="00270475" w:rsidP="006F4670">
      <w:pPr>
        <w:numPr>
          <w:ilvl w:val="0"/>
          <w:numId w:val="97"/>
        </w:numPr>
        <w:tabs>
          <w:tab w:val="left" w:pos="720"/>
        </w:tabs>
        <w:ind w:left="720" w:hanging="360"/>
        <w:jc w:val="both"/>
        <w:rPr>
          <w:rFonts w:ascii="Arrus" w:hAnsi="Arrus"/>
          <w:sz w:val="22"/>
          <w:szCs w:val="28"/>
        </w:rPr>
      </w:pPr>
      <w:r w:rsidRPr="00584AEA">
        <w:rPr>
          <w:rFonts w:ascii="Arrus" w:hAnsi="Arrus"/>
          <w:sz w:val="22"/>
          <w:szCs w:val="28"/>
          <w:lang w:val="en-GB"/>
        </w:rPr>
        <w:t>Small and medium enterprises</w:t>
      </w:r>
    </w:p>
    <w:p w14:paraId="268B44D2" w14:textId="77777777" w:rsidR="00270475" w:rsidRPr="00584AEA" w:rsidRDefault="00270475" w:rsidP="006F4670">
      <w:pPr>
        <w:numPr>
          <w:ilvl w:val="0"/>
          <w:numId w:val="97"/>
        </w:numPr>
        <w:tabs>
          <w:tab w:val="left" w:pos="720"/>
        </w:tabs>
        <w:ind w:left="720" w:hanging="360"/>
        <w:jc w:val="both"/>
        <w:rPr>
          <w:rFonts w:ascii="Arrus" w:hAnsi="Arrus"/>
          <w:sz w:val="22"/>
          <w:szCs w:val="28"/>
        </w:rPr>
      </w:pPr>
      <w:r w:rsidRPr="00584AEA">
        <w:rPr>
          <w:rFonts w:ascii="Arrus" w:hAnsi="Arrus"/>
          <w:sz w:val="22"/>
          <w:szCs w:val="28"/>
          <w:lang w:val="en-GB"/>
        </w:rPr>
        <w:t>Muslim share in Public Private Partnerships PPP projects</w:t>
      </w:r>
    </w:p>
    <w:p w14:paraId="268B44D3" w14:textId="77777777" w:rsidR="00270475" w:rsidRPr="00584AEA" w:rsidRDefault="00270475" w:rsidP="006F4670">
      <w:pPr>
        <w:numPr>
          <w:ilvl w:val="0"/>
          <w:numId w:val="97"/>
        </w:numPr>
        <w:tabs>
          <w:tab w:val="left" w:pos="720"/>
        </w:tabs>
        <w:ind w:left="720" w:hanging="360"/>
        <w:jc w:val="both"/>
        <w:rPr>
          <w:rFonts w:ascii="Arrus" w:hAnsi="Arrus"/>
          <w:sz w:val="22"/>
          <w:szCs w:val="28"/>
        </w:rPr>
      </w:pPr>
      <w:r w:rsidRPr="00584AEA">
        <w:rPr>
          <w:rFonts w:ascii="Arrus" w:hAnsi="Arrus"/>
          <w:sz w:val="22"/>
          <w:szCs w:val="28"/>
        </w:rPr>
        <w:t xml:space="preserve">Promotion of </w:t>
      </w:r>
      <w:r w:rsidRPr="00584AEA">
        <w:rPr>
          <w:rFonts w:ascii="Arrus" w:hAnsi="Arrus"/>
          <w:sz w:val="22"/>
          <w:szCs w:val="28"/>
          <w:lang w:val="en-GB"/>
        </w:rPr>
        <w:t>Tourism including Religious &amp; Cultural Tourism</w:t>
      </w:r>
      <w:r w:rsidRPr="00584AEA">
        <w:rPr>
          <w:rFonts w:ascii="Arrus" w:hAnsi="Arrus"/>
          <w:sz w:val="22"/>
          <w:szCs w:val="28"/>
        </w:rPr>
        <w:t xml:space="preserve">: </w:t>
      </w:r>
      <w:r w:rsidRPr="00584AEA">
        <w:rPr>
          <w:rFonts w:ascii="Arrus" w:hAnsi="Arrus"/>
          <w:sz w:val="22"/>
          <w:szCs w:val="28"/>
          <w:lang w:val="en-GB"/>
        </w:rPr>
        <w:t xml:space="preserve">a need to put many places of importance from Islamic or Muslim point of view on the tourist map, </w:t>
      </w:r>
    </w:p>
    <w:p w14:paraId="268B44D4" w14:textId="77777777" w:rsidR="00270475" w:rsidRPr="00584AEA" w:rsidRDefault="00270475" w:rsidP="006F4670">
      <w:pPr>
        <w:numPr>
          <w:ilvl w:val="0"/>
          <w:numId w:val="97"/>
        </w:numPr>
        <w:tabs>
          <w:tab w:val="left" w:pos="720"/>
        </w:tabs>
        <w:ind w:left="720" w:hanging="360"/>
        <w:jc w:val="both"/>
        <w:rPr>
          <w:rFonts w:ascii="Arrus" w:hAnsi="Arrus"/>
          <w:sz w:val="22"/>
          <w:szCs w:val="28"/>
        </w:rPr>
      </w:pPr>
      <w:r w:rsidRPr="00584AEA">
        <w:rPr>
          <w:rFonts w:ascii="Arrus" w:hAnsi="Arrus"/>
          <w:sz w:val="22"/>
          <w:szCs w:val="28"/>
          <w:lang w:val="en-GB"/>
        </w:rPr>
        <w:t xml:space="preserve">Need of Network of Roadside Halal </w:t>
      </w:r>
      <w:proofErr w:type="spellStart"/>
      <w:r w:rsidRPr="00584AEA">
        <w:rPr>
          <w:rFonts w:ascii="Arrus" w:hAnsi="Arrus"/>
          <w:sz w:val="22"/>
          <w:szCs w:val="28"/>
          <w:lang w:val="en-GB"/>
        </w:rPr>
        <w:t>Dhabas</w:t>
      </w:r>
      <w:proofErr w:type="spellEnd"/>
    </w:p>
    <w:p w14:paraId="268B44D5" w14:textId="77777777" w:rsidR="00270475" w:rsidRPr="00584AEA" w:rsidRDefault="00270475" w:rsidP="006F4670">
      <w:pPr>
        <w:numPr>
          <w:ilvl w:val="0"/>
          <w:numId w:val="97"/>
        </w:numPr>
        <w:tabs>
          <w:tab w:val="left" w:pos="720"/>
        </w:tabs>
        <w:ind w:left="720" w:hanging="360"/>
        <w:jc w:val="both"/>
        <w:rPr>
          <w:rFonts w:ascii="Arrus" w:hAnsi="Arrus"/>
          <w:sz w:val="22"/>
          <w:szCs w:val="28"/>
        </w:rPr>
      </w:pPr>
      <w:r w:rsidRPr="00584AEA">
        <w:rPr>
          <w:rFonts w:ascii="Arrus" w:hAnsi="Arrus"/>
          <w:sz w:val="22"/>
          <w:szCs w:val="28"/>
        </w:rPr>
        <w:t xml:space="preserve">More participation in </w:t>
      </w:r>
      <w:r w:rsidRPr="00584AEA">
        <w:rPr>
          <w:rFonts w:ascii="Arrus" w:hAnsi="Arrus"/>
          <w:sz w:val="22"/>
          <w:szCs w:val="28"/>
          <w:lang w:val="en-GB"/>
        </w:rPr>
        <w:t>Construction sector</w:t>
      </w:r>
    </w:p>
    <w:p w14:paraId="268B44D6" w14:textId="77777777" w:rsidR="00270475" w:rsidRPr="00584AEA" w:rsidRDefault="00270475" w:rsidP="006F4670">
      <w:pPr>
        <w:numPr>
          <w:ilvl w:val="0"/>
          <w:numId w:val="97"/>
        </w:numPr>
        <w:tabs>
          <w:tab w:val="left" w:pos="720"/>
        </w:tabs>
        <w:ind w:left="720" w:hanging="360"/>
        <w:jc w:val="both"/>
        <w:rPr>
          <w:rFonts w:ascii="Arrus" w:hAnsi="Arrus"/>
          <w:sz w:val="22"/>
          <w:szCs w:val="28"/>
        </w:rPr>
      </w:pPr>
      <w:r w:rsidRPr="00584AEA">
        <w:rPr>
          <w:rFonts w:ascii="Arrus" w:hAnsi="Arrus"/>
          <w:sz w:val="22"/>
          <w:szCs w:val="28"/>
          <w:lang w:val="en-GB"/>
        </w:rPr>
        <w:t>Islamic Community Centres in all major cities</w:t>
      </w:r>
    </w:p>
    <w:p w14:paraId="268B44D7" w14:textId="77777777" w:rsidR="00270475" w:rsidRPr="00584AEA" w:rsidRDefault="00270475" w:rsidP="006F4670">
      <w:pPr>
        <w:numPr>
          <w:ilvl w:val="0"/>
          <w:numId w:val="97"/>
        </w:numPr>
        <w:tabs>
          <w:tab w:val="left" w:pos="720"/>
        </w:tabs>
        <w:ind w:left="720" w:hanging="360"/>
        <w:jc w:val="both"/>
        <w:rPr>
          <w:rFonts w:ascii="Arrus" w:hAnsi="Arrus"/>
          <w:sz w:val="22"/>
          <w:szCs w:val="28"/>
        </w:rPr>
      </w:pPr>
      <w:r w:rsidRPr="00584AEA">
        <w:rPr>
          <w:rFonts w:ascii="Arrus" w:hAnsi="Arrus"/>
          <w:sz w:val="22"/>
          <w:szCs w:val="28"/>
          <w:lang w:val="en-GB"/>
        </w:rPr>
        <w:t>Unorganised Sector needs special focus</w:t>
      </w:r>
    </w:p>
    <w:p w14:paraId="268B44D8" w14:textId="77777777" w:rsidR="00270475" w:rsidRPr="00584AEA" w:rsidRDefault="00270475" w:rsidP="006F4670">
      <w:pPr>
        <w:numPr>
          <w:ilvl w:val="0"/>
          <w:numId w:val="97"/>
        </w:numPr>
        <w:tabs>
          <w:tab w:val="left" w:pos="720"/>
        </w:tabs>
        <w:ind w:left="720" w:hanging="360"/>
        <w:jc w:val="both"/>
        <w:rPr>
          <w:rFonts w:ascii="Arrus" w:hAnsi="Arrus"/>
          <w:sz w:val="22"/>
          <w:szCs w:val="28"/>
        </w:rPr>
      </w:pPr>
      <w:r w:rsidRPr="00584AEA">
        <w:rPr>
          <w:rFonts w:ascii="Arrus" w:hAnsi="Arrus"/>
          <w:sz w:val="22"/>
          <w:szCs w:val="28"/>
          <w:lang w:val="en-GB"/>
        </w:rPr>
        <w:t>Economic and strategic Relations with Muslim Countries should improve</w:t>
      </w:r>
    </w:p>
    <w:p w14:paraId="268B44D9" w14:textId="77777777" w:rsidR="00270475" w:rsidRPr="00584AEA" w:rsidRDefault="00270475" w:rsidP="006F4670">
      <w:pPr>
        <w:numPr>
          <w:ilvl w:val="0"/>
          <w:numId w:val="97"/>
        </w:numPr>
        <w:tabs>
          <w:tab w:val="left" w:pos="720"/>
        </w:tabs>
        <w:ind w:left="720" w:hanging="360"/>
        <w:jc w:val="both"/>
        <w:rPr>
          <w:rFonts w:ascii="Arrus" w:hAnsi="Arrus"/>
          <w:sz w:val="22"/>
          <w:szCs w:val="28"/>
        </w:rPr>
      </w:pPr>
      <w:r w:rsidRPr="00584AEA">
        <w:rPr>
          <w:rFonts w:ascii="Arrus" w:hAnsi="Arrus"/>
          <w:sz w:val="22"/>
          <w:szCs w:val="28"/>
          <w:lang w:val="en-GB"/>
        </w:rPr>
        <w:lastRenderedPageBreak/>
        <w:t>Export Promotion: Muslims must export themselves</w:t>
      </w:r>
    </w:p>
    <w:p w14:paraId="268B44DA" w14:textId="77777777" w:rsidR="00270475" w:rsidRPr="00584AEA" w:rsidRDefault="00270475" w:rsidP="006F4670">
      <w:pPr>
        <w:numPr>
          <w:ilvl w:val="0"/>
          <w:numId w:val="97"/>
        </w:numPr>
        <w:tabs>
          <w:tab w:val="left" w:pos="720"/>
        </w:tabs>
        <w:ind w:left="720" w:hanging="360"/>
        <w:jc w:val="both"/>
        <w:rPr>
          <w:rFonts w:ascii="Arrus" w:hAnsi="Arrus"/>
          <w:sz w:val="22"/>
          <w:szCs w:val="28"/>
        </w:rPr>
      </w:pPr>
      <w:r w:rsidRPr="00584AEA">
        <w:rPr>
          <w:rFonts w:ascii="Arrus" w:hAnsi="Arrus"/>
          <w:sz w:val="22"/>
          <w:szCs w:val="28"/>
          <w:lang w:val="en-GB"/>
        </w:rPr>
        <w:t>Islamic Finance including Banking</w:t>
      </w:r>
    </w:p>
    <w:p w14:paraId="268B44DB" w14:textId="77777777" w:rsidR="00270475" w:rsidRPr="00584AEA" w:rsidRDefault="00270475" w:rsidP="006F4670">
      <w:pPr>
        <w:numPr>
          <w:ilvl w:val="0"/>
          <w:numId w:val="97"/>
        </w:numPr>
        <w:tabs>
          <w:tab w:val="left" w:pos="720"/>
        </w:tabs>
        <w:ind w:left="720" w:hanging="360"/>
        <w:jc w:val="both"/>
        <w:rPr>
          <w:rFonts w:ascii="Arrus" w:hAnsi="Arrus"/>
          <w:sz w:val="22"/>
          <w:szCs w:val="28"/>
        </w:rPr>
      </w:pPr>
      <w:r w:rsidRPr="00584AEA">
        <w:rPr>
          <w:rFonts w:ascii="Arrus" w:hAnsi="Arrus"/>
          <w:sz w:val="22"/>
          <w:szCs w:val="28"/>
          <w:lang w:val="en-GB"/>
        </w:rPr>
        <w:t>Islamic Stock Exchange</w:t>
      </w:r>
    </w:p>
    <w:p w14:paraId="268B44DC" w14:textId="77777777" w:rsidR="00270475" w:rsidRPr="00584AEA" w:rsidRDefault="00270475" w:rsidP="006F4670">
      <w:pPr>
        <w:numPr>
          <w:ilvl w:val="0"/>
          <w:numId w:val="97"/>
        </w:numPr>
        <w:tabs>
          <w:tab w:val="left" w:pos="720"/>
        </w:tabs>
        <w:ind w:left="720" w:hanging="360"/>
        <w:jc w:val="both"/>
        <w:rPr>
          <w:rFonts w:ascii="Arrus" w:hAnsi="Arrus"/>
          <w:sz w:val="22"/>
          <w:szCs w:val="28"/>
        </w:rPr>
      </w:pPr>
      <w:r w:rsidRPr="00584AEA">
        <w:rPr>
          <w:rFonts w:ascii="Arrus" w:hAnsi="Arrus"/>
          <w:sz w:val="22"/>
          <w:szCs w:val="28"/>
          <w:lang w:val="en-GB"/>
        </w:rPr>
        <w:t>Islamic Development Bank’s Role should be expanded</w:t>
      </w:r>
    </w:p>
    <w:p w14:paraId="268B44DD" w14:textId="77777777" w:rsidR="00270475" w:rsidRPr="00584AEA" w:rsidRDefault="00270475" w:rsidP="00270475">
      <w:pPr>
        <w:jc w:val="both"/>
        <w:rPr>
          <w:rFonts w:ascii="Arrus" w:hAnsi="Arrus"/>
          <w:sz w:val="22"/>
          <w:szCs w:val="28"/>
          <w:lang w:val="en-GB"/>
        </w:rPr>
      </w:pPr>
    </w:p>
    <w:p w14:paraId="268B44DE"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 xml:space="preserve">Civic amenities </w:t>
      </w:r>
    </w:p>
    <w:p w14:paraId="268B44DF" w14:textId="77777777" w:rsidR="00270475" w:rsidRPr="00584AEA" w:rsidRDefault="00270475" w:rsidP="00270475">
      <w:pPr>
        <w:jc w:val="both"/>
        <w:rPr>
          <w:rFonts w:ascii="Arrus" w:hAnsi="Arrus"/>
          <w:b/>
          <w:bCs/>
          <w:sz w:val="22"/>
          <w:szCs w:val="28"/>
          <w:lang w:val="en-GB"/>
        </w:rPr>
      </w:pPr>
    </w:p>
    <w:p w14:paraId="268B44E0"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Active campaign against Muslim Apartheid</w:t>
      </w:r>
    </w:p>
    <w:p w14:paraId="268B44E1" w14:textId="77777777" w:rsidR="00270475" w:rsidRPr="00584AEA" w:rsidRDefault="00270475" w:rsidP="00270475">
      <w:pPr>
        <w:jc w:val="both"/>
        <w:rPr>
          <w:rFonts w:ascii="Arrus" w:hAnsi="Arrus"/>
          <w:b/>
          <w:bCs/>
          <w:sz w:val="22"/>
          <w:szCs w:val="28"/>
          <w:lang w:val="en-GB"/>
        </w:rPr>
      </w:pPr>
    </w:p>
    <w:p w14:paraId="268B44E2" w14:textId="77777777" w:rsidR="00270475" w:rsidRPr="00584AEA" w:rsidRDefault="00270475" w:rsidP="00270475">
      <w:pPr>
        <w:jc w:val="both"/>
        <w:rPr>
          <w:rFonts w:ascii="Arrus" w:hAnsi="Arrus"/>
          <w:sz w:val="22"/>
          <w:szCs w:val="28"/>
          <w:lang w:val="en-GB"/>
        </w:rPr>
      </w:pPr>
      <w:r w:rsidRPr="00584AEA">
        <w:rPr>
          <w:rFonts w:ascii="Arrus" w:hAnsi="Arrus"/>
          <w:b/>
          <w:bCs/>
          <w:sz w:val="22"/>
          <w:szCs w:val="28"/>
          <w:lang w:val="en-GB"/>
        </w:rPr>
        <w:t xml:space="preserve">To help in better civic amenities in both urban and rural areas </w:t>
      </w:r>
      <w:r w:rsidRPr="00584AEA">
        <w:rPr>
          <w:rFonts w:ascii="Arrus" w:hAnsi="Arrus"/>
          <w:sz w:val="22"/>
          <w:szCs w:val="28"/>
          <w:lang w:val="en-GB"/>
        </w:rPr>
        <w:t xml:space="preserve">by ensuring </w:t>
      </w:r>
    </w:p>
    <w:p w14:paraId="268B44E3"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(1) road connectivity to Muslim colonies and villages;</w:t>
      </w:r>
    </w:p>
    <w:p w14:paraId="268B44E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(2) regular power supply: </w:t>
      </w:r>
    </w:p>
    <w:p w14:paraId="268B44E5"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(3) safe water supply; </w:t>
      </w:r>
    </w:p>
    <w:p w14:paraId="268B44E6"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(4) safe disposal of excreta and disposable material; </w:t>
      </w:r>
    </w:p>
    <w:p w14:paraId="268B44E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(5) hygienic and healthy environmental conditions </w:t>
      </w:r>
    </w:p>
    <w:p w14:paraId="268B44E8"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(6) schools and market facilities in Muslim colonies; </w:t>
      </w:r>
    </w:p>
    <w:p w14:paraId="268B44E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(7) rapid legalisation of constructions in Muslim colonies and </w:t>
      </w:r>
      <w:proofErr w:type="spellStart"/>
      <w:r w:rsidRPr="00584AEA">
        <w:rPr>
          <w:rFonts w:ascii="Arrus" w:hAnsi="Arrus"/>
          <w:sz w:val="22"/>
          <w:szCs w:val="28"/>
          <w:lang w:val="en-GB"/>
        </w:rPr>
        <w:t>muhallas</w:t>
      </w:r>
      <w:proofErr w:type="spellEnd"/>
      <w:r w:rsidRPr="00584AEA">
        <w:rPr>
          <w:rFonts w:ascii="Arrus" w:hAnsi="Arrus"/>
          <w:sz w:val="22"/>
          <w:szCs w:val="28"/>
          <w:lang w:val="en-GB"/>
        </w:rPr>
        <w:t xml:space="preserve">; </w:t>
      </w:r>
    </w:p>
    <w:p w14:paraId="268B44E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(8) better safety and security</w:t>
      </w:r>
    </w:p>
    <w:p w14:paraId="268B44EB" w14:textId="77777777" w:rsidR="00270475" w:rsidRPr="00584AEA" w:rsidRDefault="00270475" w:rsidP="00270475">
      <w:pPr>
        <w:jc w:val="both"/>
        <w:rPr>
          <w:rFonts w:ascii="Arrus" w:hAnsi="Arrus"/>
          <w:b/>
          <w:bCs/>
          <w:sz w:val="22"/>
          <w:szCs w:val="28"/>
          <w:lang w:val="en-GB"/>
        </w:rPr>
      </w:pPr>
    </w:p>
    <w:p w14:paraId="268B44EC"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Security</w:t>
      </w:r>
    </w:p>
    <w:p w14:paraId="268B44ED" w14:textId="77777777" w:rsidR="00270475" w:rsidRPr="00584AEA" w:rsidRDefault="00270475" w:rsidP="00270475">
      <w:pPr>
        <w:jc w:val="both"/>
        <w:rPr>
          <w:rFonts w:ascii="Arrus" w:hAnsi="Arrus"/>
          <w:b/>
          <w:bCs/>
          <w:sz w:val="22"/>
          <w:szCs w:val="28"/>
          <w:lang w:val="en-GB"/>
        </w:rPr>
      </w:pPr>
    </w:p>
    <w:p w14:paraId="268B44EE" w14:textId="77777777" w:rsidR="00270475" w:rsidRPr="00584AEA" w:rsidRDefault="00270475" w:rsidP="00270475">
      <w:pPr>
        <w:jc w:val="both"/>
        <w:rPr>
          <w:rFonts w:ascii="Arrus" w:hAnsi="Arrus"/>
          <w:sz w:val="22"/>
          <w:szCs w:val="28"/>
          <w:lang w:val="en-GB"/>
        </w:rPr>
      </w:pPr>
      <w:r w:rsidRPr="00584AEA">
        <w:rPr>
          <w:rFonts w:ascii="Arrus" w:hAnsi="Arrus"/>
          <w:b/>
          <w:bCs/>
          <w:sz w:val="22"/>
          <w:szCs w:val="28"/>
          <w:lang w:val="en-GB"/>
        </w:rPr>
        <w:t xml:space="preserve">By ensuring justice to the accused Muslims </w:t>
      </w:r>
      <w:r w:rsidRPr="00584AEA">
        <w:rPr>
          <w:rFonts w:ascii="Arrus" w:hAnsi="Arrus"/>
          <w:sz w:val="22"/>
          <w:szCs w:val="28"/>
          <w:lang w:val="en-GB"/>
        </w:rPr>
        <w:t xml:space="preserve">who are more often than not falsely implicated in different kinds of cases, tortured, harassed and executed. </w:t>
      </w:r>
    </w:p>
    <w:p w14:paraId="268B44EF" w14:textId="77777777" w:rsidR="00270475" w:rsidRPr="00584AEA" w:rsidRDefault="00270475" w:rsidP="00270475">
      <w:pPr>
        <w:jc w:val="both"/>
        <w:rPr>
          <w:rFonts w:ascii="Arrus" w:hAnsi="Arrus"/>
          <w:b/>
          <w:bCs/>
          <w:sz w:val="22"/>
          <w:szCs w:val="28"/>
          <w:lang w:val="en-GB"/>
        </w:rPr>
      </w:pPr>
    </w:p>
    <w:p w14:paraId="268B44F0"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 xml:space="preserve">Media </w:t>
      </w:r>
    </w:p>
    <w:p w14:paraId="268B44F1" w14:textId="77777777" w:rsidR="00270475" w:rsidRPr="00584AEA" w:rsidRDefault="00270475" w:rsidP="00270475">
      <w:pPr>
        <w:jc w:val="both"/>
        <w:rPr>
          <w:rFonts w:ascii="Arrus" w:hAnsi="Arrus"/>
          <w:b/>
          <w:bCs/>
          <w:sz w:val="22"/>
          <w:szCs w:val="28"/>
          <w:lang w:val="en-GB"/>
        </w:rPr>
      </w:pPr>
    </w:p>
    <w:p w14:paraId="268B44F2" w14:textId="77777777" w:rsidR="00270475" w:rsidRPr="00584AEA" w:rsidRDefault="00270475" w:rsidP="00270475">
      <w:pPr>
        <w:jc w:val="both"/>
        <w:rPr>
          <w:rFonts w:ascii="Arrus" w:hAnsi="Arrus"/>
          <w:sz w:val="22"/>
          <w:szCs w:val="28"/>
          <w:lang w:val="en-GB"/>
        </w:rPr>
      </w:pPr>
      <w:r w:rsidRPr="00584AEA">
        <w:rPr>
          <w:rFonts w:ascii="Arrus" w:hAnsi="Arrus"/>
          <w:b/>
          <w:bCs/>
          <w:sz w:val="22"/>
          <w:szCs w:val="28"/>
          <w:lang w:val="en-GB"/>
        </w:rPr>
        <w:t xml:space="preserve">Media should be given guidelines making it more people-friendly than market-friendly, </w:t>
      </w:r>
      <w:r w:rsidRPr="00584AEA">
        <w:rPr>
          <w:rFonts w:ascii="Arrus" w:hAnsi="Arrus"/>
          <w:sz w:val="22"/>
          <w:szCs w:val="28"/>
          <w:lang w:val="en-GB"/>
        </w:rPr>
        <w:t>more concerned with deprived sections, more careful about programmes and advertisements that promote promiscuity, nudity, gambling, addictions of all kinds, homosexuality, etc., more careful in coverage of religiously sensitive issues, giving more coverage to Muslim perspective of the national issues</w:t>
      </w:r>
    </w:p>
    <w:p w14:paraId="268B44F3" w14:textId="77777777" w:rsidR="00270475" w:rsidRPr="00584AEA" w:rsidRDefault="00270475" w:rsidP="00270475">
      <w:pPr>
        <w:jc w:val="both"/>
        <w:rPr>
          <w:rFonts w:ascii="Arrus" w:hAnsi="Arrus"/>
          <w:sz w:val="22"/>
          <w:szCs w:val="28"/>
          <w:lang w:val="en-GB"/>
        </w:rPr>
      </w:pPr>
    </w:p>
    <w:p w14:paraId="268B44F4" w14:textId="77777777" w:rsidR="00270475" w:rsidRPr="00584AEA" w:rsidRDefault="00270475" w:rsidP="006F4670">
      <w:pPr>
        <w:numPr>
          <w:ilvl w:val="0"/>
          <w:numId w:val="95"/>
        </w:numPr>
        <w:tabs>
          <w:tab w:val="left" w:pos="720"/>
        </w:tabs>
        <w:ind w:left="720" w:hanging="360"/>
        <w:jc w:val="both"/>
        <w:rPr>
          <w:rFonts w:ascii="Arrus" w:hAnsi="Arrus"/>
          <w:sz w:val="22"/>
          <w:szCs w:val="28"/>
          <w:lang w:val="en-GB"/>
        </w:rPr>
      </w:pPr>
      <w:r w:rsidRPr="00584AEA">
        <w:rPr>
          <w:rFonts w:ascii="Arrus" w:hAnsi="Arrus"/>
          <w:sz w:val="22"/>
          <w:szCs w:val="28"/>
          <w:lang w:val="en-GB"/>
        </w:rPr>
        <w:t xml:space="preserve">The Minority Quota in minority institutions (which effectively means that the majority community quota in every minority institution is at least 50 pc while there is no quota for minorities in normal schools and colleges) should be increased to at least 70 pc. </w:t>
      </w:r>
    </w:p>
    <w:p w14:paraId="268B44F5" w14:textId="77777777" w:rsidR="00270475" w:rsidRPr="00584AEA" w:rsidRDefault="00270475" w:rsidP="006F4670">
      <w:pPr>
        <w:numPr>
          <w:ilvl w:val="0"/>
          <w:numId w:val="95"/>
        </w:numPr>
        <w:tabs>
          <w:tab w:val="left" w:pos="720"/>
        </w:tabs>
        <w:ind w:left="720" w:hanging="360"/>
        <w:jc w:val="both"/>
        <w:rPr>
          <w:rFonts w:ascii="Arrus" w:hAnsi="Arrus"/>
          <w:sz w:val="22"/>
          <w:szCs w:val="28"/>
          <w:lang w:val="en-GB"/>
        </w:rPr>
      </w:pPr>
      <w:r w:rsidRPr="00584AEA">
        <w:rPr>
          <w:rFonts w:ascii="Arrus" w:hAnsi="Arrus"/>
          <w:sz w:val="22"/>
          <w:szCs w:val="28"/>
          <w:lang w:val="en-GB"/>
        </w:rPr>
        <w:t xml:space="preserve">Emphasis on Rural areas: Rural areas need more urgent and more vigorous efforts. The level of education is certainly much </w:t>
      </w:r>
      <w:r w:rsidRPr="00584AEA">
        <w:rPr>
          <w:rFonts w:ascii="Arrus" w:hAnsi="Arrus"/>
          <w:sz w:val="22"/>
          <w:szCs w:val="28"/>
          <w:lang w:val="en-GB"/>
        </w:rPr>
        <w:lastRenderedPageBreak/>
        <w:t xml:space="preserve">lower in rural </w:t>
      </w:r>
      <w:proofErr w:type="spellStart"/>
      <w:r w:rsidRPr="00584AEA">
        <w:rPr>
          <w:rFonts w:ascii="Arrus" w:hAnsi="Arrus"/>
          <w:sz w:val="22"/>
          <w:szCs w:val="28"/>
          <w:lang w:val="en-GB"/>
        </w:rPr>
        <w:t>arras</w:t>
      </w:r>
      <w:proofErr w:type="spellEnd"/>
      <w:r w:rsidRPr="00584AEA">
        <w:rPr>
          <w:rFonts w:ascii="Arrus" w:hAnsi="Arrus"/>
          <w:sz w:val="22"/>
          <w:szCs w:val="28"/>
          <w:lang w:val="en-GB"/>
        </w:rPr>
        <w:t xml:space="preserve"> than in urban ones. While in urban areas, the bigger trouble begins after secondary education, in rural areas the problem is almost: at every level. The steps that need to be taken are: (</w:t>
      </w:r>
      <w:proofErr w:type="spellStart"/>
      <w:r w:rsidRPr="00584AEA">
        <w:rPr>
          <w:rFonts w:ascii="Arrus" w:hAnsi="Arrus"/>
          <w:sz w:val="22"/>
          <w:szCs w:val="28"/>
          <w:lang w:val="en-GB"/>
        </w:rPr>
        <w:t>i</w:t>
      </w:r>
      <w:proofErr w:type="spellEnd"/>
      <w:r w:rsidRPr="00584AEA">
        <w:rPr>
          <w:rFonts w:ascii="Arrus" w:hAnsi="Arrus"/>
          <w:sz w:val="22"/>
          <w:szCs w:val="28"/>
          <w:lang w:val="en-GB"/>
        </w:rPr>
        <w:t xml:space="preserve">) </w:t>
      </w:r>
      <w:r w:rsidRPr="00584AEA">
        <w:rPr>
          <w:rFonts w:ascii="Arrus" w:hAnsi="Arrus"/>
          <w:b/>
          <w:bCs/>
          <w:sz w:val="22"/>
          <w:szCs w:val="28"/>
          <w:lang w:val="en-GB"/>
        </w:rPr>
        <w:t>Establishment of good primary schools</w:t>
      </w:r>
      <w:r w:rsidRPr="00584AEA">
        <w:rPr>
          <w:rFonts w:ascii="Arrus" w:hAnsi="Arrus"/>
          <w:sz w:val="22"/>
          <w:szCs w:val="28"/>
          <w:lang w:val="en-GB"/>
        </w:rPr>
        <w:t xml:space="preserve">, private or government, in every single village; (ii) </w:t>
      </w:r>
      <w:r w:rsidRPr="00584AEA">
        <w:rPr>
          <w:rFonts w:ascii="Arrus" w:hAnsi="Arrus"/>
          <w:b/>
          <w:bCs/>
          <w:sz w:val="22"/>
          <w:szCs w:val="28"/>
          <w:lang w:val="en-GB"/>
        </w:rPr>
        <w:t>Annual drive</w:t>
      </w:r>
      <w:r w:rsidRPr="00584AEA">
        <w:rPr>
          <w:rFonts w:ascii="Arrus" w:hAnsi="Arrus"/>
          <w:sz w:val="22"/>
          <w:szCs w:val="28"/>
          <w:lang w:val="en-GB"/>
        </w:rPr>
        <w:t xml:space="preserve"> to ensure that every single child of the school-going age goes to a school his parents can afford; (iii) </w:t>
      </w:r>
      <w:r w:rsidRPr="00584AEA">
        <w:rPr>
          <w:rFonts w:ascii="Arrus" w:hAnsi="Arrus"/>
          <w:b/>
          <w:bCs/>
          <w:sz w:val="22"/>
          <w:szCs w:val="28"/>
          <w:lang w:val="en-GB"/>
        </w:rPr>
        <w:t>Establishment of Higher Secondary Schools</w:t>
      </w:r>
      <w:r w:rsidRPr="00584AEA">
        <w:rPr>
          <w:rFonts w:ascii="Arrus" w:hAnsi="Arrus"/>
          <w:sz w:val="22"/>
          <w:szCs w:val="28"/>
          <w:lang w:val="en-GB"/>
        </w:rPr>
        <w:t xml:space="preserve"> in rural areas to ensure that the children of village do not have to travel to long distances to get education at that level; iv)  </w:t>
      </w:r>
      <w:r w:rsidRPr="00584AEA">
        <w:rPr>
          <w:rFonts w:ascii="Arrus" w:hAnsi="Arrus"/>
          <w:b/>
          <w:bCs/>
          <w:sz w:val="22"/>
          <w:szCs w:val="28"/>
          <w:lang w:val="en-GB"/>
        </w:rPr>
        <w:t>Special Training and Coaching Centres</w:t>
      </w:r>
      <w:r w:rsidRPr="00584AEA">
        <w:rPr>
          <w:rFonts w:ascii="Arrus" w:hAnsi="Arrus"/>
          <w:sz w:val="22"/>
          <w:szCs w:val="28"/>
          <w:lang w:val="en-GB"/>
        </w:rPr>
        <w:t xml:space="preserve">; (v) Introduction of </w:t>
      </w:r>
      <w:r w:rsidRPr="00584AEA">
        <w:rPr>
          <w:rFonts w:ascii="Arrus" w:hAnsi="Arrus"/>
          <w:b/>
          <w:bCs/>
          <w:sz w:val="22"/>
          <w:szCs w:val="28"/>
          <w:lang w:val="en-GB"/>
        </w:rPr>
        <w:t>primary education in madrasas</w:t>
      </w:r>
      <w:r w:rsidRPr="00584AEA">
        <w:rPr>
          <w:rFonts w:ascii="Arrus" w:hAnsi="Arrus"/>
          <w:sz w:val="22"/>
          <w:szCs w:val="28"/>
          <w:lang w:val="en-GB"/>
        </w:rPr>
        <w:t xml:space="preserve"> situated in villages and introduction of religious education in schools; (vi)  </w:t>
      </w:r>
      <w:r w:rsidRPr="00584AEA">
        <w:rPr>
          <w:rFonts w:ascii="Arrus" w:hAnsi="Arrus"/>
          <w:b/>
          <w:bCs/>
          <w:sz w:val="22"/>
          <w:szCs w:val="28"/>
          <w:lang w:val="en-GB"/>
        </w:rPr>
        <w:t>Establishment of reading rooms</w:t>
      </w:r>
      <w:r w:rsidRPr="00584AEA">
        <w:rPr>
          <w:rFonts w:ascii="Arrus" w:hAnsi="Arrus"/>
          <w:sz w:val="22"/>
          <w:szCs w:val="28"/>
          <w:lang w:val="en-GB"/>
        </w:rPr>
        <w:t xml:space="preserve"> in every village where the children of the school can come and study. Books may be made available to them and a teacher can be appointed to monitor and help them in solving their problems.</w:t>
      </w:r>
    </w:p>
    <w:p w14:paraId="268B44F6" w14:textId="77777777" w:rsidR="00270475" w:rsidRPr="00584AEA" w:rsidRDefault="00270475" w:rsidP="00270475">
      <w:pPr>
        <w:pStyle w:val="Heading2"/>
        <w:pBdr>
          <w:bottom w:val="single" w:sz="6" w:space="0" w:color="AAAAAA"/>
        </w:pBdr>
        <w:shd w:val="clear" w:color="auto" w:fill="FFFFFF"/>
        <w:spacing w:after="144"/>
        <w:rPr>
          <w:rFonts w:ascii="Arrus" w:hAnsi="Arrus"/>
          <w:sz w:val="22"/>
          <w:szCs w:val="28"/>
          <w:lang w:val="en-GB"/>
        </w:rPr>
      </w:pPr>
      <w:r w:rsidRPr="00584AEA">
        <w:rPr>
          <w:rFonts w:ascii="Arrus" w:hAnsi="Arrus"/>
          <w:sz w:val="22"/>
          <w:szCs w:val="28"/>
          <w:lang w:val="en-GB"/>
        </w:rPr>
        <w:t>Urdu promotion: Second language status in the country, Urdu departments in all universities and degree colleges,</w:t>
      </w:r>
    </w:p>
    <w:p w14:paraId="268B44F7" w14:textId="77777777" w:rsidR="00270475" w:rsidRPr="00584AEA" w:rsidRDefault="00270475" w:rsidP="006F4670">
      <w:pPr>
        <w:numPr>
          <w:ilvl w:val="0"/>
          <w:numId w:val="97"/>
        </w:numPr>
        <w:tabs>
          <w:tab w:val="left" w:pos="720"/>
        </w:tabs>
        <w:ind w:left="720" w:hanging="360"/>
        <w:jc w:val="both"/>
        <w:rPr>
          <w:rFonts w:ascii="Arrus" w:hAnsi="Arrus"/>
          <w:sz w:val="22"/>
          <w:szCs w:val="28"/>
          <w:lang w:val="en-GB"/>
        </w:rPr>
      </w:pPr>
      <w:r w:rsidRPr="00584AEA">
        <w:rPr>
          <w:rFonts w:ascii="Arrus" w:hAnsi="Arrus"/>
          <w:sz w:val="22"/>
          <w:szCs w:val="28"/>
          <w:lang w:val="en-GB"/>
        </w:rPr>
        <w:t>Muslim share in Public Private Partnerships PPP projects</w:t>
      </w:r>
    </w:p>
    <w:p w14:paraId="268B44F8" w14:textId="77777777" w:rsidR="00270475" w:rsidRPr="00584AEA" w:rsidRDefault="00270475" w:rsidP="006F4670">
      <w:pPr>
        <w:numPr>
          <w:ilvl w:val="0"/>
          <w:numId w:val="97"/>
        </w:numPr>
        <w:tabs>
          <w:tab w:val="left" w:pos="720"/>
        </w:tabs>
        <w:ind w:left="720" w:hanging="360"/>
        <w:jc w:val="both"/>
        <w:rPr>
          <w:rFonts w:ascii="Arrus" w:hAnsi="Arrus"/>
          <w:b/>
          <w:bCs/>
          <w:sz w:val="22"/>
          <w:szCs w:val="28"/>
          <w:lang w:val="en-GB"/>
        </w:rPr>
      </w:pPr>
      <w:r w:rsidRPr="00584AEA">
        <w:rPr>
          <w:rFonts w:ascii="Arrus" w:hAnsi="Arrus"/>
          <w:b/>
          <w:bCs/>
          <w:sz w:val="22"/>
          <w:szCs w:val="28"/>
          <w:lang w:val="en-GB"/>
        </w:rPr>
        <w:t>Beautification  and infrastructural development of cities and towns of religious importance including Deoband, Ajmer, Saharanpur, Kalyar Shareef, Fatehpur Sikri, Haji Ali, Azamgarh, Bhatkal,  Bareilly, Hazrat Bal etc. (Good road and train connectivity to be ensured)</w:t>
      </w:r>
    </w:p>
    <w:p w14:paraId="268B44F9" w14:textId="77777777" w:rsidR="00270475" w:rsidRPr="00584AEA" w:rsidRDefault="00270475" w:rsidP="006F4670">
      <w:pPr>
        <w:numPr>
          <w:ilvl w:val="0"/>
          <w:numId w:val="97"/>
        </w:numPr>
        <w:tabs>
          <w:tab w:val="left" w:pos="720"/>
        </w:tabs>
        <w:ind w:left="720" w:hanging="360"/>
        <w:jc w:val="both"/>
        <w:rPr>
          <w:rFonts w:ascii="Arrus" w:hAnsi="Arrus"/>
          <w:sz w:val="22"/>
          <w:szCs w:val="28"/>
          <w:lang w:val="en-GB"/>
        </w:rPr>
      </w:pPr>
      <w:r w:rsidRPr="00584AEA">
        <w:rPr>
          <w:rFonts w:ascii="Arrus" w:hAnsi="Arrus"/>
          <w:sz w:val="22"/>
          <w:szCs w:val="28"/>
          <w:lang w:val="en-GB"/>
        </w:rPr>
        <w:t>Islamic Community Centres in all major cities (as part of PPP with government allotting land and Muslims contributing funds)</w:t>
      </w:r>
    </w:p>
    <w:p w14:paraId="268B44FA" w14:textId="77777777" w:rsidR="00270475" w:rsidRPr="00584AEA" w:rsidRDefault="00270475" w:rsidP="00270475">
      <w:pPr>
        <w:spacing w:after="120"/>
        <w:jc w:val="both"/>
        <w:rPr>
          <w:rFonts w:ascii="Arrus" w:hAnsi="Arrus"/>
          <w:b/>
          <w:bCs/>
          <w:szCs w:val="32"/>
          <w:lang w:val="en-GB"/>
        </w:rPr>
      </w:pPr>
      <w:r w:rsidRPr="00584AEA">
        <w:rPr>
          <w:rFonts w:ascii="Arrus" w:hAnsi="Arrus"/>
          <w:b/>
          <w:bCs/>
          <w:szCs w:val="32"/>
          <w:lang w:val="en-GB"/>
        </w:rPr>
        <w:t>Urban Development</w:t>
      </w:r>
    </w:p>
    <w:p w14:paraId="268B44FB" w14:textId="77777777" w:rsidR="00270475" w:rsidRPr="00584AEA" w:rsidRDefault="00270475" w:rsidP="006F4670">
      <w:pPr>
        <w:numPr>
          <w:ilvl w:val="0"/>
          <w:numId w:val="98"/>
        </w:numPr>
        <w:tabs>
          <w:tab w:val="left" w:pos="720"/>
        </w:tabs>
        <w:ind w:left="720" w:hanging="360"/>
        <w:jc w:val="both"/>
        <w:rPr>
          <w:rFonts w:ascii="Arrus" w:hAnsi="Arrus"/>
          <w:sz w:val="22"/>
          <w:szCs w:val="28"/>
          <w:lang w:val="en-GB"/>
        </w:rPr>
      </w:pPr>
      <w:r w:rsidRPr="00584AEA">
        <w:rPr>
          <w:rFonts w:ascii="Arrus" w:hAnsi="Arrus"/>
          <w:sz w:val="22"/>
          <w:szCs w:val="28"/>
          <w:lang w:val="en-GB"/>
        </w:rPr>
        <w:t>Public Transport connectivity with Muslim regions is to be ensured.</w:t>
      </w:r>
    </w:p>
    <w:p w14:paraId="268B44FC" w14:textId="77777777" w:rsidR="00270475" w:rsidRPr="00584AEA" w:rsidRDefault="00270475" w:rsidP="006F4670">
      <w:pPr>
        <w:numPr>
          <w:ilvl w:val="0"/>
          <w:numId w:val="98"/>
        </w:numPr>
        <w:tabs>
          <w:tab w:val="left" w:pos="720"/>
        </w:tabs>
        <w:ind w:left="720" w:hanging="360"/>
        <w:jc w:val="both"/>
        <w:rPr>
          <w:rFonts w:ascii="Arrus" w:hAnsi="Arrus"/>
          <w:sz w:val="22"/>
          <w:szCs w:val="28"/>
          <w:lang w:val="en-GB"/>
        </w:rPr>
      </w:pPr>
      <w:r w:rsidRPr="00584AEA">
        <w:rPr>
          <w:rFonts w:ascii="Arrus" w:hAnsi="Arrus"/>
          <w:sz w:val="22"/>
          <w:szCs w:val="28"/>
          <w:lang w:val="en-GB"/>
        </w:rPr>
        <w:t>Muslim share in urban infrastructure development has to be monitored.</w:t>
      </w:r>
    </w:p>
    <w:p w14:paraId="268B44FD" w14:textId="77777777" w:rsidR="00270475" w:rsidRPr="00584AEA" w:rsidRDefault="00270475" w:rsidP="006F4670">
      <w:pPr>
        <w:numPr>
          <w:ilvl w:val="0"/>
          <w:numId w:val="98"/>
        </w:numPr>
        <w:tabs>
          <w:tab w:val="left" w:pos="720"/>
        </w:tabs>
        <w:ind w:left="720" w:hanging="360"/>
        <w:jc w:val="both"/>
        <w:rPr>
          <w:rFonts w:ascii="Arrus" w:hAnsi="Arrus"/>
          <w:sz w:val="22"/>
          <w:szCs w:val="28"/>
          <w:lang w:val="en-GB"/>
        </w:rPr>
      </w:pPr>
      <w:r w:rsidRPr="00584AEA">
        <w:rPr>
          <w:rFonts w:ascii="Arrus" w:hAnsi="Arrus"/>
          <w:sz w:val="22"/>
          <w:szCs w:val="28"/>
          <w:lang w:val="en-GB"/>
        </w:rPr>
        <w:t>Environmental concerns are to be addressed</w:t>
      </w:r>
    </w:p>
    <w:p w14:paraId="268B44FE"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Rural Development</w:t>
      </w:r>
    </w:p>
    <w:p w14:paraId="268B44FF" w14:textId="77777777" w:rsidR="00270475" w:rsidRPr="00584AEA" w:rsidRDefault="00270475" w:rsidP="006F4670">
      <w:pPr>
        <w:numPr>
          <w:ilvl w:val="0"/>
          <w:numId w:val="100"/>
        </w:numPr>
        <w:tabs>
          <w:tab w:val="left" w:pos="720"/>
        </w:tabs>
        <w:ind w:left="720" w:hanging="360"/>
        <w:jc w:val="both"/>
        <w:rPr>
          <w:rFonts w:ascii="Arrus" w:hAnsi="Arrus"/>
          <w:sz w:val="22"/>
          <w:szCs w:val="28"/>
          <w:lang w:val="en-GB"/>
        </w:rPr>
      </w:pPr>
      <w:r w:rsidRPr="00584AEA">
        <w:rPr>
          <w:rFonts w:ascii="Arrus" w:hAnsi="Arrus"/>
          <w:sz w:val="22"/>
          <w:szCs w:val="28"/>
          <w:lang w:val="en-GB"/>
        </w:rPr>
        <w:t>Development of village units having police station, hospital, market, village community centre</w:t>
      </w:r>
    </w:p>
    <w:p w14:paraId="268B4500" w14:textId="77777777" w:rsidR="00270475" w:rsidRPr="00584AEA" w:rsidRDefault="00270475" w:rsidP="006F4670">
      <w:pPr>
        <w:numPr>
          <w:ilvl w:val="0"/>
          <w:numId w:val="100"/>
        </w:numPr>
        <w:tabs>
          <w:tab w:val="left" w:pos="720"/>
        </w:tabs>
        <w:ind w:left="720" w:hanging="360"/>
        <w:jc w:val="both"/>
        <w:rPr>
          <w:rFonts w:ascii="Arrus" w:hAnsi="Arrus"/>
          <w:sz w:val="22"/>
          <w:szCs w:val="28"/>
          <w:lang w:val="en-GB"/>
        </w:rPr>
      </w:pPr>
      <w:r w:rsidRPr="00584AEA">
        <w:rPr>
          <w:rFonts w:ascii="Arrus" w:hAnsi="Arrus"/>
          <w:sz w:val="22"/>
          <w:szCs w:val="28"/>
          <w:lang w:val="en-GB"/>
        </w:rPr>
        <w:t>Disparity in the level of power supply between urban and rural areas should end</w:t>
      </w:r>
    </w:p>
    <w:p w14:paraId="268B4501" w14:textId="77777777" w:rsidR="00270475" w:rsidRPr="00584AEA" w:rsidRDefault="00270475" w:rsidP="006F4670">
      <w:pPr>
        <w:numPr>
          <w:ilvl w:val="0"/>
          <w:numId w:val="100"/>
        </w:numPr>
        <w:tabs>
          <w:tab w:val="left" w:pos="720"/>
        </w:tabs>
        <w:ind w:left="720" w:hanging="360"/>
        <w:jc w:val="both"/>
        <w:rPr>
          <w:rFonts w:ascii="Arrus" w:hAnsi="Arrus"/>
          <w:sz w:val="22"/>
          <w:szCs w:val="28"/>
          <w:lang w:val="en-GB"/>
        </w:rPr>
      </w:pPr>
      <w:r w:rsidRPr="00584AEA">
        <w:rPr>
          <w:rFonts w:ascii="Arrus" w:hAnsi="Arrus"/>
          <w:sz w:val="22"/>
          <w:szCs w:val="28"/>
          <w:lang w:val="en-GB"/>
        </w:rPr>
        <w:t>better facilities for primary education</w:t>
      </w:r>
    </w:p>
    <w:p w14:paraId="268B4502" w14:textId="77777777" w:rsidR="00270475" w:rsidRPr="00584AEA" w:rsidRDefault="00270475" w:rsidP="006F4670">
      <w:pPr>
        <w:numPr>
          <w:ilvl w:val="0"/>
          <w:numId w:val="100"/>
        </w:numPr>
        <w:tabs>
          <w:tab w:val="left" w:pos="720"/>
        </w:tabs>
        <w:ind w:left="720" w:hanging="360"/>
        <w:jc w:val="both"/>
        <w:rPr>
          <w:rFonts w:ascii="Arrus" w:hAnsi="Arrus"/>
          <w:sz w:val="22"/>
          <w:szCs w:val="28"/>
          <w:lang w:val="en-GB"/>
        </w:rPr>
      </w:pPr>
      <w:r w:rsidRPr="00584AEA">
        <w:rPr>
          <w:rFonts w:ascii="Arrus" w:hAnsi="Arrus"/>
          <w:sz w:val="22"/>
          <w:szCs w:val="28"/>
          <w:lang w:val="en-GB"/>
        </w:rPr>
        <w:t>Higher technical institutions should ideally be opened in the rural areas.</w:t>
      </w:r>
    </w:p>
    <w:p w14:paraId="268B4503" w14:textId="77777777" w:rsidR="00270475" w:rsidRPr="00584AEA" w:rsidRDefault="00270475" w:rsidP="006F4670">
      <w:pPr>
        <w:numPr>
          <w:ilvl w:val="0"/>
          <w:numId w:val="100"/>
        </w:numPr>
        <w:tabs>
          <w:tab w:val="left" w:pos="720"/>
        </w:tabs>
        <w:ind w:left="720" w:hanging="360"/>
        <w:jc w:val="both"/>
        <w:rPr>
          <w:rFonts w:ascii="Arrus" w:hAnsi="Arrus"/>
          <w:sz w:val="22"/>
          <w:szCs w:val="28"/>
          <w:lang w:val="en-GB"/>
        </w:rPr>
      </w:pPr>
      <w:r w:rsidRPr="00584AEA">
        <w:rPr>
          <w:rFonts w:ascii="Arrus" w:hAnsi="Arrus"/>
          <w:sz w:val="22"/>
          <w:szCs w:val="28"/>
          <w:lang w:val="en-GB"/>
        </w:rPr>
        <w:t xml:space="preserve">Special incentives and loans should be given for constructing </w:t>
      </w:r>
      <w:r w:rsidRPr="00584AEA">
        <w:rPr>
          <w:rFonts w:ascii="Arrus" w:hAnsi="Arrus"/>
          <w:sz w:val="22"/>
          <w:szCs w:val="28"/>
          <w:lang w:val="en-GB"/>
        </w:rPr>
        <w:lastRenderedPageBreak/>
        <w:t>colonies and houses in rural areas</w:t>
      </w:r>
    </w:p>
    <w:p w14:paraId="268B4504" w14:textId="77777777" w:rsidR="00270475" w:rsidRPr="00584AEA" w:rsidRDefault="00270475" w:rsidP="006F4670">
      <w:pPr>
        <w:numPr>
          <w:ilvl w:val="0"/>
          <w:numId w:val="100"/>
        </w:numPr>
        <w:tabs>
          <w:tab w:val="left" w:pos="720"/>
        </w:tabs>
        <w:ind w:left="720" w:hanging="360"/>
        <w:jc w:val="both"/>
        <w:rPr>
          <w:rFonts w:ascii="Arrus" w:hAnsi="Arrus"/>
          <w:sz w:val="22"/>
          <w:szCs w:val="28"/>
          <w:lang w:val="en-GB"/>
        </w:rPr>
      </w:pPr>
      <w:r w:rsidRPr="00584AEA">
        <w:rPr>
          <w:rFonts w:ascii="Arrus" w:hAnsi="Arrus"/>
          <w:sz w:val="22"/>
          <w:szCs w:val="28"/>
          <w:lang w:val="en-GB"/>
        </w:rPr>
        <w:t>Police network should be expanded to include chowkis in every village.</w:t>
      </w:r>
    </w:p>
    <w:p w14:paraId="268B4505" w14:textId="77777777" w:rsidR="00270475" w:rsidRPr="00584AEA" w:rsidRDefault="00270475" w:rsidP="006F4670">
      <w:pPr>
        <w:numPr>
          <w:ilvl w:val="0"/>
          <w:numId w:val="100"/>
        </w:numPr>
        <w:tabs>
          <w:tab w:val="left" w:pos="720"/>
        </w:tabs>
        <w:ind w:left="720" w:hanging="360"/>
        <w:jc w:val="both"/>
        <w:rPr>
          <w:rFonts w:ascii="Arrus" w:hAnsi="Arrus"/>
          <w:sz w:val="22"/>
          <w:szCs w:val="28"/>
          <w:lang w:val="en-GB"/>
        </w:rPr>
      </w:pPr>
      <w:r w:rsidRPr="00584AEA">
        <w:rPr>
          <w:rFonts w:ascii="Arrus" w:hAnsi="Arrus"/>
          <w:sz w:val="22"/>
          <w:szCs w:val="28"/>
          <w:lang w:val="en-GB"/>
        </w:rPr>
        <w:t>Muslim villages must get greater share of PHCs and sub centres</w:t>
      </w:r>
    </w:p>
    <w:p w14:paraId="268B4506" w14:textId="77777777" w:rsidR="00270475" w:rsidRPr="00584AEA" w:rsidRDefault="00270475" w:rsidP="00270475">
      <w:pPr>
        <w:pStyle w:val="Heading2"/>
        <w:pBdr>
          <w:bottom w:val="single" w:sz="6" w:space="0" w:color="AAAAAA"/>
        </w:pBdr>
        <w:shd w:val="clear" w:color="auto" w:fill="FFFFFF"/>
        <w:spacing w:after="144"/>
        <w:rPr>
          <w:rStyle w:val="mw-headline"/>
          <w:rFonts w:ascii="Arrus" w:hAnsi="Arrus" w:cs="Arial"/>
          <w:b/>
          <w:bCs/>
          <w:sz w:val="26"/>
          <w:szCs w:val="32"/>
        </w:rPr>
      </w:pPr>
    </w:p>
    <w:p w14:paraId="268B4507" w14:textId="77777777" w:rsidR="00270475" w:rsidRPr="00584AEA" w:rsidRDefault="00270475" w:rsidP="00270475">
      <w:pPr>
        <w:ind w:left="360"/>
        <w:jc w:val="both"/>
        <w:rPr>
          <w:rFonts w:ascii="Arrus" w:hAnsi="Arrus"/>
          <w:b/>
          <w:bCs/>
          <w:szCs w:val="32"/>
          <w:lang w:val="en-GB"/>
        </w:rPr>
      </w:pPr>
      <w:r w:rsidRPr="00584AEA">
        <w:rPr>
          <w:rFonts w:ascii="Arrus" w:hAnsi="Arrus"/>
          <w:b/>
          <w:bCs/>
          <w:szCs w:val="32"/>
          <w:lang w:val="en-GB"/>
        </w:rPr>
        <w:t>Social Sector Development including NGOs</w:t>
      </w:r>
    </w:p>
    <w:p w14:paraId="268B4508" w14:textId="77777777" w:rsidR="00270475" w:rsidRPr="00584AEA" w:rsidRDefault="00270475" w:rsidP="00270475">
      <w:pPr>
        <w:pStyle w:val="Heading2"/>
        <w:pBdr>
          <w:bottom w:val="single" w:sz="6" w:space="0" w:color="AAAAAA"/>
        </w:pBdr>
        <w:shd w:val="clear" w:color="auto" w:fill="FFFFFF"/>
        <w:spacing w:after="144"/>
        <w:rPr>
          <w:rStyle w:val="mw-headline"/>
          <w:rFonts w:ascii="Arrus" w:hAnsi="Arrus" w:cs="Arial"/>
          <w:b/>
          <w:bCs/>
          <w:sz w:val="26"/>
          <w:szCs w:val="32"/>
        </w:rPr>
      </w:pPr>
    </w:p>
    <w:p w14:paraId="268B4509" w14:textId="77777777" w:rsidR="00270475" w:rsidRPr="00584AEA" w:rsidRDefault="00270475" w:rsidP="006F4670">
      <w:pPr>
        <w:numPr>
          <w:ilvl w:val="0"/>
          <w:numId w:val="100"/>
        </w:numPr>
        <w:tabs>
          <w:tab w:val="left" w:pos="720"/>
        </w:tabs>
        <w:ind w:left="720" w:hanging="360"/>
        <w:jc w:val="both"/>
        <w:rPr>
          <w:rFonts w:ascii="Arrus" w:hAnsi="Arrus"/>
          <w:sz w:val="22"/>
          <w:szCs w:val="28"/>
          <w:lang w:val="en-GB"/>
        </w:rPr>
      </w:pPr>
      <w:r w:rsidRPr="00584AEA">
        <w:rPr>
          <w:rFonts w:ascii="Arrus" w:hAnsi="Arrus"/>
          <w:sz w:val="22"/>
          <w:szCs w:val="28"/>
          <w:lang w:val="en-GB"/>
        </w:rPr>
        <w:t>Give National Minority Commission a full-fledged Statutory Status with a separate wing for Muslim affairs</w:t>
      </w:r>
    </w:p>
    <w:p w14:paraId="268B450A" w14:textId="77777777" w:rsidR="00270475" w:rsidRPr="00584AEA" w:rsidRDefault="00270475" w:rsidP="00270475">
      <w:pPr>
        <w:jc w:val="both"/>
        <w:rPr>
          <w:rFonts w:ascii="Arrus" w:hAnsi="Arrus"/>
          <w:b/>
          <w:bCs/>
          <w:szCs w:val="32"/>
          <w:lang w:val="en-GB"/>
        </w:rPr>
      </w:pPr>
      <w:r w:rsidRPr="00584AEA">
        <w:rPr>
          <w:rFonts w:ascii="Arrus" w:hAnsi="Arrus"/>
          <w:b/>
          <w:bCs/>
          <w:szCs w:val="32"/>
          <w:lang w:val="en-GB"/>
        </w:rPr>
        <w:t>Rural Development</w:t>
      </w:r>
    </w:p>
    <w:p w14:paraId="268B450B" w14:textId="77777777" w:rsidR="00270475" w:rsidRPr="00584AEA" w:rsidRDefault="00270475" w:rsidP="00270475">
      <w:pPr>
        <w:jc w:val="both"/>
        <w:rPr>
          <w:rFonts w:ascii="Arrus" w:hAnsi="Arrus"/>
          <w:sz w:val="22"/>
          <w:szCs w:val="28"/>
        </w:rPr>
      </w:pPr>
    </w:p>
    <w:p w14:paraId="268B450C" w14:textId="77777777" w:rsidR="00270475" w:rsidRPr="00584AEA" w:rsidRDefault="00270475" w:rsidP="006F4670">
      <w:pPr>
        <w:numPr>
          <w:ilvl w:val="0"/>
          <w:numId w:val="99"/>
        </w:numPr>
        <w:tabs>
          <w:tab w:val="left" w:pos="720"/>
        </w:tabs>
        <w:ind w:left="720" w:hanging="360"/>
        <w:jc w:val="both"/>
        <w:rPr>
          <w:rFonts w:ascii="Arrus" w:hAnsi="Arrus"/>
          <w:sz w:val="22"/>
          <w:szCs w:val="28"/>
        </w:rPr>
      </w:pPr>
      <w:r w:rsidRPr="00584AEA">
        <w:rPr>
          <w:rFonts w:ascii="Arrus" w:hAnsi="Arrus"/>
          <w:sz w:val="22"/>
          <w:szCs w:val="28"/>
          <w:lang w:val="en-GB"/>
        </w:rPr>
        <w:t xml:space="preserve">Creating demands for more agricultural items. </w:t>
      </w:r>
    </w:p>
    <w:p w14:paraId="268B450D"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villagers may cooperate to establish small firms and shops</w:t>
      </w:r>
    </w:p>
    <w:p w14:paraId="268B450E"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Research centres for rural developments</w:t>
      </w:r>
    </w:p>
    <w:p w14:paraId="268B450F"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Development of village units having police station, hospital, market, village community centre</w:t>
      </w:r>
    </w:p>
    <w:p w14:paraId="268B4510"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Disparity in the level of power supply between urban and rural areas should end</w:t>
      </w:r>
    </w:p>
    <w:p w14:paraId="268B4511"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better facilities for primary education</w:t>
      </w:r>
    </w:p>
    <w:p w14:paraId="268B4512"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Higher technical institutions should ideally be opened in the rural areas.</w:t>
      </w:r>
    </w:p>
    <w:p w14:paraId="268B4513"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Special incentives and loans should be given for constructing colonies and houses in rural areas</w:t>
      </w:r>
    </w:p>
    <w:p w14:paraId="268B4514"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Police network should be expanded to include chowkis in every village.</w:t>
      </w:r>
    </w:p>
    <w:p w14:paraId="268B4515"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The village based non-MBBS doctors should be given special training by MBBS doctors of the cities.</w:t>
      </w:r>
    </w:p>
    <w:p w14:paraId="268B4516"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Rural legal cells of advocates</w:t>
      </w:r>
    </w:p>
    <w:p w14:paraId="268B4517"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Establishment of one Community centre in each village</w:t>
      </w:r>
    </w:p>
    <w:p w14:paraId="268B4518"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Proper water and gas supply for homes</w:t>
      </w:r>
    </w:p>
    <w:p w14:paraId="268B4519" w14:textId="77777777" w:rsidR="00270475" w:rsidRPr="00584AEA" w:rsidRDefault="00270475" w:rsidP="006F4670">
      <w:pPr>
        <w:numPr>
          <w:ilvl w:val="0"/>
          <w:numId w:val="100"/>
        </w:numPr>
        <w:tabs>
          <w:tab w:val="left" w:pos="720"/>
        </w:tabs>
        <w:ind w:left="720" w:hanging="360"/>
        <w:jc w:val="both"/>
        <w:rPr>
          <w:rFonts w:ascii="Arrus" w:hAnsi="Arrus"/>
          <w:sz w:val="22"/>
          <w:szCs w:val="28"/>
        </w:rPr>
      </w:pPr>
      <w:proofErr w:type="spellStart"/>
      <w:r w:rsidRPr="00584AEA">
        <w:rPr>
          <w:rFonts w:ascii="Arrus" w:hAnsi="Arrus"/>
          <w:sz w:val="22"/>
          <w:szCs w:val="28"/>
          <w:lang w:val="en-GB"/>
        </w:rPr>
        <w:t>Pradhans</w:t>
      </w:r>
      <w:proofErr w:type="spellEnd"/>
      <w:r w:rsidRPr="00584AEA">
        <w:rPr>
          <w:rFonts w:ascii="Arrus" w:hAnsi="Arrus"/>
          <w:sz w:val="22"/>
          <w:szCs w:val="28"/>
          <w:lang w:val="en-GB"/>
        </w:rPr>
        <w:t xml:space="preserve"> need to be aware of every single governmental scheme</w:t>
      </w:r>
    </w:p>
    <w:p w14:paraId="268B451A"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Training of local “barefoot” engineers/technical assistants</w:t>
      </w:r>
    </w:p>
    <w:p w14:paraId="268B451B"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Training of artisan families</w:t>
      </w:r>
    </w:p>
    <w:p w14:paraId="268B451C"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Imparting degree/diploma in farm technology and veterinary science (2–3 years programme)</w:t>
      </w:r>
    </w:p>
    <w:p w14:paraId="268B451D"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Vastly superior water management to be ensure</w:t>
      </w:r>
    </w:p>
    <w:p w14:paraId="268B451E"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National Agricultural Insurance Scheme (NAIS)</w:t>
      </w:r>
    </w:p>
    <w:p w14:paraId="268B451F"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Disparity in the level of power supply between urban and rural areas should end</w:t>
      </w:r>
    </w:p>
    <w:p w14:paraId="268B4520" w14:textId="77777777" w:rsidR="00270475" w:rsidRPr="00584AEA" w:rsidRDefault="00270475" w:rsidP="006F4670">
      <w:pPr>
        <w:numPr>
          <w:ilvl w:val="0"/>
          <w:numId w:val="100"/>
        </w:numPr>
        <w:tabs>
          <w:tab w:val="left" w:pos="720"/>
        </w:tabs>
        <w:ind w:left="720" w:hanging="360"/>
        <w:jc w:val="both"/>
        <w:rPr>
          <w:rFonts w:ascii="Arrus" w:hAnsi="Arrus"/>
          <w:b/>
          <w:bCs/>
          <w:sz w:val="22"/>
          <w:szCs w:val="28"/>
        </w:rPr>
      </w:pPr>
      <w:r w:rsidRPr="00584AEA">
        <w:rPr>
          <w:rFonts w:ascii="Arrus" w:hAnsi="Arrus"/>
          <w:b/>
          <w:bCs/>
          <w:sz w:val="22"/>
          <w:szCs w:val="28"/>
          <w:lang w:val="en-GB"/>
        </w:rPr>
        <w:lastRenderedPageBreak/>
        <w:t>Tablighi missions to villages</w:t>
      </w:r>
    </w:p>
    <w:p w14:paraId="268B4521"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Every mosque should work as an Islamic Development Centre</w:t>
      </w:r>
    </w:p>
    <w:p w14:paraId="268B4522"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Muslim cultural gatherings</w:t>
      </w:r>
    </w:p>
    <w:p w14:paraId="268B4523"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Open air restaurants</w:t>
      </w:r>
    </w:p>
    <w:p w14:paraId="268B4524"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Marketing of Produce by Muslims</w:t>
      </w:r>
    </w:p>
    <w:p w14:paraId="268B4525"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 xml:space="preserve">A network of Supply: A network of Husbandry, poultry, suppliers, hotels, etc has to be developed. </w:t>
      </w:r>
    </w:p>
    <w:p w14:paraId="268B4526"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Orchards: Muslims encouraged for producing and supplying good varieties.</w:t>
      </w:r>
    </w:p>
    <w:p w14:paraId="268B4527"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New techniques of farming to be popularised</w:t>
      </w:r>
    </w:p>
    <w:p w14:paraId="268B4528"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Special vaccination campaigns along with mother and child care camps should be organised in every village</w:t>
      </w:r>
    </w:p>
    <w:p w14:paraId="268B4529"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Mobile Medical Units for villages</w:t>
      </w:r>
    </w:p>
    <w:p w14:paraId="268B452A" w14:textId="77777777" w:rsidR="00270475" w:rsidRPr="00584AEA" w:rsidRDefault="00270475" w:rsidP="006F4670">
      <w:pPr>
        <w:numPr>
          <w:ilvl w:val="0"/>
          <w:numId w:val="100"/>
        </w:numPr>
        <w:tabs>
          <w:tab w:val="left" w:pos="720"/>
        </w:tabs>
        <w:ind w:left="720" w:hanging="360"/>
        <w:jc w:val="both"/>
        <w:rPr>
          <w:rFonts w:ascii="Arrus" w:hAnsi="Arrus"/>
          <w:sz w:val="22"/>
          <w:szCs w:val="28"/>
        </w:rPr>
      </w:pPr>
      <w:r w:rsidRPr="00584AEA">
        <w:rPr>
          <w:rFonts w:ascii="Arrus" w:hAnsi="Arrus"/>
          <w:sz w:val="22"/>
          <w:szCs w:val="28"/>
          <w:lang w:val="en-GB"/>
        </w:rPr>
        <w:t>Muslim villages must get greater share of PHCs and sub centres</w:t>
      </w:r>
    </w:p>
    <w:p w14:paraId="268B452B" w14:textId="77777777" w:rsidR="00270475" w:rsidRPr="00584AEA" w:rsidRDefault="00270475" w:rsidP="00270475">
      <w:pPr>
        <w:ind w:left="360"/>
        <w:jc w:val="both"/>
        <w:rPr>
          <w:rFonts w:ascii="Arrus" w:hAnsi="Arrus"/>
          <w:sz w:val="22"/>
          <w:szCs w:val="28"/>
          <w:lang w:val="en-GB"/>
        </w:rPr>
      </w:pPr>
    </w:p>
    <w:p w14:paraId="268B452C" w14:textId="77777777" w:rsidR="00270475" w:rsidRPr="00584AEA" w:rsidRDefault="00270475" w:rsidP="00270475">
      <w:pPr>
        <w:ind w:left="360"/>
        <w:jc w:val="both"/>
        <w:rPr>
          <w:rFonts w:ascii="Arrus" w:hAnsi="Arrus"/>
          <w:b/>
          <w:bCs/>
          <w:szCs w:val="32"/>
        </w:rPr>
      </w:pPr>
      <w:r w:rsidRPr="00584AEA">
        <w:rPr>
          <w:rFonts w:ascii="Arrus" w:hAnsi="Arrus"/>
          <w:b/>
          <w:bCs/>
          <w:szCs w:val="32"/>
        </w:rPr>
        <w:t>Social Issues</w:t>
      </w:r>
    </w:p>
    <w:p w14:paraId="268B452D" w14:textId="77777777" w:rsidR="00270475" w:rsidRPr="00584AEA" w:rsidRDefault="00270475" w:rsidP="00270475">
      <w:pPr>
        <w:ind w:left="360"/>
        <w:jc w:val="both"/>
        <w:rPr>
          <w:rFonts w:ascii="Arrus" w:hAnsi="Arrus"/>
          <w:sz w:val="22"/>
          <w:szCs w:val="28"/>
        </w:rPr>
      </w:pPr>
    </w:p>
    <w:p w14:paraId="268B452E" w14:textId="77777777" w:rsidR="00270475" w:rsidRPr="00584AEA" w:rsidRDefault="00270475" w:rsidP="006F4670">
      <w:pPr>
        <w:numPr>
          <w:ilvl w:val="0"/>
          <w:numId w:val="101"/>
        </w:numPr>
        <w:tabs>
          <w:tab w:val="left" w:pos="720"/>
        </w:tabs>
        <w:ind w:left="720" w:hanging="360"/>
        <w:jc w:val="both"/>
        <w:rPr>
          <w:rFonts w:ascii="Arrus" w:hAnsi="Arrus"/>
          <w:b/>
          <w:bCs/>
          <w:sz w:val="22"/>
          <w:szCs w:val="28"/>
        </w:rPr>
      </w:pPr>
      <w:r w:rsidRPr="00584AEA">
        <w:rPr>
          <w:rFonts w:ascii="Arrus" w:hAnsi="Arrus"/>
          <w:b/>
          <w:bCs/>
          <w:sz w:val="22"/>
          <w:szCs w:val="28"/>
          <w:lang w:val="en-GB"/>
        </w:rPr>
        <w:t xml:space="preserve">Reservations for Muslims in OBC quota (a consensus to be built as to what should be the modalities) </w:t>
      </w:r>
    </w:p>
    <w:p w14:paraId="268B452F" w14:textId="77777777" w:rsidR="00270475" w:rsidRPr="00584AEA" w:rsidRDefault="00270475" w:rsidP="006F4670">
      <w:pPr>
        <w:numPr>
          <w:ilvl w:val="0"/>
          <w:numId w:val="102"/>
        </w:numPr>
        <w:tabs>
          <w:tab w:val="left" w:pos="720"/>
        </w:tabs>
        <w:ind w:left="720" w:hanging="360"/>
        <w:jc w:val="both"/>
        <w:rPr>
          <w:rFonts w:ascii="Arrus" w:hAnsi="Arrus"/>
          <w:sz w:val="22"/>
          <w:szCs w:val="28"/>
        </w:rPr>
      </w:pPr>
      <w:r w:rsidRPr="00584AEA">
        <w:rPr>
          <w:rFonts w:ascii="Arrus" w:hAnsi="Arrus"/>
          <w:sz w:val="22"/>
          <w:szCs w:val="28"/>
          <w:lang w:val="en-GB"/>
        </w:rPr>
        <w:t>Debate on  why Minority institutions should be forced to fix as high as 50 percent seats for non-Minority candidates</w:t>
      </w:r>
    </w:p>
    <w:p w14:paraId="268B4530" w14:textId="77777777" w:rsidR="00270475" w:rsidRPr="00584AEA" w:rsidRDefault="00270475" w:rsidP="006F4670">
      <w:pPr>
        <w:numPr>
          <w:ilvl w:val="0"/>
          <w:numId w:val="102"/>
        </w:numPr>
        <w:tabs>
          <w:tab w:val="left" w:pos="720"/>
        </w:tabs>
        <w:ind w:left="720" w:hanging="360"/>
        <w:jc w:val="both"/>
        <w:rPr>
          <w:rFonts w:ascii="Arrus" w:hAnsi="Arrus"/>
          <w:sz w:val="22"/>
          <w:szCs w:val="28"/>
        </w:rPr>
      </w:pPr>
      <w:r w:rsidRPr="00584AEA">
        <w:rPr>
          <w:rFonts w:ascii="Arrus" w:hAnsi="Arrus"/>
          <w:sz w:val="22"/>
          <w:szCs w:val="28"/>
          <w:lang w:val="en-GB"/>
        </w:rPr>
        <w:t>Unity of all Muslim sects for larger objectives</w:t>
      </w:r>
    </w:p>
    <w:p w14:paraId="268B4531" w14:textId="77777777" w:rsidR="00270475" w:rsidRPr="00584AEA" w:rsidRDefault="00270475" w:rsidP="006F4670">
      <w:pPr>
        <w:numPr>
          <w:ilvl w:val="0"/>
          <w:numId w:val="102"/>
        </w:numPr>
        <w:tabs>
          <w:tab w:val="left" w:pos="720"/>
        </w:tabs>
        <w:ind w:left="720" w:hanging="360"/>
        <w:jc w:val="both"/>
        <w:rPr>
          <w:rFonts w:ascii="Arrus" w:hAnsi="Arrus"/>
          <w:sz w:val="22"/>
          <w:szCs w:val="28"/>
        </w:rPr>
      </w:pPr>
      <w:r w:rsidRPr="00584AEA">
        <w:rPr>
          <w:rFonts w:ascii="Arrus" w:hAnsi="Arrus"/>
          <w:sz w:val="22"/>
          <w:szCs w:val="28"/>
          <w:lang w:val="en-GB"/>
        </w:rPr>
        <w:t>Unity of all religions for larger objectives</w:t>
      </w:r>
    </w:p>
    <w:p w14:paraId="268B4532" w14:textId="77777777" w:rsidR="00270475" w:rsidRPr="00584AEA" w:rsidRDefault="00270475" w:rsidP="00270475">
      <w:pPr>
        <w:jc w:val="both"/>
        <w:rPr>
          <w:rFonts w:ascii="Arrus" w:hAnsi="Arrus"/>
          <w:sz w:val="22"/>
          <w:szCs w:val="28"/>
          <w:lang w:val="en-GB"/>
        </w:rPr>
      </w:pPr>
    </w:p>
    <w:p w14:paraId="268B4533" w14:textId="77777777" w:rsidR="00270475" w:rsidRPr="00584AEA" w:rsidRDefault="00270475" w:rsidP="00270475">
      <w:pPr>
        <w:ind w:firstLine="360"/>
        <w:jc w:val="both"/>
        <w:rPr>
          <w:rFonts w:ascii="Arrus" w:hAnsi="Arrus"/>
          <w:b/>
          <w:bCs/>
          <w:szCs w:val="32"/>
          <w:lang w:val="en-GB"/>
        </w:rPr>
      </w:pPr>
      <w:r w:rsidRPr="00584AEA">
        <w:rPr>
          <w:rFonts w:ascii="Arrus" w:hAnsi="Arrus"/>
          <w:b/>
          <w:bCs/>
          <w:szCs w:val="32"/>
          <w:lang w:val="en-GB"/>
        </w:rPr>
        <w:t>Empowerment of Women within Islamic Framework</w:t>
      </w:r>
    </w:p>
    <w:p w14:paraId="268B4534" w14:textId="77777777" w:rsidR="00270475" w:rsidRPr="00584AEA" w:rsidRDefault="00270475" w:rsidP="00270475">
      <w:pPr>
        <w:jc w:val="both"/>
        <w:rPr>
          <w:rFonts w:ascii="Arrus" w:hAnsi="Arrus"/>
          <w:sz w:val="22"/>
          <w:szCs w:val="28"/>
        </w:rPr>
      </w:pPr>
    </w:p>
    <w:p w14:paraId="268B4535" w14:textId="77777777" w:rsidR="00270475" w:rsidRPr="00584AEA" w:rsidRDefault="00270475" w:rsidP="006F4670">
      <w:pPr>
        <w:numPr>
          <w:ilvl w:val="0"/>
          <w:numId w:val="103"/>
        </w:numPr>
        <w:tabs>
          <w:tab w:val="left" w:pos="720"/>
        </w:tabs>
        <w:ind w:left="720" w:hanging="360"/>
        <w:jc w:val="both"/>
        <w:rPr>
          <w:rFonts w:ascii="Arrus" w:hAnsi="Arrus"/>
          <w:b/>
          <w:bCs/>
          <w:sz w:val="22"/>
          <w:szCs w:val="28"/>
        </w:rPr>
      </w:pPr>
      <w:r w:rsidRPr="00584AEA">
        <w:rPr>
          <w:rFonts w:ascii="Arrus" w:hAnsi="Arrus"/>
          <w:b/>
          <w:bCs/>
          <w:sz w:val="22"/>
          <w:szCs w:val="28"/>
          <w:lang w:val="en-GB"/>
        </w:rPr>
        <w:t>Outsourcing of work to women in houses</w:t>
      </w:r>
    </w:p>
    <w:p w14:paraId="268B4536" w14:textId="77777777" w:rsidR="00270475" w:rsidRPr="00584AEA" w:rsidRDefault="00270475" w:rsidP="006F4670">
      <w:pPr>
        <w:numPr>
          <w:ilvl w:val="0"/>
          <w:numId w:val="104"/>
        </w:numPr>
        <w:tabs>
          <w:tab w:val="left" w:pos="720"/>
        </w:tabs>
        <w:ind w:left="720" w:hanging="360"/>
        <w:jc w:val="both"/>
        <w:rPr>
          <w:rFonts w:ascii="Arrus" w:hAnsi="Arrus"/>
          <w:sz w:val="22"/>
          <w:szCs w:val="28"/>
        </w:rPr>
      </w:pPr>
      <w:r w:rsidRPr="00584AEA">
        <w:rPr>
          <w:rFonts w:ascii="Arrus" w:hAnsi="Arrus"/>
          <w:sz w:val="22"/>
          <w:szCs w:val="28"/>
          <w:lang w:val="en-GB"/>
        </w:rPr>
        <w:t>Only works that do not violate the dignity of women</w:t>
      </w:r>
    </w:p>
    <w:p w14:paraId="268B4537" w14:textId="77777777" w:rsidR="00270475" w:rsidRPr="00584AEA" w:rsidRDefault="00270475" w:rsidP="006F4670">
      <w:pPr>
        <w:numPr>
          <w:ilvl w:val="0"/>
          <w:numId w:val="104"/>
        </w:numPr>
        <w:tabs>
          <w:tab w:val="left" w:pos="720"/>
        </w:tabs>
        <w:ind w:left="720" w:hanging="360"/>
        <w:jc w:val="both"/>
        <w:rPr>
          <w:rFonts w:ascii="Arrus" w:hAnsi="Arrus"/>
          <w:sz w:val="22"/>
          <w:szCs w:val="28"/>
        </w:rPr>
      </w:pPr>
      <w:r w:rsidRPr="00584AEA">
        <w:rPr>
          <w:rFonts w:ascii="Arrus" w:hAnsi="Arrus"/>
          <w:sz w:val="22"/>
          <w:szCs w:val="28"/>
          <w:lang w:val="en-GB"/>
        </w:rPr>
        <w:t>absolutely no difference between boys and girl</w:t>
      </w:r>
    </w:p>
    <w:p w14:paraId="268B4538" w14:textId="77777777" w:rsidR="00270475" w:rsidRPr="00584AEA" w:rsidRDefault="00270475" w:rsidP="006F4670">
      <w:pPr>
        <w:numPr>
          <w:ilvl w:val="0"/>
          <w:numId w:val="104"/>
        </w:numPr>
        <w:tabs>
          <w:tab w:val="left" w:pos="720"/>
        </w:tabs>
        <w:ind w:left="720" w:hanging="360"/>
        <w:jc w:val="both"/>
        <w:rPr>
          <w:rFonts w:ascii="Arrus" w:hAnsi="Arrus"/>
          <w:sz w:val="22"/>
          <w:szCs w:val="28"/>
        </w:rPr>
      </w:pPr>
      <w:r w:rsidRPr="00584AEA">
        <w:rPr>
          <w:rFonts w:ascii="Arrus" w:hAnsi="Arrus"/>
          <w:sz w:val="22"/>
          <w:szCs w:val="28"/>
          <w:lang w:val="en-GB"/>
        </w:rPr>
        <w:t>Girls seeking higher education must be given all the facilities by the family</w:t>
      </w:r>
    </w:p>
    <w:p w14:paraId="268B4539" w14:textId="77777777" w:rsidR="00270475" w:rsidRPr="00584AEA" w:rsidRDefault="00270475" w:rsidP="006F4670">
      <w:pPr>
        <w:numPr>
          <w:ilvl w:val="0"/>
          <w:numId w:val="104"/>
        </w:numPr>
        <w:tabs>
          <w:tab w:val="left" w:pos="720"/>
        </w:tabs>
        <w:ind w:left="720" w:hanging="360"/>
        <w:jc w:val="both"/>
        <w:rPr>
          <w:rFonts w:ascii="Arrus" w:hAnsi="Arrus"/>
          <w:sz w:val="22"/>
          <w:szCs w:val="28"/>
        </w:rPr>
      </w:pPr>
      <w:r w:rsidRPr="00584AEA">
        <w:rPr>
          <w:rFonts w:ascii="Arrus" w:hAnsi="Arrus"/>
          <w:sz w:val="22"/>
          <w:szCs w:val="28"/>
          <w:lang w:val="en-GB"/>
        </w:rPr>
        <w:t>Girls should also have access to all kinds of religious education</w:t>
      </w:r>
    </w:p>
    <w:p w14:paraId="268B453A" w14:textId="77777777" w:rsidR="00270475" w:rsidRPr="00584AEA" w:rsidRDefault="00270475" w:rsidP="006F4670">
      <w:pPr>
        <w:numPr>
          <w:ilvl w:val="0"/>
          <w:numId w:val="104"/>
        </w:numPr>
        <w:tabs>
          <w:tab w:val="left" w:pos="720"/>
        </w:tabs>
        <w:ind w:left="720" w:hanging="360"/>
        <w:jc w:val="both"/>
        <w:rPr>
          <w:rFonts w:ascii="Arrus" w:hAnsi="Arrus"/>
          <w:sz w:val="22"/>
          <w:szCs w:val="28"/>
        </w:rPr>
      </w:pPr>
      <w:r w:rsidRPr="00584AEA">
        <w:rPr>
          <w:rFonts w:ascii="Arrus" w:hAnsi="Arrus"/>
          <w:sz w:val="22"/>
          <w:szCs w:val="28"/>
          <w:lang w:val="en-GB"/>
        </w:rPr>
        <w:t>Girls should be allowed to choose careers</w:t>
      </w:r>
    </w:p>
    <w:p w14:paraId="268B453B" w14:textId="77777777" w:rsidR="00270475" w:rsidRPr="00584AEA" w:rsidRDefault="00270475" w:rsidP="006F4670">
      <w:pPr>
        <w:numPr>
          <w:ilvl w:val="0"/>
          <w:numId w:val="104"/>
        </w:numPr>
        <w:tabs>
          <w:tab w:val="left" w:pos="720"/>
        </w:tabs>
        <w:ind w:left="720" w:hanging="360"/>
        <w:jc w:val="both"/>
        <w:rPr>
          <w:rFonts w:ascii="Arrus" w:hAnsi="Arrus"/>
          <w:b/>
          <w:bCs/>
          <w:sz w:val="22"/>
          <w:szCs w:val="28"/>
        </w:rPr>
      </w:pPr>
      <w:r w:rsidRPr="00584AEA">
        <w:rPr>
          <w:rFonts w:ascii="Arrus" w:hAnsi="Arrus"/>
          <w:b/>
          <w:bCs/>
          <w:sz w:val="22"/>
          <w:szCs w:val="28"/>
          <w:lang w:val="en-GB"/>
        </w:rPr>
        <w:t>Women should get the inheritance rights prescribed in Islam in all kinds of the properties</w:t>
      </w:r>
    </w:p>
    <w:p w14:paraId="268B453C" w14:textId="77777777" w:rsidR="00270475" w:rsidRPr="00584AEA" w:rsidRDefault="00270475" w:rsidP="006F4670">
      <w:pPr>
        <w:numPr>
          <w:ilvl w:val="0"/>
          <w:numId w:val="104"/>
        </w:numPr>
        <w:tabs>
          <w:tab w:val="left" w:pos="720"/>
        </w:tabs>
        <w:ind w:left="720" w:hanging="360"/>
        <w:jc w:val="both"/>
        <w:rPr>
          <w:rFonts w:ascii="Arrus" w:hAnsi="Arrus"/>
          <w:sz w:val="22"/>
          <w:szCs w:val="28"/>
        </w:rPr>
      </w:pPr>
      <w:r w:rsidRPr="00584AEA">
        <w:rPr>
          <w:rFonts w:ascii="Arrus" w:hAnsi="Arrus"/>
          <w:sz w:val="22"/>
          <w:szCs w:val="28"/>
          <w:lang w:val="en-GB"/>
        </w:rPr>
        <w:t>Girls should be given proper choice in decisions regarding their marriage.</w:t>
      </w:r>
    </w:p>
    <w:p w14:paraId="268B453D" w14:textId="77777777" w:rsidR="00270475" w:rsidRPr="00584AEA" w:rsidRDefault="00270475" w:rsidP="006F4670">
      <w:pPr>
        <w:numPr>
          <w:ilvl w:val="0"/>
          <w:numId w:val="104"/>
        </w:numPr>
        <w:tabs>
          <w:tab w:val="left" w:pos="720"/>
        </w:tabs>
        <w:ind w:left="720" w:hanging="360"/>
        <w:jc w:val="both"/>
        <w:rPr>
          <w:rFonts w:ascii="Arrus" w:hAnsi="Arrus"/>
          <w:sz w:val="22"/>
          <w:szCs w:val="28"/>
        </w:rPr>
      </w:pPr>
      <w:r w:rsidRPr="00584AEA">
        <w:rPr>
          <w:rFonts w:ascii="Arrus" w:hAnsi="Arrus"/>
          <w:sz w:val="22"/>
          <w:szCs w:val="28"/>
          <w:lang w:val="en-GB"/>
        </w:rPr>
        <w:t>Campaign against early as well as late marriages</w:t>
      </w:r>
    </w:p>
    <w:p w14:paraId="268B453E" w14:textId="77777777" w:rsidR="00270475" w:rsidRPr="00584AEA" w:rsidRDefault="00270475" w:rsidP="006F4670">
      <w:pPr>
        <w:numPr>
          <w:ilvl w:val="0"/>
          <w:numId w:val="104"/>
        </w:numPr>
        <w:tabs>
          <w:tab w:val="left" w:pos="720"/>
        </w:tabs>
        <w:ind w:left="720" w:hanging="360"/>
        <w:jc w:val="both"/>
        <w:rPr>
          <w:rFonts w:ascii="Arrus" w:hAnsi="Arrus"/>
          <w:sz w:val="22"/>
          <w:szCs w:val="28"/>
        </w:rPr>
      </w:pPr>
      <w:r w:rsidRPr="00584AEA">
        <w:rPr>
          <w:rFonts w:ascii="Arrus" w:hAnsi="Arrus"/>
          <w:sz w:val="22"/>
          <w:szCs w:val="28"/>
          <w:lang w:val="en-GB"/>
        </w:rPr>
        <w:t>campaigns against overt and covert dowry system</w:t>
      </w:r>
    </w:p>
    <w:p w14:paraId="268B453F" w14:textId="77777777" w:rsidR="00270475" w:rsidRPr="00584AEA" w:rsidRDefault="00270475" w:rsidP="006F4670">
      <w:pPr>
        <w:numPr>
          <w:ilvl w:val="0"/>
          <w:numId w:val="104"/>
        </w:numPr>
        <w:tabs>
          <w:tab w:val="left" w:pos="720"/>
        </w:tabs>
        <w:ind w:left="720" w:hanging="360"/>
        <w:jc w:val="both"/>
        <w:rPr>
          <w:rFonts w:ascii="Arrus" w:hAnsi="Arrus"/>
          <w:sz w:val="22"/>
          <w:szCs w:val="28"/>
        </w:rPr>
      </w:pPr>
      <w:r w:rsidRPr="00584AEA">
        <w:rPr>
          <w:rFonts w:ascii="Arrus" w:hAnsi="Arrus"/>
          <w:sz w:val="22"/>
          <w:szCs w:val="28"/>
          <w:lang w:val="en-GB"/>
        </w:rPr>
        <w:t>Campaign against caste system in marriages</w:t>
      </w:r>
    </w:p>
    <w:p w14:paraId="268B4540" w14:textId="77777777" w:rsidR="00270475" w:rsidRPr="00584AEA" w:rsidRDefault="00270475" w:rsidP="006F4670">
      <w:pPr>
        <w:numPr>
          <w:ilvl w:val="0"/>
          <w:numId w:val="104"/>
        </w:numPr>
        <w:tabs>
          <w:tab w:val="left" w:pos="720"/>
        </w:tabs>
        <w:ind w:left="720" w:hanging="360"/>
        <w:jc w:val="both"/>
        <w:rPr>
          <w:rFonts w:ascii="Arrus" w:hAnsi="Arrus"/>
          <w:sz w:val="22"/>
          <w:szCs w:val="28"/>
        </w:rPr>
      </w:pPr>
      <w:r w:rsidRPr="00584AEA">
        <w:rPr>
          <w:rFonts w:ascii="Arrus" w:hAnsi="Arrus"/>
          <w:sz w:val="22"/>
          <w:szCs w:val="28"/>
          <w:lang w:val="en-GB"/>
        </w:rPr>
        <w:t>Campaign for Mehr at the time of marriage; Mehr fixed in gold</w:t>
      </w:r>
    </w:p>
    <w:p w14:paraId="268B4541" w14:textId="77777777" w:rsidR="00270475" w:rsidRPr="00584AEA" w:rsidRDefault="00270475" w:rsidP="006F4670">
      <w:pPr>
        <w:numPr>
          <w:ilvl w:val="0"/>
          <w:numId w:val="104"/>
        </w:numPr>
        <w:tabs>
          <w:tab w:val="left" w:pos="720"/>
        </w:tabs>
        <w:ind w:left="720" w:hanging="360"/>
        <w:jc w:val="both"/>
        <w:rPr>
          <w:rFonts w:ascii="Arrus" w:hAnsi="Arrus"/>
          <w:sz w:val="22"/>
          <w:szCs w:val="28"/>
        </w:rPr>
      </w:pPr>
      <w:r w:rsidRPr="00584AEA">
        <w:rPr>
          <w:rFonts w:ascii="Arrus" w:hAnsi="Arrus"/>
          <w:sz w:val="22"/>
          <w:szCs w:val="28"/>
          <w:lang w:val="en-GB"/>
        </w:rPr>
        <w:lastRenderedPageBreak/>
        <w:t>Awareness about the correct method of divorce and the undesirability of divorce</w:t>
      </w:r>
    </w:p>
    <w:p w14:paraId="268B4542" w14:textId="77777777" w:rsidR="00270475" w:rsidRPr="00584AEA" w:rsidRDefault="00270475" w:rsidP="006F4670">
      <w:pPr>
        <w:numPr>
          <w:ilvl w:val="0"/>
          <w:numId w:val="104"/>
        </w:numPr>
        <w:tabs>
          <w:tab w:val="left" w:pos="720"/>
        </w:tabs>
        <w:ind w:left="720" w:hanging="360"/>
        <w:jc w:val="both"/>
        <w:rPr>
          <w:rFonts w:ascii="Arrus" w:hAnsi="Arrus"/>
          <w:b/>
          <w:bCs/>
          <w:sz w:val="22"/>
          <w:szCs w:val="28"/>
        </w:rPr>
      </w:pPr>
      <w:r w:rsidRPr="00584AEA">
        <w:rPr>
          <w:rFonts w:ascii="Arrus" w:hAnsi="Arrus"/>
          <w:b/>
          <w:bCs/>
          <w:sz w:val="22"/>
          <w:szCs w:val="28"/>
          <w:lang w:val="en-GB"/>
        </w:rPr>
        <w:t>Islamic Counselling Centres for Marriage</w:t>
      </w:r>
    </w:p>
    <w:p w14:paraId="268B4543" w14:textId="77777777" w:rsidR="00270475" w:rsidRPr="00584AEA" w:rsidRDefault="00270475" w:rsidP="006F4670">
      <w:pPr>
        <w:numPr>
          <w:ilvl w:val="0"/>
          <w:numId w:val="104"/>
        </w:numPr>
        <w:tabs>
          <w:tab w:val="left" w:pos="720"/>
        </w:tabs>
        <w:ind w:left="720" w:hanging="360"/>
        <w:jc w:val="both"/>
        <w:rPr>
          <w:rFonts w:ascii="Arrus" w:hAnsi="Arrus"/>
          <w:sz w:val="22"/>
          <w:szCs w:val="28"/>
        </w:rPr>
      </w:pPr>
      <w:r w:rsidRPr="00584AEA">
        <w:rPr>
          <w:rFonts w:ascii="Arrus" w:hAnsi="Arrus"/>
          <w:sz w:val="22"/>
          <w:szCs w:val="28"/>
          <w:lang w:val="en-GB"/>
        </w:rPr>
        <w:t>Remarriage to be promoted</w:t>
      </w:r>
    </w:p>
    <w:p w14:paraId="268B4544" w14:textId="77777777" w:rsidR="00270475" w:rsidRPr="00584AEA" w:rsidRDefault="00270475" w:rsidP="006F4670">
      <w:pPr>
        <w:numPr>
          <w:ilvl w:val="0"/>
          <w:numId w:val="104"/>
        </w:numPr>
        <w:tabs>
          <w:tab w:val="left" w:pos="720"/>
        </w:tabs>
        <w:ind w:left="720" w:hanging="360"/>
        <w:jc w:val="both"/>
        <w:rPr>
          <w:rFonts w:ascii="Arrus" w:hAnsi="Arrus"/>
          <w:sz w:val="22"/>
          <w:szCs w:val="28"/>
        </w:rPr>
      </w:pPr>
      <w:r w:rsidRPr="00584AEA">
        <w:rPr>
          <w:rFonts w:ascii="Arrus" w:hAnsi="Arrus"/>
          <w:sz w:val="22"/>
          <w:szCs w:val="28"/>
          <w:lang w:val="en-GB"/>
        </w:rPr>
        <w:t>Women’s Right to bequeath also realised</w:t>
      </w:r>
    </w:p>
    <w:p w14:paraId="268B4545" w14:textId="77777777" w:rsidR="00270475" w:rsidRPr="00584AEA" w:rsidRDefault="00270475" w:rsidP="006F4670">
      <w:pPr>
        <w:numPr>
          <w:ilvl w:val="0"/>
          <w:numId w:val="104"/>
        </w:numPr>
        <w:tabs>
          <w:tab w:val="left" w:pos="720"/>
        </w:tabs>
        <w:ind w:left="720" w:hanging="360"/>
        <w:jc w:val="both"/>
        <w:rPr>
          <w:rFonts w:ascii="Arrus" w:hAnsi="Arrus"/>
          <w:b/>
          <w:bCs/>
          <w:sz w:val="22"/>
          <w:szCs w:val="28"/>
        </w:rPr>
      </w:pPr>
      <w:r w:rsidRPr="00584AEA">
        <w:rPr>
          <w:rFonts w:ascii="Arrus" w:hAnsi="Arrus"/>
          <w:b/>
          <w:bCs/>
          <w:sz w:val="22"/>
          <w:szCs w:val="28"/>
          <w:lang w:val="en-GB"/>
        </w:rPr>
        <w:t>Campaign against all kinds of abortions, not just female foeticide</w:t>
      </w:r>
    </w:p>
    <w:p w14:paraId="268B4546" w14:textId="77777777" w:rsidR="00270475" w:rsidRPr="00584AEA" w:rsidRDefault="00270475" w:rsidP="00270475">
      <w:pPr>
        <w:ind w:left="360"/>
        <w:jc w:val="both"/>
        <w:rPr>
          <w:rFonts w:ascii="Arrus" w:hAnsi="Arrus"/>
          <w:sz w:val="22"/>
          <w:szCs w:val="28"/>
          <w:lang w:val="en-GB"/>
        </w:rPr>
      </w:pPr>
    </w:p>
    <w:p w14:paraId="268B4547" w14:textId="77777777" w:rsidR="00270475" w:rsidRPr="00584AEA" w:rsidRDefault="00270475" w:rsidP="00270475">
      <w:pPr>
        <w:ind w:left="360"/>
        <w:jc w:val="both"/>
        <w:rPr>
          <w:rFonts w:ascii="Arrus" w:hAnsi="Arrus"/>
          <w:b/>
          <w:bCs/>
          <w:szCs w:val="32"/>
          <w:lang w:val="en-GB"/>
        </w:rPr>
      </w:pPr>
      <w:r w:rsidRPr="00584AEA">
        <w:rPr>
          <w:rFonts w:ascii="Arrus" w:hAnsi="Arrus"/>
          <w:b/>
          <w:bCs/>
          <w:szCs w:val="32"/>
          <w:lang w:val="en-GB"/>
        </w:rPr>
        <w:t>Social Sector Development including NGOs</w:t>
      </w:r>
    </w:p>
    <w:p w14:paraId="268B4548" w14:textId="77777777" w:rsidR="00270475" w:rsidRPr="00584AEA" w:rsidRDefault="00270475" w:rsidP="00270475">
      <w:pPr>
        <w:ind w:left="360"/>
        <w:jc w:val="both"/>
        <w:rPr>
          <w:rFonts w:ascii="Arrus" w:hAnsi="Arrus"/>
          <w:sz w:val="22"/>
          <w:szCs w:val="28"/>
        </w:rPr>
      </w:pPr>
    </w:p>
    <w:p w14:paraId="268B4549" w14:textId="77777777" w:rsidR="00270475" w:rsidRPr="00584AEA" w:rsidRDefault="00270475" w:rsidP="006F4670">
      <w:pPr>
        <w:numPr>
          <w:ilvl w:val="0"/>
          <w:numId w:val="105"/>
        </w:numPr>
        <w:tabs>
          <w:tab w:val="left" w:pos="720"/>
        </w:tabs>
        <w:ind w:left="720" w:hanging="360"/>
        <w:jc w:val="both"/>
        <w:rPr>
          <w:rFonts w:ascii="Arrus" w:hAnsi="Arrus"/>
          <w:sz w:val="22"/>
          <w:szCs w:val="28"/>
        </w:rPr>
      </w:pPr>
      <w:r w:rsidRPr="00584AEA">
        <w:rPr>
          <w:rFonts w:ascii="Arrus" w:hAnsi="Arrus"/>
          <w:sz w:val="22"/>
          <w:szCs w:val="28"/>
          <w:lang w:val="en-GB"/>
        </w:rPr>
        <w:t>Give National Minority Commission a full-fledged Statutory Status with a separate wing for Muslim affairs</w:t>
      </w:r>
    </w:p>
    <w:p w14:paraId="268B454A" w14:textId="77777777" w:rsidR="00270475" w:rsidRPr="00584AEA" w:rsidRDefault="00270475" w:rsidP="006F4670">
      <w:pPr>
        <w:numPr>
          <w:ilvl w:val="0"/>
          <w:numId w:val="106"/>
        </w:numPr>
        <w:tabs>
          <w:tab w:val="left" w:pos="720"/>
        </w:tabs>
        <w:ind w:left="720" w:hanging="360"/>
        <w:jc w:val="both"/>
        <w:rPr>
          <w:rFonts w:ascii="Arrus" w:hAnsi="Arrus"/>
          <w:sz w:val="22"/>
          <w:szCs w:val="28"/>
        </w:rPr>
      </w:pPr>
      <w:r w:rsidRPr="00584AEA">
        <w:rPr>
          <w:rFonts w:ascii="Arrus" w:hAnsi="Arrus"/>
          <w:sz w:val="22"/>
          <w:szCs w:val="28"/>
          <w:lang w:val="en-GB"/>
        </w:rPr>
        <w:t xml:space="preserve">Need for the development of an effective </w:t>
      </w:r>
      <w:r w:rsidRPr="00584AEA">
        <w:rPr>
          <w:rFonts w:ascii="Arrus" w:hAnsi="Arrus"/>
          <w:b/>
          <w:bCs/>
          <w:sz w:val="22"/>
          <w:szCs w:val="28"/>
          <w:lang w:val="en-GB"/>
        </w:rPr>
        <w:t>Civil Rights Organisation</w:t>
      </w:r>
    </w:p>
    <w:p w14:paraId="268B454B" w14:textId="77777777" w:rsidR="00270475" w:rsidRPr="00584AEA" w:rsidRDefault="00270475" w:rsidP="006F4670">
      <w:pPr>
        <w:numPr>
          <w:ilvl w:val="0"/>
          <w:numId w:val="106"/>
        </w:numPr>
        <w:tabs>
          <w:tab w:val="left" w:pos="720"/>
        </w:tabs>
        <w:ind w:left="720" w:hanging="360"/>
        <w:jc w:val="both"/>
        <w:rPr>
          <w:rFonts w:ascii="Arrus" w:hAnsi="Arrus"/>
          <w:sz w:val="22"/>
          <w:szCs w:val="28"/>
        </w:rPr>
      </w:pPr>
      <w:r w:rsidRPr="00584AEA">
        <w:rPr>
          <w:rFonts w:ascii="Arrus" w:hAnsi="Arrus"/>
          <w:sz w:val="22"/>
          <w:szCs w:val="28"/>
          <w:lang w:val="en-GB"/>
        </w:rPr>
        <w:t>NGO functionaries must learn to make proper use of available funds without compromising their ideological convictions</w:t>
      </w:r>
    </w:p>
    <w:p w14:paraId="268B454C" w14:textId="77777777" w:rsidR="00270475" w:rsidRPr="00584AEA" w:rsidRDefault="00270475" w:rsidP="006F4670">
      <w:pPr>
        <w:numPr>
          <w:ilvl w:val="0"/>
          <w:numId w:val="106"/>
        </w:numPr>
        <w:tabs>
          <w:tab w:val="left" w:pos="720"/>
        </w:tabs>
        <w:ind w:left="720" w:hanging="360"/>
        <w:jc w:val="both"/>
        <w:rPr>
          <w:rFonts w:ascii="Arrus" w:hAnsi="Arrus"/>
          <w:sz w:val="22"/>
          <w:szCs w:val="28"/>
        </w:rPr>
      </w:pPr>
      <w:r w:rsidRPr="00584AEA">
        <w:rPr>
          <w:rFonts w:ascii="Arrus" w:hAnsi="Arrus"/>
          <w:b/>
          <w:bCs/>
          <w:sz w:val="22"/>
          <w:szCs w:val="28"/>
          <w:lang w:val="en-GB"/>
        </w:rPr>
        <w:t>20 per cent of all the funds available with its departments must be allotted to Muslim NGO</w:t>
      </w:r>
      <w:r w:rsidRPr="00584AEA">
        <w:rPr>
          <w:rFonts w:ascii="Arrus" w:hAnsi="Arrus"/>
          <w:sz w:val="22"/>
          <w:szCs w:val="28"/>
          <w:lang w:val="en-GB"/>
        </w:rPr>
        <w:t>s</w:t>
      </w:r>
    </w:p>
    <w:p w14:paraId="268B454D" w14:textId="77777777" w:rsidR="00270475" w:rsidRPr="00584AEA" w:rsidRDefault="00270475" w:rsidP="006F4670">
      <w:pPr>
        <w:numPr>
          <w:ilvl w:val="0"/>
          <w:numId w:val="106"/>
        </w:numPr>
        <w:tabs>
          <w:tab w:val="left" w:pos="720"/>
        </w:tabs>
        <w:ind w:left="720" w:hanging="360"/>
        <w:jc w:val="both"/>
        <w:rPr>
          <w:rFonts w:ascii="Arrus" w:hAnsi="Arrus"/>
          <w:sz w:val="22"/>
          <w:szCs w:val="28"/>
        </w:rPr>
      </w:pPr>
      <w:r w:rsidRPr="00584AEA">
        <w:rPr>
          <w:rFonts w:ascii="Arrus" w:hAnsi="Arrus"/>
          <w:sz w:val="22"/>
          <w:szCs w:val="28"/>
          <w:lang w:val="en-GB"/>
        </w:rPr>
        <w:t>Mother NGO of Muslims needs to be established</w:t>
      </w:r>
      <w:r w:rsidRPr="00584AEA">
        <w:rPr>
          <w:rFonts w:ascii="Arrus" w:hAnsi="Arrus"/>
          <w:sz w:val="22"/>
          <w:szCs w:val="28"/>
        </w:rPr>
        <w:t xml:space="preserve"> </w:t>
      </w:r>
      <w:r w:rsidRPr="00584AEA">
        <w:rPr>
          <w:rFonts w:ascii="Arrus" w:hAnsi="Arrus"/>
          <w:sz w:val="22"/>
          <w:szCs w:val="28"/>
          <w:lang w:val="en-GB"/>
        </w:rPr>
        <w:t>that can develop a network of Muslim NGOs, monitor the NGO schemes</w:t>
      </w:r>
    </w:p>
    <w:p w14:paraId="268B454E" w14:textId="77777777" w:rsidR="00270475" w:rsidRPr="00584AEA" w:rsidRDefault="00270475" w:rsidP="006F4670">
      <w:pPr>
        <w:numPr>
          <w:ilvl w:val="0"/>
          <w:numId w:val="106"/>
        </w:numPr>
        <w:tabs>
          <w:tab w:val="left" w:pos="720"/>
        </w:tabs>
        <w:ind w:left="720" w:hanging="360"/>
        <w:jc w:val="both"/>
        <w:rPr>
          <w:rFonts w:ascii="Arrus" w:hAnsi="Arrus"/>
          <w:b/>
          <w:bCs/>
          <w:sz w:val="22"/>
          <w:szCs w:val="28"/>
        </w:rPr>
      </w:pPr>
      <w:r w:rsidRPr="00584AEA">
        <w:rPr>
          <w:rFonts w:ascii="Arrus" w:hAnsi="Arrus"/>
          <w:b/>
          <w:bCs/>
          <w:sz w:val="22"/>
          <w:szCs w:val="28"/>
          <w:lang w:val="en-GB"/>
        </w:rPr>
        <w:t xml:space="preserve">Intensive campaigning to implement fundamental prohibitions: social awareness campaigns against alcohol, drugs, substance abuse, smoking, prostitution, promiscuity, pornography, homosexuality, gambling, betting, etc including through use of religious programmes like Tablighi congregations, </w:t>
      </w:r>
      <w:proofErr w:type="spellStart"/>
      <w:r w:rsidRPr="00584AEA">
        <w:rPr>
          <w:rFonts w:ascii="Arrus" w:hAnsi="Arrus"/>
          <w:b/>
          <w:bCs/>
          <w:sz w:val="22"/>
          <w:szCs w:val="28"/>
          <w:lang w:val="en-GB"/>
        </w:rPr>
        <w:t>Jumaa</w:t>
      </w:r>
      <w:proofErr w:type="spellEnd"/>
      <w:r w:rsidRPr="00584AEA">
        <w:rPr>
          <w:rFonts w:ascii="Arrus" w:hAnsi="Arrus"/>
          <w:b/>
          <w:bCs/>
          <w:sz w:val="22"/>
          <w:szCs w:val="28"/>
          <w:lang w:val="en-GB"/>
        </w:rPr>
        <w:t xml:space="preserve"> Khutbas, etc;</w:t>
      </w:r>
    </w:p>
    <w:p w14:paraId="268B454F" w14:textId="77777777" w:rsidR="00270475" w:rsidRPr="00584AEA" w:rsidRDefault="00270475" w:rsidP="006F4670">
      <w:pPr>
        <w:numPr>
          <w:ilvl w:val="0"/>
          <w:numId w:val="106"/>
        </w:numPr>
        <w:tabs>
          <w:tab w:val="left" w:pos="720"/>
        </w:tabs>
        <w:ind w:left="720" w:hanging="360"/>
        <w:jc w:val="both"/>
        <w:rPr>
          <w:rFonts w:ascii="Arrus" w:hAnsi="Arrus"/>
          <w:sz w:val="22"/>
          <w:szCs w:val="28"/>
        </w:rPr>
      </w:pPr>
      <w:r w:rsidRPr="00584AEA">
        <w:rPr>
          <w:rFonts w:ascii="Arrus" w:hAnsi="Arrus"/>
          <w:sz w:val="22"/>
          <w:szCs w:val="28"/>
          <w:lang w:val="en-GB"/>
        </w:rPr>
        <w:t>Campaigns for moral development</w:t>
      </w:r>
    </w:p>
    <w:p w14:paraId="268B4550" w14:textId="77777777" w:rsidR="00270475" w:rsidRPr="00584AEA" w:rsidRDefault="00270475" w:rsidP="006F4670">
      <w:pPr>
        <w:numPr>
          <w:ilvl w:val="0"/>
          <w:numId w:val="106"/>
        </w:numPr>
        <w:tabs>
          <w:tab w:val="left" w:pos="720"/>
        </w:tabs>
        <w:ind w:left="720" w:hanging="360"/>
        <w:jc w:val="both"/>
        <w:rPr>
          <w:rFonts w:ascii="Arrus" w:hAnsi="Arrus"/>
          <w:sz w:val="22"/>
          <w:szCs w:val="28"/>
        </w:rPr>
      </w:pPr>
      <w:r w:rsidRPr="00584AEA">
        <w:rPr>
          <w:rFonts w:ascii="Arrus" w:hAnsi="Arrus"/>
          <w:sz w:val="22"/>
          <w:szCs w:val="28"/>
          <w:lang w:val="en-GB"/>
        </w:rPr>
        <w:t>Welfare programmes for the weak</w:t>
      </w:r>
    </w:p>
    <w:p w14:paraId="268B4551" w14:textId="77777777" w:rsidR="00270475" w:rsidRPr="00584AEA" w:rsidRDefault="00270475" w:rsidP="006F4670">
      <w:pPr>
        <w:numPr>
          <w:ilvl w:val="0"/>
          <w:numId w:val="106"/>
        </w:numPr>
        <w:tabs>
          <w:tab w:val="left" w:pos="720"/>
        </w:tabs>
        <w:ind w:left="720" w:hanging="360"/>
        <w:jc w:val="both"/>
        <w:rPr>
          <w:rFonts w:ascii="Arrus" w:hAnsi="Arrus"/>
          <w:b/>
          <w:bCs/>
          <w:sz w:val="22"/>
          <w:szCs w:val="28"/>
        </w:rPr>
      </w:pPr>
      <w:r w:rsidRPr="00584AEA">
        <w:rPr>
          <w:rFonts w:ascii="Arrus" w:hAnsi="Arrus"/>
          <w:b/>
          <w:bCs/>
          <w:sz w:val="22"/>
          <w:szCs w:val="28"/>
          <w:lang w:val="en-GB"/>
        </w:rPr>
        <w:t>Campaigns for Communal amity and inter-sectarian unity</w:t>
      </w:r>
    </w:p>
    <w:p w14:paraId="268B4552" w14:textId="77777777" w:rsidR="00270475" w:rsidRPr="00584AEA" w:rsidRDefault="00270475" w:rsidP="006F4670">
      <w:pPr>
        <w:numPr>
          <w:ilvl w:val="0"/>
          <w:numId w:val="106"/>
        </w:numPr>
        <w:tabs>
          <w:tab w:val="left" w:pos="720"/>
        </w:tabs>
        <w:ind w:left="720" w:hanging="360"/>
        <w:jc w:val="both"/>
        <w:rPr>
          <w:rFonts w:ascii="Arrus" w:hAnsi="Arrus"/>
          <w:b/>
          <w:bCs/>
          <w:sz w:val="22"/>
          <w:szCs w:val="28"/>
        </w:rPr>
      </w:pPr>
      <w:r w:rsidRPr="00584AEA">
        <w:rPr>
          <w:rFonts w:ascii="Arrus" w:hAnsi="Arrus"/>
          <w:b/>
          <w:bCs/>
          <w:sz w:val="22"/>
          <w:szCs w:val="28"/>
          <w:lang w:val="en-GB"/>
        </w:rPr>
        <w:t>campaign against prostitution accompanied with rehabilitation of prostitutes</w:t>
      </w:r>
    </w:p>
    <w:p w14:paraId="268B4553" w14:textId="77777777" w:rsidR="00270475" w:rsidRPr="00584AEA" w:rsidRDefault="00270475" w:rsidP="006F4670">
      <w:pPr>
        <w:numPr>
          <w:ilvl w:val="0"/>
          <w:numId w:val="106"/>
        </w:numPr>
        <w:tabs>
          <w:tab w:val="left" w:pos="720"/>
        </w:tabs>
        <w:ind w:left="720" w:hanging="360"/>
        <w:jc w:val="both"/>
        <w:rPr>
          <w:rFonts w:ascii="Arrus" w:hAnsi="Arrus"/>
          <w:b/>
          <w:bCs/>
          <w:sz w:val="22"/>
          <w:szCs w:val="28"/>
        </w:rPr>
      </w:pPr>
      <w:r w:rsidRPr="00584AEA">
        <w:rPr>
          <w:rFonts w:ascii="Arrus" w:hAnsi="Arrus"/>
          <w:b/>
          <w:bCs/>
          <w:sz w:val="22"/>
          <w:szCs w:val="28"/>
          <w:lang w:val="en-GB"/>
        </w:rPr>
        <w:t>beggars’ rehabilitation centres</w:t>
      </w:r>
    </w:p>
    <w:p w14:paraId="268B4554" w14:textId="77777777" w:rsidR="00270475" w:rsidRPr="00584AEA" w:rsidRDefault="00270475" w:rsidP="006F4670">
      <w:pPr>
        <w:numPr>
          <w:ilvl w:val="0"/>
          <w:numId w:val="106"/>
        </w:numPr>
        <w:tabs>
          <w:tab w:val="left" w:pos="720"/>
        </w:tabs>
        <w:ind w:left="720" w:hanging="360"/>
        <w:jc w:val="both"/>
        <w:rPr>
          <w:rFonts w:ascii="Arrus" w:hAnsi="Arrus"/>
          <w:sz w:val="22"/>
          <w:szCs w:val="28"/>
        </w:rPr>
      </w:pPr>
      <w:r w:rsidRPr="00584AEA">
        <w:rPr>
          <w:rFonts w:ascii="Arrus" w:hAnsi="Arrus"/>
          <w:sz w:val="22"/>
          <w:szCs w:val="28"/>
          <w:lang w:val="en-GB"/>
        </w:rPr>
        <w:t>Procedural Hassles in NGO functioning to be removed</w:t>
      </w:r>
    </w:p>
    <w:p w14:paraId="268B4555" w14:textId="77777777" w:rsidR="00270475" w:rsidRPr="00584AEA" w:rsidRDefault="00270475" w:rsidP="006F4670">
      <w:pPr>
        <w:numPr>
          <w:ilvl w:val="0"/>
          <w:numId w:val="106"/>
        </w:numPr>
        <w:tabs>
          <w:tab w:val="left" w:pos="720"/>
        </w:tabs>
        <w:ind w:left="720" w:hanging="360"/>
        <w:jc w:val="both"/>
        <w:rPr>
          <w:rFonts w:ascii="Arrus" w:hAnsi="Arrus"/>
          <w:sz w:val="22"/>
          <w:szCs w:val="28"/>
        </w:rPr>
      </w:pPr>
      <w:r w:rsidRPr="00584AEA">
        <w:rPr>
          <w:rFonts w:ascii="Arrus" w:hAnsi="Arrus"/>
          <w:sz w:val="22"/>
          <w:szCs w:val="28"/>
          <w:lang w:val="en-GB"/>
        </w:rPr>
        <w:t>Cooperation with international agencies</w:t>
      </w:r>
    </w:p>
    <w:p w14:paraId="268B4556" w14:textId="77777777" w:rsidR="00270475" w:rsidRPr="00584AEA" w:rsidRDefault="00270475" w:rsidP="00270475">
      <w:pPr>
        <w:jc w:val="both"/>
        <w:rPr>
          <w:rFonts w:ascii="Arrus" w:hAnsi="Arrus"/>
          <w:sz w:val="22"/>
          <w:szCs w:val="28"/>
          <w:lang w:val="en-GB"/>
        </w:rPr>
      </w:pPr>
    </w:p>
    <w:p w14:paraId="268B4557" w14:textId="77777777" w:rsidR="00270475" w:rsidRPr="00584AEA" w:rsidRDefault="00270475" w:rsidP="00270475">
      <w:pPr>
        <w:ind w:firstLine="360"/>
        <w:jc w:val="both"/>
        <w:rPr>
          <w:rFonts w:ascii="Arrus" w:hAnsi="Arrus"/>
          <w:b/>
          <w:bCs/>
          <w:szCs w:val="32"/>
          <w:lang w:val="en-GB"/>
        </w:rPr>
      </w:pPr>
      <w:r w:rsidRPr="00584AEA">
        <w:rPr>
          <w:rFonts w:ascii="Arrus" w:hAnsi="Arrus"/>
          <w:b/>
          <w:bCs/>
          <w:szCs w:val="32"/>
          <w:lang w:val="en-GB"/>
        </w:rPr>
        <w:t>Muslim Involvement in Media</w:t>
      </w:r>
    </w:p>
    <w:p w14:paraId="268B4558" w14:textId="77777777" w:rsidR="00270475" w:rsidRPr="00584AEA" w:rsidRDefault="00270475" w:rsidP="00270475">
      <w:pPr>
        <w:jc w:val="both"/>
        <w:rPr>
          <w:rFonts w:ascii="Arrus" w:hAnsi="Arrus"/>
          <w:sz w:val="22"/>
          <w:szCs w:val="28"/>
        </w:rPr>
      </w:pPr>
    </w:p>
    <w:p w14:paraId="268B4559" w14:textId="77777777" w:rsidR="00270475" w:rsidRPr="00584AEA" w:rsidRDefault="00270475" w:rsidP="006F4670">
      <w:pPr>
        <w:numPr>
          <w:ilvl w:val="0"/>
          <w:numId w:val="107"/>
        </w:numPr>
        <w:tabs>
          <w:tab w:val="left" w:pos="720"/>
        </w:tabs>
        <w:ind w:left="720" w:hanging="360"/>
        <w:jc w:val="both"/>
        <w:rPr>
          <w:rFonts w:ascii="Arrus" w:hAnsi="Arrus"/>
          <w:sz w:val="22"/>
          <w:szCs w:val="28"/>
        </w:rPr>
      </w:pPr>
      <w:r w:rsidRPr="00584AEA">
        <w:rPr>
          <w:rFonts w:ascii="Arrus" w:hAnsi="Arrus"/>
          <w:sz w:val="22"/>
          <w:szCs w:val="28"/>
          <w:lang w:val="en-GB"/>
        </w:rPr>
        <w:t>It is high time Muslims took steps to create a media aimed at presenting facts, healthy entertainment and value based programmes</w:t>
      </w:r>
    </w:p>
    <w:p w14:paraId="268B455A" w14:textId="77777777" w:rsidR="00270475" w:rsidRPr="00584AEA" w:rsidRDefault="00270475" w:rsidP="006F4670">
      <w:pPr>
        <w:numPr>
          <w:ilvl w:val="0"/>
          <w:numId w:val="108"/>
        </w:numPr>
        <w:tabs>
          <w:tab w:val="left" w:pos="720"/>
        </w:tabs>
        <w:ind w:left="720" w:hanging="360"/>
        <w:jc w:val="both"/>
        <w:rPr>
          <w:rFonts w:ascii="Arrus" w:hAnsi="Arrus"/>
          <w:sz w:val="22"/>
          <w:szCs w:val="28"/>
        </w:rPr>
      </w:pPr>
      <w:r w:rsidRPr="00584AEA">
        <w:rPr>
          <w:rFonts w:ascii="Arrus" w:hAnsi="Arrus"/>
          <w:sz w:val="22"/>
          <w:szCs w:val="28"/>
          <w:lang w:val="en-GB"/>
        </w:rPr>
        <w:t>Larger role in print and electronic media</w:t>
      </w:r>
    </w:p>
    <w:p w14:paraId="268B455B" w14:textId="77777777" w:rsidR="00270475" w:rsidRPr="00584AEA" w:rsidRDefault="00270475" w:rsidP="006F4670">
      <w:pPr>
        <w:numPr>
          <w:ilvl w:val="0"/>
          <w:numId w:val="108"/>
        </w:numPr>
        <w:tabs>
          <w:tab w:val="left" w:pos="720"/>
        </w:tabs>
        <w:ind w:left="720" w:hanging="360"/>
        <w:jc w:val="both"/>
        <w:rPr>
          <w:rFonts w:ascii="Arrus" w:hAnsi="Arrus"/>
          <w:sz w:val="22"/>
          <w:szCs w:val="28"/>
        </w:rPr>
      </w:pPr>
      <w:r w:rsidRPr="00584AEA">
        <w:rPr>
          <w:rFonts w:ascii="Arrus" w:hAnsi="Arrus"/>
          <w:sz w:val="22"/>
          <w:szCs w:val="28"/>
          <w:lang w:val="en-GB"/>
        </w:rPr>
        <w:t>courses in Journalism for Muslims</w:t>
      </w:r>
    </w:p>
    <w:p w14:paraId="268B455C" w14:textId="77777777" w:rsidR="00270475" w:rsidRPr="00584AEA" w:rsidRDefault="00270475" w:rsidP="006F4670">
      <w:pPr>
        <w:numPr>
          <w:ilvl w:val="0"/>
          <w:numId w:val="108"/>
        </w:numPr>
        <w:tabs>
          <w:tab w:val="left" w:pos="720"/>
        </w:tabs>
        <w:ind w:left="720" w:hanging="360"/>
        <w:jc w:val="both"/>
        <w:rPr>
          <w:rFonts w:ascii="Arrus" w:hAnsi="Arrus"/>
          <w:sz w:val="22"/>
          <w:szCs w:val="28"/>
        </w:rPr>
      </w:pPr>
      <w:r w:rsidRPr="00584AEA">
        <w:rPr>
          <w:rFonts w:ascii="Arrus" w:hAnsi="Arrus"/>
          <w:sz w:val="22"/>
          <w:szCs w:val="28"/>
          <w:lang w:val="en-GB"/>
        </w:rPr>
        <w:lastRenderedPageBreak/>
        <w:t>Use of Internet</w:t>
      </w:r>
    </w:p>
    <w:p w14:paraId="268B455D" w14:textId="77777777" w:rsidR="00270475" w:rsidRPr="00584AEA" w:rsidRDefault="00270475" w:rsidP="006F4670">
      <w:pPr>
        <w:numPr>
          <w:ilvl w:val="0"/>
          <w:numId w:val="108"/>
        </w:numPr>
        <w:tabs>
          <w:tab w:val="left" w:pos="720"/>
        </w:tabs>
        <w:ind w:left="720" w:hanging="360"/>
        <w:jc w:val="both"/>
        <w:rPr>
          <w:rFonts w:ascii="Arrus" w:hAnsi="Arrus"/>
          <w:sz w:val="22"/>
          <w:szCs w:val="28"/>
        </w:rPr>
      </w:pPr>
      <w:r w:rsidRPr="00584AEA">
        <w:rPr>
          <w:rFonts w:ascii="Arrus" w:hAnsi="Arrus"/>
          <w:sz w:val="22"/>
          <w:szCs w:val="28"/>
          <w:lang w:val="en-GB"/>
        </w:rPr>
        <w:t>mobile phone services</w:t>
      </w:r>
    </w:p>
    <w:p w14:paraId="268B455E" w14:textId="77777777" w:rsidR="00270475" w:rsidRPr="00584AEA" w:rsidRDefault="00270475" w:rsidP="006F4670">
      <w:pPr>
        <w:numPr>
          <w:ilvl w:val="0"/>
          <w:numId w:val="108"/>
        </w:numPr>
        <w:tabs>
          <w:tab w:val="left" w:pos="720"/>
        </w:tabs>
        <w:ind w:left="720" w:hanging="360"/>
        <w:jc w:val="both"/>
        <w:rPr>
          <w:rFonts w:ascii="Arrus" w:hAnsi="Arrus"/>
          <w:sz w:val="22"/>
          <w:szCs w:val="28"/>
        </w:rPr>
      </w:pPr>
      <w:r w:rsidRPr="00584AEA">
        <w:rPr>
          <w:rFonts w:ascii="Arrus" w:hAnsi="Arrus"/>
          <w:sz w:val="22"/>
          <w:szCs w:val="28"/>
          <w:lang w:val="en-GB"/>
        </w:rPr>
        <w:t>The advertisement companies</w:t>
      </w:r>
    </w:p>
    <w:p w14:paraId="268B455F" w14:textId="77777777" w:rsidR="00270475" w:rsidRPr="00584AEA" w:rsidRDefault="00270475" w:rsidP="00270475">
      <w:pPr>
        <w:jc w:val="both"/>
        <w:rPr>
          <w:rFonts w:ascii="Arrus" w:hAnsi="Arrus"/>
          <w:sz w:val="22"/>
          <w:szCs w:val="28"/>
        </w:rPr>
      </w:pPr>
    </w:p>
    <w:p w14:paraId="268B4560" w14:textId="77777777" w:rsidR="00270475" w:rsidRPr="00584AEA" w:rsidRDefault="00270475" w:rsidP="00270475">
      <w:pPr>
        <w:ind w:left="360"/>
        <w:jc w:val="both"/>
        <w:rPr>
          <w:rFonts w:ascii="Arrus" w:hAnsi="Arrus"/>
          <w:b/>
          <w:bCs/>
          <w:szCs w:val="32"/>
        </w:rPr>
      </w:pPr>
      <w:r w:rsidRPr="00584AEA">
        <w:rPr>
          <w:rFonts w:ascii="Arrus" w:hAnsi="Arrus"/>
          <w:b/>
          <w:bCs/>
          <w:szCs w:val="32"/>
        </w:rPr>
        <w:t>Planning of Waqf for socioeconomic activities within parameters of Shariah</w:t>
      </w:r>
    </w:p>
    <w:p w14:paraId="268B4561" w14:textId="77777777" w:rsidR="00270475" w:rsidRPr="00584AEA" w:rsidRDefault="00270475" w:rsidP="00270475">
      <w:pPr>
        <w:jc w:val="both"/>
        <w:rPr>
          <w:rFonts w:ascii="Arrus" w:hAnsi="Arrus"/>
          <w:sz w:val="22"/>
          <w:szCs w:val="28"/>
        </w:rPr>
      </w:pPr>
    </w:p>
    <w:p w14:paraId="268B4562" w14:textId="77777777" w:rsidR="00270475" w:rsidRPr="00584AEA" w:rsidRDefault="00270475" w:rsidP="006F4670">
      <w:pPr>
        <w:numPr>
          <w:ilvl w:val="0"/>
          <w:numId w:val="109"/>
        </w:numPr>
        <w:tabs>
          <w:tab w:val="left" w:pos="720"/>
        </w:tabs>
        <w:ind w:left="720" w:hanging="360"/>
        <w:jc w:val="both"/>
        <w:rPr>
          <w:rFonts w:ascii="Arrus" w:hAnsi="Arrus"/>
          <w:sz w:val="22"/>
          <w:szCs w:val="28"/>
        </w:rPr>
      </w:pPr>
      <w:r w:rsidRPr="00584AEA">
        <w:rPr>
          <w:rFonts w:ascii="Arrus" w:hAnsi="Arrus"/>
          <w:sz w:val="22"/>
          <w:szCs w:val="28"/>
          <w:lang w:val="en-GB"/>
        </w:rPr>
        <w:t>Waqf Development Corporations</w:t>
      </w:r>
    </w:p>
    <w:p w14:paraId="268B4563" w14:textId="77777777" w:rsidR="00270475" w:rsidRPr="00584AEA" w:rsidRDefault="00270475" w:rsidP="006F4670">
      <w:pPr>
        <w:numPr>
          <w:ilvl w:val="0"/>
          <w:numId w:val="110"/>
        </w:numPr>
        <w:tabs>
          <w:tab w:val="left" w:pos="720"/>
        </w:tabs>
        <w:ind w:left="720" w:hanging="360"/>
        <w:jc w:val="both"/>
        <w:rPr>
          <w:rFonts w:ascii="Arrus" w:hAnsi="Arrus"/>
          <w:sz w:val="22"/>
          <w:szCs w:val="28"/>
        </w:rPr>
      </w:pPr>
      <w:r w:rsidRPr="00584AEA">
        <w:rPr>
          <w:rFonts w:ascii="Arrus" w:hAnsi="Arrus"/>
          <w:sz w:val="22"/>
          <w:szCs w:val="28"/>
          <w:lang w:val="en-GB"/>
        </w:rPr>
        <w:t>University for Applied Islamics</w:t>
      </w:r>
    </w:p>
    <w:p w14:paraId="268B4564" w14:textId="77777777" w:rsidR="00270475" w:rsidRPr="00584AEA" w:rsidRDefault="00270475" w:rsidP="00270475">
      <w:pPr>
        <w:jc w:val="both"/>
        <w:rPr>
          <w:rFonts w:ascii="Arrus" w:hAnsi="Arrus"/>
          <w:sz w:val="22"/>
          <w:szCs w:val="28"/>
          <w:lang w:val="en-GB"/>
        </w:rPr>
      </w:pPr>
    </w:p>
    <w:p w14:paraId="268B4565" w14:textId="77777777" w:rsidR="00270475" w:rsidRPr="00584AEA" w:rsidRDefault="00270475" w:rsidP="00270475">
      <w:pPr>
        <w:ind w:firstLine="360"/>
        <w:jc w:val="both"/>
        <w:rPr>
          <w:rFonts w:ascii="Arrus" w:hAnsi="Arrus"/>
          <w:b/>
          <w:bCs/>
          <w:szCs w:val="32"/>
          <w:lang w:val="en-GB"/>
        </w:rPr>
      </w:pPr>
      <w:r w:rsidRPr="00584AEA">
        <w:rPr>
          <w:rFonts w:ascii="Arrus" w:hAnsi="Arrus"/>
          <w:b/>
          <w:bCs/>
          <w:szCs w:val="32"/>
          <w:lang w:val="en-GB"/>
        </w:rPr>
        <w:t>Political Empowerment of Muslims</w:t>
      </w:r>
    </w:p>
    <w:p w14:paraId="268B4566" w14:textId="77777777" w:rsidR="00270475" w:rsidRPr="00584AEA" w:rsidRDefault="00270475" w:rsidP="00270475">
      <w:pPr>
        <w:jc w:val="both"/>
        <w:rPr>
          <w:rFonts w:ascii="Arrus" w:hAnsi="Arrus"/>
          <w:sz w:val="22"/>
          <w:szCs w:val="28"/>
        </w:rPr>
      </w:pPr>
    </w:p>
    <w:p w14:paraId="268B4567" w14:textId="77777777" w:rsidR="00270475" w:rsidRPr="00584AEA" w:rsidRDefault="00270475" w:rsidP="006F4670">
      <w:pPr>
        <w:numPr>
          <w:ilvl w:val="0"/>
          <w:numId w:val="111"/>
        </w:numPr>
        <w:tabs>
          <w:tab w:val="left" w:pos="720"/>
        </w:tabs>
        <w:ind w:left="720" w:hanging="360"/>
        <w:jc w:val="both"/>
        <w:rPr>
          <w:rFonts w:ascii="Arrus" w:hAnsi="Arrus"/>
          <w:sz w:val="22"/>
          <w:szCs w:val="28"/>
        </w:rPr>
      </w:pPr>
      <w:r w:rsidRPr="00584AEA">
        <w:rPr>
          <w:rFonts w:ascii="Arrus" w:hAnsi="Arrus"/>
          <w:sz w:val="22"/>
          <w:szCs w:val="28"/>
          <w:lang w:val="en-GB"/>
        </w:rPr>
        <w:t>Muslims will have to play a significant role in national affairs</w:t>
      </w:r>
    </w:p>
    <w:p w14:paraId="268B4568" w14:textId="77777777" w:rsidR="00270475" w:rsidRPr="00584AEA" w:rsidRDefault="00270475" w:rsidP="006F4670">
      <w:pPr>
        <w:numPr>
          <w:ilvl w:val="0"/>
          <w:numId w:val="112"/>
        </w:numPr>
        <w:tabs>
          <w:tab w:val="left" w:pos="720"/>
        </w:tabs>
        <w:ind w:left="720" w:hanging="360"/>
        <w:jc w:val="both"/>
        <w:rPr>
          <w:rFonts w:ascii="Arrus" w:hAnsi="Arrus"/>
          <w:sz w:val="22"/>
          <w:szCs w:val="28"/>
        </w:rPr>
      </w:pPr>
      <w:r w:rsidRPr="00584AEA">
        <w:rPr>
          <w:rFonts w:ascii="Arrus" w:hAnsi="Arrus"/>
          <w:sz w:val="22"/>
          <w:szCs w:val="28"/>
          <w:lang w:val="en-GB"/>
        </w:rPr>
        <w:t>They must at the same time make sure that their own issues are dealt with utmost promptness</w:t>
      </w:r>
    </w:p>
    <w:p w14:paraId="268B4569" w14:textId="77777777" w:rsidR="00270475" w:rsidRPr="00584AEA" w:rsidRDefault="00270475" w:rsidP="006F4670">
      <w:pPr>
        <w:numPr>
          <w:ilvl w:val="0"/>
          <w:numId w:val="112"/>
        </w:numPr>
        <w:tabs>
          <w:tab w:val="left" w:pos="720"/>
        </w:tabs>
        <w:ind w:left="720" w:hanging="360"/>
        <w:jc w:val="both"/>
        <w:rPr>
          <w:rFonts w:ascii="Arrus" w:hAnsi="Arrus"/>
          <w:b/>
          <w:bCs/>
          <w:sz w:val="22"/>
          <w:szCs w:val="28"/>
        </w:rPr>
      </w:pPr>
      <w:r w:rsidRPr="00584AEA">
        <w:rPr>
          <w:rFonts w:ascii="Arrus" w:hAnsi="Arrus"/>
          <w:sz w:val="22"/>
          <w:szCs w:val="28"/>
          <w:lang w:val="en-GB"/>
        </w:rPr>
        <w:t xml:space="preserve">We must learn to be </w:t>
      </w:r>
      <w:r w:rsidRPr="00584AEA">
        <w:rPr>
          <w:rFonts w:ascii="Arrus" w:hAnsi="Arrus"/>
          <w:b/>
          <w:bCs/>
          <w:sz w:val="22"/>
          <w:szCs w:val="28"/>
          <w:lang w:val="en-GB"/>
        </w:rPr>
        <w:t>issue based in our decisions</w:t>
      </w:r>
    </w:p>
    <w:p w14:paraId="268B456A" w14:textId="77777777" w:rsidR="00270475" w:rsidRPr="00584AEA" w:rsidRDefault="00270475" w:rsidP="006F4670">
      <w:pPr>
        <w:numPr>
          <w:ilvl w:val="0"/>
          <w:numId w:val="112"/>
        </w:numPr>
        <w:tabs>
          <w:tab w:val="left" w:pos="720"/>
        </w:tabs>
        <w:ind w:left="720" w:hanging="360"/>
        <w:jc w:val="both"/>
        <w:rPr>
          <w:rFonts w:ascii="Arrus" w:hAnsi="Arrus"/>
          <w:sz w:val="22"/>
          <w:szCs w:val="28"/>
        </w:rPr>
      </w:pPr>
      <w:r w:rsidRPr="00584AEA">
        <w:rPr>
          <w:rFonts w:ascii="Arrus" w:hAnsi="Arrus"/>
          <w:sz w:val="22"/>
          <w:szCs w:val="28"/>
          <w:lang w:val="en-GB"/>
        </w:rPr>
        <w:t>Role of Muslim MPs: Muslim members of parliament must realise that they are the representatives of the people belonging to their country, their constituency and their community.</w:t>
      </w:r>
    </w:p>
    <w:p w14:paraId="268B456B" w14:textId="77777777" w:rsidR="00270475" w:rsidRPr="00584AEA" w:rsidRDefault="00270475" w:rsidP="006F4670">
      <w:pPr>
        <w:numPr>
          <w:ilvl w:val="0"/>
          <w:numId w:val="112"/>
        </w:numPr>
        <w:tabs>
          <w:tab w:val="left" w:pos="720"/>
        </w:tabs>
        <w:ind w:left="720" w:hanging="360"/>
        <w:jc w:val="both"/>
        <w:rPr>
          <w:rFonts w:ascii="Arrus" w:hAnsi="Arrus"/>
          <w:sz w:val="22"/>
          <w:szCs w:val="28"/>
        </w:rPr>
      </w:pPr>
      <w:r w:rsidRPr="00584AEA">
        <w:rPr>
          <w:rFonts w:ascii="Arrus" w:hAnsi="Arrus"/>
          <w:sz w:val="22"/>
          <w:szCs w:val="28"/>
          <w:lang w:val="en-GB"/>
        </w:rPr>
        <w:t xml:space="preserve">Active engagement of </w:t>
      </w:r>
      <w:proofErr w:type="spellStart"/>
      <w:r w:rsidRPr="00584AEA">
        <w:rPr>
          <w:rFonts w:ascii="Arrus" w:hAnsi="Arrus"/>
          <w:sz w:val="22"/>
          <w:szCs w:val="28"/>
          <w:lang w:val="en-GB"/>
        </w:rPr>
        <w:t>Pradhans</w:t>
      </w:r>
      <w:proofErr w:type="spellEnd"/>
      <w:r w:rsidRPr="00584AEA">
        <w:rPr>
          <w:rFonts w:ascii="Arrus" w:hAnsi="Arrus"/>
          <w:sz w:val="22"/>
          <w:szCs w:val="28"/>
          <w:lang w:val="en-GB"/>
        </w:rPr>
        <w:t xml:space="preserve"> for comprehensive development</w:t>
      </w:r>
    </w:p>
    <w:p w14:paraId="268B456C" w14:textId="77777777" w:rsidR="00270475" w:rsidRPr="00584AEA" w:rsidRDefault="00270475" w:rsidP="006F4670">
      <w:pPr>
        <w:numPr>
          <w:ilvl w:val="0"/>
          <w:numId w:val="112"/>
        </w:numPr>
        <w:tabs>
          <w:tab w:val="left" w:pos="720"/>
        </w:tabs>
        <w:ind w:left="720" w:hanging="360"/>
        <w:jc w:val="both"/>
        <w:rPr>
          <w:rFonts w:ascii="Arrus" w:hAnsi="Arrus"/>
          <w:sz w:val="22"/>
          <w:szCs w:val="28"/>
        </w:rPr>
      </w:pPr>
      <w:r w:rsidRPr="00584AEA">
        <w:rPr>
          <w:rFonts w:ascii="Arrus" w:hAnsi="Arrus"/>
          <w:sz w:val="22"/>
          <w:szCs w:val="28"/>
          <w:lang w:val="en-GB"/>
        </w:rPr>
        <w:t>Active engagement of members of Municipalities and other civic councils for comprehensive development</w:t>
      </w:r>
    </w:p>
    <w:p w14:paraId="268B456D" w14:textId="77777777" w:rsidR="00270475" w:rsidRPr="00584AEA" w:rsidRDefault="00270475" w:rsidP="006F4670">
      <w:pPr>
        <w:numPr>
          <w:ilvl w:val="0"/>
          <w:numId w:val="112"/>
        </w:numPr>
        <w:tabs>
          <w:tab w:val="left" w:pos="720"/>
        </w:tabs>
        <w:ind w:left="720" w:hanging="360"/>
        <w:jc w:val="both"/>
        <w:rPr>
          <w:rFonts w:ascii="Arrus" w:hAnsi="Arrus"/>
          <w:sz w:val="22"/>
          <w:szCs w:val="28"/>
        </w:rPr>
      </w:pPr>
      <w:r w:rsidRPr="00584AEA">
        <w:rPr>
          <w:rFonts w:ascii="Arrus" w:hAnsi="Arrus"/>
          <w:sz w:val="22"/>
          <w:szCs w:val="28"/>
          <w:lang w:val="en-GB"/>
        </w:rPr>
        <w:t>Need of semi-political forum</w:t>
      </w:r>
    </w:p>
    <w:p w14:paraId="268B456E" w14:textId="77777777" w:rsidR="00270475" w:rsidRPr="00584AEA" w:rsidRDefault="00270475" w:rsidP="00270475">
      <w:pPr>
        <w:ind w:left="360"/>
        <w:jc w:val="both"/>
        <w:rPr>
          <w:rFonts w:ascii="Arrus" w:hAnsi="Arrus"/>
          <w:sz w:val="22"/>
          <w:szCs w:val="28"/>
          <w:lang w:val="en-GB"/>
        </w:rPr>
      </w:pPr>
    </w:p>
    <w:p w14:paraId="268B456F" w14:textId="77777777" w:rsidR="00270475" w:rsidRPr="00584AEA" w:rsidRDefault="00270475" w:rsidP="00270475">
      <w:pPr>
        <w:ind w:left="360"/>
        <w:jc w:val="both"/>
        <w:rPr>
          <w:rFonts w:ascii="Arrus" w:hAnsi="Arrus"/>
          <w:b/>
          <w:bCs/>
          <w:sz w:val="22"/>
          <w:szCs w:val="28"/>
          <w:lang w:val="en-GB"/>
        </w:rPr>
      </w:pPr>
      <w:r w:rsidRPr="00584AEA">
        <w:rPr>
          <w:rFonts w:ascii="Arrus" w:hAnsi="Arrus"/>
          <w:b/>
          <w:bCs/>
          <w:sz w:val="22"/>
          <w:szCs w:val="28"/>
          <w:lang w:val="en-GB"/>
        </w:rPr>
        <w:t>Security Concerns</w:t>
      </w:r>
    </w:p>
    <w:p w14:paraId="268B4570" w14:textId="77777777" w:rsidR="00270475" w:rsidRPr="00584AEA" w:rsidRDefault="00270475" w:rsidP="00270475">
      <w:pPr>
        <w:ind w:left="360"/>
        <w:jc w:val="both"/>
        <w:rPr>
          <w:rFonts w:ascii="Arrus" w:hAnsi="Arrus"/>
          <w:sz w:val="22"/>
          <w:szCs w:val="28"/>
        </w:rPr>
      </w:pPr>
    </w:p>
    <w:p w14:paraId="268B4571" w14:textId="77777777" w:rsidR="00270475" w:rsidRPr="00584AEA" w:rsidRDefault="00270475" w:rsidP="006F4670">
      <w:pPr>
        <w:numPr>
          <w:ilvl w:val="0"/>
          <w:numId w:val="113"/>
        </w:numPr>
        <w:tabs>
          <w:tab w:val="left" w:pos="720"/>
        </w:tabs>
        <w:ind w:left="720" w:hanging="360"/>
        <w:jc w:val="both"/>
        <w:rPr>
          <w:rFonts w:ascii="Arrus" w:hAnsi="Arrus"/>
          <w:b/>
          <w:bCs/>
          <w:sz w:val="22"/>
          <w:szCs w:val="28"/>
        </w:rPr>
      </w:pPr>
      <w:r w:rsidRPr="00584AEA">
        <w:rPr>
          <w:rFonts w:ascii="Arrus" w:hAnsi="Arrus"/>
          <w:b/>
          <w:bCs/>
          <w:sz w:val="22"/>
          <w:szCs w:val="28"/>
          <w:lang w:val="en-GB"/>
        </w:rPr>
        <w:t>Genesis of terrorism to be addressed; and tyranny and terrorism to be condemned together</w:t>
      </w:r>
    </w:p>
    <w:p w14:paraId="268B4572" w14:textId="77777777" w:rsidR="00270475" w:rsidRPr="00584AEA" w:rsidRDefault="00270475" w:rsidP="006F4670">
      <w:pPr>
        <w:numPr>
          <w:ilvl w:val="0"/>
          <w:numId w:val="114"/>
        </w:numPr>
        <w:tabs>
          <w:tab w:val="left" w:pos="720"/>
        </w:tabs>
        <w:ind w:left="720" w:hanging="360"/>
        <w:jc w:val="both"/>
        <w:rPr>
          <w:rFonts w:ascii="Arrus" w:hAnsi="Arrus"/>
          <w:b/>
          <w:bCs/>
          <w:sz w:val="22"/>
          <w:szCs w:val="28"/>
        </w:rPr>
      </w:pPr>
      <w:r w:rsidRPr="00584AEA">
        <w:rPr>
          <w:rFonts w:ascii="Arrus" w:hAnsi="Arrus"/>
          <w:sz w:val="22"/>
          <w:szCs w:val="28"/>
          <w:lang w:val="en-GB"/>
        </w:rPr>
        <w:t xml:space="preserve">The data of riots should be regularly published giving details of the break-up (community-wise) of the persons killed or injured (by public or police) and jailed and beaten, and the compensations provided to the victims. Details of the violence like places of worship attacked, houses attacked or burnt, other property </w:t>
      </w:r>
      <w:r w:rsidRPr="00584AEA">
        <w:rPr>
          <w:rFonts w:ascii="Arrus" w:hAnsi="Arrus"/>
          <w:b/>
          <w:bCs/>
          <w:sz w:val="22"/>
          <w:szCs w:val="28"/>
          <w:lang w:val="en-GB"/>
        </w:rPr>
        <w:t xml:space="preserve">assaulted, etc should also be included. </w:t>
      </w:r>
    </w:p>
    <w:p w14:paraId="268B4573" w14:textId="77777777" w:rsidR="00270475" w:rsidRPr="00584AEA" w:rsidRDefault="00270475" w:rsidP="006F4670">
      <w:pPr>
        <w:numPr>
          <w:ilvl w:val="0"/>
          <w:numId w:val="114"/>
        </w:numPr>
        <w:tabs>
          <w:tab w:val="left" w:pos="720"/>
        </w:tabs>
        <w:ind w:left="720" w:hanging="360"/>
        <w:jc w:val="both"/>
        <w:rPr>
          <w:rFonts w:ascii="Arrus" w:hAnsi="Arrus"/>
          <w:b/>
          <w:bCs/>
          <w:sz w:val="22"/>
          <w:szCs w:val="28"/>
        </w:rPr>
      </w:pPr>
      <w:r w:rsidRPr="00584AEA">
        <w:rPr>
          <w:rFonts w:ascii="Arrus" w:hAnsi="Arrus"/>
          <w:b/>
          <w:bCs/>
          <w:sz w:val="22"/>
          <w:szCs w:val="28"/>
        </w:rPr>
        <w:t xml:space="preserve">“Prevention of Communal and Targeted Violence (Access to Justice and Reparations) Bill, 2011” should be passed without any further delay. </w:t>
      </w:r>
    </w:p>
    <w:p w14:paraId="268B4574" w14:textId="77777777" w:rsidR="00270475" w:rsidRPr="00584AEA" w:rsidRDefault="00270475" w:rsidP="006F4670">
      <w:pPr>
        <w:numPr>
          <w:ilvl w:val="0"/>
          <w:numId w:val="114"/>
        </w:numPr>
        <w:tabs>
          <w:tab w:val="left" w:pos="720"/>
        </w:tabs>
        <w:ind w:left="720" w:hanging="360"/>
        <w:jc w:val="both"/>
        <w:rPr>
          <w:rFonts w:ascii="Arrus" w:hAnsi="Arrus"/>
          <w:sz w:val="22"/>
          <w:szCs w:val="28"/>
        </w:rPr>
      </w:pPr>
      <w:r w:rsidRPr="00584AEA">
        <w:rPr>
          <w:rFonts w:ascii="Arrus" w:hAnsi="Arrus"/>
          <w:sz w:val="22"/>
          <w:szCs w:val="28"/>
        </w:rPr>
        <w:t>Restoration of the whole Babri Masjid site to Muslims and removal of all hurdles in its reconstruction</w:t>
      </w:r>
    </w:p>
    <w:p w14:paraId="268B4575" w14:textId="77777777" w:rsidR="00270475" w:rsidRPr="00584AEA" w:rsidRDefault="00270475" w:rsidP="006F4670">
      <w:pPr>
        <w:numPr>
          <w:ilvl w:val="0"/>
          <w:numId w:val="114"/>
        </w:numPr>
        <w:tabs>
          <w:tab w:val="left" w:pos="720"/>
        </w:tabs>
        <w:ind w:left="720" w:hanging="360"/>
        <w:jc w:val="both"/>
        <w:rPr>
          <w:rFonts w:ascii="Arrus" w:hAnsi="Arrus"/>
          <w:sz w:val="22"/>
          <w:szCs w:val="28"/>
        </w:rPr>
      </w:pPr>
      <w:r w:rsidRPr="00584AEA">
        <w:rPr>
          <w:rFonts w:ascii="Arrus" w:hAnsi="Arrus"/>
          <w:sz w:val="22"/>
          <w:szCs w:val="28"/>
        </w:rPr>
        <w:t>Removal of hurdles in sacrifices and slaughter of animals in a hygienic way in all the cities and villages</w:t>
      </w:r>
    </w:p>
    <w:p w14:paraId="268B4576" w14:textId="77777777" w:rsidR="00270475" w:rsidRPr="00584AEA" w:rsidRDefault="00270475" w:rsidP="00270475">
      <w:pPr>
        <w:tabs>
          <w:tab w:val="left" w:pos="720"/>
        </w:tabs>
        <w:jc w:val="both"/>
        <w:rPr>
          <w:rFonts w:ascii="Arrus" w:hAnsi="Arrus"/>
          <w:sz w:val="22"/>
          <w:szCs w:val="28"/>
          <w:lang w:val="en-GB"/>
        </w:rPr>
      </w:pPr>
    </w:p>
    <w:p w14:paraId="268B4577" w14:textId="77777777" w:rsidR="00270475" w:rsidRPr="00584AEA" w:rsidRDefault="00270475" w:rsidP="00270475">
      <w:pPr>
        <w:tabs>
          <w:tab w:val="left" w:pos="720"/>
        </w:tabs>
        <w:jc w:val="both"/>
        <w:rPr>
          <w:rFonts w:ascii="Arrus" w:hAnsi="Arrus"/>
          <w:sz w:val="22"/>
          <w:szCs w:val="28"/>
          <w:lang w:val="en-GB"/>
        </w:rPr>
      </w:pPr>
    </w:p>
    <w:p w14:paraId="268B4578" w14:textId="77777777" w:rsidR="00270475" w:rsidRPr="00584AEA" w:rsidRDefault="00270475" w:rsidP="00270475">
      <w:pPr>
        <w:tabs>
          <w:tab w:val="left" w:pos="720"/>
        </w:tabs>
        <w:jc w:val="both"/>
        <w:rPr>
          <w:rFonts w:ascii="Arrus" w:hAnsi="Arrus"/>
          <w:sz w:val="22"/>
          <w:szCs w:val="28"/>
          <w:lang w:val="en-GB"/>
        </w:rPr>
      </w:pPr>
    </w:p>
    <w:p w14:paraId="268B4579" w14:textId="77777777" w:rsidR="00270475" w:rsidRPr="00584AEA" w:rsidRDefault="00270475" w:rsidP="00270475">
      <w:pPr>
        <w:tabs>
          <w:tab w:val="left" w:pos="720"/>
        </w:tabs>
        <w:jc w:val="both"/>
        <w:rPr>
          <w:rFonts w:ascii="Arrus" w:hAnsi="Arrus"/>
          <w:sz w:val="22"/>
          <w:szCs w:val="28"/>
          <w:lang w:val="en-GB"/>
        </w:rPr>
      </w:pPr>
    </w:p>
    <w:p w14:paraId="268B457A" w14:textId="77777777" w:rsidR="00270475" w:rsidRPr="00584AEA" w:rsidRDefault="00270475" w:rsidP="00270475">
      <w:pPr>
        <w:tabs>
          <w:tab w:val="left" w:pos="720"/>
        </w:tabs>
        <w:jc w:val="both"/>
        <w:rPr>
          <w:rFonts w:ascii="Arrus" w:hAnsi="Arrus"/>
          <w:sz w:val="22"/>
          <w:szCs w:val="28"/>
          <w:lang w:val="en-GB"/>
        </w:rPr>
      </w:pPr>
    </w:p>
    <w:p w14:paraId="268B457B" w14:textId="77777777" w:rsidR="00270475" w:rsidRPr="00584AEA" w:rsidRDefault="00270475" w:rsidP="00270475">
      <w:pPr>
        <w:tabs>
          <w:tab w:val="left" w:pos="720"/>
        </w:tabs>
        <w:jc w:val="both"/>
        <w:rPr>
          <w:rFonts w:ascii="Arrus" w:hAnsi="Arrus"/>
          <w:sz w:val="22"/>
          <w:szCs w:val="28"/>
          <w:lang w:val="en-GB"/>
        </w:rPr>
      </w:pPr>
    </w:p>
    <w:p w14:paraId="268B457C" w14:textId="77777777" w:rsidR="00270475" w:rsidRPr="00584AEA" w:rsidRDefault="00270475" w:rsidP="00270475">
      <w:pPr>
        <w:tabs>
          <w:tab w:val="left" w:pos="720"/>
        </w:tabs>
        <w:jc w:val="both"/>
        <w:rPr>
          <w:rFonts w:ascii="Arrus" w:hAnsi="Arrus"/>
          <w:sz w:val="22"/>
          <w:szCs w:val="28"/>
          <w:lang w:val="en-GB"/>
        </w:rPr>
      </w:pPr>
    </w:p>
    <w:p w14:paraId="268B457D" w14:textId="77777777" w:rsidR="00270475" w:rsidRPr="00584AEA" w:rsidRDefault="00270475" w:rsidP="00270475">
      <w:pPr>
        <w:tabs>
          <w:tab w:val="left" w:pos="720"/>
        </w:tabs>
        <w:jc w:val="both"/>
        <w:rPr>
          <w:rFonts w:ascii="Arrus" w:hAnsi="Arrus"/>
          <w:sz w:val="22"/>
          <w:szCs w:val="28"/>
          <w:lang w:val="en-GB"/>
        </w:rPr>
      </w:pPr>
    </w:p>
    <w:p w14:paraId="268B457E" w14:textId="77777777" w:rsidR="00270475" w:rsidRPr="00584AEA" w:rsidRDefault="00270475" w:rsidP="00270475">
      <w:pPr>
        <w:tabs>
          <w:tab w:val="left" w:pos="720"/>
        </w:tabs>
        <w:jc w:val="both"/>
        <w:rPr>
          <w:rFonts w:ascii="Arrus" w:hAnsi="Arrus"/>
          <w:sz w:val="22"/>
          <w:szCs w:val="28"/>
          <w:lang w:val="en-GB"/>
        </w:rPr>
      </w:pPr>
    </w:p>
    <w:p w14:paraId="268B457F" w14:textId="77777777" w:rsidR="00270475" w:rsidRPr="00584AEA" w:rsidRDefault="00270475" w:rsidP="00270475">
      <w:pPr>
        <w:tabs>
          <w:tab w:val="left" w:pos="720"/>
        </w:tabs>
        <w:jc w:val="both"/>
        <w:rPr>
          <w:rFonts w:ascii="Arrus" w:hAnsi="Arrus"/>
          <w:sz w:val="22"/>
          <w:szCs w:val="28"/>
          <w:lang w:val="en-GB"/>
        </w:rPr>
      </w:pPr>
    </w:p>
    <w:p w14:paraId="268B4580" w14:textId="77777777" w:rsidR="00270475" w:rsidRPr="00584AEA" w:rsidRDefault="00270475" w:rsidP="00270475">
      <w:pPr>
        <w:tabs>
          <w:tab w:val="left" w:pos="720"/>
        </w:tabs>
        <w:jc w:val="both"/>
        <w:rPr>
          <w:rFonts w:ascii="Arrus" w:hAnsi="Arrus"/>
          <w:sz w:val="22"/>
          <w:szCs w:val="28"/>
          <w:lang w:val="en-GB"/>
        </w:rPr>
      </w:pPr>
    </w:p>
    <w:p w14:paraId="268B4581" w14:textId="77777777" w:rsidR="00270475" w:rsidRPr="00584AEA" w:rsidRDefault="00270475" w:rsidP="00270475">
      <w:pPr>
        <w:tabs>
          <w:tab w:val="left" w:pos="720"/>
        </w:tabs>
        <w:jc w:val="both"/>
        <w:rPr>
          <w:rFonts w:ascii="Arrus" w:hAnsi="Arrus"/>
          <w:sz w:val="22"/>
          <w:szCs w:val="28"/>
          <w:lang w:val="en-GB"/>
        </w:rPr>
      </w:pPr>
    </w:p>
    <w:p w14:paraId="268B4582" w14:textId="77777777" w:rsidR="00270475" w:rsidRPr="00584AEA" w:rsidRDefault="00270475" w:rsidP="00270475">
      <w:pPr>
        <w:tabs>
          <w:tab w:val="left" w:pos="720"/>
        </w:tabs>
        <w:jc w:val="both"/>
        <w:rPr>
          <w:rFonts w:ascii="Arrus" w:hAnsi="Arrus"/>
          <w:sz w:val="22"/>
          <w:szCs w:val="28"/>
          <w:lang w:val="en-GB"/>
        </w:rPr>
      </w:pPr>
    </w:p>
    <w:p w14:paraId="268B4583" w14:textId="77777777" w:rsidR="00270475" w:rsidRPr="00584AEA" w:rsidRDefault="00270475" w:rsidP="00270475">
      <w:pPr>
        <w:tabs>
          <w:tab w:val="left" w:pos="720"/>
        </w:tabs>
        <w:jc w:val="both"/>
        <w:rPr>
          <w:rFonts w:ascii="Arrus" w:hAnsi="Arrus"/>
          <w:sz w:val="22"/>
          <w:szCs w:val="28"/>
          <w:lang w:val="en-GB"/>
        </w:rPr>
      </w:pPr>
    </w:p>
    <w:p w14:paraId="268B4584" w14:textId="77777777" w:rsidR="00270475" w:rsidRPr="00584AEA" w:rsidRDefault="00270475" w:rsidP="00270475">
      <w:pPr>
        <w:tabs>
          <w:tab w:val="left" w:pos="720"/>
        </w:tabs>
        <w:jc w:val="both"/>
        <w:rPr>
          <w:rFonts w:ascii="Arrus" w:hAnsi="Arrus"/>
          <w:sz w:val="22"/>
          <w:szCs w:val="28"/>
          <w:lang w:val="en-GB"/>
        </w:rPr>
      </w:pPr>
    </w:p>
    <w:p w14:paraId="268B4585" w14:textId="77777777" w:rsidR="00270475" w:rsidRPr="00584AEA" w:rsidRDefault="00270475" w:rsidP="00270475">
      <w:pPr>
        <w:tabs>
          <w:tab w:val="left" w:pos="720"/>
        </w:tabs>
        <w:jc w:val="both"/>
        <w:rPr>
          <w:rFonts w:ascii="Arrus" w:hAnsi="Arrus"/>
          <w:sz w:val="22"/>
          <w:szCs w:val="28"/>
          <w:lang w:val="en-GB"/>
        </w:rPr>
      </w:pPr>
    </w:p>
    <w:p w14:paraId="268B4586" w14:textId="77777777" w:rsidR="00270475" w:rsidRPr="00584AEA" w:rsidRDefault="00270475" w:rsidP="00270475">
      <w:pPr>
        <w:tabs>
          <w:tab w:val="left" w:pos="720"/>
        </w:tabs>
        <w:jc w:val="both"/>
        <w:rPr>
          <w:rFonts w:ascii="Arrus" w:hAnsi="Arrus"/>
          <w:sz w:val="22"/>
          <w:szCs w:val="28"/>
          <w:lang w:val="en-GB"/>
        </w:rPr>
      </w:pPr>
    </w:p>
    <w:p w14:paraId="268B4587" w14:textId="77777777" w:rsidR="00270475" w:rsidRPr="00584AEA" w:rsidRDefault="00270475" w:rsidP="00270475">
      <w:pPr>
        <w:tabs>
          <w:tab w:val="left" w:pos="720"/>
        </w:tabs>
        <w:jc w:val="both"/>
        <w:rPr>
          <w:rFonts w:ascii="Arrus" w:hAnsi="Arrus"/>
          <w:sz w:val="22"/>
          <w:szCs w:val="28"/>
          <w:lang w:val="en-GB"/>
        </w:rPr>
      </w:pPr>
    </w:p>
    <w:p w14:paraId="268B4588" w14:textId="77777777" w:rsidR="00270475" w:rsidRPr="00584AEA" w:rsidRDefault="00270475" w:rsidP="00270475">
      <w:pPr>
        <w:tabs>
          <w:tab w:val="left" w:pos="720"/>
        </w:tabs>
        <w:jc w:val="both"/>
        <w:rPr>
          <w:rFonts w:ascii="Arrus" w:hAnsi="Arrus"/>
          <w:sz w:val="22"/>
          <w:szCs w:val="28"/>
          <w:lang w:val="en-GB"/>
        </w:rPr>
      </w:pPr>
    </w:p>
    <w:p w14:paraId="268B4589" w14:textId="77777777" w:rsidR="00270475" w:rsidRPr="00584AEA" w:rsidRDefault="00270475" w:rsidP="00270475">
      <w:pPr>
        <w:tabs>
          <w:tab w:val="left" w:pos="720"/>
        </w:tabs>
        <w:jc w:val="both"/>
        <w:rPr>
          <w:rFonts w:ascii="Arrus" w:hAnsi="Arrus"/>
          <w:sz w:val="22"/>
          <w:szCs w:val="28"/>
          <w:lang w:val="en-GB"/>
        </w:rPr>
      </w:pPr>
    </w:p>
    <w:p w14:paraId="268B458A" w14:textId="77777777" w:rsidR="00270475" w:rsidRPr="00584AEA" w:rsidRDefault="00270475" w:rsidP="00270475">
      <w:pPr>
        <w:tabs>
          <w:tab w:val="left" w:pos="720"/>
        </w:tabs>
        <w:jc w:val="both"/>
        <w:rPr>
          <w:rFonts w:ascii="Arrus" w:hAnsi="Arrus"/>
          <w:sz w:val="22"/>
          <w:szCs w:val="28"/>
          <w:lang w:val="en-GB"/>
        </w:rPr>
      </w:pPr>
    </w:p>
    <w:p w14:paraId="268B458B" w14:textId="77777777" w:rsidR="00270475" w:rsidRPr="00584AEA" w:rsidRDefault="00270475" w:rsidP="00270475">
      <w:pPr>
        <w:tabs>
          <w:tab w:val="left" w:pos="720"/>
        </w:tabs>
        <w:jc w:val="both"/>
        <w:rPr>
          <w:rFonts w:ascii="Arrus" w:hAnsi="Arrus"/>
          <w:sz w:val="22"/>
          <w:szCs w:val="28"/>
          <w:lang w:val="en-GB"/>
        </w:rPr>
      </w:pPr>
    </w:p>
    <w:p w14:paraId="268B458C" w14:textId="77777777" w:rsidR="00270475" w:rsidRPr="00584AEA" w:rsidRDefault="00270475" w:rsidP="00270475">
      <w:pPr>
        <w:tabs>
          <w:tab w:val="left" w:pos="720"/>
        </w:tabs>
        <w:jc w:val="both"/>
        <w:rPr>
          <w:rFonts w:ascii="Arrus" w:hAnsi="Arrus"/>
          <w:sz w:val="22"/>
          <w:szCs w:val="28"/>
          <w:lang w:val="en-GB"/>
        </w:rPr>
      </w:pPr>
    </w:p>
    <w:p w14:paraId="268B458D" w14:textId="77777777" w:rsidR="00270475" w:rsidRPr="00584AEA" w:rsidRDefault="00270475" w:rsidP="00270475">
      <w:pPr>
        <w:tabs>
          <w:tab w:val="left" w:pos="720"/>
        </w:tabs>
        <w:jc w:val="both"/>
        <w:rPr>
          <w:rFonts w:ascii="Arrus" w:hAnsi="Arrus"/>
          <w:sz w:val="22"/>
          <w:szCs w:val="28"/>
          <w:lang w:val="en-GB"/>
        </w:rPr>
      </w:pPr>
    </w:p>
    <w:p w14:paraId="268B458E" w14:textId="77777777" w:rsidR="00270475" w:rsidRPr="00584AEA" w:rsidRDefault="00270475" w:rsidP="00270475">
      <w:pPr>
        <w:tabs>
          <w:tab w:val="left" w:pos="720"/>
        </w:tabs>
        <w:jc w:val="both"/>
        <w:rPr>
          <w:rFonts w:ascii="Arrus" w:hAnsi="Arrus"/>
          <w:sz w:val="22"/>
          <w:szCs w:val="28"/>
          <w:lang w:val="en-GB"/>
        </w:rPr>
      </w:pPr>
    </w:p>
    <w:p w14:paraId="268B458F" w14:textId="77777777" w:rsidR="00270475" w:rsidRPr="00584AEA" w:rsidRDefault="00270475" w:rsidP="00270475">
      <w:pPr>
        <w:tabs>
          <w:tab w:val="left" w:pos="720"/>
        </w:tabs>
        <w:jc w:val="both"/>
        <w:rPr>
          <w:rFonts w:ascii="Arrus" w:hAnsi="Arrus"/>
          <w:sz w:val="22"/>
          <w:szCs w:val="28"/>
          <w:lang w:val="en-GB"/>
        </w:rPr>
      </w:pPr>
    </w:p>
    <w:p w14:paraId="268B4590" w14:textId="77777777" w:rsidR="00270475" w:rsidRPr="00584AEA" w:rsidRDefault="00270475" w:rsidP="00270475">
      <w:pPr>
        <w:tabs>
          <w:tab w:val="left" w:pos="720"/>
        </w:tabs>
        <w:jc w:val="both"/>
        <w:rPr>
          <w:rFonts w:ascii="Arrus" w:hAnsi="Arrus"/>
          <w:sz w:val="22"/>
          <w:szCs w:val="28"/>
          <w:lang w:val="en-GB"/>
        </w:rPr>
      </w:pPr>
    </w:p>
    <w:p w14:paraId="268B4591" w14:textId="77777777" w:rsidR="00270475" w:rsidRPr="00584AEA" w:rsidRDefault="00270475" w:rsidP="00270475">
      <w:pPr>
        <w:tabs>
          <w:tab w:val="left" w:pos="720"/>
        </w:tabs>
        <w:jc w:val="both"/>
        <w:rPr>
          <w:rFonts w:ascii="Arrus" w:hAnsi="Arrus"/>
          <w:sz w:val="22"/>
          <w:szCs w:val="28"/>
          <w:lang w:val="en-GB"/>
        </w:rPr>
      </w:pPr>
    </w:p>
    <w:p w14:paraId="268B4592" w14:textId="77777777" w:rsidR="00270475" w:rsidRPr="00584AEA" w:rsidRDefault="00270475" w:rsidP="00270475">
      <w:pPr>
        <w:tabs>
          <w:tab w:val="left" w:pos="720"/>
        </w:tabs>
        <w:jc w:val="both"/>
        <w:rPr>
          <w:rFonts w:ascii="Arrus" w:hAnsi="Arrus"/>
          <w:sz w:val="22"/>
          <w:szCs w:val="28"/>
          <w:lang w:val="en-GB"/>
        </w:rPr>
      </w:pPr>
    </w:p>
    <w:p w14:paraId="268B4593" w14:textId="77777777" w:rsidR="00270475" w:rsidRPr="00584AEA" w:rsidRDefault="00270475" w:rsidP="00270475">
      <w:pPr>
        <w:tabs>
          <w:tab w:val="left" w:pos="720"/>
        </w:tabs>
        <w:jc w:val="both"/>
        <w:rPr>
          <w:rFonts w:ascii="Arrus" w:hAnsi="Arrus"/>
          <w:sz w:val="22"/>
          <w:szCs w:val="28"/>
          <w:lang w:val="en-GB"/>
        </w:rPr>
      </w:pPr>
    </w:p>
    <w:p w14:paraId="268B4594" w14:textId="77777777" w:rsidR="00270475" w:rsidRPr="00584AEA" w:rsidRDefault="00270475" w:rsidP="00270475">
      <w:pPr>
        <w:tabs>
          <w:tab w:val="left" w:pos="720"/>
        </w:tabs>
        <w:jc w:val="both"/>
        <w:rPr>
          <w:rFonts w:ascii="Arrus" w:hAnsi="Arrus"/>
          <w:sz w:val="22"/>
          <w:szCs w:val="28"/>
          <w:lang w:val="en-GB"/>
        </w:rPr>
      </w:pPr>
    </w:p>
    <w:p w14:paraId="268B4595" w14:textId="77777777" w:rsidR="00270475" w:rsidRPr="00584AEA" w:rsidRDefault="00270475" w:rsidP="00270475">
      <w:pPr>
        <w:tabs>
          <w:tab w:val="left" w:pos="720"/>
        </w:tabs>
        <w:jc w:val="both"/>
        <w:rPr>
          <w:rFonts w:ascii="Arrus" w:hAnsi="Arrus"/>
          <w:sz w:val="22"/>
          <w:szCs w:val="28"/>
          <w:lang w:val="en-GB"/>
        </w:rPr>
      </w:pPr>
    </w:p>
    <w:p w14:paraId="268B4596" w14:textId="77777777" w:rsidR="00270475" w:rsidRPr="00584AEA" w:rsidRDefault="00270475" w:rsidP="00270475">
      <w:pPr>
        <w:ind w:left="360"/>
        <w:jc w:val="both"/>
        <w:rPr>
          <w:rFonts w:ascii="Arrus" w:hAnsi="Arrus"/>
          <w:sz w:val="22"/>
          <w:szCs w:val="28"/>
          <w:lang w:val="en-GB"/>
        </w:rPr>
      </w:pPr>
    </w:p>
    <w:p w14:paraId="268B4597"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t>21- Last Word</w:t>
      </w:r>
    </w:p>
    <w:p w14:paraId="268B4598" w14:textId="77777777" w:rsidR="00270475" w:rsidRPr="00584AEA" w:rsidRDefault="00270475" w:rsidP="00270475">
      <w:pPr>
        <w:jc w:val="both"/>
        <w:rPr>
          <w:rFonts w:ascii="Arrus" w:hAnsi="Arrus"/>
          <w:sz w:val="22"/>
          <w:szCs w:val="28"/>
          <w:lang w:val="en-GB"/>
        </w:rPr>
      </w:pPr>
    </w:p>
    <w:p w14:paraId="268B459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Allah says in the Qur’an:</w:t>
      </w:r>
    </w:p>
    <w:p w14:paraId="268B459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"That is so because Allah will never change a grace which He has bestowed on a people until they change what is in their </w:t>
      </w:r>
      <w:proofErr w:type="spellStart"/>
      <w:r w:rsidRPr="00584AEA">
        <w:rPr>
          <w:rFonts w:ascii="Arrus" w:hAnsi="Arrus"/>
          <w:sz w:val="22"/>
          <w:szCs w:val="28"/>
          <w:lang w:val="en-GB"/>
        </w:rPr>
        <w:t>ownselves</w:t>
      </w:r>
      <w:proofErr w:type="spellEnd"/>
      <w:r w:rsidRPr="00584AEA">
        <w:rPr>
          <w:rFonts w:ascii="Arrus" w:hAnsi="Arrus"/>
          <w:sz w:val="22"/>
          <w:szCs w:val="28"/>
          <w:lang w:val="en-GB"/>
        </w:rPr>
        <w:t>." (Al-Antal, 8:53)</w:t>
      </w:r>
    </w:p>
    <w:p w14:paraId="268B459B"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“ALLAH does not change a people’s condition unless they change what is in their hearts….” [13:11]</w:t>
      </w:r>
    </w:p>
    <w:p w14:paraId="268B459C"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lastRenderedPageBreak/>
        <w:t xml:space="preserve">These oft-quoted verses by Muslim scholars are not meant just for quoting. They need to be practiced and applied in every affair of individual, family and society. The individuals form families and families form societies; societies in turn create and enforce systems. The role of society is therefore not only limited to reform itself as a whole but to reform the system under which it is operating. Without an effective system, society cannot function as an organised unit. The system again may be classified as the internal system meant for protecting a certain section of society and the larger system meant for the nations and the world. Indian Muslims must realise that they do not have only to reform their own individuals and institutions but they have also to contribute in a significant way in reforming the larger system. This is a gigantic challenge, but unless the challenge is recognised and accepted, nothing can work. Once however the challenges are properly spelt out, the strategies are planned and sincere endeavours are initiated, Allah begins to help. </w:t>
      </w:r>
    </w:p>
    <w:p w14:paraId="268B459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As repeatedly stressed in the paper, Muslims need to come out, and come out immediately, out of the inferiority complex in which they are currently ensconced. They have to face the challenges head-on without being apologetic. They have to emerge as a dynamic community that knows how to balance the ideological and practical needs of their society. Muslims have to regain their lost confidence if they have to regain their lost glory. History is important but it must not be more than the curtains that are swinging in front of the doors. To reach the doors, you have to know where the curtains are and the curtains have to be removed to open the doors. The doors must now open without any delay. </w:t>
      </w:r>
    </w:p>
    <w:p w14:paraId="268B459E" w14:textId="77777777" w:rsidR="00270475" w:rsidRPr="00584AEA" w:rsidRDefault="00270475" w:rsidP="00270475">
      <w:pPr>
        <w:jc w:val="both"/>
        <w:rPr>
          <w:rFonts w:ascii="Arrus" w:hAnsi="Arrus"/>
          <w:sz w:val="22"/>
          <w:szCs w:val="28"/>
          <w:lang w:val="en-GB"/>
        </w:rPr>
      </w:pPr>
    </w:p>
    <w:p w14:paraId="268B459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I have purposefully tried to present the Muslim perspective of the whole scenario. We cannot simply sit and watch the deterioration of the system. For us Muslims, religious values, morality and integration of family system are as important as the parameters of economic growth. We cannot simply allow the system to degenerate into chaos where there is no room for the poor, underprivileged, weak and the morally upright. In order to influence the system however, we have to develop ourselves into a dynamic, domineering and aggressive community that seeks to build a purer, healthier and more peaceful and prosperous India in which Muslim Community plays a dignified and meaningful role. For this to happen, we have to give up parochial approaches and have to work as a unified force. We have to take along our countrymen with us and this will happen only if we are able to convince the whole nation about the correctness of our goals and genuineness of our intentions. </w:t>
      </w:r>
    </w:p>
    <w:p w14:paraId="268B45A0" w14:textId="77777777" w:rsidR="00270475" w:rsidRPr="00584AEA" w:rsidRDefault="00270475" w:rsidP="00270475">
      <w:pPr>
        <w:jc w:val="both"/>
        <w:rPr>
          <w:rFonts w:ascii="Arrus" w:hAnsi="Arrus"/>
          <w:sz w:val="22"/>
          <w:szCs w:val="28"/>
          <w:lang w:val="en-GB"/>
        </w:rPr>
      </w:pPr>
    </w:p>
    <w:p w14:paraId="268B45A1"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The government is ultimately responsible for all that happens in a country, especially what happens as the result of the failure of the system, which is in force in the country. It cannot shy away from its responsibilities towards those whom it has ignored for years. It has no option but to make special efforts for the communities and sections of society that have suffered on account of its faulty policies and inefficient implementation. But at the same time, Muslim Community has to recognise the fact that the government can at best help them in some small ways. They must see the government not as their Lord but only as a facilitator which is duty-bound to support them in their endeavours. But the main thrust of the endeavour has to come from the community itself. </w:t>
      </w:r>
    </w:p>
    <w:p w14:paraId="268B45A2" w14:textId="77777777" w:rsidR="00270475" w:rsidRPr="00584AEA" w:rsidRDefault="00270475" w:rsidP="00270475">
      <w:pPr>
        <w:jc w:val="both"/>
        <w:rPr>
          <w:rFonts w:ascii="Arrus" w:hAnsi="Arrus"/>
          <w:sz w:val="22"/>
          <w:szCs w:val="28"/>
          <w:lang w:val="en-GB"/>
        </w:rPr>
      </w:pPr>
    </w:p>
    <w:p w14:paraId="268B45A3"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This endeavour has to be comprehensive and simultaneous and the work has to be distributed. Individuals, institutions and organisation must come forward to take responsibilities in whatever fields they have expertise. Simultaneity does </w:t>
      </w:r>
      <w:proofErr w:type="spellStart"/>
      <w:r w:rsidRPr="00584AEA">
        <w:rPr>
          <w:rFonts w:ascii="Arrus" w:hAnsi="Arrus"/>
          <w:sz w:val="22"/>
          <w:szCs w:val="28"/>
          <w:lang w:val="en-GB"/>
        </w:rPr>
        <w:t>no</w:t>
      </w:r>
      <w:proofErr w:type="spellEnd"/>
      <w:r w:rsidRPr="00584AEA">
        <w:rPr>
          <w:rFonts w:ascii="Arrus" w:hAnsi="Arrus"/>
          <w:sz w:val="22"/>
          <w:szCs w:val="28"/>
          <w:lang w:val="en-GB"/>
        </w:rPr>
        <w:t xml:space="preserve"> mean that we cannot take certain actions before others. But all actions are to be taken within a suitable time frame. </w:t>
      </w:r>
    </w:p>
    <w:p w14:paraId="268B45A4" w14:textId="77777777" w:rsidR="00270475" w:rsidRPr="00584AEA" w:rsidRDefault="00270475" w:rsidP="00270475">
      <w:pPr>
        <w:jc w:val="both"/>
        <w:rPr>
          <w:rFonts w:ascii="Arrus" w:hAnsi="Arrus"/>
          <w:sz w:val="22"/>
          <w:szCs w:val="28"/>
          <w:lang w:val="en-GB"/>
        </w:rPr>
      </w:pPr>
    </w:p>
    <w:p w14:paraId="268B45A5"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What has been presented in the Approach Paper is at best a broad comprehensive agenda for the community and the government. This agenda needs to be analysed point to point in their minutest details and the micro level planning has to be done by the experts in different fields. But there has to be an umbrella organisation with a responsible collective leadership to coordinate all these efforts. </w:t>
      </w:r>
    </w:p>
    <w:p w14:paraId="268B45A6" w14:textId="77777777" w:rsidR="00270475" w:rsidRPr="00584AEA" w:rsidRDefault="00270475" w:rsidP="00270475">
      <w:pPr>
        <w:jc w:val="both"/>
        <w:rPr>
          <w:rFonts w:ascii="Arrus" w:hAnsi="Arrus"/>
          <w:sz w:val="22"/>
          <w:szCs w:val="28"/>
          <w:lang w:val="en-GB"/>
        </w:rPr>
      </w:pPr>
    </w:p>
    <w:p w14:paraId="268B45A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I will like to reassert that this paper is in effect a preliminary description of Muslim Vision of India. India of their dreams is the leader that guides the mankind to developing a healthier, purer, and more prosperous and more peaceful world, with the fruits of development reaching every human being living anywhere in the world irrespective of his caste, colour, creed and faith. Muslims do know that, despite having emphasis on certain aspects of development, their vision is not entirely different from the vision of their fellow countrymen belonging to other religions; and this is why they have reasons to feel confident that their vision of India will be realised one day with the support of all Indians. Indians on the other hand need to realise that India cannot reach its destination until Muslim becomes active partners in this pursuit. Muslims need the support of their countrymen and the countrymen must not fail them.</w:t>
      </w:r>
    </w:p>
    <w:p w14:paraId="268B45A8" w14:textId="77777777" w:rsidR="00270475" w:rsidRPr="00584AEA" w:rsidRDefault="00270475" w:rsidP="00270475">
      <w:pPr>
        <w:jc w:val="both"/>
        <w:rPr>
          <w:rFonts w:ascii="Arrus" w:hAnsi="Arrus"/>
          <w:sz w:val="22"/>
          <w:szCs w:val="28"/>
          <w:lang w:val="en-GB"/>
        </w:rPr>
      </w:pPr>
    </w:p>
    <w:p w14:paraId="268B45A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lastRenderedPageBreak/>
        <w:t>May Allah help us!</w:t>
      </w:r>
    </w:p>
    <w:p w14:paraId="268B45AA" w14:textId="77777777" w:rsidR="00270475" w:rsidRPr="00584AEA" w:rsidRDefault="00270475" w:rsidP="00270475">
      <w:pPr>
        <w:jc w:val="both"/>
        <w:rPr>
          <w:rFonts w:ascii="Arrus" w:hAnsi="Arrus"/>
          <w:b/>
          <w:bCs/>
          <w:sz w:val="42"/>
          <w:szCs w:val="52"/>
          <w:lang w:val="en-GB"/>
        </w:rPr>
      </w:pPr>
    </w:p>
    <w:p w14:paraId="268B45AB" w14:textId="77777777" w:rsidR="00270475" w:rsidRPr="00584AEA" w:rsidRDefault="00270475" w:rsidP="00270475">
      <w:pPr>
        <w:jc w:val="both"/>
        <w:rPr>
          <w:rFonts w:ascii="Arrus" w:hAnsi="Arrus"/>
          <w:b/>
          <w:bCs/>
          <w:sz w:val="42"/>
          <w:szCs w:val="52"/>
          <w:lang w:val="en-GB"/>
        </w:rPr>
      </w:pPr>
    </w:p>
    <w:p w14:paraId="268B45AC" w14:textId="77777777" w:rsidR="00270475" w:rsidRPr="00584AEA" w:rsidRDefault="00270475" w:rsidP="00270475">
      <w:pPr>
        <w:jc w:val="both"/>
        <w:rPr>
          <w:rFonts w:ascii="Arrus" w:hAnsi="Arrus"/>
          <w:b/>
          <w:bCs/>
          <w:sz w:val="42"/>
          <w:szCs w:val="52"/>
          <w:lang w:val="en-GB"/>
        </w:rPr>
      </w:pPr>
    </w:p>
    <w:p w14:paraId="268B45AD" w14:textId="77777777" w:rsidR="00270475" w:rsidRPr="00584AEA" w:rsidRDefault="00270475" w:rsidP="00270475">
      <w:pPr>
        <w:jc w:val="both"/>
        <w:rPr>
          <w:rFonts w:ascii="Arrus" w:hAnsi="Arrus"/>
          <w:b/>
          <w:bCs/>
          <w:sz w:val="42"/>
          <w:szCs w:val="52"/>
          <w:lang w:val="en-GB"/>
        </w:rPr>
      </w:pPr>
    </w:p>
    <w:p w14:paraId="268B45AE" w14:textId="77777777" w:rsidR="00270475" w:rsidRPr="00584AEA" w:rsidRDefault="00270475" w:rsidP="00270475">
      <w:pPr>
        <w:jc w:val="both"/>
        <w:rPr>
          <w:rFonts w:ascii="Arrus" w:hAnsi="Arrus"/>
          <w:b/>
          <w:bCs/>
          <w:sz w:val="42"/>
          <w:szCs w:val="52"/>
          <w:lang w:val="en-GB"/>
        </w:rPr>
      </w:pPr>
    </w:p>
    <w:p w14:paraId="268B45AF" w14:textId="77777777" w:rsidR="00270475" w:rsidRPr="00584AEA" w:rsidRDefault="00270475" w:rsidP="00270475">
      <w:pPr>
        <w:jc w:val="both"/>
        <w:rPr>
          <w:rFonts w:ascii="Arrus" w:hAnsi="Arrus"/>
          <w:b/>
          <w:bCs/>
          <w:sz w:val="42"/>
          <w:szCs w:val="52"/>
          <w:lang w:val="en-GB"/>
        </w:rPr>
      </w:pPr>
    </w:p>
    <w:p w14:paraId="268B45B0" w14:textId="77777777" w:rsidR="00270475" w:rsidRPr="00584AEA" w:rsidRDefault="00270475" w:rsidP="00270475">
      <w:pPr>
        <w:jc w:val="both"/>
        <w:rPr>
          <w:rFonts w:ascii="Arrus" w:hAnsi="Arrus"/>
          <w:b/>
          <w:bCs/>
          <w:sz w:val="42"/>
          <w:szCs w:val="52"/>
          <w:lang w:val="en-GB"/>
        </w:rPr>
      </w:pPr>
    </w:p>
    <w:p w14:paraId="268B45B1" w14:textId="77777777" w:rsidR="00270475" w:rsidRPr="00584AEA" w:rsidRDefault="00270475" w:rsidP="00270475">
      <w:pPr>
        <w:jc w:val="both"/>
        <w:rPr>
          <w:rFonts w:ascii="Arrus" w:hAnsi="Arrus"/>
          <w:b/>
          <w:bCs/>
          <w:sz w:val="42"/>
          <w:szCs w:val="52"/>
          <w:lang w:val="en-GB"/>
        </w:rPr>
      </w:pPr>
      <w:r w:rsidRPr="00584AEA">
        <w:rPr>
          <w:rFonts w:ascii="Arrus" w:hAnsi="Arrus"/>
          <w:b/>
          <w:bCs/>
          <w:sz w:val="42"/>
          <w:szCs w:val="52"/>
          <w:lang w:val="en-GB"/>
        </w:rPr>
        <w:t>The Man behind the Work</w:t>
      </w:r>
    </w:p>
    <w:p w14:paraId="268B45B2" w14:textId="77777777" w:rsidR="00270475" w:rsidRPr="00584AEA" w:rsidRDefault="00270475" w:rsidP="00270475">
      <w:pPr>
        <w:jc w:val="both"/>
        <w:rPr>
          <w:rFonts w:ascii="Arrus" w:hAnsi="Arrus"/>
          <w:sz w:val="22"/>
          <w:szCs w:val="28"/>
          <w:lang w:val="en-GB"/>
        </w:rPr>
      </w:pPr>
    </w:p>
    <w:p w14:paraId="268B45B3"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By Syed Adil</w:t>
      </w:r>
    </w:p>
    <w:p w14:paraId="268B45B4"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Dr. Javed Jamil is quickly emerging on the international scene as a thinker whose amazing versatility is compelling the world thinkers to appreciate his work and admire the comprehensiveness of his approach in dealing with contemporary issues. He has already propounded several remarkable theses in various fields that range from Community Medicine to Physics, from Social Sciences to Economics and from international affairs to religion. His works include The Devil of Economic Fundamentalism, The Killer Sex, In Search of a Comprehensive Solution for AIDS, Rediscovering the Universe, Beyond Einsteinian Limits, Islam means Peace, he Essence of the Divine Verses, Islamic Model for Control of AIDS, Scientific and Social Theories derived from Qur’an, Family Welfare in Islam and Islam and Science. If the novelty of work, freshness of approach, depth of thoughts, ability to influence the world and capability of revolutionizing knowledge are the criteria of greatness, Dr Javed Jamil should soon find a place in the greatest thinkers of the contemporary world. His theory of economic fundamentalism and his concept of Peace Economics, his dynamic theory of health and universal theory of relativity and his novel approach in Applied Islamics are great enough works to give him a permanent place in the history of knowledge. His recent work, “Despite Shortcomings, Muslims are Most Civilised in the world” recently attracted huge debate on international internet forums. His coming works also include “Scientific &amp; Social Concepts derived from Qur’an” and “Westernism: the Ideology of Hegemony”</w:t>
      </w:r>
    </w:p>
    <w:p w14:paraId="268B45B5" w14:textId="77777777" w:rsidR="00270475" w:rsidRPr="00584AEA" w:rsidRDefault="00270475" w:rsidP="00270475">
      <w:pPr>
        <w:jc w:val="both"/>
        <w:rPr>
          <w:rFonts w:ascii="Arrus" w:hAnsi="Arrus"/>
          <w:sz w:val="22"/>
          <w:szCs w:val="28"/>
          <w:lang w:val="en-GB"/>
        </w:rPr>
      </w:pPr>
    </w:p>
    <w:p w14:paraId="268B45B6"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Dr. Javed Jamil is a medical doctor by profession. However, such has been his grasp on issues related to diverse spheres of life that it is no wonder people often mistakenly consider him to be a Doctor of Philosophy (</w:t>
      </w:r>
      <w:proofErr w:type="spellStart"/>
      <w:r w:rsidRPr="00584AEA">
        <w:rPr>
          <w:rFonts w:ascii="Arrus" w:hAnsi="Arrus"/>
          <w:sz w:val="22"/>
          <w:szCs w:val="28"/>
          <w:lang w:val="en-GB"/>
        </w:rPr>
        <w:t>Ph.D</w:t>
      </w:r>
      <w:proofErr w:type="spellEnd"/>
      <w:r w:rsidRPr="00584AEA">
        <w:rPr>
          <w:rFonts w:ascii="Arrus" w:hAnsi="Arrus"/>
          <w:sz w:val="22"/>
          <w:szCs w:val="28"/>
          <w:lang w:val="en-GB"/>
        </w:rPr>
        <w:t>).  Dr. Javed Jamil can very well be called a man of theories. He has propounded several unconventional theories in different fields. Though it can be argued that almost all his major works are rooted in Islamic principles, he has presented his theses both in secular as well as Islamic framework. It is no wonder that he distinguishes Atheistic Secularism from Religious Secularism. Some of his remarkable theories are as follows:</w:t>
      </w:r>
    </w:p>
    <w:p w14:paraId="268B45B7" w14:textId="77777777" w:rsidR="00270475" w:rsidRPr="00584AEA" w:rsidRDefault="00270475" w:rsidP="00270475">
      <w:pPr>
        <w:ind w:firstLine="720"/>
        <w:jc w:val="both"/>
        <w:rPr>
          <w:rFonts w:ascii="Arrus" w:hAnsi="Arrus"/>
          <w:sz w:val="22"/>
          <w:szCs w:val="28"/>
          <w:lang w:val="en-GB"/>
        </w:rPr>
      </w:pPr>
    </w:p>
    <w:p w14:paraId="268B45B8"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Theory of Economic Fundamentalism</w:t>
      </w:r>
    </w:p>
    <w:p w14:paraId="268B45B9" w14:textId="77777777" w:rsidR="00270475" w:rsidRPr="00584AEA" w:rsidRDefault="00270475" w:rsidP="00270475">
      <w:pPr>
        <w:jc w:val="both"/>
        <w:rPr>
          <w:rFonts w:ascii="Arrus" w:hAnsi="Arrus"/>
          <w:sz w:val="22"/>
          <w:szCs w:val="28"/>
          <w:lang w:val="en-GB"/>
        </w:rPr>
      </w:pPr>
    </w:p>
    <w:p w14:paraId="268B45BA"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The theory of Economic Fundamentalism runs through almost the entire range of his works. Even when he discusses Islam and its role in the current world, he pitches it against the ideology and forces of economic fundamentalism, which he holds responsible for almost every problem of the current world. He says:</w:t>
      </w:r>
    </w:p>
    <w:p w14:paraId="268B45BB" w14:textId="77777777" w:rsidR="00270475" w:rsidRPr="00584AEA" w:rsidRDefault="00270475" w:rsidP="00270475">
      <w:pPr>
        <w:ind w:firstLine="720"/>
        <w:jc w:val="both"/>
        <w:rPr>
          <w:rFonts w:ascii="Arrus" w:hAnsi="Arrus"/>
          <w:sz w:val="22"/>
          <w:szCs w:val="28"/>
          <w:vertAlign w:val="superscript"/>
          <w:lang w:val="en-GB"/>
        </w:rPr>
      </w:pPr>
      <w:r w:rsidRPr="00584AEA">
        <w:rPr>
          <w:rFonts w:ascii="Arrus" w:hAnsi="Arrus"/>
          <w:b/>
          <w:bCs/>
          <w:i/>
          <w:iCs/>
          <w:sz w:val="22"/>
          <w:szCs w:val="28"/>
          <w:lang w:val="en-GB"/>
        </w:rPr>
        <w:t xml:space="preserve"> “</w:t>
      </w:r>
      <w:r w:rsidRPr="00584AEA">
        <w:rPr>
          <w:rFonts w:ascii="Arrus" w:hAnsi="Arrus"/>
          <w:i/>
          <w:iCs/>
          <w:sz w:val="22"/>
          <w:szCs w:val="28"/>
          <w:lang w:val="en-GB"/>
        </w:rPr>
        <w:t>The think-tank of the world of economic fundamentalism has taken innumerable steps to strengthen their hold. They have sacrificed the goddess of justice before the eyes of Statue of Liberty. They have transformed through political manoeuvres the state into their estate. They have incessantly and relentlessly been trying to organise a grand farewell for religion. They have captivated the imagination of the people through the media. They have got the attire of society redesigned so that it looks gorgeous and inviting to their eyes. They have industrialised sex, in which they have discovered the hen that always lays golden eggs. They have relocated the entire educational set-up on the Wall Street.  They have monopolised the tree of economy whose fruits and shadows are only theirs; others can only admire its beauty from a safe distance. They have taken science and technology as their mistresses who are always keen to offer their glorious best to them. They have nipped all the challenges in the buds by masterminding popular movements. They have lynched ‘civilisation’, which has been given a new incarnation; and now Bohemians are called civilised. Last but not the least, they have been busy colonising the good earth in the name of globalisation.”</w:t>
      </w:r>
      <w:r w:rsidRPr="00584AEA">
        <w:rPr>
          <w:rFonts w:ascii="Arrus" w:hAnsi="Arrus"/>
          <w:sz w:val="22"/>
          <w:szCs w:val="28"/>
          <w:vertAlign w:val="superscript"/>
          <w:lang w:val="en-GB"/>
        </w:rPr>
        <w:t xml:space="preserve"> </w:t>
      </w:r>
    </w:p>
    <w:p w14:paraId="268B45BC" w14:textId="77777777" w:rsidR="00270475" w:rsidRPr="00584AEA" w:rsidRDefault="00270475" w:rsidP="00270475">
      <w:pPr>
        <w:ind w:firstLine="720"/>
        <w:jc w:val="both"/>
        <w:rPr>
          <w:rFonts w:ascii="Arrus" w:hAnsi="Arrus"/>
          <w:i/>
          <w:iCs/>
          <w:sz w:val="22"/>
          <w:szCs w:val="28"/>
          <w:lang w:val="en-GB"/>
        </w:rPr>
      </w:pPr>
    </w:p>
    <w:p w14:paraId="268B45BD"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Peace Economics</w:t>
      </w:r>
    </w:p>
    <w:p w14:paraId="268B45BE" w14:textId="77777777" w:rsidR="00270475" w:rsidRPr="00584AEA" w:rsidRDefault="00270475" w:rsidP="00270475">
      <w:pPr>
        <w:jc w:val="both"/>
        <w:rPr>
          <w:rFonts w:ascii="Arrus" w:hAnsi="Arrus"/>
          <w:b/>
          <w:bCs/>
          <w:sz w:val="22"/>
          <w:szCs w:val="28"/>
          <w:lang w:val="en-GB"/>
        </w:rPr>
      </w:pPr>
    </w:p>
    <w:p w14:paraId="268B45B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Dr Jamil proposes “peace Economics”</w:t>
      </w:r>
      <w:r w:rsidRPr="00584AEA">
        <w:rPr>
          <w:rFonts w:ascii="Arrus" w:hAnsi="Arrus"/>
          <w:b/>
          <w:bCs/>
          <w:sz w:val="22"/>
          <w:szCs w:val="28"/>
          <w:vertAlign w:val="superscript"/>
          <w:lang w:val="en-GB"/>
        </w:rPr>
        <w:t xml:space="preserve"> </w:t>
      </w:r>
      <w:r w:rsidRPr="00584AEA">
        <w:rPr>
          <w:rFonts w:ascii="Arrus" w:hAnsi="Arrus"/>
          <w:sz w:val="22"/>
          <w:szCs w:val="28"/>
          <w:lang w:val="en-GB"/>
        </w:rPr>
        <w:t xml:space="preserve">as the economic doctrine that </w:t>
      </w:r>
      <w:r w:rsidRPr="00584AEA">
        <w:rPr>
          <w:rFonts w:ascii="Arrus" w:hAnsi="Arrus"/>
          <w:sz w:val="22"/>
          <w:szCs w:val="28"/>
          <w:lang w:val="en-GB"/>
        </w:rPr>
        <w:lastRenderedPageBreak/>
        <w:t xml:space="preserve">must replace Economic Fundamentalism. </w:t>
      </w:r>
      <w:r w:rsidRPr="00584AEA">
        <w:rPr>
          <w:rFonts w:ascii="Arrus" w:hAnsi="Arrus"/>
          <w:b/>
          <w:bCs/>
          <w:sz w:val="22"/>
          <w:szCs w:val="28"/>
          <w:lang w:val="en-GB"/>
        </w:rPr>
        <w:t>Peace Economics is the ideology that seeks to achieve Economic and Social development without undermining the objectives of Grand Peace,</w:t>
      </w:r>
      <w:r w:rsidRPr="00584AEA">
        <w:rPr>
          <w:rFonts w:ascii="Arrus" w:hAnsi="Arrus"/>
          <w:sz w:val="22"/>
          <w:szCs w:val="28"/>
          <w:lang w:val="en-GB"/>
        </w:rPr>
        <w:t xml:space="preserve"> which he defines as a comprehensive state comprising health of the individual, family peace and social order.</w:t>
      </w:r>
    </w:p>
    <w:p w14:paraId="268B45C0" w14:textId="77777777" w:rsidR="00270475" w:rsidRPr="00584AEA" w:rsidRDefault="00270475" w:rsidP="00270475">
      <w:pPr>
        <w:ind w:firstLine="360"/>
        <w:jc w:val="both"/>
        <w:rPr>
          <w:rFonts w:ascii="Arrus" w:hAnsi="Arrus"/>
          <w:sz w:val="22"/>
          <w:szCs w:val="28"/>
          <w:lang w:val="en-GB"/>
        </w:rPr>
      </w:pPr>
      <w:r w:rsidRPr="00584AEA">
        <w:rPr>
          <w:rFonts w:ascii="Arrus" w:hAnsi="Arrus"/>
          <w:sz w:val="22"/>
          <w:szCs w:val="28"/>
          <w:lang w:val="en-GB"/>
        </w:rPr>
        <w:t>Dr Javed Jamil defines peace as follows:</w:t>
      </w:r>
    </w:p>
    <w:p w14:paraId="268B45C1" w14:textId="77777777" w:rsidR="00270475" w:rsidRPr="00584AEA" w:rsidRDefault="00270475" w:rsidP="00270475">
      <w:pPr>
        <w:ind w:left="720"/>
        <w:jc w:val="both"/>
        <w:rPr>
          <w:rFonts w:ascii="Arrus" w:hAnsi="Arrus"/>
          <w:sz w:val="22"/>
          <w:szCs w:val="28"/>
          <w:lang w:val="en-GB"/>
        </w:rPr>
      </w:pPr>
    </w:p>
    <w:p w14:paraId="268B45C2" w14:textId="77777777" w:rsidR="00270475" w:rsidRPr="00584AEA" w:rsidRDefault="00270475" w:rsidP="00270475">
      <w:pPr>
        <w:spacing w:after="120"/>
        <w:ind w:left="360"/>
        <w:jc w:val="both"/>
        <w:rPr>
          <w:rFonts w:ascii="Arrus" w:hAnsi="Arrus"/>
          <w:sz w:val="22"/>
          <w:szCs w:val="28"/>
          <w:lang w:val="en-GB"/>
        </w:rPr>
      </w:pPr>
      <w:r w:rsidRPr="00584AEA">
        <w:rPr>
          <w:rFonts w:ascii="Arrus" w:hAnsi="Arrus"/>
          <w:sz w:val="22"/>
          <w:szCs w:val="28"/>
          <w:lang w:val="en-GB"/>
        </w:rPr>
        <w:t xml:space="preserve">“First, human existence has three essential constituents: </w:t>
      </w:r>
      <w:r w:rsidRPr="00584AEA">
        <w:rPr>
          <w:rFonts w:ascii="Arrus" w:hAnsi="Arrus"/>
          <w:b/>
          <w:bCs/>
          <w:sz w:val="22"/>
          <w:szCs w:val="28"/>
          <w:lang w:val="en-GB"/>
        </w:rPr>
        <w:t>individual</w:t>
      </w:r>
      <w:r w:rsidRPr="00584AEA">
        <w:rPr>
          <w:rFonts w:ascii="Arrus" w:hAnsi="Arrus"/>
          <w:sz w:val="22"/>
          <w:szCs w:val="28"/>
          <w:lang w:val="en-GB"/>
        </w:rPr>
        <w:t xml:space="preserve">, </w:t>
      </w:r>
      <w:r w:rsidRPr="00584AEA">
        <w:rPr>
          <w:rFonts w:ascii="Arrus" w:hAnsi="Arrus"/>
          <w:b/>
          <w:bCs/>
          <w:sz w:val="22"/>
          <w:szCs w:val="28"/>
          <w:lang w:val="en-GB"/>
        </w:rPr>
        <w:t>family</w:t>
      </w:r>
      <w:r w:rsidRPr="00584AEA">
        <w:rPr>
          <w:rFonts w:ascii="Arrus" w:hAnsi="Arrus"/>
          <w:sz w:val="22"/>
          <w:szCs w:val="28"/>
          <w:lang w:val="en-GB"/>
        </w:rPr>
        <w:t xml:space="preserve"> and </w:t>
      </w:r>
      <w:r w:rsidRPr="00584AEA">
        <w:rPr>
          <w:rFonts w:ascii="Arrus" w:hAnsi="Arrus"/>
          <w:b/>
          <w:bCs/>
          <w:sz w:val="22"/>
          <w:szCs w:val="28"/>
          <w:lang w:val="en-GB"/>
        </w:rPr>
        <w:t>society</w:t>
      </w:r>
      <w:r w:rsidRPr="00584AEA">
        <w:rPr>
          <w:rFonts w:ascii="Arrus" w:hAnsi="Arrus"/>
          <w:sz w:val="22"/>
          <w:szCs w:val="28"/>
          <w:lang w:val="en-GB"/>
        </w:rPr>
        <w:t xml:space="preserve">. For peace to carry any real meaning, it has to be at </w:t>
      </w:r>
      <w:r w:rsidRPr="00584AEA">
        <w:rPr>
          <w:rFonts w:ascii="Arrus" w:hAnsi="Arrus"/>
          <w:i/>
          <w:iCs/>
          <w:sz w:val="22"/>
          <w:szCs w:val="28"/>
          <w:lang w:val="en-GB"/>
        </w:rPr>
        <w:t xml:space="preserve">all </w:t>
      </w:r>
      <w:r w:rsidRPr="00584AEA">
        <w:rPr>
          <w:rFonts w:ascii="Arrus" w:hAnsi="Arrus"/>
          <w:sz w:val="22"/>
          <w:szCs w:val="28"/>
          <w:lang w:val="en-GB"/>
        </w:rPr>
        <w:t xml:space="preserve">these three levels. Peace at individual level means </w:t>
      </w:r>
      <w:r w:rsidRPr="00584AEA">
        <w:rPr>
          <w:rFonts w:ascii="Arrus" w:hAnsi="Arrus"/>
          <w:i/>
          <w:iCs/>
          <w:sz w:val="22"/>
          <w:szCs w:val="28"/>
          <w:lang w:val="en-GB"/>
        </w:rPr>
        <w:t xml:space="preserve">physical, mental, social and spiritual health, </w:t>
      </w:r>
      <w:r w:rsidRPr="00584AEA">
        <w:rPr>
          <w:rFonts w:ascii="Arrus" w:hAnsi="Arrus"/>
          <w:sz w:val="22"/>
          <w:szCs w:val="28"/>
          <w:lang w:val="en-GB"/>
        </w:rPr>
        <w:t xml:space="preserve">to which must be added what we understand as </w:t>
      </w:r>
      <w:r w:rsidRPr="00584AEA">
        <w:rPr>
          <w:rFonts w:ascii="Arrus" w:hAnsi="Arrus"/>
          <w:i/>
          <w:iCs/>
          <w:sz w:val="22"/>
          <w:szCs w:val="28"/>
          <w:lang w:val="en-GB"/>
        </w:rPr>
        <w:t>Satisfaction</w:t>
      </w:r>
      <w:r w:rsidRPr="00584AEA">
        <w:rPr>
          <w:rFonts w:ascii="Arrus" w:hAnsi="Arrus"/>
          <w:sz w:val="22"/>
          <w:szCs w:val="28"/>
          <w:lang w:val="en-GB"/>
        </w:rPr>
        <w:t xml:space="preserve">. Peace at family level means </w:t>
      </w:r>
      <w:r w:rsidRPr="00584AEA">
        <w:rPr>
          <w:rFonts w:ascii="Arrus" w:hAnsi="Arrus"/>
          <w:i/>
          <w:iCs/>
          <w:sz w:val="22"/>
          <w:szCs w:val="28"/>
          <w:lang w:val="en-GB"/>
        </w:rPr>
        <w:t>cordial relationship between spouses, between parents and children and among children themselves, and absence of all irritants in a peaceful family life</w:t>
      </w:r>
      <w:r w:rsidRPr="00584AEA">
        <w:rPr>
          <w:rFonts w:ascii="Arrus" w:hAnsi="Arrus"/>
          <w:sz w:val="22"/>
          <w:szCs w:val="28"/>
          <w:lang w:val="en-GB"/>
        </w:rPr>
        <w:t xml:space="preserve">.   Peace at social level means </w:t>
      </w:r>
      <w:r w:rsidRPr="00584AEA">
        <w:rPr>
          <w:rFonts w:ascii="Arrus" w:hAnsi="Arrus"/>
          <w:i/>
          <w:iCs/>
          <w:sz w:val="22"/>
          <w:szCs w:val="28"/>
          <w:lang w:val="en-GB"/>
        </w:rPr>
        <w:t>peaceful co-existence of all human beings that inhabit the earth anywhere, individually or as communities and nations, and absence of all forms of exploitation, oppression and conflicts.</w:t>
      </w:r>
      <w:r w:rsidRPr="00584AEA">
        <w:rPr>
          <w:rFonts w:ascii="Arrus" w:hAnsi="Arrus"/>
          <w:sz w:val="22"/>
          <w:szCs w:val="28"/>
          <w:lang w:val="en-GB"/>
        </w:rPr>
        <w:t xml:space="preserve"> Thus individual heath, family peace and social order may be regarded as the three essential constituents of Grand Peace.</w:t>
      </w:r>
    </w:p>
    <w:p w14:paraId="268B45C3" w14:textId="77777777" w:rsidR="00270475" w:rsidRPr="00584AEA" w:rsidRDefault="00270475" w:rsidP="00270475">
      <w:pPr>
        <w:tabs>
          <w:tab w:val="left" w:pos="270"/>
        </w:tabs>
        <w:spacing w:after="120"/>
        <w:ind w:left="360"/>
        <w:jc w:val="both"/>
        <w:rPr>
          <w:rFonts w:ascii="Arrus" w:hAnsi="Arrus"/>
          <w:sz w:val="22"/>
          <w:szCs w:val="28"/>
          <w:lang w:val="en-GB"/>
        </w:rPr>
      </w:pPr>
      <w:r w:rsidRPr="00584AEA">
        <w:rPr>
          <w:rFonts w:ascii="Arrus" w:hAnsi="Arrus"/>
          <w:sz w:val="22"/>
          <w:szCs w:val="28"/>
          <w:lang w:val="en-GB"/>
        </w:rPr>
        <w:t xml:space="preserve">Second, peace must involve </w:t>
      </w:r>
      <w:r w:rsidRPr="00584AEA">
        <w:rPr>
          <w:rFonts w:ascii="Arrus" w:hAnsi="Arrus"/>
          <w:i/>
          <w:iCs/>
          <w:sz w:val="22"/>
          <w:szCs w:val="28"/>
          <w:lang w:val="en-GB"/>
        </w:rPr>
        <w:t>all stages of life</w:t>
      </w:r>
      <w:r w:rsidRPr="00584AEA">
        <w:rPr>
          <w:rFonts w:ascii="Arrus" w:hAnsi="Arrus"/>
          <w:sz w:val="22"/>
          <w:szCs w:val="28"/>
          <w:lang w:val="en-GB"/>
        </w:rPr>
        <w:t>: foetal, paediatric, adult, geriatric, and post-death life. This alone can lead to eternal peace.”</w:t>
      </w:r>
    </w:p>
    <w:p w14:paraId="268B45C4" w14:textId="77777777" w:rsidR="00270475" w:rsidRPr="00584AEA" w:rsidRDefault="00270475" w:rsidP="00270475">
      <w:pPr>
        <w:tabs>
          <w:tab w:val="left" w:pos="270"/>
        </w:tabs>
        <w:spacing w:after="120"/>
        <w:jc w:val="both"/>
        <w:rPr>
          <w:rFonts w:ascii="Arrus" w:hAnsi="Arrus"/>
          <w:sz w:val="22"/>
          <w:szCs w:val="28"/>
          <w:lang w:val="en-GB"/>
        </w:rPr>
      </w:pPr>
      <w:r w:rsidRPr="00584AEA">
        <w:rPr>
          <w:rFonts w:ascii="Arrus" w:hAnsi="Arrus"/>
          <w:sz w:val="22"/>
          <w:szCs w:val="28"/>
          <w:lang w:val="en-GB"/>
        </w:rPr>
        <w:tab/>
      </w:r>
    </w:p>
    <w:p w14:paraId="268B45C5" w14:textId="77777777" w:rsidR="00270475" w:rsidRPr="00584AEA" w:rsidRDefault="00270475" w:rsidP="00270475">
      <w:pPr>
        <w:tabs>
          <w:tab w:val="left" w:pos="270"/>
        </w:tabs>
        <w:spacing w:after="120"/>
        <w:jc w:val="both"/>
        <w:rPr>
          <w:rFonts w:ascii="Arrus" w:hAnsi="Arrus"/>
          <w:sz w:val="22"/>
          <w:szCs w:val="28"/>
          <w:lang w:val="en-GB"/>
        </w:rPr>
      </w:pPr>
      <w:r w:rsidRPr="00584AEA">
        <w:rPr>
          <w:rFonts w:ascii="Arrus" w:hAnsi="Arrus"/>
          <w:sz w:val="22"/>
          <w:szCs w:val="28"/>
          <w:lang w:val="en-GB"/>
        </w:rPr>
        <w:t xml:space="preserve">In order to achieve Grand Peace, Dr Jamil has proposed an Agenda for a cleaner, healthier and more peaceful world, and he calls the world of his dreams Natural World Order. He pits this against New World Order which is nothing but a system created and promoted by the forces of economic fundamentalism, primarily the corporate world. In order to establish Natural World Order, Dr Jamil proposes a three-dimensional system based on equal emphasis on “Fundamental Rights”, Fundamental Duties and “Fundamental Prohibitions”. The last is what he stresses most, as it is what the Corporate World does abhor. He argues that the practices that kill millions of people, devastate family peace and create chaos at the social level cannot be acceptable in a civilized world. He uses both facts and figures to prove that if practices like alcohol, gambling and uninhibited sex are being commercialized and glorified in the name of liberty and freedom, this is nothing but a ploy of the economic fundamentalists to commercialise human weaknesses for economic gains. He argues that stress on fundamental rights without Fundamental Prohibitions would only lead to diseases, </w:t>
      </w:r>
      <w:r w:rsidRPr="00584AEA">
        <w:rPr>
          <w:rFonts w:ascii="Arrus" w:hAnsi="Arrus"/>
          <w:sz w:val="22"/>
          <w:szCs w:val="28"/>
          <w:lang w:val="en-GB"/>
        </w:rPr>
        <w:lastRenderedPageBreak/>
        <w:t xml:space="preserve">social chaos and family disintegration, and if the true peace has to be achieved, the world will have to give equal stress on rights, duties and prohibitions. </w:t>
      </w:r>
    </w:p>
    <w:p w14:paraId="268B45C6" w14:textId="77777777" w:rsidR="00270475" w:rsidRPr="00584AEA" w:rsidRDefault="00270475" w:rsidP="00270475">
      <w:pPr>
        <w:spacing w:before="150"/>
        <w:jc w:val="both"/>
        <w:rPr>
          <w:rFonts w:ascii="Arrus" w:hAnsi="Arrus"/>
          <w:sz w:val="22"/>
          <w:szCs w:val="28"/>
          <w:lang w:val="en-GB"/>
        </w:rPr>
      </w:pPr>
      <w:r w:rsidRPr="00584AEA">
        <w:rPr>
          <w:rFonts w:ascii="Arrus" w:hAnsi="Arrus"/>
          <w:sz w:val="22"/>
          <w:szCs w:val="28"/>
          <w:lang w:val="en-GB"/>
        </w:rPr>
        <w:t xml:space="preserve">His thoughts on Islamic Economics also are much more comprehensive than normally presented. He says: </w:t>
      </w:r>
      <w:r w:rsidRPr="00584AEA">
        <w:rPr>
          <w:rFonts w:ascii="Arrus" w:hAnsi="Arrus"/>
          <w:i/>
          <w:iCs/>
          <w:sz w:val="22"/>
          <w:szCs w:val="28"/>
          <w:lang w:val="en-GB"/>
        </w:rPr>
        <w:t xml:space="preserve">”Islamic Economics refers to the establishment of a world order where people, individuals or groups, are free to earn their livelihood through rightful use of the provisions of God and their abilities, natural or acquired, without the violations of the true goal of Comprehensive Peace that Quran envisages, that is within the boundaries of the three-dimensional system of Fundamental Rights, Fundamental Duties and Fundamental prohibitions, and the </w:t>
      </w:r>
      <w:proofErr w:type="spellStart"/>
      <w:r w:rsidRPr="00584AEA">
        <w:rPr>
          <w:rFonts w:ascii="Arrus" w:hAnsi="Arrus"/>
          <w:i/>
          <w:iCs/>
          <w:sz w:val="22"/>
          <w:szCs w:val="28"/>
          <w:lang w:val="en-GB"/>
        </w:rPr>
        <w:t>establishent</w:t>
      </w:r>
      <w:proofErr w:type="spellEnd"/>
      <w:r w:rsidRPr="00584AEA">
        <w:rPr>
          <w:rFonts w:ascii="Arrus" w:hAnsi="Arrus"/>
          <w:i/>
          <w:iCs/>
          <w:sz w:val="22"/>
          <w:szCs w:val="28"/>
          <w:lang w:val="en-GB"/>
        </w:rPr>
        <w:t xml:space="preserve"> of a system that ensures comfortable living for each and every human being including those who are in a disadvantageous position, </w:t>
      </w:r>
      <w:proofErr w:type="spellStart"/>
      <w:r w:rsidRPr="00584AEA">
        <w:rPr>
          <w:rFonts w:ascii="Arrus" w:hAnsi="Arrus"/>
          <w:i/>
          <w:iCs/>
          <w:sz w:val="22"/>
          <w:szCs w:val="28"/>
          <w:lang w:val="en-GB"/>
        </w:rPr>
        <w:t>temparily</w:t>
      </w:r>
      <w:proofErr w:type="spellEnd"/>
      <w:r w:rsidRPr="00584AEA">
        <w:rPr>
          <w:rFonts w:ascii="Arrus" w:hAnsi="Arrus"/>
          <w:i/>
          <w:iCs/>
          <w:sz w:val="22"/>
          <w:szCs w:val="28"/>
          <w:lang w:val="en-GB"/>
        </w:rPr>
        <w:t xml:space="preserve"> or permanently, due to some reason…..</w:t>
      </w:r>
    </w:p>
    <w:p w14:paraId="268B45C7" w14:textId="77777777" w:rsidR="00270475" w:rsidRPr="00584AEA" w:rsidRDefault="00270475" w:rsidP="00270475">
      <w:pPr>
        <w:pStyle w:val="Heading1"/>
        <w:keepNext/>
        <w:spacing w:before="240" w:after="60"/>
        <w:ind w:firstLine="720"/>
        <w:jc w:val="both"/>
        <w:rPr>
          <w:rFonts w:ascii="Arrus" w:hAnsi="Arrus"/>
          <w:kern w:val="32"/>
          <w:sz w:val="22"/>
          <w:szCs w:val="28"/>
          <w:lang w:val="en-GB"/>
        </w:rPr>
      </w:pPr>
      <w:r w:rsidRPr="00584AEA">
        <w:rPr>
          <w:rFonts w:ascii="Arrus" w:hAnsi="Arrus"/>
          <w:kern w:val="32"/>
          <w:sz w:val="22"/>
          <w:szCs w:val="28"/>
          <w:lang w:val="en-GB"/>
        </w:rPr>
        <w:t xml:space="preserve">“It needs to be emphasised that economics is not just about the currency but </w:t>
      </w:r>
      <w:proofErr w:type="spellStart"/>
      <w:r w:rsidRPr="00584AEA">
        <w:rPr>
          <w:rFonts w:ascii="Arrus" w:hAnsi="Arrus"/>
          <w:kern w:val="32"/>
          <w:sz w:val="22"/>
          <w:szCs w:val="28"/>
          <w:lang w:val="en-GB"/>
        </w:rPr>
        <w:t>isalso</w:t>
      </w:r>
      <w:proofErr w:type="spellEnd"/>
      <w:r w:rsidRPr="00584AEA">
        <w:rPr>
          <w:rFonts w:ascii="Arrus" w:hAnsi="Arrus"/>
          <w:kern w:val="32"/>
          <w:sz w:val="22"/>
          <w:szCs w:val="28"/>
          <w:lang w:val="en-GB"/>
        </w:rPr>
        <w:t xml:space="preserve"> about the work and services; it is not just about the goods and services produced by the big </w:t>
      </w:r>
      <w:proofErr w:type="spellStart"/>
      <w:r w:rsidRPr="00584AEA">
        <w:rPr>
          <w:rFonts w:ascii="Arrus" w:hAnsi="Arrus"/>
          <w:kern w:val="32"/>
          <w:sz w:val="22"/>
          <w:szCs w:val="28"/>
          <w:lang w:val="en-GB"/>
        </w:rPr>
        <w:t>idustry</w:t>
      </w:r>
      <w:proofErr w:type="spellEnd"/>
      <w:r w:rsidRPr="00584AEA">
        <w:rPr>
          <w:rFonts w:ascii="Arrus" w:hAnsi="Arrus"/>
          <w:kern w:val="32"/>
          <w:sz w:val="22"/>
          <w:szCs w:val="28"/>
          <w:lang w:val="en-GB"/>
        </w:rPr>
        <w:t xml:space="preserve"> but also about the services of all kinds and goods of all kinds produced by all the individuals and all the groups, small or big; and it is not just about the </w:t>
      </w:r>
      <w:proofErr w:type="spellStart"/>
      <w:r w:rsidRPr="00584AEA">
        <w:rPr>
          <w:rFonts w:ascii="Arrus" w:hAnsi="Arrus"/>
          <w:kern w:val="32"/>
          <w:sz w:val="22"/>
          <w:szCs w:val="28"/>
          <w:lang w:val="en-GB"/>
        </w:rPr>
        <w:t>calcualtion</w:t>
      </w:r>
      <w:proofErr w:type="spellEnd"/>
      <w:r w:rsidRPr="00584AEA">
        <w:rPr>
          <w:rFonts w:ascii="Arrus" w:hAnsi="Arrus"/>
          <w:kern w:val="32"/>
          <w:sz w:val="22"/>
          <w:szCs w:val="28"/>
          <w:lang w:val="en-GB"/>
        </w:rPr>
        <w:t xml:space="preserve"> of Gross Domestic Product, Annual Growth and Per Capita Income but also about the effects produced on individual’s health, family peace, social order and </w:t>
      </w:r>
      <w:proofErr w:type="spellStart"/>
      <w:r w:rsidRPr="00584AEA">
        <w:rPr>
          <w:rFonts w:ascii="Arrus" w:hAnsi="Arrus"/>
          <w:kern w:val="32"/>
          <w:sz w:val="22"/>
          <w:szCs w:val="28"/>
          <w:lang w:val="en-GB"/>
        </w:rPr>
        <w:t>mational</w:t>
      </w:r>
      <w:proofErr w:type="spellEnd"/>
      <w:r w:rsidRPr="00584AEA">
        <w:rPr>
          <w:rFonts w:ascii="Arrus" w:hAnsi="Arrus"/>
          <w:kern w:val="32"/>
          <w:sz w:val="22"/>
          <w:szCs w:val="28"/>
          <w:lang w:val="en-GB"/>
        </w:rPr>
        <w:t xml:space="preserve"> and international peace. The position taken in the above statement is quite different from the current international definitions of economics as well as from the so-called Islamic Economics. The modern economic system dominated by market economics is not ready to accept anything that restricts its functioning, does not care about the adverse effects of  economic activities and is not interested in helping the needy at the cost of the interests of the market; if it makes any concessions it is only for political reasons so that their position does not face any substantial challenge from society. “Islamic Economics” on the other hand is nothing but the continuation of the modern economic system with minor adjustments to suit the religious requirements so that the money of Muslims can be attracted and the clerics are kept in good humour. Islamic </w:t>
      </w:r>
      <w:proofErr w:type="spellStart"/>
      <w:r w:rsidRPr="00584AEA">
        <w:rPr>
          <w:rFonts w:ascii="Arrus" w:hAnsi="Arrus"/>
          <w:kern w:val="32"/>
          <w:sz w:val="22"/>
          <w:szCs w:val="28"/>
          <w:lang w:val="en-GB"/>
        </w:rPr>
        <w:t>finnace</w:t>
      </w:r>
      <w:proofErr w:type="spellEnd"/>
      <w:r w:rsidRPr="00584AEA">
        <w:rPr>
          <w:rFonts w:ascii="Arrus" w:hAnsi="Arrus"/>
          <w:kern w:val="32"/>
          <w:sz w:val="22"/>
          <w:szCs w:val="28"/>
          <w:lang w:val="en-GB"/>
        </w:rPr>
        <w:t xml:space="preserve"> simply  involves legal tricks to make it look compatible with </w:t>
      </w:r>
      <w:r w:rsidRPr="00584AEA">
        <w:rPr>
          <w:rFonts w:ascii="Arrus" w:hAnsi="Arrus"/>
          <w:i/>
          <w:iCs/>
          <w:kern w:val="32"/>
          <w:sz w:val="22"/>
          <w:szCs w:val="28"/>
          <w:lang w:val="en-GB"/>
        </w:rPr>
        <w:t>Shariah</w:t>
      </w:r>
      <w:r w:rsidRPr="00584AEA">
        <w:rPr>
          <w:rFonts w:ascii="Arrus" w:hAnsi="Arrus"/>
          <w:kern w:val="32"/>
          <w:sz w:val="22"/>
          <w:szCs w:val="28"/>
          <w:lang w:val="en-GB"/>
        </w:rPr>
        <w:t xml:space="preserve"> in finer details without changing in any substantial degree the economic philosophy behind the system, which continues to be nearly the same as that of the market economics. It is only a legal exercise, nothing better than the other famous S</w:t>
      </w:r>
      <w:r w:rsidRPr="00584AEA">
        <w:rPr>
          <w:rFonts w:ascii="Arrus" w:hAnsi="Arrus"/>
          <w:i/>
          <w:iCs/>
          <w:kern w:val="32"/>
          <w:sz w:val="22"/>
          <w:szCs w:val="28"/>
          <w:lang w:val="en-GB"/>
        </w:rPr>
        <w:t>hariah</w:t>
      </w:r>
      <w:r w:rsidRPr="00584AEA">
        <w:rPr>
          <w:rFonts w:ascii="Arrus" w:hAnsi="Arrus"/>
          <w:kern w:val="32"/>
          <w:sz w:val="22"/>
          <w:szCs w:val="28"/>
          <w:lang w:val="en-GB"/>
        </w:rPr>
        <w:t xml:space="preserve"> tricks like </w:t>
      </w:r>
      <w:r w:rsidRPr="00584AEA">
        <w:rPr>
          <w:rFonts w:ascii="Arrus" w:hAnsi="Arrus"/>
          <w:i/>
          <w:iCs/>
          <w:kern w:val="32"/>
          <w:sz w:val="22"/>
          <w:szCs w:val="28"/>
          <w:lang w:val="en-GB"/>
        </w:rPr>
        <w:t>Halala</w:t>
      </w:r>
      <w:r w:rsidRPr="00584AEA">
        <w:rPr>
          <w:rFonts w:ascii="Arrus" w:hAnsi="Arrus"/>
          <w:kern w:val="32"/>
          <w:sz w:val="22"/>
          <w:szCs w:val="28"/>
          <w:lang w:val="en-GB"/>
        </w:rPr>
        <w:t xml:space="preserve"> and </w:t>
      </w:r>
      <w:proofErr w:type="spellStart"/>
      <w:r w:rsidRPr="00584AEA">
        <w:rPr>
          <w:rFonts w:ascii="Arrus" w:hAnsi="Arrus"/>
          <w:i/>
          <w:iCs/>
          <w:kern w:val="32"/>
          <w:sz w:val="22"/>
          <w:szCs w:val="28"/>
          <w:lang w:val="en-GB"/>
        </w:rPr>
        <w:t>Tamleek</w:t>
      </w:r>
      <w:proofErr w:type="spellEnd"/>
      <w:r w:rsidRPr="00584AEA">
        <w:rPr>
          <w:rFonts w:ascii="Arrus" w:hAnsi="Arrus"/>
          <w:kern w:val="32"/>
          <w:sz w:val="22"/>
          <w:szCs w:val="28"/>
          <w:lang w:val="en-GB"/>
        </w:rPr>
        <w:t xml:space="preserve">. The effects of such a financial system, especially in absence of a coexistent fiscal policy based on the spirit behind the Quranic directives, </w:t>
      </w:r>
      <w:r w:rsidRPr="00584AEA">
        <w:rPr>
          <w:rFonts w:ascii="Arrus" w:hAnsi="Arrus"/>
          <w:kern w:val="32"/>
          <w:sz w:val="22"/>
          <w:szCs w:val="28"/>
          <w:lang w:val="en-GB"/>
        </w:rPr>
        <w:lastRenderedPageBreak/>
        <w:t xml:space="preserve">are only marginally if at all different from that of the modern </w:t>
      </w:r>
      <w:proofErr w:type="spellStart"/>
      <w:r w:rsidRPr="00584AEA">
        <w:rPr>
          <w:rFonts w:ascii="Arrus" w:hAnsi="Arrus"/>
          <w:kern w:val="32"/>
          <w:sz w:val="22"/>
          <w:szCs w:val="28"/>
          <w:lang w:val="en-GB"/>
        </w:rPr>
        <w:t>finnacing</w:t>
      </w:r>
      <w:proofErr w:type="spellEnd"/>
      <w:r w:rsidRPr="00584AEA">
        <w:rPr>
          <w:rFonts w:ascii="Arrus" w:hAnsi="Arrus"/>
          <w:kern w:val="32"/>
          <w:sz w:val="22"/>
          <w:szCs w:val="28"/>
          <w:lang w:val="en-GB"/>
        </w:rPr>
        <w:t xml:space="preserve"> systems. In addition, it is an abysmal failure in influencing in any way the direction of the globalisation, which revolves around the commercialisation of not only human strengths but also of human weaknesses.” He stresses wealth generation within </w:t>
      </w:r>
      <w:proofErr w:type="spellStart"/>
      <w:r w:rsidRPr="00584AEA">
        <w:rPr>
          <w:rFonts w:ascii="Arrus" w:hAnsi="Arrus"/>
          <w:kern w:val="32"/>
          <w:sz w:val="22"/>
          <w:szCs w:val="28"/>
          <w:lang w:val="en-GB"/>
        </w:rPr>
        <w:t>Isamic</w:t>
      </w:r>
      <w:proofErr w:type="spellEnd"/>
      <w:r w:rsidRPr="00584AEA">
        <w:rPr>
          <w:rFonts w:ascii="Arrus" w:hAnsi="Arrus"/>
          <w:kern w:val="32"/>
          <w:sz w:val="22"/>
          <w:szCs w:val="28"/>
          <w:lang w:val="en-GB"/>
        </w:rPr>
        <w:t xml:space="preserve"> parameters, tax system based on Islamic principles of </w:t>
      </w:r>
      <w:proofErr w:type="spellStart"/>
      <w:r w:rsidRPr="00584AEA">
        <w:rPr>
          <w:rFonts w:ascii="Arrus" w:hAnsi="Arrus"/>
          <w:kern w:val="32"/>
          <w:sz w:val="22"/>
          <w:szCs w:val="28"/>
          <w:lang w:val="en-GB"/>
        </w:rPr>
        <w:t>Zkah</w:t>
      </w:r>
      <w:proofErr w:type="spellEnd"/>
      <w:r w:rsidRPr="00584AEA">
        <w:rPr>
          <w:rFonts w:ascii="Arrus" w:hAnsi="Arrus"/>
          <w:kern w:val="32"/>
          <w:sz w:val="22"/>
          <w:szCs w:val="28"/>
          <w:lang w:val="en-GB"/>
        </w:rPr>
        <w:t xml:space="preserve"> (</w:t>
      </w:r>
      <w:proofErr w:type="spellStart"/>
      <w:r w:rsidRPr="00584AEA">
        <w:rPr>
          <w:rFonts w:ascii="Arrus" w:hAnsi="Arrus"/>
          <w:kern w:val="32"/>
          <w:sz w:val="22"/>
          <w:szCs w:val="28"/>
          <w:lang w:val="en-GB"/>
        </w:rPr>
        <w:t>AssetsTax</w:t>
      </w:r>
      <w:proofErr w:type="spellEnd"/>
      <w:r w:rsidRPr="00584AEA">
        <w:rPr>
          <w:rFonts w:ascii="Arrus" w:hAnsi="Arrus"/>
          <w:kern w:val="32"/>
          <w:sz w:val="22"/>
          <w:szCs w:val="28"/>
          <w:lang w:val="en-GB"/>
        </w:rPr>
        <w:t xml:space="preserve">), Ushr (Production Tax), Khums (Unexpected </w:t>
      </w:r>
      <w:proofErr w:type="spellStart"/>
      <w:r w:rsidRPr="00584AEA">
        <w:rPr>
          <w:rFonts w:ascii="Arrus" w:hAnsi="Arrus"/>
          <w:kern w:val="32"/>
          <w:sz w:val="22"/>
          <w:szCs w:val="28"/>
          <w:lang w:val="en-GB"/>
        </w:rPr>
        <w:t>Icome</w:t>
      </w:r>
      <w:proofErr w:type="spellEnd"/>
      <w:r w:rsidRPr="00584AEA">
        <w:rPr>
          <w:rFonts w:ascii="Arrus" w:hAnsi="Arrus"/>
          <w:kern w:val="32"/>
          <w:sz w:val="22"/>
          <w:szCs w:val="28"/>
          <w:lang w:val="en-GB"/>
        </w:rPr>
        <w:t xml:space="preserve"> Tax), a big campaign against ugly economics (commercialisation of human weaknesses) and policies to keep Economic Disparity within acceptable limits as the mainstays of the true Islamic Economics, which he prefers to call Peace Economics in order to make it look more acceptable for the whole </w:t>
      </w:r>
      <w:proofErr w:type="spellStart"/>
      <w:r w:rsidRPr="00584AEA">
        <w:rPr>
          <w:rFonts w:ascii="Arrus" w:hAnsi="Arrus"/>
          <w:kern w:val="32"/>
          <w:sz w:val="22"/>
          <w:szCs w:val="28"/>
          <w:lang w:val="en-GB"/>
        </w:rPr>
        <w:t>wotld</w:t>
      </w:r>
      <w:proofErr w:type="spellEnd"/>
      <w:r w:rsidRPr="00584AEA">
        <w:rPr>
          <w:rFonts w:ascii="Arrus" w:hAnsi="Arrus"/>
          <w:kern w:val="32"/>
          <w:sz w:val="22"/>
          <w:szCs w:val="28"/>
          <w:lang w:val="en-GB"/>
        </w:rPr>
        <w:t xml:space="preserve">. </w:t>
      </w:r>
    </w:p>
    <w:p w14:paraId="268B45C8"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 xml:space="preserve"> </w:t>
      </w:r>
    </w:p>
    <w:p w14:paraId="268B45C9"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Dynamic Theory of Health</w:t>
      </w:r>
    </w:p>
    <w:p w14:paraId="268B45CA" w14:textId="77777777" w:rsidR="00270475" w:rsidRPr="00584AEA" w:rsidRDefault="00270475" w:rsidP="00270475">
      <w:pPr>
        <w:ind w:firstLine="720"/>
        <w:jc w:val="both"/>
        <w:rPr>
          <w:rFonts w:ascii="Arrus" w:hAnsi="Arrus"/>
          <w:sz w:val="22"/>
          <w:szCs w:val="28"/>
          <w:lang w:val="en-GB"/>
        </w:rPr>
      </w:pPr>
    </w:p>
    <w:p w14:paraId="268B45CB" w14:textId="77777777" w:rsidR="00270475" w:rsidRPr="00584AEA" w:rsidRDefault="00270475" w:rsidP="00270475">
      <w:pPr>
        <w:ind w:firstLine="720"/>
        <w:jc w:val="both"/>
        <w:rPr>
          <w:rFonts w:ascii="Arrus" w:hAnsi="Arrus"/>
          <w:sz w:val="22"/>
          <w:szCs w:val="28"/>
          <w:lang w:val="en-GB"/>
        </w:rPr>
      </w:pPr>
      <w:r w:rsidRPr="00584AEA">
        <w:rPr>
          <w:rFonts w:ascii="Arrus" w:hAnsi="Arrus"/>
          <w:sz w:val="22"/>
          <w:szCs w:val="28"/>
          <w:lang w:val="en-GB"/>
        </w:rPr>
        <w:t>Dr Javed Jamil gives the revolutionary idea that health-protective family and social system are prerequisites for a successful health programme. To incorporate this idea, he has even changed the definition of health. His definition of health is as follows:</w:t>
      </w:r>
    </w:p>
    <w:p w14:paraId="268B45CC" w14:textId="77777777" w:rsidR="00270475" w:rsidRPr="00584AEA" w:rsidRDefault="00270475" w:rsidP="00270475">
      <w:pPr>
        <w:jc w:val="both"/>
        <w:rPr>
          <w:rFonts w:ascii="Arrus" w:hAnsi="Arrus"/>
          <w:sz w:val="22"/>
          <w:szCs w:val="28"/>
          <w:lang w:val="en-GB"/>
        </w:rPr>
      </w:pPr>
    </w:p>
    <w:p w14:paraId="268B45CD" w14:textId="77777777" w:rsidR="00270475" w:rsidRPr="00584AEA" w:rsidRDefault="00270475" w:rsidP="00270475">
      <w:pPr>
        <w:jc w:val="both"/>
        <w:rPr>
          <w:rFonts w:ascii="Arrus" w:hAnsi="Arrus"/>
          <w:b/>
          <w:bCs/>
          <w:i/>
          <w:iCs/>
          <w:sz w:val="22"/>
          <w:szCs w:val="28"/>
          <w:lang w:val="en-GB"/>
        </w:rPr>
      </w:pPr>
      <w:r w:rsidRPr="00584AEA">
        <w:rPr>
          <w:rFonts w:ascii="Arrus" w:hAnsi="Arrus"/>
          <w:b/>
          <w:bCs/>
          <w:i/>
          <w:iCs/>
          <w:sz w:val="22"/>
          <w:szCs w:val="28"/>
          <w:lang w:val="en-GB"/>
        </w:rPr>
        <w:t>“Health is a state of complete physical, mental, spiritual and social wellbeing, which must be safeguarded not only through the maintenance of a health preserving regime at the personal/individual level, but also through the establishment of a health-protective and health promoting family system and a health-protective and health promoting social system.”</w:t>
      </w:r>
      <w:r w:rsidRPr="00584AEA">
        <w:rPr>
          <w:rFonts w:ascii="Arrus" w:hAnsi="Arrus"/>
          <w:b/>
          <w:bCs/>
          <w:sz w:val="22"/>
          <w:szCs w:val="28"/>
          <w:vertAlign w:val="superscript"/>
          <w:lang w:val="en-GB"/>
        </w:rPr>
        <w:t xml:space="preserve"> </w:t>
      </w:r>
    </w:p>
    <w:p w14:paraId="268B45CE" w14:textId="77777777" w:rsidR="00270475" w:rsidRPr="00584AEA" w:rsidRDefault="00270475" w:rsidP="00270475">
      <w:pPr>
        <w:jc w:val="both"/>
        <w:rPr>
          <w:rFonts w:ascii="Arrus" w:hAnsi="Arrus"/>
          <w:sz w:val="22"/>
          <w:szCs w:val="28"/>
          <w:lang w:val="en-GB"/>
        </w:rPr>
      </w:pPr>
    </w:p>
    <w:p w14:paraId="268B45CF"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Dr Jamil has replaced Community Medicine/Preventive Medicine with the “dynamic” concept of public health that he calls </w:t>
      </w:r>
      <w:r w:rsidRPr="00584AEA">
        <w:rPr>
          <w:rFonts w:ascii="Arrus" w:hAnsi="Arrus"/>
          <w:b/>
          <w:bCs/>
          <w:sz w:val="22"/>
          <w:szCs w:val="28"/>
          <w:lang w:val="en-GB"/>
        </w:rPr>
        <w:t>Therapeutic Sociology</w:t>
      </w:r>
      <w:r w:rsidRPr="00584AEA">
        <w:rPr>
          <w:rFonts w:ascii="Arrus" w:hAnsi="Arrus"/>
          <w:sz w:val="22"/>
          <w:szCs w:val="28"/>
          <w:lang w:val="en-GB"/>
        </w:rPr>
        <w:t>.</w:t>
      </w:r>
      <w:r w:rsidRPr="00584AEA">
        <w:rPr>
          <w:rFonts w:ascii="Arrus" w:hAnsi="Arrus"/>
          <w:b/>
          <w:bCs/>
          <w:sz w:val="22"/>
          <w:szCs w:val="28"/>
          <w:vertAlign w:val="superscript"/>
          <w:lang w:val="en-GB"/>
        </w:rPr>
        <w:t xml:space="preserve"> </w:t>
      </w:r>
      <w:r w:rsidRPr="00584AEA">
        <w:rPr>
          <w:rFonts w:ascii="Arrus" w:hAnsi="Arrus"/>
          <w:sz w:val="22"/>
          <w:szCs w:val="28"/>
          <w:lang w:val="en-GB"/>
        </w:rPr>
        <w:t>Therapeutic Sociology stresses changes at social level to ensure health; he argues that all governmental policies must take health as the supreme factor in developmental activities.  He is extremely critical of World Health Organisation, which has become a pawn in the hands of economic fundamentalists.</w:t>
      </w:r>
    </w:p>
    <w:p w14:paraId="268B45D0" w14:textId="77777777" w:rsidR="00270475" w:rsidRPr="00584AEA" w:rsidRDefault="00270475" w:rsidP="00270475">
      <w:pPr>
        <w:jc w:val="both"/>
        <w:rPr>
          <w:rFonts w:ascii="Arrus" w:hAnsi="Arrus"/>
          <w:sz w:val="22"/>
          <w:szCs w:val="28"/>
          <w:lang w:val="en-GB"/>
        </w:rPr>
      </w:pPr>
    </w:p>
    <w:p w14:paraId="268B45D1"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Universal Theory of Relativity</w:t>
      </w:r>
    </w:p>
    <w:p w14:paraId="268B45D2" w14:textId="77777777" w:rsidR="00270475" w:rsidRPr="00584AEA" w:rsidRDefault="00270475" w:rsidP="00270475">
      <w:pPr>
        <w:jc w:val="both"/>
        <w:rPr>
          <w:rFonts w:ascii="Arrus" w:hAnsi="Arrus"/>
          <w:sz w:val="22"/>
          <w:szCs w:val="28"/>
          <w:lang w:val="en-GB"/>
        </w:rPr>
      </w:pPr>
    </w:p>
    <w:p w14:paraId="268B45D3"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Dr Jamil has dismissed the light-speed barrier as an artificial barrier created by Einstein. Dr Jamil argues that Einstein’s fascination for light was so great that he tried to give it a kind of absoluteness and modelled his theory of gravity on the same assumption. Dr Jamil argues that the universe is a well-organised state-like system and light-speed is too small a speed of communication to explain the governance of such a </w:t>
      </w:r>
      <w:r w:rsidRPr="00584AEA">
        <w:rPr>
          <w:rFonts w:ascii="Arrus" w:hAnsi="Arrus"/>
          <w:sz w:val="22"/>
          <w:szCs w:val="28"/>
          <w:lang w:val="en-GB"/>
        </w:rPr>
        <w:lastRenderedPageBreak/>
        <w:t>huge organisation. The most important postulate of Dr Jamil’s theory however states that the universe as a whole -- he calls it Uniglobe—is rotating on its axis.  The red-shift, according to this theory, is not due to the continuous expansion of the universe, as argued by Hubble, but due to light losing energy when it comes from a higher speed zone to the lower speed zone of the universe.</w:t>
      </w:r>
    </w:p>
    <w:p w14:paraId="268B45D4" w14:textId="77777777" w:rsidR="00270475" w:rsidRPr="00584AEA" w:rsidRDefault="00270475" w:rsidP="00270475">
      <w:pPr>
        <w:jc w:val="both"/>
        <w:rPr>
          <w:rFonts w:ascii="Arrus" w:hAnsi="Arrus"/>
          <w:b/>
          <w:bCs/>
          <w:sz w:val="22"/>
          <w:szCs w:val="28"/>
          <w:lang w:val="en-GB"/>
        </w:rPr>
      </w:pPr>
    </w:p>
    <w:p w14:paraId="268B45D5" w14:textId="77777777" w:rsidR="00270475" w:rsidRPr="00584AEA" w:rsidRDefault="00270475" w:rsidP="00270475">
      <w:pPr>
        <w:jc w:val="both"/>
        <w:rPr>
          <w:rFonts w:ascii="Arrus" w:hAnsi="Arrus"/>
          <w:b/>
          <w:bCs/>
          <w:sz w:val="22"/>
          <w:szCs w:val="28"/>
          <w:lang w:val="en-GB"/>
        </w:rPr>
      </w:pPr>
      <w:r w:rsidRPr="00584AEA">
        <w:rPr>
          <w:rFonts w:ascii="Arrus" w:hAnsi="Arrus"/>
          <w:b/>
          <w:bCs/>
          <w:sz w:val="22"/>
          <w:szCs w:val="28"/>
          <w:lang w:val="en-GB"/>
        </w:rPr>
        <w:t>Jamil’s Islamic thought: Applied Islamics</w:t>
      </w:r>
    </w:p>
    <w:p w14:paraId="268B45D6" w14:textId="77777777" w:rsidR="00270475" w:rsidRPr="00584AEA" w:rsidRDefault="00270475" w:rsidP="00270475">
      <w:pPr>
        <w:ind w:left="360"/>
        <w:jc w:val="both"/>
        <w:rPr>
          <w:rFonts w:ascii="Arrus" w:hAnsi="Arrus"/>
          <w:i/>
          <w:iCs/>
          <w:sz w:val="22"/>
          <w:szCs w:val="28"/>
          <w:lang w:val="en-GB"/>
        </w:rPr>
      </w:pPr>
    </w:p>
    <w:p w14:paraId="268B45D7"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Dr Javed Jamil’s unshakeable faith in Qur’an as the Book of God has led him to develop Applied Islamics as a full-fledged discipline of Islamic Studies. Applied Islamics aims to study the current developments in social as well as scientific fields, campaigns and movements in the light of Islamic principles and present alternative Islamic models and programmes. He does not study Islam from the point of view of the modern developments but instead analyses modern developments in the light of Islamic principles.</w:t>
      </w:r>
      <w:r w:rsidRPr="00584AEA">
        <w:rPr>
          <w:rFonts w:ascii="Arrus" w:hAnsi="Arrus"/>
          <w:b/>
          <w:bCs/>
          <w:sz w:val="22"/>
          <w:szCs w:val="28"/>
          <w:vertAlign w:val="superscript"/>
          <w:lang w:val="en-GB"/>
        </w:rPr>
        <w:t xml:space="preserve"> </w:t>
      </w:r>
      <w:r w:rsidRPr="00584AEA">
        <w:rPr>
          <w:rFonts w:ascii="Arrus" w:hAnsi="Arrus"/>
          <w:sz w:val="22"/>
          <w:szCs w:val="28"/>
          <w:lang w:val="en-GB"/>
        </w:rPr>
        <w:t xml:space="preserve">Even the works that are not apparently related to Islam are inspired by Islamic principles. He believes that Islam is for the whole world and the whole mankind must avail the benefits of Islam. He asserts that Muslims must take a lead in fighting against the evils that are pervading society. In his books he has been presenting alternative agenda for a healthier, cleaner and more peaceful world, obviously based on Islamic principles. In the process, he has demolished many of the current theories in the field of health, physics and economics. </w:t>
      </w:r>
    </w:p>
    <w:p w14:paraId="268B45D8" w14:textId="77777777" w:rsidR="00270475" w:rsidRPr="00584AEA" w:rsidRDefault="00270475" w:rsidP="00270475">
      <w:pPr>
        <w:jc w:val="both"/>
        <w:rPr>
          <w:rFonts w:ascii="Arrus" w:hAnsi="Arrus"/>
          <w:sz w:val="22"/>
          <w:szCs w:val="28"/>
          <w:lang w:val="en-GB"/>
        </w:rPr>
      </w:pPr>
    </w:p>
    <w:p w14:paraId="268B45D9"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In the process of applying the Islamic principles in various fields, he has given new definitions of peace, new concepts of comprehensive hygiene, new definition of health, alternative Islamic Models of Family Welfare and Control of AIDS, new concepts of Economics.</w:t>
      </w:r>
    </w:p>
    <w:p w14:paraId="268B45DA" w14:textId="77777777" w:rsidR="00270475" w:rsidRPr="00584AEA" w:rsidRDefault="00270475" w:rsidP="00270475">
      <w:pPr>
        <w:jc w:val="both"/>
        <w:rPr>
          <w:rFonts w:ascii="Arrus" w:hAnsi="Arrus"/>
          <w:sz w:val="22"/>
          <w:szCs w:val="28"/>
          <w:lang w:val="en-GB"/>
        </w:rPr>
      </w:pPr>
    </w:p>
    <w:p w14:paraId="268B45DB"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Dr Jamil is also a poet of Urdu and has composed several hundreds of </w:t>
      </w:r>
      <w:r w:rsidRPr="00584AEA">
        <w:rPr>
          <w:rFonts w:ascii="Arrus" w:hAnsi="Arrus"/>
          <w:i/>
          <w:iCs/>
          <w:sz w:val="22"/>
          <w:szCs w:val="28"/>
          <w:lang w:val="en-GB"/>
        </w:rPr>
        <w:t>ghazals</w:t>
      </w:r>
      <w:r w:rsidRPr="00584AEA">
        <w:rPr>
          <w:rFonts w:ascii="Arrus" w:hAnsi="Arrus"/>
          <w:sz w:val="22"/>
          <w:szCs w:val="28"/>
          <w:lang w:val="en-GB"/>
        </w:rPr>
        <w:t xml:space="preserve">. The first collection of his </w:t>
      </w:r>
      <w:r w:rsidRPr="00584AEA">
        <w:rPr>
          <w:rFonts w:ascii="Arrus" w:hAnsi="Arrus"/>
          <w:i/>
          <w:iCs/>
          <w:sz w:val="22"/>
          <w:szCs w:val="28"/>
          <w:lang w:val="en-GB"/>
        </w:rPr>
        <w:t>ghazals</w:t>
      </w:r>
      <w:r w:rsidRPr="00584AEA">
        <w:rPr>
          <w:rFonts w:ascii="Arrus" w:hAnsi="Arrus"/>
          <w:sz w:val="22"/>
          <w:szCs w:val="28"/>
          <w:lang w:val="en-GB"/>
        </w:rPr>
        <w:t>, “</w:t>
      </w:r>
      <w:proofErr w:type="spellStart"/>
      <w:r w:rsidRPr="00584AEA">
        <w:rPr>
          <w:rFonts w:ascii="Arrus" w:hAnsi="Arrus"/>
          <w:i/>
          <w:iCs/>
          <w:sz w:val="22"/>
          <w:szCs w:val="28"/>
          <w:lang w:val="en-GB"/>
        </w:rPr>
        <w:t>Rahguzar</w:t>
      </w:r>
      <w:proofErr w:type="spellEnd"/>
      <w:r w:rsidRPr="00584AEA">
        <w:rPr>
          <w:rFonts w:ascii="Arrus" w:hAnsi="Arrus"/>
          <w:sz w:val="22"/>
          <w:szCs w:val="28"/>
          <w:lang w:val="en-GB"/>
        </w:rPr>
        <w:t>”</w:t>
      </w:r>
      <w:r w:rsidRPr="00584AEA">
        <w:rPr>
          <w:rFonts w:ascii="Arrus" w:hAnsi="Arrus"/>
          <w:b/>
          <w:bCs/>
          <w:sz w:val="22"/>
          <w:szCs w:val="28"/>
          <w:vertAlign w:val="superscript"/>
          <w:lang w:val="en-GB"/>
        </w:rPr>
        <w:t xml:space="preserve"> </w:t>
      </w:r>
      <w:r w:rsidRPr="00584AEA">
        <w:rPr>
          <w:rFonts w:ascii="Arrus" w:hAnsi="Arrus"/>
          <w:sz w:val="22"/>
          <w:szCs w:val="28"/>
          <w:lang w:val="en-GB"/>
        </w:rPr>
        <w:t xml:space="preserve">was published by Fakhruddin Memorial Committee, an organisation of the Govt of UP. Another collection of his ghazals is expected to appear soon. Despite his extraordinary capabilities as a poet, he is lesser known in this field because of his decision not to attend </w:t>
      </w:r>
      <w:r w:rsidRPr="00584AEA">
        <w:rPr>
          <w:rFonts w:ascii="Arrus" w:hAnsi="Arrus"/>
          <w:i/>
          <w:iCs/>
          <w:sz w:val="22"/>
          <w:szCs w:val="28"/>
          <w:lang w:val="en-GB"/>
        </w:rPr>
        <w:t>Mushairas</w:t>
      </w:r>
      <w:r w:rsidRPr="00584AEA">
        <w:rPr>
          <w:rFonts w:ascii="Arrus" w:hAnsi="Arrus"/>
          <w:sz w:val="22"/>
          <w:szCs w:val="28"/>
          <w:lang w:val="en-GB"/>
        </w:rPr>
        <w:t xml:space="preserve"> on account of his other engagements that he regards as more important. His poetry is as inspiring and often as aggressive as his prose. At times, the thinker Javed is at his best in poetry as well.</w:t>
      </w:r>
    </w:p>
    <w:p w14:paraId="268B45DC" w14:textId="77777777" w:rsidR="00270475" w:rsidRPr="00584AEA" w:rsidRDefault="00270475" w:rsidP="00270475">
      <w:pPr>
        <w:jc w:val="both"/>
        <w:rPr>
          <w:rFonts w:ascii="Arrus" w:hAnsi="Arrus"/>
          <w:b/>
          <w:bCs/>
          <w:sz w:val="22"/>
          <w:szCs w:val="28"/>
          <w:lang w:val="en-GB"/>
        </w:rPr>
      </w:pPr>
    </w:p>
    <w:p w14:paraId="268B45DD" w14:textId="77777777" w:rsidR="00270475" w:rsidRPr="00584AEA" w:rsidRDefault="00270475" w:rsidP="00270475">
      <w:pPr>
        <w:jc w:val="both"/>
        <w:rPr>
          <w:rFonts w:ascii="Arrus" w:hAnsi="Arrus"/>
          <w:sz w:val="22"/>
          <w:szCs w:val="28"/>
          <w:lang w:val="en-GB"/>
        </w:rPr>
      </w:pPr>
      <w:r w:rsidRPr="00584AEA">
        <w:rPr>
          <w:rFonts w:ascii="Arrus" w:hAnsi="Arrus"/>
          <w:sz w:val="22"/>
          <w:szCs w:val="28"/>
          <w:lang w:val="en-GB"/>
        </w:rPr>
        <w:t xml:space="preserve">Dr Javed Jamil was the first to organise a public demonstration against </w:t>
      </w:r>
      <w:r w:rsidRPr="00584AEA">
        <w:rPr>
          <w:rFonts w:ascii="Arrus" w:hAnsi="Arrus"/>
          <w:sz w:val="22"/>
          <w:szCs w:val="28"/>
          <w:lang w:val="en-GB"/>
        </w:rPr>
        <w:lastRenderedPageBreak/>
        <w:t xml:space="preserve">the Shah Bano case verdict. He ran several health and education related projects and presented Islamic Models of Family Welfare and AIDS Prevention. His current focus is on presenting a Muslim perspective of India’s foals of development and to work for making Muslims a vibrant community that can play a meaningful role at national and global levels. </w:t>
      </w:r>
    </w:p>
    <w:p w14:paraId="268B45DE" w14:textId="77777777" w:rsidR="00270475" w:rsidRPr="00584AEA" w:rsidRDefault="00270475" w:rsidP="00270475">
      <w:pPr>
        <w:jc w:val="both"/>
        <w:rPr>
          <w:rFonts w:ascii="Arrus" w:hAnsi="Arrus"/>
          <w:b/>
          <w:bCs/>
          <w:sz w:val="42"/>
          <w:szCs w:val="52"/>
          <w:lang w:val="en-GB"/>
        </w:rPr>
      </w:pPr>
    </w:p>
    <w:p w14:paraId="268B45DF" w14:textId="77777777" w:rsidR="00270475" w:rsidRPr="00584AEA" w:rsidRDefault="00270475" w:rsidP="00270475">
      <w:pPr>
        <w:jc w:val="both"/>
        <w:rPr>
          <w:rFonts w:ascii="Arrus" w:hAnsi="Arrus"/>
          <w:b/>
          <w:bCs/>
          <w:sz w:val="42"/>
          <w:szCs w:val="52"/>
          <w:lang w:val="en-GB"/>
        </w:rPr>
      </w:pPr>
    </w:p>
    <w:p w14:paraId="268B45E0" w14:textId="77777777" w:rsidR="00270475" w:rsidRPr="00584AEA" w:rsidRDefault="00270475" w:rsidP="00270475">
      <w:pPr>
        <w:jc w:val="both"/>
        <w:rPr>
          <w:rFonts w:ascii="Arrus" w:hAnsi="Arrus"/>
          <w:b/>
          <w:bCs/>
          <w:sz w:val="42"/>
          <w:szCs w:val="52"/>
          <w:lang w:val="en-GB"/>
        </w:rPr>
      </w:pPr>
    </w:p>
    <w:p w14:paraId="268B45E1" w14:textId="77777777" w:rsidR="00270475" w:rsidRPr="00584AEA" w:rsidRDefault="00270475" w:rsidP="00270475">
      <w:pPr>
        <w:jc w:val="both"/>
        <w:rPr>
          <w:rFonts w:ascii="Arrus" w:hAnsi="Arrus"/>
          <w:b/>
          <w:bCs/>
          <w:sz w:val="42"/>
          <w:szCs w:val="52"/>
          <w:lang w:val="en-GB"/>
        </w:rPr>
      </w:pPr>
    </w:p>
    <w:p w14:paraId="268B45E2" w14:textId="77777777" w:rsidR="00270475" w:rsidRPr="00584AEA" w:rsidRDefault="00270475" w:rsidP="00270475">
      <w:pPr>
        <w:jc w:val="both"/>
        <w:rPr>
          <w:rFonts w:ascii="Arrus" w:hAnsi="Arrus"/>
          <w:b/>
          <w:bCs/>
          <w:sz w:val="42"/>
          <w:szCs w:val="52"/>
          <w:lang w:val="en-GB"/>
        </w:rPr>
      </w:pPr>
    </w:p>
    <w:p w14:paraId="268B45E3" w14:textId="77777777" w:rsidR="00270475" w:rsidRPr="00584AEA" w:rsidRDefault="00270475" w:rsidP="00270475">
      <w:pPr>
        <w:jc w:val="both"/>
        <w:rPr>
          <w:rFonts w:ascii="Arrus" w:hAnsi="Arrus"/>
          <w:b/>
          <w:bCs/>
          <w:sz w:val="42"/>
          <w:szCs w:val="52"/>
          <w:lang w:val="en-GB"/>
        </w:rPr>
      </w:pPr>
    </w:p>
    <w:p w14:paraId="268B45E4" w14:textId="77777777" w:rsidR="00270475" w:rsidRPr="00584AEA" w:rsidRDefault="00270475" w:rsidP="00270475">
      <w:pPr>
        <w:jc w:val="both"/>
        <w:rPr>
          <w:rFonts w:ascii="Arrus" w:hAnsi="Arrus"/>
          <w:sz w:val="22"/>
          <w:szCs w:val="28"/>
          <w:lang w:val="en-GB"/>
        </w:rPr>
      </w:pPr>
      <w:r w:rsidRPr="00584AEA">
        <w:rPr>
          <w:rFonts w:ascii="Arrus" w:hAnsi="Arrus"/>
          <w:b/>
          <w:bCs/>
          <w:sz w:val="42"/>
          <w:szCs w:val="52"/>
          <w:lang w:val="en-GB"/>
        </w:rPr>
        <w:t>Annexure:</w:t>
      </w:r>
    </w:p>
    <w:p w14:paraId="268B45E5" w14:textId="77777777" w:rsidR="00270475" w:rsidRPr="00584AEA" w:rsidRDefault="00270475" w:rsidP="006F4670">
      <w:pPr>
        <w:numPr>
          <w:ilvl w:val="0"/>
          <w:numId w:val="115"/>
        </w:numPr>
        <w:tabs>
          <w:tab w:val="left" w:pos="720"/>
        </w:tabs>
        <w:ind w:left="720" w:hanging="360"/>
        <w:jc w:val="both"/>
        <w:rPr>
          <w:rFonts w:ascii="Arrus" w:hAnsi="Arrus"/>
          <w:sz w:val="22"/>
          <w:szCs w:val="28"/>
          <w:lang w:val="en-GB"/>
        </w:rPr>
      </w:pPr>
      <w:r w:rsidRPr="00584AEA">
        <w:rPr>
          <w:rFonts w:ascii="Arrus" w:hAnsi="Arrus"/>
          <w:sz w:val="22"/>
          <w:szCs w:val="28"/>
          <w:lang w:val="en-GB"/>
        </w:rPr>
        <w:t>Salient Findings and Recommendations of Sachar Committee Report</w:t>
      </w:r>
    </w:p>
    <w:p w14:paraId="268B45E6" w14:textId="77777777" w:rsidR="00270475" w:rsidRPr="00584AEA" w:rsidRDefault="00270475" w:rsidP="006F4670">
      <w:pPr>
        <w:numPr>
          <w:ilvl w:val="0"/>
          <w:numId w:val="116"/>
        </w:numPr>
        <w:tabs>
          <w:tab w:val="left" w:pos="720"/>
        </w:tabs>
        <w:ind w:left="720" w:hanging="360"/>
        <w:jc w:val="both"/>
        <w:rPr>
          <w:rFonts w:ascii="Arrus" w:hAnsi="Arrus"/>
          <w:sz w:val="22"/>
          <w:szCs w:val="28"/>
          <w:lang w:val="en-GB"/>
        </w:rPr>
      </w:pPr>
      <w:r w:rsidRPr="00584AEA">
        <w:rPr>
          <w:rFonts w:ascii="Arrus" w:hAnsi="Arrus"/>
          <w:sz w:val="22"/>
          <w:szCs w:val="28"/>
          <w:lang w:val="en-GB"/>
        </w:rPr>
        <w:t>Salient Findings and Recommendations of Rangnath Misra Commission Report</w:t>
      </w:r>
    </w:p>
    <w:p w14:paraId="268B45E7" w14:textId="77777777" w:rsidR="00270475" w:rsidRPr="00584AEA" w:rsidRDefault="00270475" w:rsidP="006F4670">
      <w:pPr>
        <w:numPr>
          <w:ilvl w:val="0"/>
          <w:numId w:val="116"/>
        </w:numPr>
        <w:tabs>
          <w:tab w:val="left" w:pos="720"/>
        </w:tabs>
        <w:ind w:left="720" w:hanging="360"/>
        <w:jc w:val="both"/>
        <w:rPr>
          <w:rFonts w:ascii="Arrus" w:hAnsi="Arrus"/>
          <w:sz w:val="22"/>
          <w:szCs w:val="28"/>
          <w:lang w:val="en-GB"/>
        </w:rPr>
      </w:pPr>
      <w:r w:rsidRPr="00584AEA">
        <w:rPr>
          <w:rFonts w:ascii="Arrus" w:hAnsi="Arrus"/>
          <w:sz w:val="22"/>
          <w:szCs w:val="28"/>
          <w:lang w:val="en-GB"/>
        </w:rPr>
        <w:t>Prime Minister’s 15-Pont programme</w:t>
      </w:r>
    </w:p>
    <w:p w14:paraId="268B45E8" w14:textId="77777777" w:rsidR="00270475" w:rsidRPr="00584AEA" w:rsidRDefault="00270475" w:rsidP="006F4670">
      <w:pPr>
        <w:numPr>
          <w:ilvl w:val="0"/>
          <w:numId w:val="116"/>
        </w:numPr>
        <w:tabs>
          <w:tab w:val="left" w:pos="720"/>
        </w:tabs>
        <w:ind w:left="720" w:hanging="360"/>
        <w:jc w:val="both"/>
        <w:rPr>
          <w:rFonts w:ascii="Arrus" w:hAnsi="Arrus"/>
          <w:sz w:val="22"/>
          <w:szCs w:val="28"/>
          <w:lang w:val="en-GB"/>
        </w:rPr>
      </w:pPr>
      <w:r w:rsidRPr="00584AEA">
        <w:rPr>
          <w:rFonts w:ascii="Arrus" w:hAnsi="Arrus"/>
          <w:sz w:val="22"/>
          <w:szCs w:val="28"/>
          <w:lang w:val="en-GB"/>
        </w:rPr>
        <w:t>Salient features of Knowledge Commission Report</w:t>
      </w:r>
    </w:p>
    <w:p w14:paraId="268B45E9" w14:textId="77777777" w:rsidR="00270475" w:rsidRPr="00584AEA" w:rsidRDefault="00270475" w:rsidP="006F4670">
      <w:pPr>
        <w:numPr>
          <w:ilvl w:val="0"/>
          <w:numId w:val="116"/>
        </w:numPr>
        <w:tabs>
          <w:tab w:val="left" w:pos="720"/>
        </w:tabs>
        <w:ind w:left="720" w:hanging="360"/>
        <w:jc w:val="both"/>
        <w:rPr>
          <w:rFonts w:ascii="Arrus" w:hAnsi="Arrus"/>
          <w:sz w:val="22"/>
          <w:szCs w:val="28"/>
          <w:lang w:val="en-GB"/>
        </w:rPr>
      </w:pPr>
      <w:r w:rsidRPr="00584AEA">
        <w:rPr>
          <w:rFonts w:ascii="Arrus" w:hAnsi="Arrus"/>
          <w:sz w:val="22"/>
          <w:szCs w:val="28"/>
          <w:lang w:val="en-GB"/>
        </w:rPr>
        <w:t>Salient Features of XII Planning Commission Approach Paper</w:t>
      </w:r>
    </w:p>
    <w:p w14:paraId="268B45EA" w14:textId="77777777" w:rsidR="00270475" w:rsidRPr="00584AEA" w:rsidRDefault="00270475" w:rsidP="006F4670">
      <w:pPr>
        <w:numPr>
          <w:ilvl w:val="0"/>
          <w:numId w:val="116"/>
        </w:numPr>
        <w:tabs>
          <w:tab w:val="left" w:pos="720"/>
        </w:tabs>
        <w:ind w:left="720" w:hanging="360"/>
        <w:jc w:val="both"/>
        <w:rPr>
          <w:rFonts w:ascii="Arrus" w:hAnsi="Arrus"/>
          <w:sz w:val="22"/>
          <w:szCs w:val="28"/>
          <w:lang w:val="en-GB"/>
        </w:rPr>
      </w:pPr>
      <w:r w:rsidRPr="00584AEA">
        <w:rPr>
          <w:rFonts w:ascii="Arrus" w:hAnsi="Arrus"/>
          <w:sz w:val="22"/>
          <w:szCs w:val="28"/>
          <w:lang w:val="en-GB"/>
        </w:rPr>
        <w:t>Details of Muslim Population: Country, States, Districts;</w:t>
      </w:r>
    </w:p>
    <w:p w14:paraId="268B45EB" w14:textId="77777777" w:rsidR="00270475" w:rsidRPr="00584AEA" w:rsidRDefault="00270475" w:rsidP="006F4670">
      <w:pPr>
        <w:numPr>
          <w:ilvl w:val="0"/>
          <w:numId w:val="116"/>
        </w:numPr>
        <w:tabs>
          <w:tab w:val="left" w:pos="720"/>
        </w:tabs>
        <w:ind w:left="720" w:hanging="360"/>
        <w:jc w:val="both"/>
        <w:rPr>
          <w:rFonts w:ascii="Arrus" w:hAnsi="Arrus"/>
          <w:sz w:val="22"/>
          <w:szCs w:val="28"/>
          <w:lang w:val="en-GB"/>
        </w:rPr>
      </w:pPr>
      <w:r w:rsidRPr="00584AEA">
        <w:rPr>
          <w:rFonts w:ascii="Arrus" w:hAnsi="Arrus"/>
          <w:sz w:val="22"/>
          <w:szCs w:val="28"/>
          <w:lang w:val="en-GB"/>
        </w:rPr>
        <w:t>List of Districts with substantial Muslim population</w:t>
      </w:r>
    </w:p>
    <w:p w14:paraId="268B45EC" w14:textId="77777777" w:rsidR="00270475" w:rsidRPr="00584AEA" w:rsidRDefault="00270475" w:rsidP="006F4670">
      <w:pPr>
        <w:numPr>
          <w:ilvl w:val="0"/>
          <w:numId w:val="116"/>
        </w:numPr>
        <w:tabs>
          <w:tab w:val="left" w:pos="720"/>
        </w:tabs>
        <w:ind w:left="720" w:hanging="360"/>
        <w:jc w:val="both"/>
        <w:rPr>
          <w:rFonts w:ascii="Arrus" w:hAnsi="Arrus"/>
          <w:sz w:val="22"/>
          <w:szCs w:val="28"/>
          <w:lang w:val="en-GB"/>
        </w:rPr>
      </w:pPr>
      <w:r w:rsidRPr="00584AEA">
        <w:rPr>
          <w:rFonts w:ascii="Arrus" w:hAnsi="Arrus"/>
          <w:sz w:val="22"/>
          <w:szCs w:val="28"/>
          <w:lang w:val="en-GB"/>
        </w:rPr>
        <w:t>List of Government schemes that need monitoring</w:t>
      </w:r>
    </w:p>
    <w:p w14:paraId="268B45ED" w14:textId="77777777" w:rsidR="00270475" w:rsidRPr="00584AEA" w:rsidRDefault="00270475" w:rsidP="006F4670">
      <w:pPr>
        <w:numPr>
          <w:ilvl w:val="0"/>
          <w:numId w:val="116"/>
        </w:numPr>
        <w:tabs>
          <w:tab w:val="left" w:pos="720"/>
        </w:tabs>
        <w:ind w:left="720" w:hanging="360"/>
        <w:jc w:val="both"/>
        <w:rPr>
          <w:rFonts w:ascii="Arrus" w:hAnsi="Arrus"/>
          <w:sz w:val="22"/>
          <w:szCs w:val="28"/>
          <w:lang w:val="en-GB"/>
        </w:rPr>
      </w:pPr>
      <w:r w:rsidRPr="00584AEA">
        <w:rPr>
          <w:rFonts w:ascii="Arrus" w:hAnsi="Arrus"/>
          <w:sz w:val="22"/>
          <w:szCs w:val="28"/>
          <w:lang w:val="en-GB"/>
        </w:rPr>
        <w:t>List of programmes suggested in this Approach Paper</w:t>
      </w:r>
    </w:p>
    <w:p w14:paraId="268B45EE" w14:textId="77777777" w:rsidR="00270475" w:rsidRPr="00584AEA" w:rsidRDefault="00270475" w:rsidP="006F4670">
      <w:pPr>
        <w:numPr>
          <w:ilvl w:val="0"/>
          <w:numId w:val="116"/>
        </w:numPr>
        <w:tabs>
          <w:tab w:val="left" w:pos="720"/>
        </w:tabs>
        <w:ind w:left="720" w:hanging="360"/>
        <w:jc w:val="both"/>
        <w:rPr>
          <w:rFonts w:ascii="Arrus" w:hAnsi="Arrus"/>
          <w:sz w:val="22"/>
          <w:szCs w:val="28"/>
          <w:lang w:val="en-GB"/>
        </w:rPr>
      </w:pPr>
      <w:r w:rsidRPr="00584AEA">
        <w:rPr>
          <w:rFonts w:ascii="Arrus" w:hAnsi="Arrus"/>
          <w:sz w:val="22"/>
          <w:szCs w:val="28"/>
          <w:lang w:val="en-GB"/>
        </w:rPr>
        <w:t>List of Muslim institutions, Madrasas, Universities, Higher Institutions, Inter Colleges, Private Public Schools (depending upon availability)</w:t>
      </w:r>
    </w:p>
    <w:p w14:paraId="268B45EF" w14:textId="77777777" w:rsidR="00270475" w:rsidRPr="00584AEA" w:rsidRDefault="00270475" w:rsidP="006F4670">
      <w:pPr>
        <w:numPr>
          <w:ilvl w:val="0"/>
          <w:numId w:val="116"/>
        </w:numPr>
        <w:tabs>
          <w:tab w:val="left" w:pos="720"/>
        </w:tabs>
        <w:ind w:left="720" w:hanging="360"/>
        <w:jc w:val="both"/>
        <w:rPr>
          <w:rFonts w:ascii="Arrus" w:hAnsi="Arrus"/>
          <w:sz w:val="22"/>
          <w:szCs w:val="28"/>
          <w:lang w:val="en-GB"/>
        </w:rPr>
      </w:pPr>
      <w:r w:rsidRPr="00584AEA">
        <w:rPr>
          <w:rFonts w:ascii="Arrus" w:hAnsi="Arrus"/>
          <w:sz w:val="22"/>
          <w:szCs w:val="28"/>
          <w:lang w:val="en-GB"/>
        </w:rPr>
        <w:t>Recommendations by other Muslim organisations (depending upon availability)</w:t>
      </w:r>
    </w:p>
    <w:p w14:paraId="268B45F0" w14:textId="77777777" w:rsidR="00270475" w:rsidRPr="00584AEA" w:rsidRDefault="00270475" w:rsidP="00270475">
      <w:pPr>
        <w:jc w:val="both"/>
        <w:rPr>
          <w:rFonts w:ascii="Arrus" w:hAnsi="Arrus"/>
          <w:sz w:val="22"/>
          <w:szCs w:val="28"/>
          <w:lang w:val="en-GB"/>
        </w:rPr>
      </w:pPr>
    </w:p>
    <w:p w14:paraId="268B45F1" w14:textId="77777777" w:rsidR="00270475" w:rsidRPr="00584AEA" w:rsidRDefault="00270475" w:rsidP="00270475">
      <w:pPr>
        <w:rPr>
          <w:sz w:val="28"/>
          <w:szCs w:val="28"/>
        </w:rPr>
      </w:pPr>
    </w:p>
    <w:p w14:paraId="5C44A294" w14:textId="77777777" w:rsidR="006B01E3" w:rsidRPr="006B01E3" w:rsidRDefault="006B01E3" w:rsidP="006B01E3">
      <w:pPr>
        <w:rPr>
          <w:sz w:val="28"/>
          <w:szCs w:val="28"/>
          <w:lang w:val="en-IN"/>
        </w:rPr>
      </w:pPr>
      <w:r w:rsidRPr="006B01E3">
        <w:rPr>
          <w:sz w:val="28"/>
          <w:szCs w:val="28"/>
          <w:lang w:val="en-IN"/>
        </w:rPr>
        <w:t xml:space="preserve">he Modi years have been marked by regressive legislation across a range of subjects. This has legally moved India away from the secular and pluralist </w:t>
      </w:r>
      <w:r w:rsidRPr="006B01E3">
        <w:rPr>
          <w:sz w:val="28"/>
          <w:szCs w:val="28"/>
          <w:lang w:val="en-IN"/>
        </w:rPr>
        <w:lastRenderedPageBreak/>
        <w:t>moorings of its constitution. The laws have conflated vengeance with justice and the obsession with Muslims has continued to take legal form in laws attacking freedom of religion and freedom of occupation. India’s deviously named ‘freedom of religion’ laws had thus far targeted Christians, whose fundamental right to freely propagate had been guaranteed by the Constituent Assembly after much debate, but was taken away soon after Independence. The Muslims were brought into the picture after Modi through the so-called ‘love jihad’ laws, which criminalised inter-faith marriage.</w:t>
      </w:r>
    </w:p>
    <w:p w14:paraId="501DE31A" w14:textId="77777777" w:rsidR="006B01E3" w:rsidRPr="006B01E3" w:rsidRDefault="006B01E3" w:rsidP="006B01E3">
      <w:pPr>
        <w:rPr>
          <w:sz w:val="28"/>
          <w:szCs w:val="28"/>
          <w:lang w:val="en-IN"/>
        </w:rPr>
      </w:pPr>
      <w:r w:rsidRPr="006B01E3">
        <w:rPr>
          <w:sz w:val="28"/>
          <w:szCs w:val="28"/>
          <w:lang w:val="en-IN"/>
        </w:rPr>
        <w:t xml:space="preserve">The desire for absolute control has watered down one of India’s best legislations, the RTI Act, and has also introduced the </w:t>
      </w:r>
      <w:proofErr w:type="spellStart"/>
      <w:r w:rsidRPr="006B01E3">
        <w:rPr>
          <w:sz w:val="28"/>
          <w:szCs w:val="28"/>
          <w:lang w:val="en-IN"/>
        </w:rPr>
        <w:t>Kashmirisation</w:t>
      </w:r>
      <w:proofErr w:type="spellEnd"/>
      <w:r w:rsidRPr="006B01E3">
        <w:rPr>
          <w:sz w:val="28"/>
          <w:szCs w:val="28"/>
          <w:lang w:val="en-IN"/>
        </w:rPr>
        <w:t xml:space="preserve"> of India through a law authorising the State to take away mobile telephony arbitrarily. The State appropriated for itself more authority and claimed more rights at the expense of those of citizens and to the detriment of individual liberty and access to justice. These are some of the laws that the Modi years have spawned. Of particular note is their desire to go after minorities and in many instances their reversal of the burden of proof. The first set of laws came in BJP states after Modi’s attack on the ‘Pink Revolution’ and they began to criminalise the possession of beef. First Maharashtra (then under BJP rule) and then Haryana in 2015 passed laws criminalising the possession of beef and later other BJP states responded. This began the sequence of beef lynching, a category of violence Indians were unfamiliar with (100 per cent of all known killings known as beef lynchings came after 2015) and is one of Modi’s gifts to India. Two years later, Gujarat increased the punishment for cattle slaughter to life. This is ostensibly </w:t>
      </w:r>
      <w:r w:rsidRPr="006B01E3">
        <w:rPr>
          <w:sz w:val="28"/>
          <w:szCs w:val="28"/>
          <w:lang w:val="en-IN"/>
        </w:rPr>
        <w:lastRenderedPageBreak/>
        <w:t>an economic crime: the purported reason for banning cattle slaughter is the promotion of animal husbandry. No other economic crime in India attracts life in prison. And we are left to believe the absurd proposition that Muslims are getting lynched not because of religious hatred but because Hindu mobs are passionate about animal husbandry.</w:t>
      </w:r>
    </w:p>
    <w:p w14:paraId="259E4665" w14:textId="77777777" w:rsidR="006B01E3" w:rsidRPr="006B01E3" w:rsidRDefault="006B01E3" w:rsidP="006B01E3">
      <w:pPr>
        <w:rPr>
          <w:sz w:val="28"/>
          <w:szCs w:val="28"/>
          <w:lang w:val="en-IN"/>
        </w:rPr>
      </w:pPr>
      <w:r w:rsidRPr="006B01E3">
        <w:rPr>
          <w:sz w:val="28"/>
          <w:szCs w:val="28"/>
          <w:lang w:val="en-IN"/>
        </w:rPr>
        <w:t>These are those laws the Modi years have given us:</w:t>
      </w:r>
    </w:p>
    <w:p w14:paraId="43FF6463" w14:textId="77777777" w:rsidR="006B01E3" w:rsidRPr="006B01E3" w:rsidRDefault="006B01E3" w:rsidP="006B01E3">
      <w:pPr>
        <w:rPr>
          <w:sz w:val="28"/>
          <w:szCs w:val="28"/>
          <w:lang w:val="en-IN"/>
        </w:rPr>
      </w:pPr>
      <w:r w:rsidRPr="006B01E3">
        <w:rPr>
          <w:sz w:val="28"/>
          <w:szCs w:val="28"/>
          <w:lang w:val="en-IN"/>
        </w:rPr>
        <w:t>1. The Maharashtra Animal Preservation (Amendment) Act, 2015</w:t>
      </w:r>
    </w:p>
    <w:p w14:paraId="37BAFFAF" w14:textId="77777777" w:rsidR="006B01E3" w:rsidRPr="006B01E3" w:rsidRDefault="006B01E3" w:rsidP="006B01E3">
      <w:pPr>
        <w:rPr>
          <w:sz w:val="28"/>
          <w:szCs w:val="28"/>
          <w:lang w:val="en-IN"/>
        </w:rPr>
      </w:pPr>
      <w:r w:rsidRPr="006B01E3">
        <w:rPr>
          <w:sz w:val="28"/>
          <w:szCs w:val="28"/>
          <w:lang w:val="en-IN"/>
        </w:rPr>
        <w:t>Under this law anyone found in possession of beef would be jailed for up to five years. It also banned the slaughter of bulls, bullocks and calves in addition to the existing ban on cow slaughter.</w:t>
      </w:r>
    </w:p>
    <w:p w14:paraId="1BEFAEA0" w14:textId="77777777" w:rsidR="006B01E3" w:rsidRPr="006B01E3" w:rsidRDefault="006B01E3" w:rsidP="006B01E3">
      <w:pPr>
        <w:rPr>
          <w:sz w:val="28"/>
          <w:szCs w:val="28"/>
          <w:lang w:val="en-IN"/>
        </w:rPr>
      </w:pPr>
      <w:ins w:id="0" w:author="Unknown">
        <w:r w:rsidRPr="006B01E3">
          <w:rPr>
            <w:b/>
            <w:bCs/>
            <w:sz w:val="28"/>
            <w:szCs w:val="28"/>
            <w:lang w:val="en-IN"/>
          </w:rPr>
          <w:t>Also read: </w:t>
        </w:r>
        <w:r w:rsidRPr="006B01E3">
          <w:rPr>
            <w:b/>
            <w:bCs/>
            <w:sz w:val="28"/>
            <w:szCs w:val="28"/>
            <w:lang w:val="en-IN"/>
          </w:rPr>
          <w:fldChar w:fldCharType="begin"/>
        </w:r>
        <w:r w:rsidRPr="006B01E3">
          <w:rPr>
            <w:b/>
            <w:bCs/>
            <w:sz w:val="28"/>
            <w:szCs w:val="28"/>
            <w:lang w:val="en-IN"/>
          </w:rPr>
          <w:instrText>HYPERLINK "http://cms.thewire.in/politics/modi-is-on-a-civilisational-mission-dont-mind-a-few-grand-lies" \o "Modi Is on a Civilisational Mission – Please Excuse a Few Grand Lies"</w:instrText>
        </w:r>
        <w:r w:rsidRPr="006B01E3">
          <w:rPr>
            <w:b/>
            <w:bCs/>
            <w:sz w:val="28"/>
            <w:szCs w:val="28"/>
            <w:lang w:val="en-IN"/>
          </w:rPr>
        </w:r>
        <w:r w:rsidRPr="006B01E3">
          <w:rPr>
            <w:b/>
            <w:bCs/>
            <w:sz w:val="28"/>
            <w:szCs w:val="28"/>
            <w:lang w:val="en-IN"/>
          </w:rPr>
          <w:fldChar w:fldCharType="separate"/>
        </w:r>
        <w:r w:rsidRPr="006B01E3">
          <w:rPr>
            <w:rStyle w:val="Hyperlink"/>
            <w:rFonts w:cs="Arial"/>
            <w:b/>
            <w:bCs/>
            <w:sz w:val="28"/>
            <w:szCs w:val="28"/>
            <w:lang w:val="en-IN"/>
          </w:rPr>
          <w:t>Modi Is on a Civilisational Mission – Please Excuse a Few Grand Lies</w:t>
        </w:r>
        <w:r w:rsidRPr="006B01E3">
          <w:rPr>
            <w:sz w:val="28"/>
            <w:szCs w:val="28"/>
          </w:rPr>
          <w:fldChar w:fldCharType="end"/>
        </w:r>
      </w:ins>
    </w:p>
    <w:p w14:paraId="550ADFA1" w14:textId="77777777" w:rsidR="006B01E3" w:rsidRPr="006B01E3" w:rsidRDefault="006B01E3" w:rsidP="006B01E3">
      <w:pPr>
        <w:rPr>
          <w:sz w:val="28"/>
          <w:szCs w:val="28"/>
          <w:lang w:val="en-IN"/>
        </w:rPr>
      </w:pPr>
      <w:r w:rsidRPr="006B01E3">
        <w:rPr>
          <w:sz w:val="28"/>
          <w:szCs w:val="28"/>
          <w:lang w:val="en-IN"/>
        </w:rPr>
        <w:t xml:space="preserve">2. The Haryana </w:t>
      </w:r>
      <w:proofErr w:type="spellStart"/>
      <w:r w:rsidRPr="006B01E3">
        <w:rPr>
          <w:sz w:val="28"/>
          <w:szCs w:val="28"/>
          <w:lang w:val="en-IN"/>
        </w:rPr>
        <w:t>Gauvansh</w:t>
      </w:r>
      <w:proofErr w:type="spellEnd"/>
      <w:r w:rsidRPr="006B01E3">
        <w:rPr>
          <w:sz w:val="28"/>
          <w:szCs w:val="28"/>
          <w:lang w:val="en-IN"/>
        </w:rPr>
        <w:t xml:space="preserve"> </w:t>
      </w:r>
      <w:proofErr w:type="spellStart"/>
      <w:r w:rsidRPr="006B01E3">
        <w:rPr>
          <w:sz w:val="28"/>
          <w:szCs w:val="28"/>
          <w:lang w:val="en-IN"/>
        </w:rPr>
        <w:t>Sanrakshan</w:t>
      </w:r>
      <w:proofErr w:type="spellEnd"/>
      <w:r w:rsidRPr="006B01E3">
        <w:rPr>
          <w:sz w:val="28"/>
          <w:szCs w:val="28"/>
          <w:lang w:val="en-IN"/>
        </w:rPr>
        <w:t xml:space="preserve"> and </w:t>
      </w:r>
      <w:proofErr w:type="spellStart"/>
      <w:r w:rsidRPr="006B01E3">
        <w:rPr>
          <w:sz w:val="28"/>
          <w:szCs w:val="28"/>
          <w:lang w:val="en-IN"/>
        </w:rPr>
        <w:t>Gausamvardhan</w:t>
      </w:r>
      <w:proofErr w:type="spellEnd"/>
      <w:r w:rsidRPr="006B01E3">
        <w:rPr>
          <w:sz w:val="28"/>
          <w:szCs w:val="28"/>
          <w:lang w:val="en-IN"/>
        </w:rPr>
        <w:t xml:space="preserve"> Act, 2015</w:t>
      </w:r>
    </w:p>
    <w:p w14:paraId="1D320379" w14:textId="77777777" w:rsidR="006B01E3" w:rsidRPr="006B01E3" w:rsidRDefault="006B01E3" w:rsidP="006B01E3">
      <w:pPr>
        <w:rPr>
          <w:sz w:val="28"/>
          <w:szCs w:val="28"/>
          <w:lang w:val="en-IN"/>
        </w:rPr>
      </w:pPr>
      <w:r w:rsidRPr="006B01E3">
        <w:rPr>
          <w:sz w:val="28"/>
          <w:szCs w:val="28"/>
          <w:lang w:val="en-IN"/>
        </w:rPr>
        <w:t>Possession of beef punishable by up to five years in jail. Sale of cows for slaughter to another state punishable by seven years in jail. Cow slaughter would attract jail of up to 10 years. The burden of proof would be on the accused.</w:t>
      </w:r>
    </w:p>
    <w:p w14:paraId="22BC0696" w14:textId="77777777" w:rsidR="006B01E3" w:rsidRPr="006B01E3" w:rsidRDefault="006B01E3" w:rsidP="006B01E3">
      <w:pPr>
        <w:rPr>
          <w:sz w:val="28"/>
          <w:szCs w:val="28"/>
          <w:lang w:val="en-IN"/>
        </w:rPr>
      </w:pPr>
      <w:r w:rsidRPr="006B01E3">
        <w:rPr>
          <w:sz w:val="28"/>
          <w:szCs w:val="28"/>
          <w:lang w:val="en-IN"/>
        </w:rPr>
        <w:t>3. The Gujarat Animal Preservation (Amendment) Bill, 2017</w:t>
      </w:r>
    </w:p>
    <w:p w14:paraId="225562DD" w14:textId="77777777" w:rsidR="006B01E3" w:rsidRPr="006B01E3" w:rsidRDefault="006B01E3" w:rsidP="006B01E3">
      <w:pPr>
        <w:rPr>
          <w:sz w:val="28"/>
          <w:szCs w:val="28"/>
          <w:lang w:val="en-IN"/>
        </w:rPr>
      </w:pPr>
      <w:r w:rsidRPr="006B01E3">
        <w:rPr>
          <w:sz w:val="28"/>
          <w:szCs w:val="28"/>
          <w:lang w:val="en-IN"/>
        </w:rPr>
        <w:t xml:space="preserve">This law extended the punishment for cow slaughter from seven years to life. It allows permanent forfeiture of vehicles transporting animals except under prescribed conditions. It also increased the fine from Rs 1 lakh to Rs 5 lakh. Minister of state for home </w:t>
      </w:r>
      <w:proofErr w:type="spellStart"/>
      <w:r w:rsidRPr="006B01E3">
        <w:rPr>
          <w:sz w:val="28"/>
          <w:szCs w:val="28"/>
          <w:lang w:val="en-IN"/>
        </w:rPr>
        <w:t>Pradipsinh</w:t>
      </w:r>
      <w:proofErr w:type="spellEnd"/>
      <w:r w:rsidRPr="006B01E3">
        <w:rPr>
          <w:sz w:val="28"/>
          <w:szCs w:val="28"/>
          <w:lang w:val="en-IN"/>
        </w:rPr>
        <w:t xml:space="preserve"> Jadeja said the logic was to equal cow slaughter with murder.</w:t>
      </w:r>
    </w:p>
    <w:p w14:paraId="40BE7EDE" w14:textId="77777777" w:rsidR="006B01E3" w:rsidRPr="006B01E3" w:rsidRDefault="006B01E3" w:rsidP="006B01E3">
      <w:pPr>
        <w:rPr>
          <w:sz w:val="28"/>
          <w:szCs w:val="28"/>
          <w:lang w:val="en-IN"/>
        </w:rPr>
      </w:pPr>
      <w:r w:rsidRPr="006B01E3">
        <w:rPr>
          <w:sz w:val="28"/>
          <w:szCs w:val="28"/>
          <w:lang w:val="en-IN"/>
        </w:rPr>
        <w:t xml:space="preserve">4. The Karnataka Prevention of Slaughter and Preservation of Cattle Ordinance, 2020 repealed the </w:t>
      </w:r>
      <w:r w:rsidRPr="006B01E3">
        <w:rPr>
          <w:sz w:val="28"/>
          <w:szCs w:val="28"/>
          <w:lang w:val="en-IN"/>
        </w:rPr>
        <w:lastRenderedPageBreak/>
        <w:t>1964 law which allowed the slaughter of bullocks.</w:t>
      </w:r>
    </w:p>
    <w:p w14:paraId="6715E888" w14:textId="77777777" w:rsidR="006B01E3" w:rsidRPr="006B01E3" w:rsidRDefault="006B01E3" w:rsidP="006B01E3">
      <w:pPr>
        <w:rPr>
          <w:sz w:val="28"/>
          <w:szCs w:val="28"/>
          <w:lang w:val="en-IN"/>
        </w:rPr>
      </w:pPr>
      <w:r w:rsidRPr="006B01E3">
        <w:rPr>
          <w:sz w:val="28"/>
          <w:szCs w:val="28"/>
          <w:lang w:val="en-IN"/>
        </w:rPr>
        <w:t>It made cow slaughter punishable by up to seven years. Purchase, sale, disposal or transport of cattle outside the state except in prescribed manner would be punishable by five years in jail. Fines of up to Rs 10 lakh are also imposed.</w:t>
      </w:r>
    </w:p>
    <w:p w14:paraId="4E869A19" w14:textId="77777777" w:rsidR="006B01E3" w:rsidRPr="006B01E3" w:rsidRDefault="006B01E3" w:rsidP="006B01E3">
      <w:pPr>
        <w:rPr>
          <w:sz w:val="28"/>
          <w:szCs w:val="28"/>
          <w:lang w:val="en-IN"/>
        </w:rPr>
      </w:pPr>
      <w:r w:rsidRPr="006B01E3">
        <w:rPr>
          <w:sz w:val="28"/>
          <w:szCs w:val="28"/>
          <w:lang w:val="en-IN"/>
        </w:rPr>
        <w:t>The Maharashtra law has this clause: “9B. Burden of proof on accused. In any trial … the burden of proving that the slaughter, transport, export outside the State, sale, purchase or possession of flesh of cow, bull or bullock was not in contravention of the provisions of this Act shall be on the accused.”</w:t>
      </w:r>
    </w:p>
    <w:p w14:paraId="1CD2921E" w14:textId="77777777" w:rsidR="006B01E3" w:rsidRPr="006B01E3" w:rsidRDefault="006B01E3" w:rsidP="006B01E3">
      <w:pPr>
        <w:rPr>
          <w:sz w:val="28"/>
          <w:szCs w:val="28"/>
          <w:lang w:val="en-IN"/>
        </w:rPr>
      </w:pPr>
      <w:ins w:id="1" w:author="Unknown">
        <w:r w:rsidRPr="006B01E3">
          <w:rPr>
            <w:b/>
            <w:bCs/>
            <w:sz w:val="28"/>
            <w:szCs w:val="28"/>
            <w:lang w:val="en-IN"/>
          </w:rPr>
          <w:t>Also read: </w:t>
        </w:r>
        <w:r w:rsidRPr="006B01E3">
          <w:rPr>
            <w:b/>
            <w:bCs/>
            <w:sz w:val="28"/>
            <w:szCs w:val="28"/>
            <w:lang w:val="en-IN"/>
          </w:rPr>
          <w:fldChar w:fldCharType="begin"/>
        </w:r>
        <w:r w:rsidRPr="006B01E3">
          <w:rPr>
            <w:b/>
            <w:bCs/>
            <w:sz w:val="28"/>
            <w:szCs w:val="28"/>
            <w:lang w:val="en-IN"/>
          </w:rPr>
          <w:instrText>HYPERLINK "http://cms.thewire.in/politics/cant-solve-a-problem-learn-from-narendra-modi-and-just-pretend-it-doesnt-exist" \o "Can't Solve a Problem? Learn From Narendra Modi, and Just Pretend it Doesn't Exist"</w:instrText>
        </w:r>
        <w:r w:rsidRPr="006B01E3">
          <w:rPr>
            <w:b/>
            <w:bCs/>
            <w:sz w:val="28"/>
            <w:szCs w:val="28"/>
            <w:lang w:val="en-IN"/>
          </w:rPr>
        </w:r>
        <w:r w:rsidRPr="006B01E3">
          <w:rPr>
            <w:b/>
            <w:bCs/>
            <w:sz w:val="28"/>
            <w:szCs w:val="28"/>
            <w:lang w:val="en-IN"/>
          </w:rPr>
          <w:fldChar w:fldCharType="separate"/>
        </w:r>
        <w:r w:rsidRPr="006B01E3">
          <w:rPr>
            <w:rStyle w:val="Hyperlink"/>
            <w:rFonts w:cs="Arial"/>
            <w:b/>
            <w:bCs/>
            <w:sz w:val="28"/>
            <w:szCs w:val="28"/>
            <w:lang w:val="en-IN"/>
          </w:rPr>
          <w:t>Can’t Solve a Problem? Learn From Narendra Modi, and Just Pretend it Doesn’t Exist</w:t>
        </w:r>
        <w:r w:rsidRPr="006B01E3">
          <w:rPr>
            <w:sz w:val="28"/>
            <w:szCs w:val="28"/>
          </w:rPr>
          <w:fldChar w:fldCharType="end"/>
        </w:r>
      </w:ins>
    </w:p>
    <w:p w14:paraId="553C44FD" w14:textId="77777777" w:rsidR="006B01E3" w:rsidRPr="006B01E3" w:rsidRDefault="006B01E3" w:rsidP="006B01E3">
      <w:pPr>
        <w:rPr>
          <w:sz w:val="28"/>
          <w:szCs w:val="28"/>
          <w:lang w:val="en-IN"/>
        </w:rPr>
      </w:pPr>
      <w:r w:rsidRPr="006B01E3">
        <w:rPr>
          <w:sz w:val="28"/>
          <w:szCs w:val="28"/>
          <w:lang w:val="en-IN"/>
        </w:rPr>
        <w:t>Meaning that you are guilty unless you can prove yourself innocent. If you are found with a bloody knife next to a corpse, you are presumed innocent. It is the State that has to demonstrate that you committed murder. But if you are found with or found near meat and accused of possessing beef you are presumed guilty of possessing beef till you disprove this to the satisfaction of the State. This is an invitation to violence. Two weeks after Maharashtra, on 17 March 2015, Haryana under the BJP passed its law criminalising possession of beef. The law has this section: ‘No person shall directly or indirectly sell, keep, store, transport or offer for sale or cause to be sold beef or beef products.’ Burden of proof was reversed here also. Punishment is up to five years.</w:t>
      </w:r>
    </w:p>
    <w:p w14:paraId="042F91AE" w14:textId="4C929D28" w:rsidR="006B01E3" w:rsidRPr="006B01E3" w:rsidRDefault="006B01E3" w:rsidP="006B01E3">
      <w:pPr>
        <w:rPr>
          <w:sz w:val="28"/>
          <w:szCs w:val="28"/>
          <w:lang w:val="en-IN"/>
        </w:rPr>
      </w:pPr>
      <w:r w:rsidRPr="006B01E3">
        <w:rPr>
          <w:noProof/>
          <w:sz w:val="28"/>
          <w:szCs w:val="28"/>
          <w:lang w:val="en-IN"/>
        </w:rPr>
        <w:lastRenderedPageBreak/>
        <w:drawing>
          <wp:inline distT="0" distB="0" distL="0" distR="0" wp14:anchorId="7FEDAE4C" wp14:editId="5E049127">
            <wp:extent cx="4457700" cy="3094355"/>
            <wp:effectExtent l="0" t="0" r="0" b="0"/>
            <wp:docPr id="1554383901" name="Picture 2" descr="A book cover with a chart of the sam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83901" name="Picture 2" descr="A book cover with a chart of the same graph&#10;&#10;AI-generated content may be incorrect."/>
                    <pic:cNvPicPr>
                      <a:picLocks noChangeAspect="1" noChangeArrowheads="1"/>
                    </pic:cNvPicPr>
                  </pic:nvPicPr>
                  <pic:blipFill>
                    <a:blip r:embed="rId1017" cstate="print">
                      <a:extLst>
                        <a:ext uri="{28A0092B-C50C-407E-A947-70E740481C1C}">
                          <a14:useLocalDpi xmlns:a14="http://schemas.microsoft.com/office/drawing/2010/main" val="0"/>
                        </a:ext>
                      </a:extLst>
                    </a:blip>
                    <a:srcRect/>
                    <a:stretch>
                      <a:fillRect/>
                    </a:stretch>
                  </pic:blipFill>
                  <pic:spPr bwMode="auto">
                    <a:xfrm>
                      <a:off x="0" y="0"/>
                      <a:ext cx="4457700" cy="3094355"/>
                    </a:xfrm>
                    <a:prstGeom prst="rect">
                      <a:avLst/>
                    </a:prstGeom>
                    <a:noFill/>
                    <a:ln>
                      <a:noFill/>
                    </a:ln>
                  </pic:spPr>
                </pic:pic>
              </a:graphicData>
            </a:graphic>
          </wp:inline>
        </w:drawing>
      </w:r>
    </w:p>
    <w:p w14:paraId="2FF465AD" w14:textId="77777777" w:rsidR="006B01E3" w:rsidRPr="006B01E3" w:rsidRDefault="006B01E3" w:rsidP="006B01E3">
      <w:pPr>
        <w:rPr>
          <w:sz w:val="28"/>
          <w:szCs w:val="28"/>
          <w:lang w:val="en-IN"/>
        </w:rPr>
      </w:pPr>
      <w:r w:rsidRPr="006B01E3">
        <w:rPr>
          <w:sz w:val="28"/>
          <w:szCs w:val="28"/>
          <w:lang w:val="en-IN"/>
        </w:rPr>
        <w:t>Aakar Patel</w:t>
      </w:r>
      <w:r w:rsidRPr="006B01E3">
        <w:rPr>
          <w:sz w:val="28"/>
          <w:szCs w:val="28"/>
          <w:lang w:val="en-IN"/>
        </w:rPr>
        <w:br/>
      </w:r>
      <w:r w:rsidRPr="006B01E3">
        <w:rPr>
          <w:i/>
          <w:iCs/>
          <w:sz w:val="28"/>
          <w:szCs w:val="28"/>
          <w:lang w:val="en-IN"/>
        </w:rPr>
        <w:t>Price of the Modi Years</w:t>
      </w:r>
      <w:r w:rsidRPr="006B01E3">
        <w:rPr>
          <w:sz w:val="28"/>
          <w:szCs w:val="28"/>
          <w:lang w:val="en-IN"/>
        </w:rPr>
        <w:br/>
        <w:t>Westland, 2021</w:t>
      </w:r>
    </w:p>
    <w:p w14:paraId="4DED70CB" w14:textId="77777777" w:rsidR="006B01E3" w:rsidRPr="006B01E3" w:rsidRDefault="006B01E3" w:rsidP="006B01E3">
      <w:pPr>
        <w:rPr>
          <w:sz w:val="28"/>
          <w:szCs w:val="28"/>
          <w:lang w:val="en-IN"/>
        </w:rPr>
      </w:pPr>
      <w:r w:rsidRPr="006B01E3">
        <w:rPr>
          <w:sz w:val="28"/>
          <w:szCs w:val="28"/>
          <w:lang w:val="en-IN"/>
        </w:rPr>
        <w:t xml:space="preserve">What does this mean in real terms? We know because we have examples. In 2019, a Gujarati Muslim was accused of stealing a calf and serving its meat at his daughter’s wedding. He was tried and convicted not for theft but for cow slaughter. The prosecution had no evidence and couldn’t prove that the food served at the wedding was beef. The government’s Forensics Sciences Laboratory in Rajkot could not establish that the meat was beef. However ‘in such a scenario’, sessions court judge </w:t>
      </w:r>
      <w:proofErr w:type="spellStart"/>
      <w:r w:rsidRPr="006B01E3">
        <w:rPr>
          <w:sz w:val="28"/>
          <w:szCs w:val="28"/>
          <w:lang w:val="en-IN"/>
        </w:rPr>
        <w:t>Hemantkumar</w:t>
      </w:r>
      <w:proofErr w:type="spellEnd"/>
      <w:r w:rsidRPr="006B01E3">
        <w:rPr>
          <w:sz w:val="28"/>
          <w:szCs w:val="28"/>
          <w:lang w:val="en-IN"/>
        </w:rPr>
        <w:t xml:space="preserve"> Dave noted, ‘It is incumbent upon the accused to prove that the meat found in the biryani was not obtained by slaughtering the said calf.’ This is reversal of burden of proof. The man was jailed for 10 years. The sentence was suspended by an embarrassed Gujarat High Court with the judge </w:t>
      </w:r>
      <w:r w:rsidRPr="006B01E3">
        <w:rPr>
          <w:sz w:val="28"/>
          <w:szCs w:val="28"/>
          <w:lang w:val="en-IN"/>
        </w:rPr>
        <w:lastRenderedPageBreak/>
        <w:t>using ‘judicial discretion’ and the man was ordered to be freed. The government said it would appeal. (See ‘</w:t>
      </w:r>
      <w:hyperlink r:id="rId1018" w:history="1">
        <w:r w:rsidRPr="006B01E3">
          <w:rPr>
            <w:rStyle w:val="Hyperlink"/>
            <w:rFonts w:cs="Arial"/>
            <w:sz w:val="28"/>
            <w:szCs w:val="28"/>
            <w:lang w:val="en-IN"/>
          </w:rPr>
          <w:t>Gujarat man gets 10 year jail term for cow slaughter</w:t>
        </w:r>
      </w:hyperlink>
      <w:r w:rsidRPr="006B01E3">
        <w:rPr>
          <w:sz w:val="28"/>
          <w:szCs w:val="28"/>
          <w:lang w:val="en-IN"/>
        </w:rPr>
        <w:t>’, 7 July 2019, </w:t>
      </w:r>
      <w:r w:rsidRPr="006B01E3">
        <w:rPr>
          <w:i/>
          <w:iCs/>
          <w:sz w:val="28"/>
          <w:szCs w:val="28"/>
          <w:lang w:val="en-IN"/>
        </w:rPr>
        <w:t>The Indian Express</w:t>
      </w:r>
      <w:r w:rsidRPr="006B01E3">
        <w:rPr>
          <w:sz w:val="28"/>
          <w:szCs w:val="28"/>
          <w:lang w:val="en-IN"/>
        </w:rPr>
        <w:t>)</w:t>
      </w:r>
    </w:p>
    <w:p w14:paraId="290CF882" w14:textId="77777777" w:rsidR="006B01E3" w:rsidRPr="006B01E3" w:rsidRDefault="006B01E3" w:rsidP="006B01E3">
      <w:pPr>
        <w:rPr>
          <w:sz w:val="28"/>
          <w:szCs w:val="28"/>
          <w:lang w:val="en-IN"/>
        </w:rPr>
      </w:pPr>
      <w:r w:rsidRPr="006B01E3">
        <w:rPr>
          <w:sz w:val="28"/>
          <w:szCs w:val="28"/>
          <w:lang w:val="en-IN"/>
        </w:rPr>
        <w:t>Burden of proof has also been reversed in the BJP’s criminalisation of interfaith marriage. Muslim-Hindu marriages, even of couples who have children, are forcibly undone by the Indian State through laws passed in the Modi years. These laws, which began to be inflicted on Indians after 2018, are:</w:t>
      </w:r>
    </w:p>
    <w:p w14:paraId="71A6681E" w14:textId="77777777" w:rsidR="006B01E3" w:rsidRPr="006B01E3" w:rsidRDefault="006B01E3" w:rsidP="006B01E3">
      <w:pPr>
        <w:rPr>
          <w:sz w:val="28"/>
          <w:szCs w:val="28"/>
          <w:lang w:val="en-IN"/>
        </w:rPr>
      </w:pPr>
      <w:r w:rsidRPr="006B01E3">
        <w:rPr>
          <w:sz w:val="28"/>
          <w:szCs w:val="28"/>
          <w:lang w:val="en-IN"/>
        </w:rPr>
        <w:t>1. Uttarakhand Freedom of Religion Act, 2018</w:t>
      </w:r>
    </w:p>
    <w:p w14:paraId="17F53F63" w14:textId="77777777" w:rsidR="006B01E3" w:rsidRPr="006B01E3" w:rsidRDefault="006B01E3" w:rsidP="006B01E3">
      <w:pPr>
        <w:rPr>
          <w:sz w:val="28"/>
          <w:szCs w:val="28"/>
          <w:lang w:val="en-IN"/>
        </w:rPr>
      </w:pPr>
      <w:r w:rsidRPr="006B01E3">
        <w:rPr>
          <w:sz w:val="28"/>
          <w:szCs w:val="28"/>
          <w:lang w:val="en-IN"/>
        </w:rPr>
        <w:t>This is the first of several laws introduced and legislated by BJP states after the conspiracy theory of ‘love jihad’ began to be circulated. It has a clause which reads that ‘any marriage which was done for the sole purpose of conversion by the man of one religion with the woman of another religion either by converting himself before or after marriage or by converting the woman before or after marriage may be declared null and void’. The law says that ‘if any person comes back to his ancestral religion’ then this shall not be deemed conversion, without defining what ‘ancestral religion’ means. Its meaning is that conversions to Hinduism will not be counted as conversion.</w:t>
      </w:r>
    </w:p>
    <w:p w14:paraId="368D6F70" w14:textId="77777777" w:rsidR="006B01E3" w:rsidRPr="006B01E3" w:rsidRDefault="006B01E3" w:rsidP="006B01E3">
      <w:pPr>
        <w:rPr>
          <w:sz w:val="28"/>
          <w:szCs w:val="28"/>
          <w:lang w:val="en-IN"/>
        </w:rPr>
      </w:pPr>
      <w:r w:rsidRPr="006B01E3">
        <w:rPr>
          <w:sz w:val="28"/>
          <w:szCs w:val="28"/>
          <w:lang w:val="en-IN"/>
        </w:rPr>
        <w:t xml:space="preserve">The district magistrate will then conduct an inquiry through the police ‘with regard to real intention, purpose and cause of that proposed religion conversion’. If the State feels there was facilitation in the conversion then the burden of proof is also reversed on that individual, meaning the husband and his family, or the priest. An adult woman’s testimony that she converted of free will in insufficient evidence. Those who change their faith without applying to the government ‘in the prescribed </w:t>
      </w:r>
      <w:r w:rsidRPr="006B01E3">
        <w:rPr>
          <w:sz w:val="28"/>
          <w:szCs w:val="28"/>
          <w:lang w:val="en-IN"/>
        </w:rPr>
        <w:lastRenderedPageBreak/>
        <w:t>proforma’ and without the consent of the government after the police inquiry face a year in jail.</w:t>
      </w:r>
    </w:p>
    <w:p w14:paraId="6AF8F78C" w14:textId="77777777" w:rsidR="006B01E3" w:rsidRPr="006B01E3" w:rsidRDefault="006B01E3" w:rsidP="006B01E3">
      <w:pPr>
        <w:rPr>
          <w:sz w:val="28"/>
          <w:szCs w:val="28"/>
          <w:lang w:val="en-IN"/>
        </w:rPr>
      </w:pPr>
      <w:r w:rsidRPr="006B01E3">
        <w:rPr>
          <w:sz w:val="28"/>
          <w:szCs w:val="28"/>
          <w:lang w:val="en-IN"/>
        </w:rPr>
        <w:t>2. Himachal Pradesh Freedom of Religion Act, 2019</w:t>
      </w:r>
    </w:p>
    <w:p w14:paraId="6C3DAA38" w14:textId="77777777" w:rsidR="006B01E3" w:rsidRPr="006B01E3" w:rsidRDefault="006B01E3" w:rsidP="006B01E3">
      <w:pPr>
        <w:rPr>
          <w:sz w:val="28"/>
          <w:szCs w:val="28"/>
          <w:lang w:val="en-IN"/>
        </w:rPr>
      </w:pPr>
      <w:r w:rsidRPr="006B01E3">
        <w:rPr>
          <w:sz w:val="28"/>
          <w:szCs w:val="28"/>
          <w:lang w:val="en-IN"/>
        </w:rPr>
        <w:t>This law came after the BJP chief minister Jairam Thakur said that no cases were being filed under previous laws preventing religious conversion. The law requires 30 days’ notice to be given by individuals wishing to change their faith, along with 30 days’ notice also to be given by the priest officiating at the ceremony (if any). After this application has been made, the District Magistrate will hold an inquiry to see if the change of faith can be allowed. If the State determines that these conditions have not been met the conversion is “illegal and void”. Individuals who change their faith without permission face a year in jail. Punishment for propagation (a Fundamental Right under Article 25) is up to seven years in jail.</w:t>
      </w:r>
    </w:p>
    <w:p w14:paraId="14B829FF" w14:textId="77777777" w:rsidR="006B01E3" w:rsidRPr="006B01E3" w:rsidRDefault="006B01E3" w:rsidP="006B01E3">
      <w:pPr>
        <w:rPr>
          <w:sz w:val="28"/>
          <w:szCs w:val="28"/>
          <w:lang w:val="en-IN"/>
        </w:rPr>
      </w:pPr>
      <w:ins w:id="2" w:author="Unknown">
        <w:r w:rsidRPr="006B01E3">
          <w:rPr>
            <w:b/>
            <w:bCs/>
            <w:sz w:val="28"/>
            <w:szCs w:val="28"/>
            <w:lang w:val="en-IN"/>
          </w:rPr>
          <w:t>Also read: </w:t>
        </w:r>
        <w:r w:rsidRPr="006B01E3">
          <w:rPr>
            <w:b/>
            <w:bCs/>
            <w:sz w:val="28"/>
            <w:szCs w:val="28"/>
            <w:lang w:val="en-IN"/>
          </w:rPr>
          <w:fldChar w:fldCharType="begin"/>
        </w:r>
        <w:r w:rsidRPr="006B01E3">
          <w:rPr>
            <w:b/>
            <w:bCs/>
            <w:sz w:val="28"/>
            <w:szCs w:val="28"/>
            <w:lang w:val="en-IN"/>
          </w:rPr>
          <w:instrText>HYPERLINK "http://cms.thewire.in/diplomacy/why-wont-western-leaders-raise-indias-falling-democratic-standard-with-modi" \o "Why Won't Western Leaders Raise India's Falling Democratic Standard With Modi?"</w:instrText>
        </w:r>
        <w:r w:rsidRPr="006B01E3">
          <w:rPr>
            <w:b/>
            <w:bCs/>
            <w:sz w:val="28"/>
            <w:szCs w:val="28"/>
            <w:lang w:val="en-IN"/>
          </w:rPr>
        </w:r>
        <w:r w:rsidRPr="006B01E3">
          <w:rPr>
            <w:b/>
            <w:bCs/>
            <w:sz w:val="28"/>
            <w:szCs w:val="28"/>
            <w:lang w:val="en-IN"/>
          </w:rPr>
          <w:fldChar w:fldCharType="separate"/>
        </w:r>
        <w:r w:rsidRPr="006B01E3">
          <w:rPr>
            <w:rStyle w:val="Hyperlink"/>
            <w:rFonts w:cs="Arial"/>
            <w:b/>
            <w:bCs/>
            <w:sz w:val="28"/>
            <w:szCs w:val="28"/>
            <w:lang w:val="en-IN"/>
          </w:rPr>
          <w:t>Why Won’t Western Leaders Raise India’s Falling Democratic Standard With Modi?</w:t>
        </w:r>
        <w:r w:rsidRPr="006B01E3">
          <w:rPr>
            <w:sz w:val="28"/>
            <w:szCs w:val="28"/>
          </w:rPr>
          <w:fldChar w:fldCharType="end"/>
        </w:r>
      </w:ins>
    </w:p>
    <w:p w14:paraId="782FD4A7" w14:textId="77777777" w:rsidR="006B01E3" w:rsidRPr="006B01E3" w:rsidRDefault="006B01E3" w:rsidP="006B01E3">
      <w:pPr>
        <w:rPr>
          <w:sz w:val="28"/>
          <w:szCs w:val="28"/>
          <w:lang w:val="en-IN"/>
        </w:rPr>
      </w:pPr>
      <w:r w:rsidRPr="006B01E3">
        <w:rPr>
          <w:sz w:val="28"/>
          <w:szCs w:val="28"/>
          <w:lang w:val="en-IN"/>
        </w:rPr>
        <w:t xml:space="preserve">3. Uttar Pradesh Vidhi </w:t>
      </w:r>
      <w:proofErr w:type="spellStart"/>
      <w:r w:rsidRPr="006B01E3">
        <w:rPr>
          <w:sz w:val="28"/>
          <w:szCs w:val="28"/>
          <w:lang w:val="en-IN"/>
        </w:rPr>
        <w:t>Viruddh</w:t>
      </w:r>
      <w:proofErr w:type="spellEnd"/>
      <w:r w:rsidRPr="006B01E3">
        <w:rPr>
          <w:sz w:val="28"/>
          <w:szCs w:val="28"/>
          <w:lang w:val="en-IN"/>
        </w:rPr>
        <w:t xml:space="preserve"> Dharma </w:t>
      </w:r>
      <w:proofErr w:type="spellStart"/>
      <w:r w:rsidRPr="006B01E3">
        <w:rPr>
          <w:sz w:val="28"/>
          <w:szCs w:val="28"/>
          <w:lang w:val="en-IN"/>
        </w:rPr>
        <w:t>Samparivartan</w:t>
      </w:r>
      <w:proofErr w:type="spellEnd"/>
      <w:r w:rsidRPr="006B01E3">
        <w:rPr>
          <w:sz w:val="28"/>
          <w:szCs w:val="28"/>
          <w:lang w:val="en-IN"/>
        </w:rPr>
        <w:t xml:space="preserve"> </w:t>
      </w:r>
      <w:proofErr w:type="spellStart"/>
      <w:r w:rsidRPr="006B01E3">
        <w:rPr>
          <w:sz w:val="28"/>
          <w:szCs w:val="28"/>
          <w:lang w:val="en-IN"/>
        </w:rPr>
        <w:t>Pratishedh</w:t>
      </w:r>
      <w:proofErr w:type="spellEnd"/>
      <w:r w:rsidRPr="006B01E3">
        <w:rPr>
          <w:sz w:val="28"/>
          <w:szCs w:val="28"/>
          <w:lang w:val="en-IN"/>
        </w:rPr>
        <w:t xml:space="preserve"> Adhyadesh, 2020 (Prohibition of Unlawful Conversion of Religion Ordinance)</w:t>
      </w:r>
    </w:p>
    <w:p w14:paraId="5DFE13A3" w14:textId="77777777" w:rsidR="006B01E3" w:rsidRPr="006B01E3" w:rsidRDefault="006B01E3" w:rsidP="006B01E3">
      <w:pPr>
        <w:rPr>
          <w:sz w:val="28"/>
          <w:szCs w:val="28"/>
          <w:lang w:val="en-IN"/>
        </w:rPr>
      </w:pPr>
      <w:r w:rsidRPr="006B01E3">
        <w:rPr>
          <w:sz w:val="28"/>
          <w:szCs w:val="28"/>
          <w:lang w:val="en-IN"/>
        </w:rPr>
        <w:t>Copied from other BJP states, this prohibits conversion except with government permission and 60 days’ notice. Conversions for marriage are illegal. The burden of proof is on the family the woman is marrying into. Punishment is up to five years in jail.</w:t>
      </w:r>
    </w:p>
    <w:p w14:paraId="77442F8D" w14:textId="77777777" w:rsidR="006B01E3" w:rsidRPr="006B01E3" w:rsidRDefault="006B01E3" w:rsidP="006B01E3">
      <w:pPr>
        <w:rPr>
          <w:sz w:val="28"/>
          <w:szCs w:val="28"/>
          <w:lang w:val="en-IN"/>
        </w:rPr>
      </w:pPr>
      <w:r w:rsidRPr="006B01E3">
        <w:rPr>
          <w:sz w:val="28"/>
          <w:szCs w:val="28"/>
          <w:lang w:val="en-IN"/>
        </w:rPr>
        <w:t xml:space="preserve">4. Madhya Pradesh Dharma </w:t>
      </w:r>
      <w:proofErr w:type="spellStart"/>
      <w:r w:rsidRPr="006B01E3">
        <w:rPr>
          <w:sz w:val="28"/>
          <w:szCs w:val="28"/>
          <w:lang w:val="en-IN"/>
        </w:rPr>
        <w:t>Swatantreya</w:t>
      </w:r>
      <w:proofErr w:type="spellEnd"/>
      <w:r w:rsidRPr="006B01E3">
        <w:rPr>
          <w:sz w:val="28"/>
          <w:szCs w:val="28"/>
          <w:lang w:val="en-IN"/>
        </w:rPr>
        <w:t xml:space="preserve"> Adhyadesh, 2020 (Freedom of Religion Ordinance)</w:t>
      </w:r>
    </w:p>
    <w:p w14:paraId="0DE11E2D" w14:textId="77777777" w:rsidR="006B01E3" w:rsidRPr="006B01E3" w:rsidRDefault="006B01E3" w:rsidP="006B01E3">
      <w:pPr>
        <w:rPr>
          <w:sz w:val="28"/>
          <w:szCs w:val="28"/>
          <w:lang w:val="en-IN"/>
        </w:rPr>
      </w:pPr>
      <w:r w:rsidRPr="006B01E3">
        <w:rPr>
          <w:sz w:val="28"/>
          <w:szCs w:val="28"/>
          <w:lang w:val="en-IN"/>
        </w:rPr>
        <w:t xml:space="preserve">It replaces the Religious Freedom Act of 1968. It punishes conversion through marriage by 10 years in jail. It also nullifies such marriages. Children born in these nullified marriages could claim the right to their </w:t>
      </w:r>
      <w:r w:rsidRPr="006B01E3">
        <w:rPr>
          <w:sz w:val="28"/>
          <w:szCs w:val="28"/>
          <w:lang w:val="en-IN"/>
        </w:rPr>
        <w:lastRenderedPageBreak/>
        <w:t>father’s property. Conversions can only happen with government permission and 60 days’ notice. FIRs can be filed by parents and siblings of either person in the marriage. Any other person who is related by blood, marriage, adoption, guardianship or custodianship can file a written complaint with court permission.</w:t>
      </w:r>
    </w:p>
    <w:p w14:paraId="104F51D5" w14:textId="77777777" w:rsidR="006B01E3" w:rsidRPr="006B01E3" w:rsidRDefault="006B01E3" w:rsidP="006B01E3">
      <w:pPr>
        <w:rPr>
          <w:sz w:val="28"/>
          <w:szCs w:val="28"/>
          <w:lang w:val="en-IN"/>
        </w:rPr>
      </w:pPr>
      <w:r w:rsidRPr="006B01E3">
        <w:rPr>
          <w:sz w:val="28"/>
          <w:szCs w:val="28"/>
          <w:lang w:val="en-IN"/>
        </w:rPr>
        <w:t>The BJP governments in Haryana and Karnataka also said they would bring in similar legislation though there was no evidence there was a problem. In bringing the UP law, governor Anandi Patel said there were neither many complaints nor data to show that these laws were required. This was understood by those who have observed the polity under Modi. It was of course to create a problem that the laws were being written.</w:t>
      </w:r>
    </w:p>
    <w:p w14:paraId="4E0315AB" w14:textId="77777777" w:rsidR="006B01E3" w:rsidRPr="006B01E3" w:rsidRDefault="006B01E3" w:rsidP="006B01E3">
      <w:pPr>
        <w:rPr>
          <w:sz w:val="28"/>
          <w:szCs w:val="28"/>
          <w:lang w:val="en-IN"/>
        </w:rPr>
      </w:pPr>
      <w:r w:rsidRPr="006B01E3">
        <w:rPr>
          <w:sz w:val="28"/>
          <w:szCs w:val="28"/>
          <w:lang w:val="en-IN"/>
        </w:rPr>
        <w:t>Other laws which are targeted at minorities have been tightened since 2014. One such is the Gujarat Prohibition of Transfer of Immovable Property and Provision for Protection of Tenants from Eviction from Premises in Disturbed Areas Act, 2019 amendment.</w:t>
      </w:r>
    </w:p>
    <w:p w14:paraId="67633149" w14:textId="77777777" w:rsidR="006B01E3" w:rsidRPr="006B01E3" w:rsidRDefault="006B01E3" w:rsidP="006B01E3">
      <w:pPr>
        <w:rPr>
          <w:sz w:val="28"/>
          <w:szCs w:val="28"/>
          <w:lang w:val="en-IN"/>
        </w:rPr>
      </w:pPr>
      <w:r w:rsidRPr="006B01E3">
        <w:rPr>
          <w:sz w:val="28"/>
          <w:szCs w:val="28"/>
          <w:lang w:val="en-IN"/>
        </w:rPr>
        <w:t xml:space="preserve">It is a law that kept Muslims permanently segregated and ghettoised. Known as Ashant </w:t>
      </w:r>
      <w:proofErr w:type="spellStart"/>
      <w:r w:rsidRPr="006B01E3">
        <w:rPr>
          <w:sz w:val="28"/>
          <w:szCs w:val="28"/>
          <w:lang w:val="en-IN"/>
        </w:rPr>
        <w:t>Dharo</w:t>
      </w:r>
      <w:proofErr w:type="spellEnd"/>
      <w:r w:rsidRPr="006B01E3">
        <w:rPr>
          <w:sz w:val="28"/>
          <w:szCs w:val="28"/>
          <w:lang w:val="en-IN"/>
        </w:rPr>
        <w:t xml:space="preserve"> (Disturbed Areas Act) — it </w:t>
      </w:r>
      <w:proofErr w:type="spellStart"/>
      <w:r w:rsidRPr="006B01E3">
        <w:rPr>
          <w:sz w:val="28"/>
          <w:szCs w:val="28"/>
          <w:lang w:val="en-IN"/>
        </w:rPr>
        <w:t>requireS</w:t>
      </w:r>
      <w:proofErr w:type="spellEnd"/>
      <w:r w:rsidRPr="006B01E3">
        <w:rPr>
          <w:sz w:val="28"/>
          <w:szCs w:val="28"/>
          <w:lang w:val="en-IN"/>
        </w:rPr>
        <w:t xml:space="preserve"> people to reveal their religion on affidavit while selling and purchasing property. In areas that were declared ‘disturbed’ by the State, Hindus could not sell to Muslims and vice versa without government permission. Over the years and especially after Modi became chief minister more and more neighbourhoods in all major Gujarat cities have been included under the Act, even those where there has never been rioting. This has effectively ghettoised Muslims.</w:t>
      </w:r>
    </w:p>
    <w:p w14:paraId="6366BA80" w14:textId="77777777" w:rsidR="006B01E3" w:rsidRPr="006B01E3" w:rsidRDefault="006B01E3" w:rsidP="006B01E3">
      <w:pPr>
        <w:rPr>
          <w:sz w:val="28"/>
          <w:szCs w:val="28"/>
          <w:lang w:val="en-IN"/>
        </w:rPr>
      </w:pPr>
      <w:r w:rsidRPr="006B01E3">
        <w:rPr>
          <w:sz w:val="28"/>
          <w:szCs w:val="28"/>
          <w:lang w:val="en-IN"/>
        </w:rPr>
        <w:t xml:space="preserve">The amendment that was cleared in 2019 gave the Collector authority to determine if the sale of a property </w:t>
      </w:r>
      <w:r w:rsidRPr="006B01E3">
        <w:rPr>
          <w:sz w:val="28"/>
          <w:szCs w:val="28"/>
          <w:lang w:val="en-IN"/>
        </w:rPr>
        <w:lastRenderedPageBreak/>
        <w:t>would lead to the likelihood of “polarisation” or “improper clustering” of people from a particular religion. It also gave the government power to review the decision of the Collector, even if the buyer and seller made no appeal.</w:t>
      </w:r>
    </w:p>
    <w:p w14:paraId="770D9970" w14:textId="77777777" w:rsidR="006B01E3" w:rsidRPr="006B01E3" w:rsidRDefault="006B01E3" w:rsidP="006B01E3">
      <w:pPr>
        <w:rPr>
          <w:sz w:val="28"/>
          <w:szCs w:val="28"/>
          <w:lang w:val="en-IN"/>
        </w:rPr>
      </w:pPr>
      <w:r w:rsidRPr="006B01E3">
        <w:rPr>
          <w:sz w:val="28"/>
          <w:szCs w:val="28"/>
          <w:lang w:val="en-IN"/>
        </w:rPr>
        <w:t>Property sales could trigger the creation of a special investigation team of the Collector, Municipal Commissioner, and Police Commissioner as members. The amendment enables the state government to form a committee to advise it on the adding of new areas to the Disturbed Areas Act. The amendment enlarged the scope of property transfer and included leasing. In effect, even foreigners can rent and buy property in those parts of Gujarat’s cities where Indian Muslims cannot. A series of stories in the local media (ignored in the national media) shows that using this law Hindus constantly object to Muslims buying property near their homes and do not want them around.</w:t>
      </w:r>
    </w:p>
    <w:p w14:paraId="5FC44ED4" w14:textId="77777777" w:rsidR="006B01E3" w:rsidRPr="006B01E3" w:rsidRDefault="006B01E3" w:rsidP="006B01E3">
      <w:pPr>
        <w:rPr>
          <w:sz w:val="28"/>
          <w:szCs w:val="28"/>
          <w:lang w:val="en-IN"/>
        </w:rPr>
      </w:pPr>
      <w:r w:rsidRPr="006B01E3">
        <w:rPr>
          <w:sz w:val="28"/>
          <w:szCs w:val="28"/>
          <w:lang w:val="en-IN"/>
        </w:rPr>
        <w:t>In 2019, the Union government began punishing Muslims for non-crimes through the Muslim Women (Protection) of Rights on Marriage Act, 2019.</w:t>
      </w:r>
    </w:p>
    <w:p w14:paraId="0910FFA6" w14:textId="77777777" w:rsidR="006B01E3" w:rsidRPr="006B01E3" w:rsidRDefault="006B01E3" w:rsidP="006B01E3">
      <w:pPr>
        <w:rPr>
          <w:sz w:val="28"/>
          <w:szCs w:val="28"/>
          <w:lang w:val="en-IN"/>
        </w:rPr>
      </w:pPr>
      <w:r w:rsidRPr="006B01E3">
        <w:rPr>
          <w:sz w:val="28"/>
          <w:szCs w:val="28"/>
          <w:lang w:val="en-IN"/>
        </w:rPr>
        <w:t xml:space="preserve">This law criminalises the utterance of the word ’talaq’ three times in one sitting. The divorce emanating from this utterance had already been held illegal by an earlier Supreme Court judgment. Meaning that if a Muslim man said talaq to his wife three times in one sitting, this would not be a divorce and the marriage would remain intact. But the government passed a law criminalising the saying of these three words. This brings us to the absurd reality of India today that if a non-Muslim says the word talaq to his wife three times, they are not divorced and it is not a crime. But if a Muslim says the same three words the couple is also not divorced but it is a crime. The law also takes away the magistrate’s </w:t>
      </w:r>
      <w:r w:rsidRPr="006B01E3">
        <w:rPr>
          <w:sz w:val="28"/>
          <w:szCs w:val="28"/>
          <w:lang w:val="en-IN"/>
        </w:rPr>
        <w:lastRenderedPageBreak/>
        <w:t>discretion for giving bail in case of arrest, requiring the judge to first listen to the view of the wife before freeing the husband. The punishment for saying the word ’talaq’ for Muslim men was three years in jail, the same as IPC 154 (rioting with a deadly weapon). Muslim men are the only section of India for whom divorce, a private wrong for all other communities, is a crime against the State.</w:t>
      </w:r>
    </w:p>
    <w:p w14:paraId="6C2C349B" w14:textId="77777777" w:rsidR="006B01E3" w:rsidRPr="006B01E3" w:rsidRDefault="006B01E3" w:rsidP="006B01E3">
      <w:pPr>
        <w:rPr>
          <w:sz w:val="28"/>
          <w:szCs w:val="28"/>
          <w:lang w:val="en-IN"/>
        </w:rPr>
      </w:pPr>
      <w:r w:rsidRPr="006B01E3">
        <w:rPr>
          <w:sz w:val="28"/>
          <w:szCs w:val="28"/>
          <w:lang w:val="en-IN"/>
        </w:rPr>
        <w:t>While the Citizenship Amendment Act rightly was criticised around the world for specifically targeting Muslims along with the NRC pincer, other laws India has passed since 2014 have not received as much notice. The judiciary has been supine and allowed a de facto Hindu Rashtra to emerge through legislation. These laws have been written and passed and are being applied across India, targeting Indian Muslims, brutalising them constantly, while a demented media and a bored public have looked away.</w:t>
      </w:r>
    </w:p>
    <w:p w14:paraId="76EB0C13" w14:textId="77777777" w:rsidR="006B01E3" w:rsidRPr="006B01E3" w:rsidRDefault="006B01E3" w:rsidP="006B01E3">
      <w:pPr>
        <w:rPr>
          <w:sz w:val="28"/>
          <w:szCs w:val="28"/>
          <w:lang w:val="en-IN"/>
        </w:rPr>
      </w:pPr>
      <w:hyperlink r:id="rId1019" w:history="1">
        <w:r w:rsidRPr="006B01E3">
          <w:rPr>
            <w:rStyle w:val="Hyperlink"/>
            <w:rFonts w:cs="Arial"/>
            <w:i/>
            <w:iCs/>
            <w:sz w:val="28"/>
            <w:szCs w:val="28"/>
            <w:lang w:val="en-IN"/>
          </w:rPr>
          <w:t>Aakar Patel</w:t>
        </w:r>
      </w:hyperlink>
      <w:r w:rsidRPr="006B01E3">
        <w:rPr>
          <w:i/>
          <w:iCs/>
          <w:sz w:val="28"/>
          <w:szCs w:val="28"/>
          <w:lang w:val="en-IN"/>
        </w:rPr>
        <w:t> is Chair of Amnesty International India and author of </w:t>
      </w:r>
      <w:hyperlink r:id="rId1020" w:tgtFrame="_blank" w:history="1">
        <w:r w:rsidRPr="006B01E3">
          <w:rPr>
            <w:rStyle w:val="Hyperlink"/>
            <w:rFonts w:cs="Arial"/>
            <w:sz w:val="28"/>
            <w:szCs w:val="28"/>
            <w:lang w:val="en-IN"/>
          </w:rPr>
          <w:t>Our Hindu Rashtra</w:t>
        </w:r>
      </w:hyperlink>
      <w:r w:rsidRPr="006B01E3">
        <w:rPr>
          <w:i/>
          <w:iCs/>
          <w:sz w:val="28"/>
          <w:szCs w:val="28"/>
          <w:lang w:val="en-IN"/>
        </w:rPr>
        <w:t>. His </w:t>
      </w:r>
      <w:r w:rsidRPr="006B01E3">
        <w:rPr>
          <w:sz w:val="28"/>
          <w:szCs w:val="28"/>
          <w:lang w:val="en-IN"/>
        </w:rPr>
        <w:t>Price of the Modi Years</w:t>
      </w:r>
      <w:r w:rsidRPr="006B01E3">
        <w:rPr>
          <w:i/>
          <w:iCs/>
          <w:sz w:val="28"/>
          <w:szCs w:val="28"/>
          <w:lang w:val="en-IN"/>
        </w:rPr>
        <w:t> will be released on November 14.</w:t>
      </w:r>
    </w:p>
    <w:p w14:paraId="268B45F2" w14:textId="1DF87E73" w:rsidR="00F70EA6" w:rsidRDefault="00AF71BD">
      <w:pPr>
        <w:rPr>
          <w:sz w:val="28"/>
          <w:szCs w:val="28"/>
        </w:rPr>
      </w:pPr>
      <w:r>
        <w:rPr>
          <w:sz w:val="28"/>
          <w:szCs w:val="28"/>
        </w:rPr>
        <w:t>(Wire)</w:t>
      </w:r>
    </w:p>
    <w:p w14:paraId="6A5CB910" w14:textId="77777777" w:rsidR="00AF71BD" w:rsidRDefault="00AF71BD">
      <w:pPr>
        <w:rPr>
          <w:sz w:val="28"/>
          <w:szCs w:val="28"/>
        </w:rPr>
      </w:pPr>
    </w:p>
    <w:p w14:paraId="321B5474" w14:textId="77777777" w:rsidR="00AF71BD" w:rsidRDefault="00AF71BD">
      <w:pPr>
        <w:rPr>
          <w:sz w:val="28"/>
          <w:szCs w:val="28"/>
        </w:rPr>
      </w:pPr>
    </w:p>
    <w:p w14:paraId="1F2A2E3C" w14:textId="77777777" w:rsidR="00AF71BD" w:rsidRDefault="00AF71BD">
      <w:pPr>
        <w:rPr>
          <w:sz w:val="28"/>
          <w:szCs w:val="28"/>
        </w:rPr>
      </w:pPr>
    </w:p>
    <w:p w14:paraId="1CE78557" w14:textId="77777777" w:rsidR="00AF71BD" w:rsidRDefault="00AF71BD">
      <w:pPr>
        <w:rPr>
          <w:sz w:val="28"/>
          <w:szCs w:val="28"/>
        </w:rPr>
      </w:pPr>
    </w:p>
    <w:p w14:paraId="438DB5B3" w14:textId="77777777" w:rsidR="00AF71BD" w:rsidRPr="00AF71BD" w:rsidRDefault="00AF71BD" w:rsidP="00AF71BD">
      <w:pPr>
        <w:rPr>
          <w:b/>
          <w:bCs/>
          <w:sz w:val="28"/>
          <w:szCs w:val="28"/>
          <w:lang w:val="en-IN"/>
        </w:rPr>
      </w:pPr>
      <w:r w:rsidRPr="00AF71BD">
        <w:rPr>
          <w:b/>
          <w:bCs/>
          <w:sz w:val="28"/>
          <w:szCs w:val="28"/>
          <w:lang w:val="en-IN"/>
        </w:rPr>
        <w:t>What types of discrimination do India’s Muslims face?</w:t>
      </w:r>
    </w:p>
    <w:p w14:paraId="2E80792F" w14:textId="77777777" w:rsidR="00AF71BD" w:rsidRPr="00AF71BD" w:rsidRDefault="00AF71BD" w:rsidP="00AF71BD">
      <w:pPr>
        <w:rPr>
          <w:sz w:val="28"/>
          <w:szCs w:val="28"/>
          <w:lang w:val="en-IN"/>
        </w:rPr>
      </w:pPr>
      <w:r w:rsidRPr="00AF71BD">
        <w:rPr>
          <w:sz w:val="28"/>
          <w:szCs w:val="28"/>
          <w:lang w:val="en-IN"/>
        </w:rPr>
        <w:t>Muslims have experienced discrimination in areas including </w:t>
      </w:r>
      <w:hyperlink r:id="rId1021" w:tgtFrame="_blank" w:tooltip="employment, education, and housing" w:history="1">
        <w:r w:rsidRPr="00AF71BD">
          <w:rPr>
            <w:rStyle w:val="Hyperlink"/>
            <w:rFonts w:cs="Arial"/>
            <w:sz w:val="28"/>
            <w:szCs w:val="28"/>
            <w:lang w:val="en-IN"/>
          </w:rPr>
          <w:t>employment, education, and housing</w:t>
        </w:r>
      </w:hyperlink>
      <w:r w:rsidRPr="00AF71BD">
        <w:rPr>
          <w:sz w:val="28"/>
          <w:szCs w:val="28"/>
          <w:lang w:val="en-IN"/>
        </w:rPr>
        <w:t xml:space="preserve"> [PDF]. Many encounter barriers to achieving political power and wealth, and lack access to health care and basic services. Moreover, they often struggle to secure justice after suffering discrimination, despite constitutional </w:t>
      </w:r>
      <w:r w:rsidRPr="00AF71BD">
        <w:rPr>
          <w:sz w:val="28"/>
          <w:szCs w:val="28"/>
          <w:lang w:val="en-IN"/>
        </w:rPr>
        <w:lastRenderedPageBreak/>
        <w:t>protections.</w:t>
      </w:r>
    </w:p>
    <w:p w14:paraId="11B5BBCC" w14:textId="77777777" w:rsidR="00AF71BD" w:rsidRPr="00AF71BD" w:rsidRDefault="00AF71BD" w:rsidP="00AF71BD">
      <w:pPr>
        <w:rPr>
          <w:sz w:val="28"/>
          <w:szCs w:val="28"/>
          <w:lang w:val="en-IN"/>
        </w:rPr>
      </w:pPr>
      <w:r w:rsidRPr="00AF71BD">
        <w:rPr>
          <w:sz w:val="28"/>
          <w:szCs w:val="28"/>
          <w:lang w:val="en-IN"/>
        </w:rPr>
        <w:t>Over the last two decades, the representation of Muslims in parliament </w:t>
      </w:r>
      <w:hyperlink r:id="rId1022" w:tgtFrame="_blank" w:tooltip="has stagnated" w:history="1">
        <w:r w:rsidRPr="00AF71BD">
          <w:rPr>
            <w:rStyle w:val="Hyperlink"/>
            <w:rFonts w:cs="Arial"/>
            <w:sz w:val="28"/>
            <w:szCs w:val="28"/>
            <w:lang w:val="en-IN"/>
          </w:rPr>
          <w:t>has stagnated</w:t>
        </w:r>
      </w:hyperlink>
      <w:r w:rsidRPr="00AF71BD">
        <w:rPr>
          <w:sz w:val="28"/>
          <w:szCs w:val="28"/>
          <w:lang w:val="en-IN"/>
        </w:rPr>
        <w:t>: after the 2019 elections, Muslims held just 5 percent of seats. That’s partly due to the rise of the BJP, which by mid-2022 had no Muslim members of its party in parliament. </w:t>
      </w:r>
    </w:p>
    <w:p w14:paraId="03F22BAC" w14:textId="77777777" w:rsidR="00AF71BD" w:rsidRPr="00AF71BD" w:rsidRDefault="00AF71BD" w:rsidP="00AF71BD">
      <w:pPr>
        <w:rPr>
          <w:sz w:val="28"/>
          <w:szCs w:val="28"/>
          <w:lang w:val="en-IN"/>
        </w:rPr>
      </w:pPr>
      <w:r w:rsidRPr="00AF71BD">
        <w:rPr>
          <w:sz w:val="28"/>
          <w:szCs w:val="28"/>
          <w:lang w:val="en-IN"/>
        </w:rPr>
        <w:t>Meanwhile, a </w:t>
      </w:r>
      <w:hyperlink r:id="rId1023" w:tgtFrame="_blank" w:tooltip="2019 report" w:history="1">
        <w:r w:rsidRPr="00AF71BD">
          <w:rPr>
            <w:rStyle w:val="Hyperlink"/>
            <w:rFonts w:cs="Arial"/>
            <w:sz w:val="28"/>
            <w:szCs w:val="28"/>
            <w:lang w:val="en-IN"/>
          </w:rPr>
          <w:t>2019 report</w:t>
        </w:r>
      </w:hyperlink>
      <w:r w:rsidRPr="00AF71BD">
        <w:rPr>
          <w:sz w:val="28"/>
          <w:szCs w:val="28"/>
          <w:lang w:val="en-IN"/>
        </w:rPr>
        <w:t> [PDF] by India-based nongovernmental organization Common Cause found that half of police surveyed showed anti-Muslim bias, making them less likely to intervene to stop crimes against Muslims. Analysts have also noted widespread impunity for those who attack Muslims. In recent years, state and national courts and government bodies have sometimes </w:t>
      </w:r>
      <w:hyperlink r:id="rId1024" w:tgtFrame="_blank" w:tooltip="overturned convictions or withdrawn cases" w:history="1">
        <w:r w:rsidRPr="00AF71BD">
          <w:rPr>
            <w:rStyle w:val="Hyperlink"/>
            <w:rFonts w:cs="Arial"/>
            <w:sz w:val="28"/>
            <w:szCs w:val="28"/>
            <w:lang w:val="en-IN"/>
          </w:rPr>
          <w:t>overturned convictions or withdrawn cases</w:t>
        </w:r>
      </w:hyperlink>
      <w:r w:rsidRPr="00AF71BD">
        <w:rPr>
          <w:sz w:val="28"/>
          <w:szCs w:val="28"/>
          <w:lang w:val="en-IN"/>
        </w:rPr>
        <w:t> that accused Hindus of involvement in violence against Muslims. States have increasingly passed laws restricting Muslims’ religious freedoms, including anti-conversion laws and bans on wearing headscarves in school.</w:t>
      </w:r>
    </w:p>
    <w:p w14:paraId="7C821F8D" w14:textId="77777777" w:rsidR="00AF71BD" w:rsidRPr="00AF71BD" w:rsidRDefault="00AF71BD" w:rsidP="00AF71BD">
      <w:pPr>
        <w:rPr>
          <w:sz w:val="28"/>
          <w:szCs w:val="28"/>
          <w:lang w:val="en-IN"/>
        </w:rPr>
      </w:pPr>
      <w:r w:rsidRPr="00AF71BD">
        <w:rPr>
          <w:sz w:val="28"/>
          <w:szCs w:val="28"/>
          <w:lang w:val="en-IN"/>
        </w:rPr>
        <w:t>In addition, authorities have turned to extrajudicial means to punish Muslims, through a practice critics call “bulldozer justice.” In 2022, authorities in several states </w:t>
      </w:r>
      <w:hyperlink r:id="rId1025" w:tgtFrame="_blank" w:tooltip="destroyed people’s homes" w:history="1">
        <w:r w:rsidRPr="00AF71BD">
          <w:rPr>
            <w:rStyle w:val="Hyperlink"/>
            <w:rFonts w:cs="Arial"/>
            <w:sz w:val="28"/>
            <w:szCs w:val="28"/>
            <w:lang w:val="en-IN"/>
          </w:rPr>
          <w:t>destroyed people’s homes</w:t>
        </w:r>
      </w:hyperlink>
      <w:r w:rsidRPr="00AF71BD">
        <w:rPr>
          <w:sz w:val="28"/>
          <w:szCs w:val="28"/>
          <w:lang w:val="en-IN"/>
        </w:rPr>
        <w:t>, alleging that the demolished buildings lacked proper permits. However, critics said they primarily targeted Muslims, some of whom had recently participated in protests.  In response, India’s Supreme Court said that demolitions “</w:t>
      </w:r>
      <w:hyperlink r:id="rId1026" w:tgtFrame="_blank" w:tooltip="cannot be retaliatory" w:history="1">
        <w:r w:rsidRPr="00AF71BD">
          <w:rPr>
            <w:rStyle w:val="Hyperlink"/>
            <w:rFonts w:cs="Arial"/>
            <w:sz w:val="28"/>
            <w:szCs w:val="28"/>
            <w:lang w:val="en-IN"/>
          </w:rPr>
          <w:t>cannot be retaliatory</w:t>
        </w:r>
      </w:hyperlink>
      <w:r w:rsidRPr="00AF71BD">
        <w:rPr>
          <w:sz w:val="28"/>
          <w:szCs w:val="28"/>
          <w:lang w:val="en-IN"/>
        </w:rPr>
        <w:t>,” though the </w:t>
      </w:r>
      <w:hyperlink r:id="rId1027" w:tgtFrame="_blank" w:tooltip="practice has continued" w:history="1">
        <w:r w:rsidRPr="00AF71BD">
          <w:rPr>
            <w:rStyle w:val="Hyperlink"/>
            <w:rFonts w:cs="Arial"/>
            <w:sz w:val="28"/>
            <w:szCs w:val="28"/>
            <w:lang w:val="en-IN"/>
          </w:rPr>
          <w:t>practice has continued</w:t>
        </w:r>
      </w:hyperlink>
      <w:r w:rsidRPr="00AF71BD">
        <w:rPr>
          <w:sz w:val="28"/>
          <w:szCs w:val="28"/>
          <w:lang w:val="en-IN"/>
        </w:rPr>
        <w:t>.</w:t>
      </w:r>
    </w:p>
    <w:p w14:paraId="27015BA9" w14:textId="77777777" w:rsidR="00AF71BD" w:rsidRPr="00AF71BD" w:rsidRDefault="00AF71BD" w:rsidP="00AF71BD">
      <w:pPr>
        <w:rPr>
          <w:b/>
          <w:bCs/>
          <w:sz w:val="28"/>
          <w:szCs w:val="28"/>
          <w:lang w:val="en-IN"/>
        </w:rPr>
      </w:pPr>
      <w:r w:rsidRPr="00AF71BD">
        <w:rPr>
          <w:b/>
          <w:bCs/>
          <w:sz w:val="28"/>
          <w:szCs w:val="28"/>
          <w:lang w:val="en-IN"/>
        </w:rPr>
        <w:t>What controversial actions has the Modi government taken with regard to Muslims?</w:t>
      </w:r>
    </w:p>
    <w:p w14:paraId="7A262A8C" w14:textId="77777777" w:rsidR="00AF71BD" w:rsidRPr="00AF71BD" w:rsidRDefault="00AF71BD" w:rsidP="00AF71BD">
      <w:pPr>
        <w:rPr>
          <w:sz w:val="28"/>
          <w:szCs w:val="28"/>
          <w:lang w:val="en-IN"/>
        </w:rPr>
      </w:pPr>
      <w:r w:rsidRPr="00AF71BD">
        <w:rPr>
          <w:sz w:val="28"/>
          <w:szCs w:val="28"/>
          <w:lang w:val="en-IN"/>
        </w:rPr>
        <w:t xml:space="preserve">In December 2019, the parliament passed and Modi signed the Citizenship Amendment Act, which allows for the fast-tracking of citizenship for Hindu, Sikh, Buddhist, </w:t>
      </w:r>
      <w:r w:rsidRPr="00AF71BD">
        <w:rPr>
          <w:sz w:val="28"/>
          <w:szCs w:val="28"/>
          <w:lang w:val="en-IN"/>
        </w:rPr>
        <w:lastRenderedPageBreak/>
        <w:t>Jain, Parsi, and Christian migrants from Afghanistan, Bangladesh, and Pakistan. Critics say </w:t>
      </w:r>
      <w:hyperlink r:id="rId1028" w:tgtFrame="_blank" w:tooltip="the law is discriminatory" w:history="1">
        <w:r w:rsidRPr="00AF71BD">
          <w:rPr>
            <w:rStyle w:val="Hyperlink"/>
            <w:rFonts w:cs="Arial"/>
            <w:sz w:val="28"/>
            <w:szCs w:val="28"/>
            <w:lang w:val="en-IN"/>
          </w:rPr>
          <w:t>the law is discriminatory</w:t>
        </w:r>
      </w:hyperlink>
      <w:r w:rsidRPr="00AF71BD">
        <w:rPr>
          <w:sz w:val="28"/>
          <w:szCs w:val="28"/>
          <w:lang w:val="en-IN"/>
        </w:rPr>
        <w:t> because it excludes Muslims and applies a religious criteria for the first time to the question of citizenship. The Modi government argues that the law is designed to provide protection for vulnerable religious minorities who faced persecution in these three Muslim-majority countries.</w:t>
      </w:r>
    </w:p>
    <w:p w14:paraId="253B39FE" w14:textId="77777777" w:rsidR="00AF71BD" w:rsidRPr="00AF71BD" w:rsidRDefault="00AF71BD" w:rsidP="00AF71BD">
      <w:pPr>
        <w:rPr>
          <w:i/>
          <w:iCs/>
          <w:sz w:val="28"/>
          <w:szCs w:val="28"/>
          <w:lang w:val="en-IN"/>
        </w:rPr>
      </w:pPr>
      <w:r w:rsidRPr="00AF71BD">
        <w:rPr>
          <w:i/>
          <w:iCs/>
          <w:sz w:val="28"/>
          <w:szCs w:val="28"/>
          <w:lang w:val="en-IN"/>
        </w:rPr>
        <w:t>“The longer Hindu nationalists are in power, the greater the change will be to Muslims’ status and the harder it will be to reverse such changes.”</w:t>
      </w:r>
    </w:p>
    <w:p w14:paraId="6C2C85EF" w14:textId="77777777" w:rsidR="00AF71BD" w:rsidRPr="00AF71BD" w:rsidRDefault="00AF71BD" w:rsidP="00AF71BD">
      <w:pPr>
        <w:rPr>
          <w:sz w:val="28"/>
          <w:szCs w:val="28"/>
          <w:lang w:val="en-IN"/>
        </w:rPr>
      </w:pPr>
      <w:r w:rsidRPr="00AF71BD">
        <w:rPr>
          <w:sz w:val="28"/>
          <w:szCs w:val="28"/>
          <w:lang w:val="en-IN"/>
        </w:rPr>
        <w:t>Ashutosh Varshney, </w:t>
      </w:r>
      <w:r w:rsidRPr="00AF71BD">
        <w:rPr>
          <w:i/>
          <w:iCs/>
          <w:sz w:val="28"/>
          <w:szCs w:val="28"/>
          <w:lang w:val="en-IN"/>
        </w:rPr>
        <w:t>Professor, Brown University</w:t>
      </w:r>
    </w:p>
    <w:p w14:paraId="031B18AA" w14:textId="77777777" w:rsidR="00AF71BD" w:rsidRPr="00AF71BD" w:rsidRDefault="00AF71BD" w:rsidP="00AF71BD">
      <w:pPr>
        <w:rPr>
          <w:sz w:val="28"/>
          <w:szCs w:val="28"/>
          <w:lang w:val="en-IN"/>
        </w:rPr>
      </w:pPr>
      <w:r w:rsidRPr="00AF71BD">
        <w:rPr>
          <w:sz w:val="28"/>
          <w:szCs w:val="28"/>
          <w:lang w:val="en-IN"/>
        </w:rPr>
        <w:t>At the same time, the BJP promised in its </w:t>
      </w:r>
      <w:hyperlink r:id="rId1029" w:tgtFrame="_blank" w:tooltip="2019 election manifesto" w:history="1">
        <w:r w:rsidRPr="00AF71BD">
          <w:rPr>
            <w:rStyle w:val="Hyperlink"/>
            <w:rFonts w:cs="Arial"/>
            <w:sz w:val="28"/>
            <w:szCs w:val="28"/>
            <w:lang w:val="en-IN"/>
          </w:rPr>
          <w:t>2019 election manifesto</w:t>
        </w:r>
      </w:hyperlink>
      <w:r w:rsidRPr="00AF71BD">
        <w:rPr>
          <w:sz w:val="28"/>
          <w:szCs w:val="28"/>
          <w:lang w:val="en-IN"/>
        </w:rPr>
        <w:t xml:space="preserve"> [PDF] to complete a National Register of Citizens (NRC). The NRC was created in the 1950s for the unique case of the state of Assam to determine whether residents were Indian citizens or migrants from what is now </w:t>
      </w:r>
      <w:proofErr w:type="spellStart"/>
      <w:r w:rsidRPr="00AF71BD">
        <w:rPr>
          <w:sz w:val="28"/>
          <w:szCs w:val="28"/>
          <w:lang w:val="en-IN"/>
        </w:rPr>
        <w:t>neighboring</w:t>
      </w:r>
      <w:proofErr w:type="spellEnd"/>
      <w:r w:rsidRPr="00AF71BD">
        <w:rPr>
          <w:sz w:val="28"/>
          <w:szCs w:val="28"/>
          <w:lang w:val="en-IN"/>
        </w:rPr>
        <w:t xml:space="preserve"> Bangladesh. In 2019, the Assam government updated its register, which excludes nearly two million Hindu and Muslim </w:t>
      </w:r>
      <w:hyperlink r:id="rId1030" w:tgtFrame="_blank" w:tooltip="Bengali people" w:history="1">
        <w:r w:rsidRPr="00AF71BD">
          <w:rPr>
            <w:rStyle w:val="Hyperlink"/>
            <w:rFonts w:cs="Arial"/>
            <w:sz w:val="28"/>
            <w:szCs w:val="28"/>
            <w:lang w:val="en-IN"/>
          </w:rPr>
          <w:t>Bengali people</w:t>
        </w:r>
      </w:hyperlink>
      <w:r w:rsidRPr="00AF71BD">
        <w:rPr>
          <w:sz w:val="28"/>
          <w:szCs w:val="28"/>
          <w:lang w:val="en-IN"/>
        </w:rPr>
        <w:t>. Critics say this process could render many Muslims stateless if implemented nationwide because they lack necessary documents and are not eligible for fast-tracked citizenship under the Citizenship Amendment Act.</w:t>
      </w:r>
    </w:p>
    <w:p w14:paraId="418DE888" w14:textId="77777777" w:rsidR="00AF71BD" w:rsidRPr="00AF71BD" w:rsidRDefault="00AF71BD" w:rsidP="00AF71BD">
      <w:pPr>
        <w:rPr>
          <w:sz w:val="28"/>
          <w:szCs w:val="28"/>
          <w:lang w:val="en-IN"/>
        </w:rPr>
      </w:pPr>
      <w:r w:rsidRPr="00AF71BD">
        <w:rPr>
          <w:sz w:val="28"/>
          <w:szCs w:val="28"/>
          <w:lang w:val="en-IN"/>
        </w:rPr>
        <w:t>Modi has meanwhile diminished the political standing of what was India’s only Muslim-majority state: Jammu and Kashmir. In August 2019, the government split the state, which lies in the mountainous </w:t>
      </w:r>
      <w:hyperlink r:id="rId1031" w:tgtFrame="_blank" w:tooltip="border region in dispute with Pakistan" w:history="1">
        <w:r w:rsidRPr="00AF71BD">
          <w:rPr>
            <w:rStyle w:val="Hyperlink"/>
            <w:rFonts w:cs="Arial"/>
            <w:sz w:val="28"/>
            <w:szCs w:val="28"/>
            <w:lang w:val="en-IN"/>
          </w:rPr>
          <w:t>border region in dispute with Pakistan</w:t>
        </w:r>
      </w:hyperlink>
      <w:r w:rsidRPr="00AF71BD">
        <w:rPr>
          <w:sz w:val="28"/>
          <w:szCs w:val="28"/>
          <w:lang w:val="en-IN"/>
        </w:rPr>
        <w:t xml:space="preserve">, into two territories and stripped away its special constitutional autonomy. Since then, Indian authorities have cracked down on the rights of people in the region, oftentimes under the guise of maintaining </w:t>
      </w:r>
      <w:r w:rsidRPr="00AF71BD">
        <w:rPr>
          <w:sz w:val="28"/>
          <w:szCs w:val="28"/>
          <w:lang w:val="en-IN"/>
        </w:rPr>
        <w:lastRenderedPageBreak/>
        <w:t>security. They shut down the internet </w:t>
      </w:r>
      <w:hyperlink r:id="rId1032" w:tgtFrame="_blank" w:tooltip="eighty-five times" w:history="1">
        <w:r w:rsidRPr="00AF71BD">
          <w:rPr>
            <w:rStyle w:val="Hyperlink"/>
            <w:rFonts w:cs="Arial"/>
            <w:sz w:val="28"/>
            <w:szCs w:val="28"/>
            <w:lang w:val="en-IN"/>
          </w:rPr>
          <w:t>eighty-five times</w:t>
        </w:r>
      </w:hyperlink>
      <w:r w:rsidRPr="00AF71BD">
        <w:rPr>
          <w:sz w:val="28"/>
          <w:szCs w:val="28"/>
          <w:lang w:val="en-IN"/>
        </w:rPr>
        <w:t> in 2021, harassed and arrested journalists, and detained prominent political figures and activists. Dozens of civilians have been killed by armed groups since the division, despite government claims that the security situation had improved. In December 2023, the Supreme Court </w:t>
      </w:r>
      <w:hyperlink r:id="rId1033" w:tgtFrame="_blank" w:tooltip="upheld the government’s decision" w:history="1">
        <w:r w:rsidRPr="00AF71BD">
          <w:rPr>
            <w:rStyle w:val="Hyperlink"/>
            <w:rFonts w:cs="Arial"/>
            <w:sz w:val="28"/>
            <w:szCs w:val="28"/>
            <w:lang w:val="en-IN"/>
          </w:rPr>
          <w:t>upheld the government’s decision</w:t>
        </w:r>
      </w:hyperlink>
      <w:r w:rsidRPr="00AF71BD">
        <w:rPr>
          <w:sz w:val="28"/>
          <w:szCs w:val="28"/>
          <w:lang w:val="en-IN"/>
        </w:rPr>
        <w:t>, ruling that the territory should regain statehood in time for local elections the following year.</w:t>
      </w:r>
    </w:p>
    <w:p w14:paraId="7C1E7AC7" w14:textId="77777777" w:rsidR="00AF71BD" w:rsidRPr="00AF71BD" w:rsidRDefault="00AF71BD" w:rsidP="00AF71BD">
      <w:pPr>
        <w:rPr>
          <w:sz w:val="28"/>
          <w:szCs w:val="28"/>
          <w:lang w:val="en-IN"/>
        </w:rPr>
      </w:pPr>
      <w:r w:rsidRPr="00AF71BD">
        <w:rPr>
          <w:sz w:val="28"/>
          <w:szCs w:val="28"/>
          <w:lang w:val="en-IN"/>
        </w:rPr>
        <w:t>“The longer Hindu nationalists are in power, the greater the change will be to Muslims’ status and the harder it will be to reverse such changes,” says Ashutosh Varshney, an expert on Indian intercommunal conflict at Brown University.</w:t>
      </w:r>
    </w:p>
    <w:p w14:paraId="38591F2D" w14:textId="77777777" w:rsidR="00AF71BD" w:rsidRPr="00AF71BD" w:rsidRDefault="00AF71BD" w:rsidP="00AF71BD">
      <w:pPr>
        <w:rPr>
          <w:b/>
          <w:bCs/>
          <w:sz w:val="28"/>
          <w:szCs w:val="28"/>
          <w:lang w:val="en-IN"/>
        </w:rPr>
      </w:pPr>
      <w:r w:rsidRPr="00AF71BD">
        <w:rPr>
          <w:b/>
          <w:bCs/>
          <w:sz w:val="28"/>
          <w:szCs w:val="28"/>
          <w:lang w:val="en-IN"/>
        </w:rPr>
        <w:t>What have been the largest outbursts of violence?</w:t>
      </w:r>
    </w:p>
    <w:p w14:paraId="4E0DD6FD" w14:textId="77777777" w:rsidR="00AF71BD" w:rsidRPr="00AF71BD" w:rsidRDefault="00AF71BD" w:rsidP="00AF71BD">
      <w:pPr>
        <w:rPr>
          <w:sz w:val="28"/>
          <w:szCs w:val="28"/>
          <w:lang w:val="en-IN"/>
        </w:rPr>
      </w:pPr>
      <w:r w:rsidRPr="00AF71BD">
        <w:rPr>
          <w:i/>
          <w:iCs/>
          <w:sz w:val="28"/>
          <w:szCs w:val="28"/>
          <w:lang w:val="en-IN"/>
        </w:rPr>
        <w:t>Babri Masjid conflict, 1992.</w:t>
      </w:r>
      <w:r w:rsidRPr="00AF71BD">
        <w:rPr>
          <w:sz w:val="28"/>
          <w:szCs w:val="28"/>
          <w:lang w:val="en-IN"/>
        </w:rPr>
        <w:t> Disputes over the mosque in the northern city of Ayodhya have turned deadly in recent decades. Hindus claim a general from the Muslim Mughal empire built the mosque on the birthplace of the Hindu deity Ram during the sixteenth century. In 1992, Hindu militants destroyed the mosque. An estimated three thousand people, most of them Muslim, died in ensuing riots—the deadliest religious clashes since Partition. In 2020, Modi set the cornerstone for a new Hindu temple on the site after the Supreme Court approved its construction. In January 2024, months ahead of the general election, he inaugurated the temple despite construction not having yet been completed.</w:t>
      </w:r>
    </w:p>
    <w:p w14:paraId="03FD995B" w14:textId="77777777" w:rsidR="00AF71BD" w:rsidRPr="00AF71BD" w:rsidRDefault="00AF71BD" w:rsidP="00AF71BD">
      <w:pPr>
        <w:rPr>
          <w:sz w:val="28"/>
          <w:szCs w:val="28"/>
          <w:lang w:val="en-IN"/>
        </w:rPr>
      </w:pPr>
      <w:r w:rsidRPr="00AF71BD">
        <w:rPr>
          <w:i/>
          <w:iCs/>
          <w:sz w:val="28"/>
          <w:szCs w:val="28"/>
          <w:lang w:val="en-IN"/>
        </w:rPr>
        <w:t>Gujarat riots, 2002.</w:t>
      </w:r>
      <w:r w:rsidRPr="00AF71BD">
        <w:rPr>
          <w:sz w:val="28"/>
          <w:szCs w:val="28"/>
          <w:lang w:val="en-IN"/>
        </w:rPr>
        <w:t xml:space="preserve"> Nationwide clashes broke out after a train of Hindu pilgrims traveling from Ayodhya through the western state of Gujarat caught fire, killing dozens of people. Blaming Muslims for starting the fire, Hindu </w:t>
      </w:r>
      <w:r w:rsidRPr="00AF71BD">
        <w:rPr>
          <w:sz w:val="28"/>
          <w:szCs w:val="28"/>
          <w:lang w:val="en-IN"/>
        </w:rPr>
        <w:lastRenderedPageBreak/>
        <w:t>mobs throughout Gujarat </w:t>
      </w:r>
      <w:hyperlink r:id="rId1034" w:anchor="/" w:tgtFrame="_blank" w:tooltip="killed hundreds of Muslims" w:history="1">
        <w:r w:rsidRPr="00AF71BD">
          <w:rPr>
            <w:rStyle w:val="Hyperlink"/>
            <w:rFonts w:cs="Arial"/>
            <w:sz w:val="28"/>
            <w:szCs w:val="28"/>
            <w:lang w:val="en-IN"/>
          </w:rPr>
          <w:t>killed hundreds of Muslims</w:t>
        </w:r>
      </w:hyperlink>
      <w:r w:rsidRPr="00AF71BD">
        <w:rPr>
          <w:sz w:val="28"/>
          <w:szCs w:val="28"/>
          <w:lang w:val="en-IN"/>
        </w:rPr>
        <w:t>, raped Muslim women, and destroyed Muslim businesses and places of worship. Opposition politicians, human rights groups, and U.S. lawmakers criticized Modi, then Gujarat’s chief minister, and the BJP for not doing enough to prevent the violence and in some cases encouraging it. An Indian government investigation said the train fire was an accident, but conflicting reports have said it was arson.</w:t>
      </w:r>
    </w:p>
    <w:p w14:paraId="32F0EBAF" w14:textId="77777777" w:rsidR="00AF71BD" w:rsidRPr="00AF71BD" w:rsidRDefault="00AF71BD" w:rsidP="00AF71BD">
      <w:pPr>
        <w:rPr>
          <w:sz w:val="28"/>
          <w:szCs w:val="28"/>
          <w:lang w:val="en-IN"/>
        </w:rPr>
      </w:pPr>
      <w:r w:rsidRPr="00AF71BD">
        <w:rPr>
          <w:i/>
          <w:iCs/>
          <w:sz w:val="28"/>
          <w:szCs w:val="28"/>
          <w:lang w:val="en-IN"/>
        </w:rPr>
        <w:t>Muzaffarnagar riots, 2013</w:t>
      </w:r>
      <w:r w:rsidRPr="00AF71BD">
        <w:rPr>
          <w:sz w:val="28"/>
          <w:szCs w:val="28"/>
          <w:lang w:val="en-IN"/>
        </w:rPr>
        <w:t>. In towns near the city of Muzaffarnagar, more than sixty people were killed in clashes that broke out between Hindus and Muslims after two Hindu men died in an altercation with Muslim men. An estimated fifty thousand people, most of them Muslim, fled the violence; many lived in relief camps for months, and some never returned home.</w:t>
      </w:r>
    </w:p>
    <w:p w14:paraId="5F8E782E" w14:textId="77777777" w:rsidR="00AF71BD" w:rsidRPr="00AF71BD" w:rsidRDefault="00AF71BD" w:rsidP="00AF71BD">
      <w:pPr>
        <w:rPr>
          <w:sz w:val="28"/>
          <w:szCs w:val="28"/>
          <w:lang w:val="en-IN"/>
        </w:rPr>
      </w:pPr>
      <w:r w:rsidRPr="00AF71BD">
        <w:rPr>
          <w:i/>
          <w:iCs/>
          <w:sz w:val="28"/>
          <w:szCs w:val="28"/>
          <w:lang w:val="en-IN"/>
        </w:rPr>
        <w:t>“Cow protection” mobs</w:t>
      </w:r>
      <w:r w:rsidRPr="00AF71BD">
        <w:rPr>
          <w:sz w:val="28"/>
          <w:szCs w:val="28"/>
          <w:lang w:val="en-IN"/>
        </w:rPr>
        <w:t xml:space="preserve">. Hindu mob attacks have become so common in recent years that India’s Supreme Court warned that they could become the “new normal.” One of the most common forms of anti-Muslim violence is vigilante groups attacking people </w:t>
      </w:r>
      <w:proofErr w:type="spellStart"/>
      <w:r w:rsidRPr="00AF71BD">
        <w:rPr>
          <w:sz w:val="28"/>
          <w:szCs w:val="28"/>
          <w:lang w:val="en-IN"/>
        </w:rPr>
        <w:t>rumored</w:t>
      </w:r>
      <w:proofErr w:type="spellEnd"/>
      <w:r w:rsidRPr="00AF71BD">
        <w:rPr>
          <w:sz w:val="28"/>
          <w:szCs w:val="28"/>
          <w:lang w:val="en-IN"/>
        </w:rPr>
        <w:t xml:space="preserve"> to trade or kill cows, which many Hindus believe are sacred. At least forty-four people, most of them Muslims, have been killed by these so-called cow protection groups, according to a </w:t>
      </w:r>
      <w:hyperlink r:id="rId1035" w:tgtFrame="_blank" w:tooltip="2019 Human Rights Watch report" w:history="1">
        <w:r w:rsidRPr="00AF71BD">
          <w:rPr>
            <w:rStyle w:val="Hyperlink"/>
            <w:rFonts w:cs="Arial"/>
            <w:sz w:val="28"/>
            <w:szCs w:val="28"/>
            <w:lang w:val="en-IN"/>
          </w:rPr>
          <w:t>2019 Human Rights Watch report</w:t>
        </w:r>
      </w:hyperlink>
      <w:r w:rsidRPr="00AF71BD">
        <w:rPr>
          <w:sz w:val="28"/>
          <w:szCs w:val="28"/>
          <w:lang w:val="en-IN"/>
        </w:rPr>
        <w:t>. Muslim men have also been attacked after being accused of “love jihad,” a term used by Hindu groups to describe Muslim men allegedly trying to seduce and marry Hindu women to convert them. Hundreds of Muslim men </w:t>
      </w:r>
      <w:hyperlink r:id="rId1036" w:tgtFrame="_blank" w:tooltip="have been arrested" w:history="1">
        <w:r w:rsidRPr="00AF71BD">
          <w:rPr>
            <w:rStyle w:val="Hyperlink"/>
            <w:rFonts w:cs="Arial"/>
            <w:sz w:val="28"/>
            <w:szCs w:val="28"/>
            <w:lang w:val="en-IN"/>
          </w:rPr>
          <w:t>have been arrested</w:t>
        </w:r>
      </w:hyperlink>
      <w:r w:rsidRPr="00AF71BD">
        <w:rPr>
          <w:sz w:val="28"/>
          <w:szCs w:val="28"/>
          <w:lang w:val="en-IN"/>
        </w:rPr>
        <w:t> for violating anti-conversion laws that several BJP-led states passed in an effort to prevent love jihad.</w:t>
      </w:r>
    </w:p>
    <w:p w14:paraId="77A57438" w14:textId="77777777" w:rsidR="00AF71BD" w:rsidRPr="00AF71BD" w:rsidRDefault="00AF71BD" w:rsidP="00AF71BD">
      <w:pPr>
        <w:rPr>
          <w:sz w:val="28"/>
          <w:szCs w:val="28"/>
          <w:lang w:val="en-IN"/>
        </w:rPr>
      </w:pPr>
      <w:r w:rsidRPr="00AF71BD">
        <w:rPr>
          <w:i/>
          <w:iCs/>
          <w:sz w:val="28"/>
          <w:szCs w:val="28"/>
          <w:lang w:val="en-IN"/>
        </w:rPr>
        <w:t>New Delhi clashes, 2020</w:t>
      </w:r>
      <w:r w:rsidRPr="00AF71BD">
        <w:rPr>
          <w:sz w:val="28"/>
          <w:szCs w:val="28"/>
          <w:lang w:val="en-IN"/>
        </w:rPr>
        <w:t xml:space="preserve">. Violence broke out as </w:t>
      </w:r>
      <w:r w:rsidRPr="00AF71BD">
        <w:rPr>
          <w:sz w:val="28"/>
          <w:szCs w:val="28"/>
          <w:lang w:val="en-IN"/>
        </w:rPr>
        <w:lastRenderedPageBreak/>
        <w:t>Muslims and others protested the Citizenship Amendment Act in New Delhi. Around fifty people were killed, most of them Muslim, in the capital city’s worst communal violence in decades. Some BJP politicians helped incite the violence, and police reportedly did not intervene to stop Hindu mobs from attacking Muslims. A </w:t>
      </w:r>
      <w:hyperlink r:id="rId1037" w:tgtFrame="_blank" w:tooltip="2021 Human Rights Watch report" w:history="1">
        <w:r w:rsidRPr="00AF71BD">
          <w:rPr>
            <w:rStyle w:val="Hyperlink"/>
            <w:rFonts w:cs="Arial"/>
            <w:sz w:val="28"/>
            <w:szCs w:val="28"/>
            <w:lang w:val="en-IN"/>
          </w:rPr>
          <w:t>2021 Human Rights Watch report</w:t>
        </w:r>
      </w:hyperlink>
      <w:r w:rsidRPr="00AF71BD">
        <w:rPr>
          <w:sz w:val="28"/>
          <w:szCs w:val="28"/>
          <w:lang w:val="en-IN"/>
        </w:rPr>
        <w:t> found that authorities had not investigated police complicity, while they had charged more than a dozen protesters. </w:t>
      </w:r>
    </w:p>
    <w:p w14:paraId="21687DAF" w14:textId="77777777" w:rsidR="00AF71BD" w:rsidRPr="00AF71BD" w:rsidRDefault="00AF71BD" w:rsidP="00AF71BD">
      <w:pPr>
        <w:rPr>
          <w:sz w:val="28"/>
          <w:szCs w:val="28"/>
          <w:lang w:val="en-IN"/>
        </w:rPr>
      </w:pPr>
      <w:r w:rsidRPr="00AF71BD">
        <w:rPr>
          <w:i/>
          <w:iCs/>
          <w:sz w:val="28"/>
          <w:szCs w:val="28"/>
          <w:lang w:val="en-IN"/>
        </w:rPr>
        <w:t>Protests over Islamophobic rhetoric, 2022.</w:t>
      </w:r>
      <w:r w:rsidRPr="00AF71BD">
        <w:rPr>
          <w:sz w:val="28"/>
          <w:szCs w:val="28"/>
          <w:lang w:val="en-IN"/>
        </w:rPr>
        <w:t> In May, two BJP officials made profane comments about Prophet Mohammed, leading to deadly protests across India and condemnation from Muslim-majority countries. The BJP suspended the officials. The following month, two Muslim men killed a Hindu man who supported one of the BJP officials in an attack they filmed and shared online. </w:t>
      </w:r>
    </w:p>
    <w:p w14:paraId="40AA676F" w14:textId="77777777" w:rsidR="00AF71BD" w:rsidRPr="00AF71BD" w:rsidRDefault="00AF71BD" w:rsidP="00AF71BD">
      <w:pPr>
        <w:rPr>
          <w:sz w:val="28"/>
          <w:szCs w:val="28"/>
          <w:lang w:val="en-IN"/>
        </w:rPr>
      </w:pPr>
      <w:r w:rsidRPr="00AF71BD">
        <w:rPr>
          <w:i/>
          <w:iCs/>
          <w:sz w:val="28"/>
          <w:szCs w:val="28"/>
          <w:lang w:val="en-IN"/>
        </w:rPr>
        <w:t>Ram Mandir temple hostilities, 2024. </w:t>
      </w:r>
      <w:r w:rsidRPr="00AF71BD">
        <w:rPr>
          <w:sz w:val="28"/>
          <w:szCs w:val="28"/>
          <w:lang w:val="en-IN"/>
        </w:rPr>
        <w:t>Ahead of India’s general election,</w:t>
      </w:r>
      <w:r w:rsidRPr="00AF71BD">
        <w:rPr>
          <w:i/>
          <w:iCs/>
          <w:sz w:val="28"/>
          <w:szCs w:val="28"/>
          <w:lang w:val="en-IN"/>
        </w:rPr>
        <w:t> </w:t>
      </w:r>
      <w:r w:rsidRPr="00AF71BD">
        <w:rPr>
          <w:sz w:val="28"/>
          <w:szCs w:val="28"/>
          <w:lang w:val="en-IN"/>
        </w:rPr>
        <w:t>Modi led the inauguration of the new Hindu temple in Ayodhya, built over the site of the Babri Masjid mosque that was demolished thirty-one years prior. Although the temple will not be complete until the end of 2024, BJP supporters and Hindu mobs took to streets to support the temple’s construction, and communal violence and clashes </w:t>
      </w:r>
      <w:hyperlink r:id="rId1038" w:tgtFrame="_blank" w:tooltip="broke out" w:history="1">
        <w:r w:rsidRPr="00AF71BD">
          <w:rPr>
            <w:rStyle w:val="Hyperlink"/>
            <w:rFonts w:cs="Arial"/>
            <w:sz w:val="28"/>
            <w:szCs w:val="28"/>
            <w:lang w:val="en-IN"/>
          </w:rPr>
          <w:t>broke out</w:t>
        </w:r>
      </w:hyperlink>
      <w:r w:rsidRPr="00AF71BD">
        <w:rPr>
          <w:sz w:val="28"/>
          <w:szCs w:val="28"/>
          <w:lang w:val="en-IN"/>
        </w:rPr>
        <w:t> shortly thereafter across India’s northeast.</w:t>
      </w:r>
    </w:p>
    <w:p w14:paraId="644EE464" w14:textId="77777777" w:rsidR="00AF71BD" w:rsidRPr="00AF71BD" w:rsidRDefault="00AF71BD" w:rsidP="00AF71BD">
      <w:pPr>
        <w:rPr>
          <w:i/>
          <w:iCs/>
          <w:sz w:val="28"/>
          <w:szCs w:val="28"/>
          <w:lang w:val="en-IN"/>
        </w:rPr>
      </w:pPr>
      <w:r w:rsidRPr="00AF71BD">
        <w:rPr>
          <w:i/>
          <w:iCs/>
          <w:sz w:val="28"/>
          <w:szCs w:val="28"/>
          <w:lang w:val="en-IN"/>
        </w:rPr>
        <w:t>“The idea was that if you were a Muslim, you were liable to be attacked anywhere, anytime.”</w:t>
      </w:r>
    </w:p>
    <w:p w14:paraId="419CACB7" w14:textId="77777777" w:rsidR="00AF71BD" w:rsidRPr="00AF71BD" w:rsidRDefault="00AF71BD" w:rsidP="00AF71BD">
      <w:pPr>
        <w:rPr>
          <w:sz w:val="28"/>
          <w:szCs w:val="28"/>
          <w:lang w:val="en-IN"/>
        </w:rPr>
      </w:pPr>
      <w:r w:rsidRPr="00AF71BD">
        <w:rPr>
          <w:sz w:val="28"/>
          <w:szCs w:val="28"/>
          <w:lang w:val="en-IN"/>
        </w:rPr>
        <w:t>Ghazala Jamil, </w:t>
      </w:r>
      <w:r w:rsidRPr="00AF71BD">
        <w:rPr>
          <w:i/>
          <w:iCs/>
          <w:sz w:val="28"/>
          <w:szCs w:val="28"/>
          <w:lang w:val="en-IN"/>
        </w:rPr>
        <w:t>Assistant Professor, Jawaharlal Nehru University</w:t>
      </w:r>
    </w:p>
    <w:p w14:paraId="329AC0E6" w14:textId="77777777" w:rsidR="00AF71BD" w:rsidRPr="00AF71BD" w:rsidRDefault="00AF71BD" w:rsidP="00AF71BD">
      <w:pPr>
        <w:rPr>
          <w:sz w:val="28"/>
          <w:szCs w:val="28"/>
          <w:lang w:val="en-IN"/>
        </w:rPr>
      </w:pPr>
      <w:r w:rsidRPr="00AF71BD">
        <w:rPr>
          <w:sz w:val="28"/>
          <w:szCs w:val="28"/>
          <w:lang w:val="en-IN"/>
        </w:rPr>
        <w:t xml:space="preserve">Critics say that BJP officials have routinely ignored recent violence against Muslims. “During Modi’s first five-year term, there were continuous attacks on Muslim </w:t>
      </w:r>
      <w:r w:rsidRPr="00AF71BD">
        <w:rPr>
          <w:sz w:val="28"/>
          <w:szCs w:val="28"/>
          <w:lang w:val="en-IN"/>
        </w:rPr>
        <w:lastRenderedPageBreak/>
        <w:t>individuals, which kind of made the community feel under siege,” says Ghazala Jamil, an assistant professor at Jawaharlal Nehru University in New Delhi. “The idea was that if you were a Muslim, you were liable to be attacked anywhere, anytime.” Hate speech and misinformation spread online have also encouraged violence against Muslims.</w:t>
      </w:r>
    </w:p>
    <w:p w14:paraId="75E6F7EA" w14:textId="77777777" w:rsidR="00AF71BD" w:rsidRPr="00AF71BD" w:rsidRDefault="00AF71BD" w:rsidP="00AF71BD">
      <w:pPr>
        <w:rPr>
          <w:b/>
          <w:bCs/>
          <w:sz w:val="28"/>
          <w:szCs w:val="28"/>
          <w:lang w:val="en-IN"/>
        </w:rPr>
      </w:pPr>
      <w:r w:rsidRPr="00AF71BD">
        <w:rPr>
          <w:b/>
          <w:bCs/>
          <w:sz w:val="28"/>
          <w:szCs w:val="28"/>
          <w:lang w:val="en-IN"/>
        </w:rPr>
        <w:t>Who wants to preserve India’s secularism?</w:t>
      </w:r>
    </w:p>
    <w:p w14:paraId="38C1CD56" w14:textId="77777777" w:rsidR="00AF71BD" w:rsidRPr="00AF71BD" w:rsidRDefault="00AF71BD" w:rsidP="00AF71BD">
      <w:pPr>
        <w:rPr>
          <w:sz w:val="28"/>
          <w:szCs w:val="28"/>
          <w:lang w:val="en-IN"/>
        </w:rPr>
      </w:pPr>
      <w:r w:rsidRPr="00AF71BD">
        <w:rPr>
          <w:sz w:val="28"/>
          <w:szCs w:val="28"/>
          <w:lang w:val="en-IN"/>
        </w:rPr>
        <w:t>Experts say that although anti-Muslim sentiment is rising among Hindus, it is wrong to assume all Hindus and all people who voted for the BJP are anti-Muslim. Both Muslims and Hindus, including activists, legal scholars, and students, have fought against the BJP’s moves to undermine India’s secularism. For example, after the Citizenship Amendment Act was passed, chief ministers of several states said they would not implement the law and nearly two thousand academics and professionals </w:t>
      </w:r>
      <w:hyperlink r:id="rId1039" w:tgtFrame="_blank" w:tooltip="signed a statement" w:history="1">
        <w:r w:rsidRPr="00AF71BD">
          <w:rPr>
            <w:rStyle w:val="Hyperlink"/>
            <w:rFonts w:cs="Arial"/>
            <w:sz w:val="28"/>
            <w:szCs w:val="28"/>
            <w:lang w:val="en-IN"/>
          </w:rPr>
          <w:t>signed a statement</w:t>
        </w:r>
      </w:hyperlink>
      <w:r w:rsidRPr="00AF71BD">
        <w:rPr>
          <w:sz w:val="28"/>
          <w:szCs w:val="28"/>
          <w:lang w:val="en-IN"/>
        </w:rPr>
        <w:t> condemning it for violating the spirit of the constitution.</w:t>
      </w:r>
    </w:p>
    <w:p w14:paraId="7DEF237F" w14:textId="77777777" w:rsidR="00AF71BD" w:rsidRPr="00AF71BD" w:rsidRDefault="00AF71BD" w:rsidP="00AF71BD">
      <w:pPr>
        <w:rPr>
          <w:b/>
          <w:bCs/>
          <w:sz w:val="28"/>
          <w:szCs w:val="28"/>
          <w:lang w:val="en-IN"/>
        </w:rPr>
      </w:pPr>
      <w:r w:rsidRPr="00AF71BD">
        <w:rPr>
          <w:b/>
          <w:bCs/>
          <w:sz w:val="28"/>
          <w:szCs w:val="28"/>
          <w:lang w:val="en-IN"/>
        </w:rPr>
        <w:t>How is the world responding to the rising discrimination in India? </w:t>
      </w:r>
    </w:p>
    <w:p w14:paraId="5A31B55F" w14:textId="77777777" w:rsidR="00AF71BD" w:rsidRPr="00AF71BD" w:rsidRDefault="00AF71BD" w:rsidP="00AF71BD">
      <w:pPr>
        <w:rPr>
          <w:sz w:val="28"/>
          <w:szCs w:val="28"/>
          <w:lang w:val="en-IN"/>
        </w:rPr>
      </w:pPr>
      <w:r w:rsidRPr="00AF71BD">
        <w:rPr>
          <w:sz w:val="28"/>
          <w:szCs w:val="28"/>
          <w:lang w:val="en-IN"/>
        </w:rPr>
        <w:t>Many foreign governments and international bodies have condemned the BJP’s discrimination of Muslims, citing actions in Kashmir, the Citizenship Amendment Act, and anti-Muslim rhetoric as particular concerns.</w:t>
      </w:r>
    </w:p>
    <w:p w14:paraId="4007EFA1" w14:textId="77777777" w:rsidR="00AF71BD" w:rsidRPr="00AF71BD" w:rsidRDefault="00AF71BD" w:rsidP="00AF71BD">
      <w:pPr>
        <w:rPr>
          <w:sz w:val="28"/>
          <w:szCs w:val="28"/>
          <w:lang w:val="en-IN"/>
        </w:rPr>
      </w:pPr>
      <w:r w:rsidRPr="00AF71BD">
        <w:rPr>
          <w:sz w:val="28"/>
          <w:szCs w:val="28"/>
          <w:lang w:val="en-IN"/>
        </w:rPr>
        <w:t>The UN human rights office described the Citizenship Amendment Act as “</w:t>
      </w:r>
      <w:hyperlink r:id="rId1040" w:tgtFrame="_blank" w:tooltip="fundamentally discriminatory" w:history="1">
        <w:r w:rsidRPr="00AF71BD">
          <w:rPr>
            <w:rStyle w:val="Hyperlink"/>
            <w:rFonts w:cs="Arial"/>
            <w:sz w:val="28"/>
            <w:szCs w:val="28"/>
            <w:lang w:val="en-IN"/>
          </w:rPr>
          <w:t>fundamentally discriminatory</w:t>
        </w:r>
      </w:hyperlink>
      <w:r w:rsidRPr="00AF71BD">
        <w:rPr>
          <w:sz w:val="28"/>
          <w:szCs w:val="28"/>
          <w:lang w:val="en-IN"/>
        </w:rPr>
        <w:t>.” Iran, Kuwait, and Qatar were among the Muslim-majority countries that </w:t>
      </w:r>
      <w:hyperlink r:id="rId1041" w:tgtFrame="_blank" w:tooltip="lodged formal complaints" w:history="1">
        <w:r w:rsidRPr="00AF71BD">
          <w:rPr>
            <w:rStyle w:val="Hyperlink"/>
            <w:rFonts w:cs="Arial"/>
            <w:sz w:val="28"/>
            <w:szCs w:val="28"/>
            <w:lang w:val="en-IN"/>
          </w:rPr>
          <w:t>lodged formal complaints</w:t>
        </w:r>
      </w:hyperlink>
      <w:r w:rsidRPr="00AF71BD">
        <w:rPr>
          <w:sz w:val="28"/>
          <w:szCs w:val="28"/>
          <w:lang w:val="en-IN"/>
        </w:rPr>
        <w:t xml:space="preserve"> against India in 2022 over public officials’ </w:t>
      </w:r>
      <w:proofErr w:type="spellStart"/>
      <w:r w:rsidRPr="00AF71BD">
        <w:rPr>
          <w:sz w:val="28"/>
          <w:szCs w:val="28"/>
          <w:lang w:val="en-IN"/>
        </w:rPr>
        <w:t>Islamaphobic</w:t>
      </w:r>
      <w:proofErr w:type="spellEnd"/>
      <w:r w:rsidRPr="00AF71BD">
        <w:rPr>
          <w:sz w:val="28"/>
          <w:szCs w:val="28"/>
          <w:lang w:val="en-IN"/>
        </w:rPr>
        <w:t xml:space="preserve"> remarks. The Organization of Islamic Cooperation (OIC), a group of fifty-seven member states, called on India to curb the “</w:t>
      </w:r>
      <w:hyperlink r:id="rId1042" w:tgtFrame="_blank" w:tooltip="growing spate of hatred and defamation of Islam" w:history="1">
        <w:r w:rsidRPr="00AF71BD">
          <w:rPr>
            <w:rStyle w:val="Hyperlink"/>
            <w:rFonts w:cs="Arial"/>
            <w:sz w:val="28"/>
            <w:szCs w:val="28"/>
            <w:lang w:val="en-IN"/>
          </w:rPr>
          <w:t>growing spate of hatred and defamation of Islam</w:t>
        </w:r>
      </w:hyperlink>
      <w:r w:rsidRPr="00AF71BD">
        <w:rPr>
          <w:sz w:val="28"/>
          <w:szCs w:val="28"/>
          <w:lang w:val="en-IN"/>
        </w:rPr>
        <w:t xml:space="preserve">” and </w:t>
      </w:r>
      <w:r w:rsidRPr="00AF71BD">
        <w:rPr>
          <w:sz w:val="28"/>
          <w:szCs w:val="28"/>
          <w:lang w:val="en-IN"/>
        </w:rPr>
        <w:lastRenderedPageBreak/>
        <w:t>“systematic practices against Indian Muslims.” Still, Modi has managed to </w:t>
      </w:r>
      <w:hyperlink r:id="rId1043" w:tgtFrame="_blank" w:tooltip="expand India’s ties" w:history="1">
        <w:r w:rsidRPr="00AF71BD">
          <w:rPr>
            <w:rStyle w:val="Hyperlink"/>
            <w:rFonts w:cs="Arial"/>
            <w:sz w:val="28"/>
            <w:szCs w:val="28"/>
            <w:lang w:val="en-IN"/>
          </w:rPr>
          <w:t>expand India’s ties</w:t>
        </w:r>
      </w:hyperlink>
      <w:r w:rsidRPr="00AF71BD">
        <w:rPr>
          <w:sz w:val="28"/>
          <w:szCs w:val="28"/>
          <w:lang w:val="en-IN"/>
        </w:rPr>
        <w:t> with Muslim-majority Gulf nations, such as the United Arab Emirates, where he hosted a rally for Indian expatriates and inaugurated a new Hindu temple in Abu Dhabi.</w:t>
      </w:r>
    </w:p>
    <w:p w14:paraId="0B80BF78" w14:textId="77777777" w:rsidR="00AF71BD" w:rsidRPr="00AF71BD" w:rsidRDefault="00AF71BD" w:rsidP="00AF71BD">
      <w:pPr>
        <w:rPr>
          <w:sz w:val="28"/>
          <w:szCs w:val="28"/>
          <w:lang w:val="en-IN"/>
        </w:rPr>
      </w:pPr>
      <w:r w:rsidRPr="00AF71BD">
        <w:rPr>
          <w:sz w:val="28"/>
          <w:szCs w:val="28"/>
          <w:lang w:val="en-IN"/>
        </w:rPr>
        <w:t>Successive U.S. administrations have been reluctant to publicly call out India’s abuses as they have </w:t>
      </w:r>
      <w:hyperlink r:id="rId1044" w:tgtFrame="_blank" w:tooltip="boosted ties" w:history="1">
        <w:r w:rsidRPr="00AF71BD">
          <w:rPr>
            <w:rStyle w:val="Hyperlink"/>
            <w:rFonts w:cs="Arial"/>
            <w:sz w:val="28"/>
            <w:szCs w:val="28"/>
            <w:lang w:val="en-IN"/>
          </w:rPr>
          <w:t>boosted ties</w:t>
        </w:r>
      </w:hyperlink>
      <w:r w:rsidRPr="00AF71BD">
        <w:rPr>
          <w:sz w:val="28"/>
          <w:szCs w:val="28"/>
          <w:lang w:val="en-IN"/>
        </w:rPr>
        <w:t> with the country. For example, when President Donald Trump visited India in February 2020, he praised Modi’s </w:t>
      </w:r>
      <w:hyperlink r:id="rId1045" w:tgtFrame="_blank" w:tooltip="commitment to religious freedom" w:history="1">
        <w:r w:rsidRPr="00AF71BD">
          <w:rPr>
            <w:rStyle w:val="Hyperlink"/>
            <w:rFonts w:cs="Arial"/>
            <w:sz w:val="28"/>
            <w:szCs w:val="28"/>
            <w:lang w:val="en-IN"/>
          </w:rPr>
          <w:t>commitment to religious freedom</w:t>
        </w:r>
      </w:hyperlink>
      <w:r w:rsidRPr="00AF71BD">
        <w:rPr>
          <w:sz w:val="28"/>
          <w:szCs w:val="28"/>
          <w:lang w:val="en-IN"/>
        </w:rPr>
        <w:t> and said nothing about the outbreak of violence in Delhi. The Joe Biden administration is committed to expanding the U.S.-India strategic partnership and has refrained from any public criticism of the BJP government or Modi. Biden has reportedly </w:t>
      </w:r>
      <w:hyperlink r:id="rId1046" w:tgtFrame="_blank" w:tooltip="raised human rights concerns" w:history="1">
        <w:r w:rsidRPr="00AF71BD">
          <w:rPr>
            <w:rStyle w:val="Hyperlink"/>
            <w:rFonts w:cs="Arial"/>
            <w:sz w:val="28"/>
            <w:szCs w:val="28"/>
            <w:lang w:val="en-IN"/>
          </w:rPr>
          <w:t>raised human rights concerns </w:t>
        </w:r>
      </w:hyperlink>
      <w:r w:rsidRPr="00AF71BD">
        <w:rPr>
          <w:sz w:val="28"/>
          <w:szCs w:val="28"/>
          <w:lang w:val="en-IN"/>
        </w:rPr>
        <w:t>in private.</w:t>
      </w:r>
    </w:p>
    <w:p w14:paraId="653E191C" w14:textId="77777777" w:rsidR="00AF71BD" w:rsidRPr="00AF71BD" w:rsidRDefault="00AF71BD" w:rsidP="00AF71BD">
      <w:pPr>
        <w:rPr>
          <w:sz w:val="28"/>
          <w:szCs w:val="28"/>
          <w:lang w:val="en-IN"/>
        </w:rPr>
      </w:pPr>
      <w:r w:rsidRPr="00AF71BD">
        <w:rPr>
          <w:sz w:val="28"/>
          <w:szCs w:val="28"/>
          <w:lang w:val="en-IN"/>
        </w:rPr>
        <w:t>Meanwhile, in its </w:t>
      </w:r>
      <w:hyperlink r:id="rId1047" w:tgtFrame="_blank" w:tooltip="2020 report" w:history="1">
        <w:r w:rsidRPr="00AF71BD">
          <w:rPr>
            <w:rStyle w:val="Hyperlink"/>
            <w:rFonts w:cs="Arial"/>
            <w:sz w:val="28"/>
            <w:szCs w:val="28"/>
            <w:lang w:val="en-IN"/>
          </w:rPr>
          <w:t>2020 report</w:t>
        </w:r>
      </w:hyperlink>
      <w:r w:rsidRPr="00AF71BD">
        <w:rPr>
          <w:sz w:val="28"/>
          <w:szCs w:val="28"/>
          <w:lang w:val="en-IN"/>
        </w:rPr>
        <w:t> [PDF], the U.S. Commission on International Religious Freedom, an independent government agency, classified India as a “country of particular concern”—its lowest rating—for the first time since 2004. The latest reports have maintained that designation and urged the U.S. government to sanction Indian officials responsible for abuses. Some members of Congress have also expressed concerns.</w:t>
      </w:r>
    </w:p>
    <w:p w14:paraId="205BC2B3" w14:textId="6FABCF1A" w:rsidR="00AF71BD" w:rsidRDefault="00C74A96">
      <w:pPr>
        <w:rPr>
          <w:sz w:val="28"/>
          <w:szCs w:val="28"/>
        </w:rPr>
      </w:pPr>
      <w:r>
        <w:t>(</w:t>
      </w:r>
      <w:hyperlink r:id="rId1048" w:history="1">
        <w:r w:rsidR="00FB3592" w:rsidRPr="00981B38">
          <w:rPr>
            <w:rStyle w:val="Hyperlink"/>
            <w:rFonts w:cs="Arial"/>
            <w:sz w:val="28"/>
            <w:szCs w:val="28"/>
          </w:rPr>
          <w:t>https://www.cfr.org/backgrounder/india-muslims-marginalized-population-bjp-modi</w:t>
        </w:r>
      </w:hyperlink>
      <w:r>
        <w:rPr>
          <w:sz w:val="28"/>
          <w:szCs w:val="28"/>
        </w:rPr>
        <w:t>)</w:t>
      </w:r>
    </w:p>
    <w:p w14:paraId="68EBE274" w14:textId="77777777" w:rsidR="00FB3592" w:rsidRDefault="00FB3592">
      <w:pPr>
        <w:rPr>
          <w:sz w:val="28"/>
          <w:szCs w:val="28"/>
        </w:rPr>
      </w:pPr>
    </w:p>
    <w:p w14:paraId="3003AFEA" w14:textId="77777777" w:rsidR="00FB3592" w:rsidRDefault="00FB3592">
      <w:pPr>
        <w:rPr>
          <w:sz w:val="28"/>
          <w:szCs w:val="28"/>
        </w:rPr>
      </w:pPr>
    </w:p>
    <w:p w14:paraId="13774A5F" w14:textId="77777777" w:rsidR="00FB3592" w:rsidRDefault="00FB3592">
      <w:pPr>
        <w:rPr>
          <w:sz w:val="28"/>
          <w:szCs w:val="28"/>
        </w:rPr>
      </w:pPr>
    </w:p>
    <w:p w14:paraId="03D1E7CF" w14:textId="77777777" w:rsidR="00FB3592" w:rsidRDefault="00FB3592">
      <w:pPr>
        <w:rPr>
          <w:sz w:val="28"/>
          <w:szCs w:val="28"/>
        </w:rPr>
      </w:pPr>
    </w:p>
    <w:p w14:paraId="49ABDEC2" w14:textId="77777777" w:rsidR="00FB3592" w:rsidRDefault="00FB3592">
      <w:pPr>
        <w:rPr>
          <w:sz w:val="28"/>
          <w:szCs w:val="28"/>
        </w:rPr>
      </w:pPr>
    </w:p>
    <w:p w14:paraId="0FABB9AB" w14:textId="77777777" w:rsidR="00FB3592" w:rsidRDefault="00FB3592">
      <w:pPr>
        <w:rPr>
          <w:sz w:val="28"/>
          <w:szCs w:val="28"/>
        </w:rPr>
      </w:pPr>
    </w:p>
    <w:p w14:paraId="478887B3" w14:textId="77777777" w:rsidR="00FB3592" w:rsidRDefault="00FB3592">
      <w:pPr>
        <w:rPr>
          <w:sz w:val="28"/>
          <w:szCs w:val="28"/>
        </w:rPr>
      </w:pPr>
    </w:p>
    <w:p w14:paraId="7885FA2F" w14:textId="77777777" w:rsidR="00FB3592" w:rsidRPr="00FB3592" w:rsidRDefault="00FB3592" w:rsidP="00FB3592">
      <w:pPr>
        <w:rPr>
          <w:sz w:val="28"/>
          <w:szCs w:val="28"/>
          <w:lang w:val="en-IN"/>
        </w:rPr>
      </w:pPr>
      <w:r w:rsidRPr="00FB3592">
        <w:rPr>
          <w:sz w:val="28"/>
          <w:szCs w:val="28"/>
          <w:lang w:val="en-IN"/>
        </w:rPr>
        <w:lastRenderedPageBreak/>
        <w:t>The government passed a </w:t>
      </w:r>
      <w:hyperlink r:id="rId1049" w:history="1">
        <w:r w:rsidRPr="00FB3592">
          <w:rPr>
            <w:rStyle w:val="Hyperlink"/>
            <w:rFonts w:cs="Arial"/>
            <w:sz w:val="28"/>
            <w:szCs w:val="28"/>
            <w:lang w:val="en-IN"/>
          </w:rPr>
          <w:t>citizenship law in December 2019 that discriminates against Muslims</w:t>
        </w:r>
      </w:hyperlink>
      <w:r w:rsidRPr="00FB3592">
        <w:rPr>
          <w:sz w:val="28"/>
          <w:szCs w:val="28"/>
          <w:lang w:val="en-IN"/>
        </w:rPr>
        <w:t>, making religion the basis for citizenship for the first time. In August 2019, the government also </w:t>
      </w:r>
      <w:hyperlink r:id="rId1050" w:history="1">
        <w:r w:rsidRPr="00FB3592">
          <w:rPr>
            <w:rStyle w:val="Hyperlink"/>
            <w:rFonts w:cs="Arial"/>
            <w:sz w:val="28"/>
            <w:szCs w:val="28"/>
            <w:lang w:val="en-IN"/>
          </w:rPr>
          <w:t>revoked the constitutional autonomy</w:t>
        </w:r>
      </w:hyperlink>
      <w:r w:rsidRPr="00FB3592">
        <w:rPr>
          <w:sz w:val="28"/>
          <w:szCs w:val="28"/>
          <w:lang w:val="en-IN"/>
        </w:rPr>
        <w:t> granted to the only Muslim-majority state, Jammu and Kashmir, and </w:t>
      </w:r>
      <w:hyperlink r:id="rId1051" w:history="1">
        <w:r w:rsidRPr="00FB3592">
          <w:rPr>
            <w:rStyle w:val="Hyperlink"/>
            <w:rFonts w:cs="Arial"/>
            <w:sz w:val="28"/>
            <w:szCs w:val="28"/>
            <w:lang w:val="en-IN"/>
          </w:rPr>
          <w:t>imposed restrictions</w:t>
        </w:r>
      </w:hyperlink>
      <w:r w:rsidRPr="00FB3592">
        <w:rPr>
          <w:sz w:val="28"/>
          <w:szCs w:val="28"/>
          <w:lang w:val="en-IN"/>
        </w:rPr>
        <w:t> in violation of people’s basic rights. Since October 2018, Indian </w:t>
      </w:r>
      <w:hyperlink r:id="rId1052" w:tgtFrame="_blank" w:history="1">
        <w:r w:rsidRPr="00FB3592">
          <w:rPr>
            <w:rStyle w:val="Hyperlink"/>
            <w:rFonts w:cs="Arial"/>
            <w:sz w:val="28"/>
            <w:szCs w:val="28"/>
            <w:lang w:val="en-IN"/>
          </w:rPr>
          <w:t>authorities have threatened</w:t>
        </w:r>
      </w:hyperlink>
      <w:r w:rsidRPr="00FB3592">
        <w:rPr>
          <w:sz w:val="28"/>
          <w:szCs w:val="28"/>
          <w:lang w:val="en-IN"/>
        </w:rPr>
        <w:t> to deport </w:t>
      </w:r>
      <w:hyperlink r:id="rId1053" w:history="1">
        <w:r w:rsidRPr="00FB3592">
          <w:rPr>
            <w:rStyle w:val="Hyperlink"/>
            <w:rFonts w:cs="Arial"/>
            <w:sz w:val="28"/>
            <w:szCs w:val="28"/>
            <w:lang w:val="en-IN"/>
          </w:rPr>
          <w:t>Rohingya Muslim refugees to Myanmar</w:t>
        </w:r>
      </w:hyperlink>
      <w:r w:rsidRPr="00FB3592">
        <w:rPr>
          <w:sz w:val="28"/>
          <w:szCs w:val="28"/>
          <w:lang w:val="en-IN"/>
        </w:rPr>
        <w:t> despite the risks to their lives and security, and have already repatriated over a dozen. States use </w:t>
      </w:r>
      <w:hyperlink r:id="rId1054" w:history="1">
        <w:r w:rsidRPr="00FB3592">
          <w:rPr>
            <w:rStyle w:val="Hyperlink"/>
            <w:rFonts w:cs="Arial"/>
            <w:sz w:val="28"/>
            <w:szCs w:val="28"/>
            <w:lang w:val="en-IN"/>
          </w:rPr>
          <w:t>laws against cow slaughter</w:t>
        </w:r>
      </w:hyperlink>
      <w:r w:rsidRPr="00FB3592">
        <w:rPr>
          <w:sz w:val="28"/>
          <w:szCs w:val="28"/>
          <w:lang w:val="en-IN"/>
        </w:rPr>
        <w:t xml:space="preserve"> to prosecute Muslim cattle traders even as BJP-affiliated groups attack Muslims and Dalits on </w:t>
      </w:r>
      <w:proofErr w:type="spellStart"/>
      <w:r w:rsidRPr="00FB3592">
        <w:rPr>
          <w:sz w:val="28"/>
          <w:szCs w:val="28"/>
          <w:lang w:val="en-IN"/>
        </w:rPr>
        <w:t>rumors</w:t>
      </w:r>
      <w:proofErr w:type="spellEnd"/>
      <w:r w:rsidRPr="00FB3592">
        <w:rPr>
          <w:sz w:val="28"/>
          <w:szCs w:val="28"/>
          <w:lang w:val="en-IN"/>
        </w:rPr>
        <w:t xml:space="preserve"> that they killed or traded cows for beef. Most recently, three BJP-ruled states have passed an </w:t>
      </w:r>
      <w:hyperlink r:id="rId1055" w:tgtFrame="_blank" w:history="1">
        <w:r w:rsidRPr="00FB3592">
          <w:rPr>
            <w:rStyle w:val="Hyperlink"/>
            <w:rFonts w:cs="Arial"/>
            <w:sz w:val="28"/>
            <w:szCs w:val="28"/>
            <w:lang w:val="en-IN"/>
          </w:rPr>
          <w:t>anti-conversion law</w:t>
        </w:r>
      </w:hyperlink>
      <w:r w:rsidRPr="00FB3592">
        <w:rPr>
          <w:sz w:val="28"/>
          <w:szCs w:val="28"/>
          <w:lang w:val="en-IN"/>
        </w:rPr>
        <w:t>, which in practice is </w:t>
      </w:r>
      <w:hyperlink r:id="rId1056" w:tgtFrame="_blank" w:history="1">
        <w:r w:rsidRPr="00FB3592">
          <w:rPr>
            <w:rStyle w:val="Hyperlink"/>
            <w:rFonts w:cs="Arial"/>
            <w:sz w:val="28"/>
            <w:szCs w:val="28"/>
            <w:lang w:val="en-IN"/>
          </w:rPr>
          <w:t>used against Muslim men</w:t>
        </w:r>
      </w:hyperlink>
      <w:r w:rsidRPr="00FB3592">
        <w:rPr>
          <w:sz w:val="28"/>
          <w:szCs w:val="28"/>
          <w:lang w:val="en-IN"/>
        </w:rPr>
        <w:t> who marry Hindu women.</w:t>
      </w:r>
      <w:r w:rsidRPr="00FB3592">
        <w:rPr>
          <w:sz w:val="28"/>
          <w:szCs w:val="28"/>
          <w:lang w:val="en-IN"/>
        </w:rPr>
        <w:br/>
      </w:r>
      <w:r w:rsidRPr="00FB3592">
        <w:rPr>
          <w:sz w:val="28"/>
          <w:szCs w:val="28"/>
          <w:lang w:val="en-IN"/>
        </w:rPr>
        <w:br/>
        <w:t>These actions violate domestic law and India’s obligations under international human rights law that prohibit discrimination based on race, ethnicity, or religion, and require the governments to provide residents with equal protection of the law. The Indian government is also obligated to protect religious and other minority populations, and to fully and fairly prosecute those responsible for discrimination and violence against them, Human Rights Watch said.</w:t>
      </w:r>
      <w:r w:rsidRPr="00FB3592">
        <w:rPr>
          <w:sz w:val="28"/>
          <w:szCs w:val="28"/>
          <w:lang w:val="en-IN"/>
        </w:rPr>
        <w:br/>
      </w:r>
      <w:r w:rsidRPr="00FB3592">
        <w:rPr>
          <w:sz w:val="28"/>
          <w:szCs w:val="28"/>
          <w:lang w:val="en-IN"/>
        </w:rPr>
        <w:br/>
        <w:t xml:space="preserve">“The BJP government’s actions have stoked communal hatred, created deep fissures in society, and led to much fear and mistrust of authorities among minority communities,” Ganguly said. “India’s standing as a secular democracy is at serious risk unless the </w:t>
      </w:r>
      <w:r w:rsidRPr="00FB3592">
        <w:rPr>
          <w:sz w:val="28"/>
          <w:szCs w:val="28"/>
          <w:lang w:val="en-IN"/>
        </w:rPr>
        <w:lastRenderedPageBreak/>
        <w:t>government rolls back discriminatory laws and policies and ensures justice for abuses against minorities.”</w:t>
      </w:r>
      <w:r w:rsidRPr="00FB3592">
        <w:rPr>
          <w:sz w:val="28"/>
          <w:szCs w:val="28"/>
          <w:lang w:val="en-IN"/>
        </w:rPr>
        <w:br/>
      </w:r>
      <w:r w:rsidRPr="00FB3592">
        <w:rPr>
          <w:sz w:val="28"/>
          <w:szCs w:val="28"/>
          <w:lang w:val="en-IN"/>
        </w:rPr>
        <w:br/>
      </w:r>
      <w:r w:rsidRPr="00FB3592">
        <w:rPr>
          <w:b/>
          <w:bCs/>
          <w:i/>
          <w:iCs/>
          <w:sz w:val="28"/>
          <w:szCs w:val="28"/>
          <w:lang w:val="en-IN"/>
        </w:rPr>
        <w:t>For additional details, please see below.</w:t>
      </w:r>
    </w:p>
    <w:p w14:paraId="46DBC766" w14:textId="77777777" w:rsidR="00FB3592" w:rsidRDefault="00FB3592" w:rsidP="00FB3592">
      <w:pPr>
        <w:rPr>
          <w:sz w:val="28"/>
          <w:szCs w:val="28"/>
          <w:lang w:val="en-IN"/>
        </w:rPr>
      </w:pPr>
      <w:r w:rsidRPr="00FB3592">
        <w:rPr>
          <w:sz w:val="28"/>
          <w:szCs w:val="28"/>
          <w:lang w:val="en-IN"/>
        </w:rPr>
        <w:br/>
      </w:r>
      <w:r w:rsidRPr="00FB3592">
        <w:rPr>
          <w:b/>
          <w:bCs/>
          <w:sz w:val="28"/>
          <w:szCs w:val="28"/>
          <w:lang w:val="en-IN"/>
        </w:rPr>
        <w:t>Discriminatory Laws and Policies</w:t>
      </w:r>
      <w:r w:rsidRPr="00FB3592">
        <w:rPr>
          <w:sz w:val="28"/>
          <w:szCs w:val="28"/>
          <w:lang w:val="en-IN"/>
        </w:rPr>
        <w:br/>
      </w:r>
      <w:r w:rsidRPr="00FB3592">
        <w:rPr>
          <w:sz w:val="28"/>
          <w:szCs w:val="28"/>
          <w:lang w:val="en-IN"/>
        </w:rPr>
        <w:br/>
        <w:t>In November, India’s Uttar Pradesh state government passed a law aimed at curbing interfaith relationships. The phrase “</w:t>
      </w:r>
      <w:hyperlink r:id="rId1057" w:tgtFrame="_blank" w:history="1">
        <w:r w:rsidRPr="00FB3592">
          <w:rPr>
            <w:rStyle w:val="Hyperlink"/>
            <w:rFonts w:cs="Arial"/>
            <w:sz w:val="28"/>
            <w:szCs w:val="28"/>
            <w:lang w:val="en-IN"/>
          </w:rPr>
          <w:t>love jihad</w:t>
        </w:r>
      </w:hyperlink>
      <w:r w:rsidRPr="00FB3592">
        <w:rPr>
          <w:sz w:val="28"/>
          <w:szCs w:val="28"/>
          <w:lang w:val="en-IN"/>
        </w:rPr>
        <w:t>” is used by BJP politicians to promote a baseless theory that Muslim men lure Hindu women into marriages to convert them to Islam. The law, </w:t>
      </w:r>
      <w:hyperlink r:id="rId1058" w:tgtFrame="_blank" w:history="1">
        <w:r w:rsidRPr="00FB3592">
          <w:rPr>
            <w:rStyle w:val="Hyperlink"/>
            <w:rFonts w:cs="Arial"/>
            <w:sz w:val="28"/>
            <w:szCs w:val="28"/>
            <w:lang w:val="en-IN"/>
          </w:rPr>
          <w:t>Prohibition of Unlawful Religious Conversion Ordinance</w:t>
        </w:r>
      </w:hyperlink>
      <w:r w:rsidRPr="00FB3592">
        <w:rPr>
          <w:sz w:val="28"/>
          <w:szCs w:val="28"/>
          <w:lang w:val="en-IN"/>
        </w:rPr>
        <w:t>, requires anyone wishing to convert to seek approval from the district authorities and carries a punishment of up to 10 years in prison for converting another person through coercion, fraud, misrepresentation, or inducement. While this law ostensibly applies to all forced religious conversions, enforcement has largely targeted Muslim men in Hindu-Muslim relationships.</w:t>
      </w:r>
      <w:r w:rsidRPr="00FB3592">
        <w:rPr>
          <w:sz w:val="28"/>
          <w:szCs w:val="28"/>
          <w:lang w:val="en-IN"/>
        </w:rPr>
        <w:br/>
      </w:r>
      <w:r w:rsidRPr="00FB3592">
        <w:rPr>
          <w:sz w:val="28"/>
          <w:szCs w:val="28"/>
          <w:lang w:val="en-IN"/>
        </w:rPr>
        <w:br/>
        <w:t>Since the law came into effect, Utter Pradesh authorities have filed cases against 86 people, </w:t>
      </w:r>
      <w:hyperlink r:id="rId1059" w:tgtFrame="_blank" w:history="1">
        <w:r w:rsidRPr="00FB3592">
          <w:rPr>
            <w:rStyle w:val="Hyperlink"/>
            <w:rFonts w:cs="Arial"/>
            <w:sz w:val="28"/>
            <w:szCs w:val="28"/>
            <w:lang w:val="en-IN"/>
          </w:rPr>
          <w:t>79 of whom are Muslim</w:t>
        </w:r>
      </w:hyperlink>
      <w:r w:rsidRPr="00FB3592">
        <w:rPr>
          <w:sz w:val="28"/>
          <w:szCs w:val="28"/>
          <w:lang w:val="en-IN"/>
        </w:rPr>
        <w:t>, accusing them of “enticing a woman” and forcing her to convert to Islam. Seven others are accused of coercing women to convert them to Christianity. The government has even unlawfully used the law </w:t>
      </w:r>
      <w:hyperlink r:id="rId1060" w:tgtFrame="_blank" w:history="1">
        <w:r w:rsidRPr="00FB3592">
          <w:rPr>
            <w:rStyle w:val="Hyperlink"/>
            <w:rFonts w:cs="Arial"/>
            <w:sz w:val="28"/>
            <w:szCs w:val="28"/>
            <w:lang w:val="en-IN"/>
          </w:rPr>
          <w:t>retroactively</w:t>
        </w:r>
      </w:hyperlink>
      <w:r w:rsidRPr="00FB3592">
        <w:rPr>
          <w:sz w:val="28"/>
          <w:szCs w:val="28"/>
          <w:lang w:val="en-IN"/>
        </w:rPr>
        <w:t>, and sometimes even brought cases against </w:t>
      </w:r>
      <w:hyperlink r:id="rId1061" w:tgtFrame="_blank" w:history="1">
        <w:r w:rsidRPr="00FB3592">
          <w:rPr>
            <w:rStyle w:val="Hyperlink"/>
            <w:rFonts w:cs="Arial"/>
            <w:sz w:val="28"/>
            <w:szCs w:val="28"/>
            <w:lang w:val="en-IN"/>
          </w:rPr>
          <w:t>families of the accused</w:t>
        </w:r>
      </w:hyperlink>
      <w:r w:rsidRPr="00FB3592">
        <w:rPr>
          <w:sz w:val="28"/>
          <w:szCs w:val="28"/>
          <w:lang w:val="en-IN"/>
        </w:rPr>
        <w:t> Muslim men. In most cases, the complainant is not the woman but </w:t>
      </w:r>
      <w:hyperlink r:id="rId1062" w:tgtFrame="_blank" w:history="1">
        <w:r w:rsidRPr="00FB3592">
          <w:rPr>
            <w:rStyle w:val="Hyperlink"/>
            <w:rFonts w:cs="Arial"/>
            <w:sz w:val="28"/>
            <w:szCs w:val="28"/>
            <w:lang w:val="en-IN"/>
          </w:rPr>
          <w:t>her relatives</w:t>
        </w:r>
      </w:hyperlink>
      <w:r w:rsidRPr="00FB3592">
        <w:rPr>
          <w:sz w:val="28"/>
          <w:szCs w:val="28"/>
          <w:lang w:val="en-IN"/>
        </w:rPr>
        <w:t>, who oppose an interfaith relationship.</w:t>
      </w:r>
      <w:r w:rsidRPr="00FB3592">
        <w:rPr>
          <w:sz w:val="28"/>
          <w:szCs w:val="28"/>
          <w:lang w:val="en-IN"/>
        </w:rPr>
        <w:br/>
      </w:r>
      <w:r w:rsidRPr="00FB3592">
        <w:rPr>
          <w:sz w:val="28"/>
          <w:szCs w:val="28"/>
          <w:lang w:val="en-IN"/>
        </w:rPr>
        <w:br/>
      </w:r>
      <w:r w:rsidRPr="00FB3592">
        <w:rPr>
          <w:sz w:val="28"/>
          <w:szCs w:val="28"/>
          <w:lang w:val="en-IN"/>
        </w:rPr>
        <w:lastRenderedPageBreak/>
        <w:t>The law has created considerable fear among interfaith couples already at risk of censure from families and Hindu nationalist groups. In November, the Allahabad High Court in Uttar Pradesh had to grant protection to 125 interfaith couples. Hindu nationalist groups, including those affiliated with the BJP, have openly harassed and attacked interfaith couples and filed cases against them.</w:t>
      </w:r>
      <w:r w:rsidRPr="00FB3592">
        <w:rPr>
          <w:sz w:val="28"/>
          <w:szCs w:val="28"/>
          <w:lang w:val="en-IN"/>
        </w:rPr>
        <w:br/>
      </w:r>
      <w:r w:rsidRPr="00FB3592">
        <w:rPr>
          <w:sz w:val="28"/>
          <w:szCs w:val="28"/>
          <w:lang w:val="en-IN"/>
        </w:rPr>
        <w:br/>
        <w:t>On December 5, men from the militant Hindu group Bajrang Dal, which supports the BJP, forcibly took a </w:t>
      </w:r>
      <w:hyperlink r:id="rId1063" w:tgtFrame="_blank" w:history="1">
        <w:r w:rsidRPr="00FB3592">
          <w:rPr>
            <w:rStyle w:val="Hyperlink"/>
            <w:rFonts w:cs="Arial"/>
            <w:sz w:val="28"/>
            <w:szCs w:val="28"/>
            <w:lang w:val="en-IN"/>
          </w:rPr>
          <w:t>22-year-old Hindu woman married to a Muslim man</w:t>
        </w:r>
      </w:hyperlink>
      <w:r w:rsidRPr="00FB3592">
        <w:rPr>
          <w:sz w:val="28"/>
          <w:szCs w:val="28"/>
          <w:lang w:val="en-IN"/>
        </w:rPr>
        <w:t> to the police. The police sent the woman to a government shelter, and arrested her husband and his brother under the anti-conversion law. The woman alleged that she suffered a miscarriage at the shelter due to medical negligence. She was reunited with her husband after she told the court that she was an adult and had married by choice.</w:t>
      </w:r>
      <w:r w:rsidRPr="00FB3592">
        <w:rPr>
          <w:sz w:val="28"/>
          <w:szCs w:val="28"/>
          <w:lang w:val="en-IN"/>
        </w:rPr>
        <w:br/>
      </w:r>
      <w:r w:rsidRPr="00FB3592">
        <w:rPr>
          <w:sz w:val="28"/>
          <w:szCs w:val="28"/>
          <w:lang w:val="en-IN"/>
        </w:rPr>
        <w:br/>
        <w:t>BJP-ruled </w:t>
      </w:r>
      <w:hyperlink r:id="rId1064" w:tgtFrame="_blank" w:history="1">
        <w:r w:rsidRPr="00FB3592">
          <w:rPr>
            <w:rStyle w:val="Hyperlink"/>
            <w:rFonts w:cs="Arial"/>
            <w:sz w:val="28"/>
            <w:szCs w:val="28"/>
            <w:lang w:val="en-IN"/>
          </w:rPr>
          <w:t>Madhya Pradesh and Himachal Pradesh</w:t>
        </w:r>
      </w:hyperlink>
      <w:r w:rsidRPr="00FB3592">
        <w:rPr>
          <w:sz w:val="28"/>
          <w:szCs w:val="28"/>
          <w:lang w:val="en-IN"/>
        </w:rPr>
        <w:t> states passed similar laws and </w:t>
      </w:r>
      <w:hyperlink r:id="rId1065" w:tgtFrame="_blank" w:history="1">
        <w:r w:rsidRPr="00FB3592">
          <w:rPr>
            <w:rStyle w:val="Hyperlink"/>
            <w:rFonts w:cs="Arial"/>
            <w:sz w:val="28"/>
            <w:szCs w:val="28"/>
            <w:lang w:val="en-IN"/>
          </w:rPr>
          <w:t>other BJP-ruled states</w:t>
        </w:r>
      </w:hyperlink>
      <w:r w:rsidRPr="00FB3592">
        <w:rPr>
          <w:sz w:val="28"/>
          <w:szCs w:val="28"/>
          <w:lang w:val="en-IN"/>
        </w:rPr>
        <w:t>, including Haryana and Karnataka, are considering it. Several states – Odisha, Madhya Pradesh, Chhattisgarh, Gujarat, Himachal Pradesh, Jharkhand, Arunachal Pradesh, and Uttarakhand – already have </w:t>
      </w:r>
      <w:hyperlink r:id="rId1066" w:tgtFrame="_blank" w:history="1">
        <w:r w:rsidRPr="00FB3592">
          <w:rPr>
            <w:rStyle w:val="Hyperlink"/>
            <w:rFonts w:cs="Arial"/>
            <w:sz w:val="28"/>
            <w:szCs w:val="28"/>
            <w:lang w:val="en-IN"/>
          </w:rPr>
          <w:t>anti-conversion laws</w:t>
        </w:r>
      </w:hyperlink>
      <w:r w:rsidRPr="00FB3592">
        <w:rPr>
          <w:sz w:val="28"/>
          <w:szCs w:val="28"/>
          <w:lang w:val="en-IN"/>
        </w:rPr>
        <w:t> that have been </w:t>
      </w:r>
      <w:hyperlink r:id="rId1067" w:tgtFrame="_blank" w:history="1">
        <w:r w:rsidRPr="00FB3592">
          <w:rPr>
            <w:rStyle w:val="Hyperlink"/>
            <w:rFonts w:cs="Arial"/>
            <w:sz w:val="28"/>
            <w:szCs w:val="28"/>
            <w:lang w:val="en-IN"/>
          </w:rPr>
          <w:t>used against minority communities</w:t>
        </w:r>
      </w:hyperlink>
      <w:r w:rsidRPr="00FB3592">
        <w:rPr>
          <w:sz w:val="28"/>
          <w:szCs w:val="28"/>
          <w:lang w:val="en-IN"/>
        </w:rPr>
        <w:t>, especially Christians, including from Dalit and </w:t>
      </w:r>
      <w:hyperlink r:id="rId1068" w:tgtFrame="_blank" w:history="1">
        <w:r w:rsidRPr="00FB3592">
          <w:rPr>
            <w:rStyle w:val="Hyperlink"/>
            <w:rFonts w:cs="Arial"/>
            <w:sz w:val="28"/>
            <w:szCs w:val="28"/>
            <w:lang w:val="en-IN"/>
          </w:rPr>
          <w:t>Adivasi communities</w:t>
        </w:r>
      </w:hyperlink>
      <w:r w:rsidRPr="00FB3592">
        <w:rPr>
          <w:sz w:val="28"/>
          <w:szCs w:val="28"/>
          <w:lang w:val="en-IN"/>
        </w:rPr>
        <w:t>.</w:t>
      </w:r>
      <w:r w:rsidRPr="00FB3592">
        <w:rPr>
          <w:sz w:val="28"/>
          <w:szCs w:val="28"/>
          <w:lang w:val="en-IN"/>
        </w:rPr>
        <w:br/>
      </w:r>
      <w:r w:rsidRPr="00FB3592">
        <w:rPr>
          <w:sz w:val="28"/>
          <w:szCs w:val="28"/>
          <w:lang w:val="en-IN"/>
        </w:rPr>
        <w:br/>
      </w:r>
      <w:bookmarkStart w:id="3" w:name="_ftnref11"/>
      <w:bookmarkEnd w:id="3"/>
      <w:r w:rsidRPr="00FB3592">
        <w:rPr>
          <w:sz w:val="28"/>
          <w:szCs w:val="28"/>
          <w:lang w:val="en-IN"/>
        </w:rPr>
        <w:t>In December 2019, the Modi administration achieved passage of the </w:t>
      </w:r>
      <w:hyperlink r:id="rId1069" w:history="1">
        <w:r w:rsidRPr="00FB3592">
          <w:rPr>
            <w:rStyle w:val="Hyperlink"/>
            <w:rFonts w:cs="Arial"/>
            <w:sz w:val="28"/>
            <w:szCs w:val="28"/>
            <w:lang w:val="en-IN"/>
          </w:rPr>
          <w:t>discriminatory Citizenship (Amendment) Act</w:t>
        </w:r>
      </w:hyperlink>
      <w:r w:rsidRPr="00FB3592">
        <w:rPr>
          <w:sz w:val="28"/>
          <w:szCs w:val="28"/>
          <w:lang w:val="en-IN"/>
        </w:rPr>
        <w:t xml:space="preserve">, which fast-tracks asylum claims of non-Muslim </w:t>
      </w:r>
      <w:r w:rsidRPr="00FB3592">
        <w:rPr>
          <w:sz w:val="28"/>
          <w:szCs w:val="28"/>
          <w:lang w:val="en-IN"/>
        </w:rPr>
        <w:lastRenderedPageBreak/>
        <w:t xml:space="preserve">irregular immigrants from the </w:t>
      </w:r>
      <w:proofErr w:type="spellStart"/>
      <w:r w:rsidRPr="00FB3592">
        <w:rPr>
          <w:sz w:val="28"/>
          <w:szCs w:val="28"/>
          <w:lang w:val="en-IN"/>
        </w:rPr>
        <w:t>neighboring</w:t>
      </w:r>
      <w:proofErr w:type="spellEnd"/>
      <w:r w:rsidRPr="00FB3592">
        <w:rPr>
          <w:sz w:val="28"/>
          <w:szCs w:val="28"/>
          <w:lang w:val="en-IN"/>
        </w:rPr>
        <w:t xml:space="preserve"> Muslim-majority countries of Afghanistan, Bangladesh, and Pakistan. Coupled with the government’s push for a nationwide citizenship verification process through a National Population Register and a proposed National Register of Citizens, aimed at identifying “illegal migrants,” it has heightened fears that </w:t>
      </w:r>
      <w:hyperlink r:id="rId1070" w:history="1">
        <w:r w:rsidRPr="00FB3592">
          <w:rPr>
            <w:rStyle w:val="Hyperlink"/>
            <w:rFonts w:cs="Arial"/>
            <w:sz w:val="28"/>
            <w:szCs w:val="28"/>
            <w:lang w:val="en-IN"/>
          </w:rPr>
          <w:t>millions of Indian Muslims</w:t>
        </w:r>
      </w:hyperlink>
      <w:r w:rsidRPr="00FB3592">
        <w:rPr>
          <w:sz w:val="28"/>
          <w:szCs w:val="28"/>
          <w:lang w:val="en-IN"/>
        </w:rPr>
        <w:t> could be stripped of their citizenship rights and disenfranchised.</w:t>
      </w:r>
      <w:r w:rsidRPr="00FB3592">
        <w:rPr>
          <w:sz w:val="28"/>
          <w:szCs w:val="28"/>
          <w:lang w:val="en-IN"/>
        </w:rPr>
        <w:br/>
      </w:r>
      <w:r w:rsidRPr="00FB3592">
        <w:rPr>
          <w:sz w:val="28"/>
          <w:szCs w:val="28"/>
          <w:lang w:val="en-IN"/>
        </w:rPr>
        <w:br/>
        <w:t>Before the government passed the law, </w:t>
      </w:r>
      <w:hyperlink r:id="rId1071" w:tgtFrame="_blank" w:history="1">
        <w:r w:rsidRPr="00FB3592">
          <w:rPr>
            <w:rStyle w:val="Hyperlink"/>
            <w:rFonts w:cs="Arial"/>
            <w:sz w:val="28"/>
            <w:szCs w:val="28"/>
            <w:lang w:val="en-IN"/>
          </w:rPr>
          <w:t>Home Minister Amit Shah said</w:t>
        </w:r>
      </w:hyperlink>
      <w:r w:rsidRPr="00FB3592">
        <w:rPr>
          <w:sz w:val="28"/>
          <w:szCs w:val="28"/>
          <w:lang w:val="en-IN"/>
        </w:rPr>
        <w:t> at an election rally in Delhi in September 2018: “Illegal immigrants are like termites and they are eating the food that should go to our poor and they are taking our jobs.” He promised that “if we come to power in 2019, we will find each and every one and send them away.”</w:t>
      </w:r>
      <w:r w:rsidRPr="00FB3592">
        <w:rPr>
          <w:sz w:val="28"/>
          <w:szCs w:val="28"/>
          <w:lang w:val="en-IN"/>
        </w:rPr>
        <w:br/>
      </w:r>
      <w:r w:rsidRPr="00FB3592">
        <w:rPr>
          <w:sz w:val="28"/>
          <w:szCs w:val="28"/>
          <w:lang w:val="en-IN"/>
        </w:rPr>
        <w:br/>
      </w:r>
      <w:r w:rsidRPr="00FB3592">
        <w:rPr>
          <w:b/>
          <w:bCs/>
          <w:sz w:val="28"/>
          <w:szCs w:val="28"/>
          <w:lang w:val="en-IN"/>
        </w:rPr>
        <w:t>Justice System Bias</w:t>
      </w:r>
      <w:r w:rsidRPr="00FB3592">
        <w:rPr>
          <w:sz w:val="28"/>
          <w:szCs w:val="28"/>
          <w:lang w:val="en-IN"/>
        </w:rPr>
        <w:br/>
      </w:r>
      <w:r w:rsidRPr="00FB3592">
        <w:rPr>
          <w:sz w:val="28"/>
          <w:szCs w:val="28"/>
          <w:lang w:val="en-IN"/>
        </w:rPr>
        <w:br/>
        <w:t>In many states, the criminal justice system increasingly reflects the discriminatory views of the BJP, targeting religious and other minorities and critics of the government, and shielding its supporters.</w:t>
      </w:r>
      <w:r w:rsidRPr="00FB3592">
        <w:rPr>
          <w:sz w:val="28"/>
          <w:szCs w:val="28"/>
          <w:lang w:val="en-IN"/>
        </w:rPr>
        <w:br/>
      </w:r>
      <w:r w:rsidRPr="00FB3592">
        <w:rPr>
          <w:sz w:val="28"/>
          <w:szCs w:val="28"/>
          <w:lang w:val="en-IN"/>
        </w:rPr>
        <w:br/>
      </w:r>
      <w:r w:rsidRPr="00FB3592">
        <w:rPr>
          <w:b/>
          <w:bCs/>
          <w:i/>
          <w:iCs/>
          <w:sz w:val="28"/>
          <w:szCs w:val="28"/>
          <w:lang w:val="en-IN"/>
        </w:rPr>
        <w:t>Delhi Riots</w:t>
      </w:r>
      <w:r w:rsidRPr="00FB3592">
        <w:rPr>
          <w:sz w:val="28"/>
          <w:szCs w:val="28"/>
          <w:lang w:val="en-IN"/>
        </w:rPr>
        <w:br/>
      </w:r>
      <w:r w:rsidRPr="00FB3592">
        <w:rPr>
          <w:sz w:val="28"/>
          <w:szCs w:val="28"/>
          <w:lang w:val="en-IN"/>
        </w:rPr>
        <w:br/>
        <w:t>The government’s citizenship policies sparked weeks of nationwide protests beginning December 2019. During the protests, police in several cases </w:t>
      </w:r>
      <w:hyperlink r:id="rId1072" w:history="1">
        <w:r w:rsidRPr="00FB3592">
          <w:rPr>
            <w:rStyle w:val="Hyperlink"/>
            <w:rFonts w:cs="Arial"/>
            <w:sz w:val="28"/>
            <w:szCs w:val="28"/>
            <w:lang w:val="en-IN"/>
          </w:rPr>
          <w:t>did not intervene</w:t>
        </w:r>
      </w:hyperlink>
      <w:r w:rsidRPr="00FB3592">
        <w:rPr>
          <w:sz w:val="28"/>
          <w:szCs w:val="28"/>
          <w:lang w:val="en-IN"/>
        </w:rPr>
        <w:t> when BJP-affiliated groups attacked protesters. In at least three BJP-governed states, police used </w:t>
      </w:r>
      <w:hyperlink r:id="rId1073" w:history="1">
        <w:r w:rsidRPr="00FB3592">
          <w:rPr>
            <w:rStyle w:val="Hyperlink"/>
            <w:rFonts w:cs="Arial"/>
            <w:sz w:val="28"/>
            <w:szCs w:val="28"/>
            <w:lang w:val="en-IN"/>
          </w:rPr>
          <w:t>excessive and unnecessary lethal force</w:t>
        </w:r>
      </w:hyperlink>
      <w:r w:rsidRPr="00FB3592">
        <w:rPr>
          <w:sz w:val="28"/>
          <w:szCs w:val="28"/>
          <w:lang w:val="en-IN"/>
        </w:rPr>
        <w:t xml:space="preserve">, killing at </w:t>
      </w:r>
      <w:r w:rsidRPr="00FB3592">
        <w:rPr>
          <w:sz w:val="28"/>
          <w:szCs w:val="28"/>
          <w:lang w:val="en-IN"/>
        </w:rPr>
        <w:lastRenderedPageBreak/>
        <w:t>least 30 people during protests and injuring scores more. Some BJP leaders called the protesters anti-national and pro-Pakistan, while others led chants to “</w:t>
      </w:r>
      <w:hyperlink r:id="rId1074" w:tgtFrame="_blank" w:history="1">
        <w:r w:rsidRPr="00FB3592">
          <w:rPr>
            <w:rStyle w:val="Hyperlink"/>
            <w:rFonts w:cs="Arial"/>
            <w:sz w:val="28"/>
            <w:szCs w:val="28"/>
            <w:lang w:val="en-IN"/>
          </w:rPr>
          <w:t>shoot the traitors</w:t>
        </w:r>
      </w:hyperlink>
      <w:r w:rsidRPr="00FB3592">
        <w:rPr>
          <w:sz w:val="28"/>
          <w:szCs w:val="28"/>
          <w:lang w:val="en-IN"/>
        </w:rPr>
        <w:t>.”</w:t>
      </w:r>
      <w:r w:rsidRPr="00FB3592">
        <w:rPr>
          <w:sz w:val="28"/>
          <w:szCs w:val="28"/>
          <w:lang w:val="en-IN"/>
        </w:rPr>
        <w:br/>
      </w:r>
      <w:r w:rsidRPr="00FB3592">
        <w:rPr>
          <w:sz w:val="28"/>
          <w:szCs w:val="28"/>
          <w:lang w:val="en-IN"/>
        </w:rPr>
        <w:br/>
        <w:t>On February 23, 2020, after </w:t>
      </w:r>
      <w:hyperlink r:id="rId1075" w:tgtFrame="_blank" w:history="1">
        <w:r w:rsidRPr="00FB3592">
          <w:rPr>
            <w:rStyle w:val="Hyperlink"/>
            <w:rFonts w:cs="Arial"/>
            <w:sz w:val="28"/>
            <w:szCs w:val="28"/>
            <w:lang w:val="en-IN"/>
          </w:rPr>
          <w:t>a BJP leader, Kapil Mishra</w:t>
        </w:r>
      </w:hyperlink>
      <w:r w:rsidRPr="00FB3592">
        <w:rPr>
          <w:sz w:val="28"/>
          <w:szCs w:val="28"/>
          <w:lang w:val="en-IN"/>
        </w:rPr>
        <w:t>, advocated forcibly dispersing peaceful protesters, many of them Muslim, BJP supporters gathered in the area, leading to clashes between the groups. The situation was aggravated as </w:t>
      </w:r>
      <w:hyperlink r:id="rId1076" w:tgtFrame="_blank" w:history="1">
        <w:r w:rsidRPr="00FB3592">
          <w:rPr>
            <w:rStyle w:val="Hyperlink"/>
            <w:rFonts w:cs="Arial"/>
            <w:sz w:val="28"/>
            <w:szCs w:val="28"/>
            <w:lang w:val="en-IN"/>
          </w:rPr>
          <w:t>Hindu mobs</w:t>
        </w:r>
      </w:hyperlink>
      <w:r w:rsidRPr="00FB3592">
        <w:rPr>
          <w:sz w:val="28"/>
          <w:szCs w:val="28"/>
          <w:lang w:val="en-IN"/>
        </w:rPr>
        <w:t xml:space="preserve"> armed with swords, sticks, metal pipes, and bottles filled with gasoline, targeted Muslims in several </w:t>
      </w:r>
      <w:proofErr w:type="spellStart"/>
      <w:r w:rsidRPr="00FB3592">
        <w:rPr>
          <w:sz w:val="28"/>
          <w:szCs w:val="28"/>
          <w:lang w:val="en-IN"/>
        </w:rPr>
        <w:t>neighborhoods</w:t>
      </w:r>
      <w:proofErr w:type="spellEnd"/>
      <w:r w:rsidRPr="00FB3592">
        <w:rPr>
          <w:sz w:val="28"/>
          <w:szCs w:val="28"/>
          <w:lang w:val="en-IN"/>
        </w:rPr>
        <w:t xml:space="preserve"> in northeast Delhi. While most of the 53 </w:t>
      </w:r>
      <w:hyperlink r:id="rId1077" w:tgtFrame="_blank" w:history="1">
        <w:r w:rsidRPr="00FB3592">
          <w:rPr>
            <w:rStyle w:val="Hyperlink"/>
            <w:rFonts w:cs="Arial"/>
            <w:sz w:val="28"/>
            <w:szCs w:val="28"/>
            <w:lang w:val="en-IN"/>
          </w:rPr>
          <w:t>people killed were Muslim</w:t>
        </w:r>
      </w:hyperlink>
      <w:r w:rsidRPr="00FB3592">
        <w:rPr>
          <w:sz w:val="28"/>
          <w:szCs w:val="28"/>
          <w:lang w:val="en-IN"/>
        </w:rPr>
        <w:t>, a policeman and government official were among the Hindus who also died.</w:t>
      </w:r>
      <w:r w:rsidRPr="00FB3592">
        <w:rPr>
          <w:sz w:val="28"/>
          <w:szCs w:val="28"/>
          <w:lang w:val="en-IN"/>
        </w:rPr>
        <w:br/>
      </w:r>
      <w:r w:rsidRPr="00FB3592">
        <w:rPr>
          <w:sz w:val="28"/>
          <w:szCs w:val="28"/>
          <w:lang w:val="en-IN"/>
        </w:rPr>
        <w:br/>
        <w:t>An independent </w:t>
      </w:r>
      <w:hyperlink r:id="rId1078" w:tgtFrame="_blank" w:history="1">
        <w:r w:rsidRPr="00FB3592">
          <w:rPr>
            <w:rStyle w:val="Hyperlink"/>
            <w:rFonts w:cs="Arial"/>
            <w:sz w:val="28"/>
            <w:szCs w:val="28"/>
            <w:lang w:val="en-IN"/>
          </w:rPr>
          <w:t>investigation</w:t>
        </w:r>
      </w:hyperlink>
      <w:r w:rsidRPr="00FB3592">
        <w:rPr>
          <w:sz w:val="28"/>
          <w:szCs w:val="28"/>
          <w:lang w:val="en-IN"/>
        </w:rPr>
        <w:t> by the Delhi Minorities Commission found that the violence was “planned and targeted” and that some </w:t>
      </w:r>
      <w:hyperlink r:id="rId1079" w:history="1">
        <w:r w:rsidRPr="00FB3592">
          <w:rPr>
            <w:rStyle w:val="Hyperlink"/>
            <w:rFonts w:cs="Arial"/>
            <w:sz w:val="28"/>
            <w:szCs w:val="28"/>
            <w:lang w:val="en-IN"/>
          </w:rPr>
          <w:t>policemen actively participated</w:t>
        </w:r>
      </w:hyperlink>
      <w:r w:rsidRPr="00FB3592">
        <w:rPr>
          <w:sz w:val="28"/>
          <w:szCs w:val="28"/>
          <w:lang w:val="en-IN"/>
        </w:rPr>
        <w:t> in the attacks on Muslims. In a February 24 </w:t>
      </w:r>
      <w:hyperlink r:id="rId1080" w:tgtFrame="_blank" w:history="1">
        <w:r w:rsidRPr="00FB3592">
          <w:rPr>
            <w:rStyle w:val="Hyperlink"/>
            <w:rFonts w:cs="Arial"/>
            <w:sz w:val="28"/>
            <w:szCs w:val="28"/>
            <w:lang w:val="en-IN"/>
          </w:rPr>
          <w:t>video</w:t>
        </w:r>
      </w:hyperlink>
      <w:r w:rsidRPr="00FB3592">
        <w:rPr>
          <w:sz w:val="28"/>
          <w:szCs w:val="28"/>
          <w:lang w:val="en-IN"/>
        </w:rPr>
        <w:t>, several policemen are seen beating five grievously injured Muslim men lying on the street, forcing them to sing the Indian national anthem to prove their patriotism. The police then detained them. One of the men, Faizan, 23, died from his injuries two days later. A year later, the </w:t>
      </w:r>
      <w:hyperlink r:id="rId1081" w:tgtFrame="_blank" w:history="1">
        <w:r w:rsidRPr="00FB3592">
          <w:rPr>
            <w:rStyle w:val="Hyperlink"/>
            <w:rFonts w:cs="Arial"/>
            <w:sz w:val="28"/>
            <w:szCs w:val="28"/>
            <w:lang w:val="en-IN"/>
          </w:rPr>
          <w:t>police say</w:t>
        </w:r>
      </w:hyperlink>
      <w:r w:rsidRPr="00FB3592">
        <w:rPr>
          <w:sz w:val="28"/>
          <w:szCs w:val="28"/>
          <w:lang w:val="en-IN"/>
        </w:rPr>
        <w:t> they are still trying to identify the policemen in the video. The authorities have yet to investigate other </w:t>
      </w:r>
      <w:hyperlink r:id="rId1082" w:tgtFrame="_blank" w:history="1">
        <w:r w:rsidRPr="00FB3592">
          <w:rPr>
            <w:rStyle w:val="Hyperlink"/>
            <w:rFonts w:cs="Arial"/>
            <w:sz w:val="28"/>
            <w:szCs w:val="28"/>
            <w:lang w:val="en-IN"/>
          </w:rPr>
          <w:t>allegations of police complicity in the violence</w:t>
        </w:r>
      </w:hyperlink>
      <w:r w:rsidRPr="00FB3592">
        <w:rPr>
          <w:sz w:val="28"/>
          <w:szCs w:val="28"/>
          <w:lang w:val="en-IN"/>
        </w:rPr>
        <w:t>.</w:t>
      </w:r>
      <w:r w:rsidRPr="00FB3592">
        <w:rPr>
          <w:sz w:val="28"/>
          <w:szCs w:val="28"/>
          <w:lang w:val="en-IN"/>
        </w:rPr>
        <w:br/>
      </w:r>
      <w:r w:rsidRPr="00FB3592">
        <w:rPr>
          <w:sz w:val="28"/>
          <w:szCs w:val="28"/>
          <w:lang w:val="en-IN"/>
        </w:rPr>
        <w:br/>
        <w:t>In contrast, the Delhi police have filed </w:t>
      </w:r>
      <w:hyperlink r:id="rId1083" w:history="1">
        <w:r w:rsidRPr="00FB3592">
          <w:rPr>
            <w:rStyle w:val="Hyperlink"/>
            <w:rFonts w:cs="Arial"/>
            <w:sz w:val="28"/>
            <w:szCs w:val="28"/>
            <w:lang w:val="en-IN"/>
          </w:rPr>
          <w:t>politically motivated charges, including terrorism and sedition</w:t>
        </w:r>
      </w:hyperlink>
      <w:r w:rsidRPr="00FB3592">
        <w:rPr>
          <w:sz w:val="28"/>
          <w:szCs w:val="28"/>
          <w:lang w:val="en-IN"/>
        </w:rPr>
        <w:t xml:space="preserve">, against 18 activists, students, opposition politicians, and </w:t>
      </w:r>
      <w:r w:rsidRPr="00FB3592">
        <w:rPr>
          <w:sz w:val="28"/>
          <w:szCs w:val="28"/>
          <w:lang w:val="en-IN"/>
        </w:rPr>
        <w:lastRenderedPageBreak/>
        <w:t>residents – 16 of them Muslim. The </w:t>
      </w:r>
      <w:hyperlink r:id="rId1084" w:tgtFrame="_blank" w:history="1">
        <w:r w:rsidRPr="00FB3592">
          <w:rPr>
            <w:rStyle w:val="Hyperlink"/>
            <w:rFonts w:cs="Arial"/>
            <w:sz w:val="28"/>
            <w:szCs w:val="28"/>
            <w:lang w:val="en-IN"/>
          </w:rPr>
          <w:t>police case</w:t>
        </w:r>
      </w:hyperlink>
      <w:r w:rsidRPr="00FB3592">
        <w:rPr>
          <w:sz w:val="28"/>
          <w:szCs w:val="28"/>
          <w:lang w:val="en-IN"/>
        </w:rPr>
        <w:t> relies extensively on disclosure statements that are suspiciously similar and WhatsApp chats and social media messages about organizing and announcing peaceful protests as evidence of complicity in a </w:t>
      </w:r>
      <w:hyperlink r:id="rId1085" w:tgtFrame="_blank" w:history="1">
        <w:r w:rsidRPr="00FB3592">
          <w:rPr>
            <w:rStyle w:val="Hyperlink"/>
            <w:rFonts w:cs="Arial"/>
            <w:sz w:val="28"/>
            <w:szCs w:val="28"/>
            <w:lang w:val="en-IN"/>
          </w:rPr>
          <w:t>larger conspiracy to defame the Indian government</w:t>
        </w:r>
      </w:hyperlink>
      <w:r w:rsidRPr="00FB3592">
        <w:rPr>
          <w:sz w:val="28"/>
          <w:szCs w:val="28"/>
          <w:lang w:val="en-IN"/>
        </w:rPr>
        <w:t>, hatched by those who organized the protests against the Citizenship (Amendment) Act.</w:t>
      </w:r>
      <w:r w:rsidRPr="00FB3592">
        <w:rPr>
          <w:sz w:val="28"/>
          <w:szCs w:val="28"/>
          <w:lang w:val="en-IN"/>
        </w:rPr>
        <w:br/>
      </w:r>
      <w:r w:rsidRPr="00FB3592">
        <w:rPr>
          <w:sz w:val="28"/>
          <w:szCs w:val="28"/>
          <w:lang w:val="en-IN"/>
        </w:rPr>
        <w:br/>
        <w:t xml:space="preserve">The authorities have filed charges under the draconian Unlawful Activities (Prevention) Act, related to unlawful activity, terrorist funding, and planning and committing acts of terrorism. They have also accused protest organizers and activists of sedition, murder, attempted murder, promotion of religious enmity, and damage to public property, among other alleged offenses. All those charged have been critical of the BJP government and the citizenship law. They include members of </w:t>
      </w:r>
      <w:proofErr w:type="spellStart"/>
      <w:r w:rsidRPr="00FB3592">
        <w:rPr>
          <w:sz w:val="28"/>
          <w:szCs w:val="28"/>
          <w:lang w:val="en-IN"/>
        </w:rPr>
        <w:t>Pinjra</w:t>
      </w:r>
      <w:proofErr w:type="spellEnd"/>
      <w:r w:rsidRPr="00FB3592">
        <w:rPr>
          <w:sz w:val="28"/>
          <w:szCs w:val="28"/>
          <w:lang w:val="en-IN"/>
        </w:rPr>
        <w:t xml:space="preserve"> Tod, an autonomous collective of women students; United Against Hate, a group that works to protect religious minorities; and the Jamia Coordination Committee, which led the student protest at Jamia Millia Islamia University.</w:t>
      </w:r>
      <w:r w:rsidRPr="00FB3592">
        <w:rPr>
          <w:sz w:val="28"/>
          <w:szCs w:val="28"/>
          <w:lang w:val="en-IN"/>
        </w:rPr>
        <w:br/>
      </w:r>
      <w:r w:rsidRPr="00FB3592">
        <w:rPr>
          <w:sz w:val="28"/>
          <w:szCs w:val="28"/>
          <w:lang w:val="en-IN"/>
        </w:rPr>
        <w:br/>
        <w:t>The courts have granted bail to only two people charged in this case. While granting bail to one of them, the </w:t>
      </w:r>
      <w:hyperlink r:id="rId1086" w:anchor="read-more" w:tgtFrame="_blank" w:history="1">
        <w:r w:rsidRPr="00FB3592">
          <w:rPr>
            <w:rStyle w:val="Hyperlink"/>
            <w:rFonts w:cs="Arial"/>
            <w:sz w:val="28"/>
            <w:szCs w:val="28"/>
            <w:lang w:val="en-IN"/>
          </w:rPr>
          <w:t>Delhi High Court observed</w:t>
        </w:r>
      </w:hyperlink>
      <w:r w:rsidRPr="00FB3592">
        <w:rPr>
          <w:sz w:val="28"/>
          <w:szCs w:val="28"/>
          <w:lang w:val="en-IN"/>
        </w:rPr>
        <w:t> that the police had failed to produce any evidence to show that the accused had committed a terrorism-related offense.</w:t>
      </w:r>
      <w:r w:rsidRPr="00FB3592">
        <w:rPr>
          <w:sz w:val="28"/>
          <w:szCs w:val="28"/>
          <w:lang w:val="en-IN"/>
        </w:rPr>
        <w:br/>
      </w:r>
      <w:r w:rsidRPr="00FB3592">
        <w:rPr>
          <w:sz w:val="28"/>
          <w:szCs w:val="28"/>
          <w:lang w:val="en-IN"/>
        </w:rPr>
        <w:br/>
        <w:t>Police in Delhi have </w:t>
      </w:r>
      <w:hyperlink r:id="rId1087" w:tgtFrame="_blank" w:history="1">
        <w:r w:rsidRPr="00FB3592">
          <w:rPr>
            <w:rStyle w:val="Hyperlink"/>
            <w:rFonts w:cs="Arial"/>
            <w:sz w:val="28"/>
            <w:szCs w:val="28"/>
            <w:lang w:val="en-IN"/>
          </w:rPr>
          <w:t>denied allegations of bias</w:t>
        </w:r>
      </w:hyperlink>
      <w:r w:rsidRPr="00FB3592">
        <w:rPr>
          <w:sz w:val="28"/>
          <w:szCs w:val="28"/>
          <w:lang w:val="en-IN"/>
        </w:rPr>
        <w:t xml:space="preserve"> in investigations, saying that the numbers of people charged are nearly identical from both communities. In </w:t>
      </w:r>
      <w:r w:rsidRPr="00FB3592">
        <w:rPr>
          <w:sz w:val="28"/>
          <w:szCs w:val="28"/>
          <w:lang w:val="en-IN"/>
        </w:rPr>
        <w:lastRenderedPageBreak/>
        <w:t>addition to the case against activists, of the </w:t>
      </w:r>
      <w:hyperlink r:id="rId1088" w:tgtFrame="_blank" w:history="1">
        <w:r w:rsidRPr="00FB3592">
          <w:rPr>
            <w:rStyle w:val="Hyperlink"/>
            <w:rFonts w:cs="Arial"/>
            <w:sz w:val="28"/>
            <w:szCs w:val="28"/>
            <w:lang w:val="en-IN"/>
          </w:rPr>
          <w:t>1,153 people</w:t>
        </w:r>
      </w:hyperlink>
      <w:r w:rsidRPr="00FB3592">
        <w:rPr>
          <w:sz w:val="28"/>
          <w:szCs w:val="28"/>
          <w:lang w:val="en-IN"/>
        </w:rPr>
        <w:t> against whom rioting charges have been filed in court, 571 are Hindu and 582 Muslim. However, activists say that the police have focused more on </w:t>
      </w:r>
      <w:hyperlink r:id="rId1089" w:tgtFrame="_blank" w:history="1">
        <w:r w:rsidRPr="00FB3592">
          <w:rPr>
            <w:rStyle w:val="Hyperlink"/>
            <w:rFonts w:cs="Arial"/>
            <w:sz w:val="28"/>
            <w:szCs w:val="28"/>
            <w:lang w:val="en-IN"/>
          </w:rPr>
          <w:t>investigating allegations against Muslims</w:t>
        </w:r>
      </w:hyperlink>
      <w:r w:rsidRPr="00FB3592">
        <w:rPr>
          <w:sz w:val="28"/>
          <w:szCs w:val="28"/>
          <w:lang w:val="en-IN"/>
        </w:rPr>
        <w:t> and arresting them. Muslim victims of abuses and witnesses said that the police initially turned them away, refusing to file their complaints, and that even when police filed the cases based on their accounts, they </w:t>
      </w:r>
      <w:hyperlink r:id="rId1090" w:tgtFrame="_blank" w:history="1">
        <w:r w:rsidRPr="00FB3592">
          <w:rPr>
            <w:rStyle w:val="Hyperlink"/>
            <w:rFonts w:cs="Arial"/>
            <w:sz w:val="28"/>
            <w:szCs w:val="28"/>
            <w:lang w:val="en-IN"/>
          </w:rPr>
          <w:t>omitted names of BJP leaders or police officials</w:t>
        </w:r>
      </w:hyperlink>
      <w:r w:rsidRPr="00FB3592">
        <w:rPr>
          <w:sz w:val="28"/>
          <w:szCs w:val="28"/>
          <w:lang w:val="en-IN"/>
        </w:rPr>
        <w:t> allegedly complicit in the attacks. The police have also implicated Muslim victims in these cases.</w:t>
      </w:r>
      <w:r w:rsidRPr="00FB3592">
        <w:rPr>
          <w:sz w:val="28"/>
          <w:szCs w:val="28"/>
          <w:lang w:val="en-IN"/>
        </w:rPr>
        <w:br/>
      </w:r>
      <w:r w:rsidRPr="00FB3592">
        <w:rPr>
          <w:sz w:val="28"/>
          <w:szCs w:val="28"/>
          <w:lang w:val="en-IN"/>
        </w:rPr>
        <w:br/>
        <w:t>In several cases in which Muslims were arrested, </w:t>
      </w:r>
      <w:hyperlink r:id="rId1091" w:history="1">
        <w:r w:rsidRPr="00FB3592">
          <w:rPr>
            <w:rStyle w:val="Hyperlink"/>
            <w:rFonts w:cs="Arial"/>
            <w:sz w:val="28"/>
            <w:szCs w:val="28"/>
            <w:lang w:val="en-IN"/>
          </w:rPr>
          <w:t>Human Rights Watch found</w:t>
        </w:r>
      </w:hyperlink>
      <w:r w:rsidRPr="00FB3592">
        <w:rPr>
          <w:sz w:val="28"/>
          <w:szCs w:val="28"/>
          <w:lang w:val="en-IN"/>
        </w:rPr>
        <w:t> that the police did not follow criminal code requirements, such as producing an arrest warrant, informing the person’s family of the arrest, and providing them a copy of the First Information Report (FIR), the official police case, or ensuring that those arrested have access to legal counsel, including during interrogation. In some cases, Muslim families who had succeeded in identifying </w:t>
      </w:r>
      <w:hyperlink r:id="rId1092" w:tgtFrame="_blank" w:history="1">
        <w:r w:rsidRPr="00FB3592">
          <w:rPr>
            <w:rStyle w:val="Hyperlink"/>
            <w:rFonts w:cs="Arial"/>
            <w:sz w:val="28"/>
            <w:szCs w:val="28"/>
            <w:lang w:val="en-IN"/>
          </w:rPr>
          <w:t>BJP leaders</w:t>
        </w:r>
      </w:hyperlink>
      <w:r w:rsidRPr="00FB3592">
        <w:rPr>
          <w:sz w:val="28"/>
          <w:szCs w:val="28"/>
          <w:lang w:val="en-IN"/>
        </w:rPr>
        <w:t> and </w:t>
      </w:r>
      <w:hyperlink r:id="rId1093" w:tgtFrame="_blank" w:history="1">
        <w:r w:rsidRPr="00FB3592">
          <w:rPr>
            <w:rStyle w:val="Hyperlink"/>
            <w:rFonts w:cs="Arial"/>
            <w:sz w:val="28"/>
            <w:szCs w:val="28"/>
            <w:lang w:val="en-IN"/>
          </w:rPr>
          <w:t>police officials</w:t>
        </w:r>
      </w:hyperlink>
      <w:r w:rsidRPr="00FB3592">
        <w:rPr>
          <w:sz w:val="28"/>
          <w:szCs w:val="28"/>
          <w:lang w:val="en-IN"/>
        </w:rPr>
        <w:t> when they filed complaints said they </w:t>
      </w:r>
      <w:hyperlink r:id="rId1094" w:tgtFrame="_blank" w:history="1">
        <w:r w:rsidRPr="00FB3592">
          <w:rPr>
            <w:rStyle w:val="Hyperlink"/>
            <w:rFonts w:cs="Arial"/>
            <w:sz w:val="28"/>
            <w:szCs w:val="28"/>
            <w:lang w:val="en-IN"/>
          </w:rPr>
          <w:t>faced increasing pressure</w:t>
        </w:r>
      </w:hyperlink>
      <w:r w:rsidRPr="00FB3592">
        <w:rPr>
          <w:sz w:val="28"/>
          <w:szCs w:val="28"/>
          <w:lang w:val="en-IN"/>
        </w:rPr>
        <w:t> to withdraw the complaints.</w:t>
      </w:r>
      <w:r w:rsidRPr="00FB3592">
        <w:rPr>
          <w:sz w:val="28"/>
          <w:szCs w:val="28"/>
          <w:lang w:val="en-IN"/>
        </w:rPr>
        <w:br/>
      </w:r>
      <w:r w:rsidRPr="00FB3592">
        <w:rPr>
          <w:sz w:val="28"/>
          <w:szCs w:val="28"/>
          <w:lang w:val="en-IN"/>
        </w:rPr>
        <w:br/>
        <w:t>Lawyers representing riot victims also allege that the police have them under scrutiny. In December, the Delhi police raided the office of a prominent </w:t>
      </w:r>
      <w:hyperlink r:id="rId1095" w:tgtFrame="_blank" w:history="1">
        <w:r w:rsidRPr="00FB3592">
          <w:rPr>
            <w:rStyle w:val="Hyperlink"/>
            <w:rFonts w:cs="Arial"/>
            <w:sz w:val="28"/>
            <w:szCs w:val="28"/>
            <w:lang w:val="en-IN"/>
          </w:rPr>
          <w:t>Muslim lawyer, Mehmood Pracha</w:t>
        </w:r>
      </w:hyperlink>
      <w:r w:rsidRPr="00FB3592">
        <w:rPr>
          <w:sz w:val="28"/>
          <w:szCs w:val="28"/>
          <w:lang w:val="en-IN"/>
        </w:rPr>
        <w:t xml:space="preserve">, who is representing several riot victims. The police accused Pracha of forging documents and instigating a man to depose falsely in a Delhi violence case. A day after the police raid on </w:t>
      </w:r>
      <w:r w:rsidRPr="00FB3592">
        <w:rPr>
          <w:sz w:val="28"/>
          <w:szCs w:val="28"/>
          <w:lang w:val="en-IN"/>
        </w:rPr>
        <w:lastRenderedPageBreak/>
        <w:t>Pracha’s office, some riot victims held a news conference </w:t>
      </w:r>
      <w:hyperlink r:id="rId1096" w:tgtFrame="_blank" w:history="1">
        <w:r w:rsidRPr="00FB3592">
          <w:rPr>
            <w:rStyle w:val="Hyperlink"/>
            <w:rFonts w:cs="Arial"/>
            <w:sz w:val="28"/>
            <w:szCs w:val="28"/>
            <w:lang w:val="en-IN"/>
          </w:rPr>
          <w:t>accusing the police</w:t>
        </w:r>
      </w:hyperlink>
      <w:r w:rsidRPr="00FB3592">
        <w:rPr>
          <w:sz w:val="28"/>
          <w:szCs w:val="28"/>
          <w:lang w:val="en-IN"/>
        </w:rPr>
        <w:t> of forcing them to submit a statement saying that Pracha coerced them to file false complaints. The raid has </w:t>
      </w:r>
      <w:hyperlink r:id="rId1097" w:tgtFrame="_blank" w:history="1">
        <w:r w:rsidRPr="00FB3592">
          <w:rPr>
            <w:rStyle w:val="Hyperlink"/>
            <w:rFonts w:cs="Arial"/>
            <w:sz w:val="28"/>
            <w:szCs w:val="28"/>
            <w:lang w:val="en-IN"/>
          </w:rPr>
          <w:t>prompted condemnation</w:t>
        </w:r>
      </w:hyperlink>
      <w:r w:rsidRPr="00FB3592">
        <w:rPr>
          <w:sz w:val="28"/>
          <w:szCs w:val="28"/>
          <w:lang w:val="en-IN"/>
        </w:rPr>
        <w:t> from hundreds of lawyers who called it an attack on attorney-client privilege, and said it was aimed at intimidating Pracha and his clients.</w:t>
      </w:r>
      <w:r w:rsidRPr="00FB3592">
        <w:rPr>
          <w:sz w:val="28"/>
          <w:szCs w:val="28"/>
          <w:lang w:val="en-IN"/>
        </w:rPr>
        <w:br/>
      </w:r>
      <w:r w:rsidRPr="00FB3592">
        <w:rPr>
          <w:sz w:val="28"/>
          <w:szCs w:val="28"/>
          <w:lang w:val="en-IN"/>
        </w:rPr>
        <w:br/>
        <w:t>Meanwhile, the Delhi police told a court in July that it has </w:t>
      </w:r>
      <w:hyperlink r:id="rId1098" w:tgtFrame="_blank" w:history="1">
        <w:r w:rsidRPr="00FB3592">
          <w:rPr>
            <w:rStyle w:val="Hyperlink"/>
            <w:rFonts w:cs="Arial"/>
            <w:sz w:val="28"/>
            <w:szCs w:val="28"/>
            <w:lang w:val="en-IN"/>
          </w:rPr>
          <w:t>no “actionable evidence” against BJP leaders</w:t>
        </w:r>
      </w:hyperlink>
      <w:r w:rsidRPr="00FB3592">
        <w:rPr>
          <w:sz w:val="28"/>
          <w:szCs w:val="28"/>
          <w:lang w:val="en-IN"/>
        </w:rPr>
        <w:t> even though there are videos showing BJP leaders advocating violence, </w:t>
      </w:r>
      <w:hyperlink r:id="rId1099" w:tgtFrame="_blank" w:history="1">
        <w:r w:rsidRPr="00FB3592">
          <w:rPr>
            <w:rStyle w:val="Hyperlink"/>
            <w:rFonts w:cs="Arial"/>
            <w:sz w:val="28"/>
            <w:szCs w:val="28"/>
            <w:lang w:val="en-IN"/>
          </w:rPr>
          <w:t>complaints by witnesses</w:t>
        </w:r>
      </w:hyperlink>
      <w:r w:rsidRPr="00FB3592">
        <w:rPr>
          <w:sz w:val="28"/>
          <w:szCs w:val="28"/>
          <w:lang w:val="en-IN"/>
        </w:rPr>
        <w:t>, and transcripts of </w:t>
      </w:r>
      <w:hyperlink r:id="rId1100" w:tgtFrame="_blank" w:history="1">
        <w:r w:rsidRPr="00FB3592">
          <w:rPr>
            <w:rStyle w:val="Hyperlink"/>
            <w:rFonts w:cs="Arial"/>
            <w:sz w:val="28"/>
            <w:szCs w:val="28"/>
            <w:lang w:val="en-IN"/>
          </w:rPr>
          <w:t>WhatsApp conversations</w:t>
        </w:r>
      </w:hyperlink>
      <w:r w:rsidRPr="00FB3592">
        <w:rPr>
          <w:sz w:val="28"/>
          <w:szCs w:val="28"/>
          <w:lang w:val="en-IN"/>
        </w:rPr>
        <w:t> the police have submitted in court showing </w:t>
      </w:r>
      <w:hyperlink r:id="rId1101" w:tgtFrame="_blank" w:history="1">
        <w:r w:rsidRPr="00FB3592">
          <w:rPr>
            <w:rStyle w:val="Hyperlink"/>
            <w:rFonts w:cs="Arial"/>
            <w:sz w:val="28"/>
            <w:szCs w:val="28"/>
            <w:lang w:val="en-IN"/>
          </w:rPr>
          <w:t>Hindu rioters took inspiration from BJP leaders.</w:t>
        </w:r>
      </w:hyperlink>
      <w:r w:rsidRPr="00FB3592">
        <w:rPr>
          <w:sz w:val="28"/>
          <w:szCs w:val="28"/>
          <w:lang w:val="en-IN"/>
        </w:rPr>
        <w:br/>
      </w:r>
      <w:r w:rsidRPr="00FB3592">
        <w:rPr>
          <w:sz w:val="28"/>
          <w:szCs w:val="28"/>
          <w:lang w:val="en-IN"/>
        </w:rPr>
        <w:br/>
        <w:t>Earlier, in February 2020, the Delhi High Court, while hearing petitions about the riots, had questioned the Delhi police </w:t>
      </w:r>
      <w:hyperlink r:id="rId1102" w:tgtFrame="_blank" w:history="1">
        <w:r w:rsidRPr="00FB3592">
          <w:rPr>
            <w:rStyle w:val="Hyperlink"/>
            <w:rFonts w:cs="Arial"/>
            <w:sz w:val="28"/>
            <w:szCs w:val="28"/>
            <w:lang w:val="en-IN"/>
          </w:rPr>
          <w:t>decision to not file cases against BJP leaders</w:t>
        </w:r>
      </w:hyperlink>
      <w:r w:rsidRPr="00FB3592">
        <w:rPr>
          <w:sz w:val="28"/>
          <w:szCs w:val="28"/>
          <w:lang w:val="en-IN"/>
        </w:rPr>
        <w:t> for advocating violence, saying it sent the wrong message and perpetuated impunity. Instead of responding to court orders, the government fast-tracked orders </w:t>
      </w:r>
      <w:hyperlink r:id="rId1103" w:tgtFrame="_blank" w:history="1">
        <w:r w:rsidRPr="00FB3592">
          <w:rPr>
            <w:rStyle w:val="Hyperlink"/>
            <w:rFonts w:cs="Arial"/>
            <w:sz w:val="28"/>
            <w:szCs w:val="28"/>
            <w:lang w:val="en-IN"/>
          </w:rPr>
          <w:t>transferring the presiding judge</w:t>
        </w:r>
      </w:hyperlink>
      <w:r w:rsidRPr="00FB3592">
        <w:rPr>
          <w:sz w:val="28"/>
          <w:szCs w:val="28"/>
          <w:lang w:val="en-IN"/>
        </w:rPr>
        <w:t> to another state, taking the riot-related cases away from him, raising questions over the timing of the transfer. Under a new judge, the </w:t>
      </w:r>
      <w:hyperlink r:id="rId1104" w:tgtFrame="_blank" w:history="1">
        <w:r w:rsidRPr="00FB3592">
          <w:rPr>
            <w:rStyle w:val="Hyperlink"/>
            <w:rFonts w:cs="Arial"/>
            <w:sz w:val="28"/>
            <w:szCs w:val="28"/>
            <w:lang w:val="en-IN"/>
          </w:rPr>
          <w:t>court accepted the submission</w:t>
        </w:r>
      </w:hyperlink>
      <w:r w:rsidRPr="00FB3592">
        <w:rPr>
          <w:sz w:val="28"/>
          <w:szCs w:val="28"/>
          <w:lang w:val="en-IN"/>
        </w:rPr>
        <w:t> of the government’s attorney that the situation was not immediately “conducive” for registering police complaints.</w:t>
      </w:r>
      <w:r w:rsidRPr="00FB3592">
        <w:rPr>
          <w:sz w:val="28"/>
          <w:szCs w:val="28"/>
          <w:lang w:val="en-IN"/>
        </w:rPr>
        <w:br/>
      </w:r>
      <w:r w:rsidRPr="00FB3592">
        <w:rPr>
          <w:sz w:val="28"/>
          <w:szCs w:val="28"/>
          <w:lang w:val="en-IN"/>
        </w:rPr>
        <w:br/>
        <w:t>In several riot-related bail hearings, courts have raised doubts over police investigations that targeted riot victims; in </w:t>
      </w:r>
      <w:hyperlink r:id="rId1105" w:tgtFrame="_blank" w:history="1">
        <w:r w:rsidRPr="00FB3592">
          <w:rPr>
            <w:rStyle w:val="Hyperlink"/>
            <w:rFonts w:cs="Arial"/>
            <w:sz w:val="28"/>
            <w:szCs w:val="28"/>
            <w:lang w:val="en-IN"/>
          </w:rPr>
          <w:t>at least five cases</w:t>
        </w:r>
      </w:hyperlink>
      <w:r w:rsidRPr="00FB3592">
        <w:rPr>
          <w:sz w:val="28"/>
          <w:szCs w:val="28"/>
          <w:lang w:val="en-IN"/>
        </w:rPr>
        <w:t xml:space="preserve"> the courts refused or were </w:t>
      </w:r>
      <w:r w:rsidRPr="00FB3592">
        <w:rPr>
          <w:sz w:val="28"/>
          <w:szCs w:val="28"/>
          <w:lang w:val="en-IN"/>
        </w:rPr>
        <w:lastRenderedPageBreak/>
        <w:t>reluctant to accept eyewitness accounts of police officials.</w:t>
      </w:r>
      <w:r w:rsidRPr="00FB3592">
        <w:rPr>
          <w:sz w:val="28"/>
          <w:szCs w:val="28"/>
          <w:lang w:val="en-IN"/>
        </w:rPr>
        <w:br/>
      </w:r>
      <w:r w:rsidRPr="00FB3592">
        <w:rPr>
          <w:sz w:val="28"/>
          <w:szCs w:val="28"/>
          <w:lang w:val="en-IN"/>
        </w:rPr>
        <w:br/>
      </w:r>
      <w:r w:rsidRPr="00FB3592">
        <w:rPr>
          <w:b/>
          <w:bCs/>
          <w:i/>
          <w:iCs/>
          <w:sz w:val="28"/>
          <w:szCs w:val="28"/>
          <w:lang w:val="en-IN"/>
        </w:rPr>
        <w:t>Jammu and Kashmir</w:t>
      </w:r>
      <w:r w:rsidRPr="00FB3592">
        <w:rPr>
          <w:sz w:val="28"/>
          <w:szCs w:val="28"/>
          <w:lang w:val="en-IN"/>
        </w:rPr>
        <w:br/>
      </w:r>
      <w:r w:rsidRPr="00FB3592">
        <w:rPr>
          <w:sz w:val="28"/>
          <w:szCs w:val="28"/>
          <w:lang w:val="en-IN"/>
        </w:rPr>
        <w:br/>
        <w:t>In August 2019, after the Indian government revoked the constitutional autonomy of Jammu and Kashmir state, it imposed broad restrictions and </w:t>
      </w:r>
      <w:hyperlink r:id="rId1106" w:history="1">
        <w:r w:rsidRPr="00FB3592">
          <w:rPr>
            <w:rStyle w:val="Hyperlink"/>
            <w:rFonts w:cs="Arial"/>
            <w:sz w:val="28"/>
            <w:szCs w:val="28"/>
            <w:lang w:val="en-IN"/>
          </w:rPr>
          <w:t>arbitrarily detained thousands of people</w:t>
        </w:r>
      </w:hyperlink>
      <w:r w:rsidRPr="00FB3592">
        <w:rPr>
          <w:sz w:val="28"/>
          <w:szCs w:val="28"/>
          <w:lang w:val="en-IN"/>
        </w:rPr>
        <w:t>, including elected officials, political leaders, activists, journalists, and lawyers. The authorities detained many of these people without informing their families about their whereabouts; several were even transferred to jails outside the state. Hundreds of </w:t>
      </w:r>
      <w:hyperlink r:id="rId1107" w:tgtFrame="_blank" w:history="1">
        <w:r w:rsidRPr="00FB3592">
          <w:rPr>
            <w:rStyle w:val="Hyperlink"/>
            <w:rFonts w:cs="Arial"/>
            <w:sz w:val="28"/>
            <w:szCs w:val="28"/>
            <w:lang w:val="en-IN"/>
          </w:rPr>
          <w:t>habeas corpus petitions</w:t>
        </w:r>
      </w:hyperlink>
      <w:r w:rsidRPr="00FB3592">
        <w:rPr>
          <w:sz w:val="28"/>
          <w:szCs w:val="28"/>
          <w:lang w:val="en-IN"/>
        </w:rPr>
        <w:t> were filed in the courts by families seeking information about those detained and challenging unlawful detention.</w:t>
      </w:r>
      <w:r w:rsidRPr="00FB3592">
        <w:rPr>
          <w:sz w:val="28"/>
          <w:szCs w:val="28"/>
          <w:lang w:val="en-IN"/>
        </w:rPr>
        <w:br/>
      </w:r>
      <w:r w:rsidRPr="00FB3592">
        <w:rPr>
          <w:sz w:val="28"/>
          <w:szCs w:val="28"/>
          <w:lang w:val="en-IN"/>
        </w:rPr>
        <w:br/>
        <w:t>Although habeas corpus, a legal action seeking judicial review of the lawfulness of detention, is recognized as a core human right in both Indian and international law, courts delayed hearing the petitions for over a year in the majority of cases. Of the </w:t>
      </w:r>
      <w:hyperlink r:id="rId1108" w:tgtFrame="_blank" w:history="1">
        <w:r w:rsidRPr="00FB3592">
          <w:rPr>
            <w:rStyle w:val="Hyperlink"/>
            <w:rFonts w:cs="Arial"/>
            <w:sz w:val="28"/>
            <w:szCs w:val="28"/>
            <w:lang w:val="en-IN"/>
          </w:rPr>
          <w:t>554 habeas corpus petitions</w:t>
        </w:r>
      </w:hyperlink>
      <w:r w:rsidRPr="00FB3592">
        <w:rPr>
          <w:sz w:val="28"/>
          <w:szCs w:val="28"/>
          <w:lang w:val="en-IN"/>
        </w:rPr>
        <w:t> filed in the Jammu and Kashmir High Court after August 5, 2019, the court had passed judgment in only 29 cases by September 2020. Over 30 percent of the cases became moot because the government had released the detainee by the time their petition was heard in court, while 65 percent of the cases remained pending a year later, in many cases a year after the person was detained. The </w:t>
      </w:r>
      <w:hyperlink r:id="rId1109" w:history="1">
        <w:r w:rsidRPr="00FB3592">
          <w:rPr>
            <w:rStyle w:val="Hyperlink"/>
            <w:rFonts w:cs="Arial"/>
            <w:sz w:val="28"/>
            <w:szCs w:val="28"/>
            <w:lang w:val="en-IN"/>
          </w:rPr>
          <w:t>harsh and discriminatory restrictions</w:t>
        </w:r>
      </w:hyperlink>
      <w:r w:rsidRPr="00FB3592">
        <w:rPr>
          <w:sz w:val="28"/>
          <w:szCs w:val="28"/>
          <w:lang w:val="en-IN"/>
        </w:rPr>
        <w:t> on Muslim-majority areas in Jammu and Kashmir remain in effect, with scores of people detained without charge and critics threatened with arrest.</w:t>
      </w:r>
      <w:r w:rsidRPr="00FB3592">
        <w:rPr>
          <w:sz w:val="28"/>
          <w:szCs w:val="28"/>
          <w:lang w:val="en-IN"/>
        </w:rPr>
        <w:br/>
      </w:r>
      <w:r w:rsidRPr="00FB3592">
        <w:rPr>
          <w:sz w:val="28"/>
          <w:szCs w:val="28"/>
          <w:lang w:val="en-IN"/>
        </w:rPr>
        <w:lastRenderedPageBreak/>
        <w:br/>
        <w:t>In August 2019, the government ordered a </w:t>
      </w:r>
      <w:hyperlink r:id="rId1110" w:history="1">
        <w:r w:rsidRPr="00FB3592">
          <w:rPr>
            <w:rStyle w:val="Hyperlink"/>
            <w:rFonts w:cs="Arial"/>
            <w:sz w:val="28"/>
            <w:szCs w:val="28"/>
            <w:lang w:val="en-IN"/>
          </w:rPr>
          <w:t>blanket internet shutdown</w:t>
        </w:r>
      </w:hyperlink>
      <w:r w:rsidRPr="00FB3592">
        <w:rPr>
          <w:sz w:val="28"/>
          <w:szCs w:val="28"/>
          <w:lang w:val="en-IN"/>
        </w:rPr>
        <w:t> across the state. In January 2020, it allowed broadband and slow-speed 2G internet only to </w:t>
      </w:r>
      <w:hyperlink r:id="rId1111" w:tgtFrame="_blank" w:history="1">
        <w:r w:rsidRPr="00FB3592">
          <w:rPr>
            <w:rStyle w:val="Hyperlink"/>
            <w:rFonts w:cs="Arial"/>
            <w:sz w:val="28"/>
            <w:szCs w:val="28"/>
            <w:lang w:val="en-IN"/>
          </w:rPr>
          <w:t>access limited websites</w:t>
        </w:r>
      </w:hyperlink>
      <w:r w:rsidRPr="00FB3592">
        <w:rPr>
          <w:sz w:val="28"/>
          <w:szCs w:val="28"/>
          <w:lang w:val="en-IN"/>
        </w:rPr>
        <w:t>. In March, the authorities lifted restrictions to websites, but only at </w:t>
      </w:r>
      <w:hyperlink r:id="rId1112" w:tgtFrame="_blank" w:history="1">
        <w:r w:rsidRPr="00FB3592">
          <w:rPr>
            <w:rStyle w:val="Hyperlink"/>
            <w:rFonts w:cs="Arial"/>
            <w:sz w:val="28"/>
            <w:szCs w:val="28"/>
            <w:lang w:val="en-IN"/>
          </w:rPr>
          <w:t>2G speed</w:t>
        </w:r>
      </w:hyperlink>
      <w:r w:rsidRPr="00FB3592">
        <w:rPr>
          <w:sz w:val="28"/>
          <w:szCs w:val="28"/>
          <w:lang w:val="en-IN"/>
        </w:rPr>
        <w:t> for mobile internet services, which does not allow services such as video calls, emails, or access to web pages with photos or videos. The government finally restored mobile internet services at 4G speed in February 2021, </w:t>
      </w:r>
      <w:hyperlink r:id="rId1113" w:tgtFrame="_blank" w:history="1">
        <w:r w:rsidRPr="00FB3592">
          <w:rPr>
            <w:rStyle w:val="Hyperlink"/>
            <w:rFonts w:cs="Arial"/>
            <w:sz w:val="28"/>
            <w:szCs w:val="28"/>
            <w:lang w:val="en-IN"/>
          </w:rPr>
          <w:t>18 months after</w:t>
        </w:r>
      </w:hyperlink>
      <w:r w:rsidRPr="00FB3592">
        <w:rPr>
          <w:sz w:val="28"/>
          <w:szCs w:val="28"/>
          <w:lang w:val="en-IN"/>
        </w:rPr>
        <w:t> it was suspended.</w:t>
      </w:r>
      <w:r w:rsidRPr="00FB3592">
        <w:rPr>
          <w:sz w:val="28"/>
          <w:szCs w:val="28"/>
          <w:lang w:val="en-IN"/>
        </w:rPr>
        <w:br/>
      </w:r>
      <w:r w:rsidRPr="00FB3592">
        <w:rPr>
          <w:sz w:val="28"/>
          <w:szCs w:val="28"/>
          <w:lang w:val="en-IN"/>
        </w:rPr>
        <w:br/>
        <w:t>The government continues to clamp down on journalists and human rights activists, including bringing </w:t>
      </w:r>
      <w:hyperlink r:id="rId1114" w:tgtFrame="_blank" w:history="1">
        <w:r w:rsidRPr="00FB3592">
          <w:rPr>
            <w:rStyle w:val="Hyperlink"/>
            <w:rFonts w:cs="Arial"/>
            <w:sz w:val="28"/>
            <w:szCs w:val="28"/>
            <w:lang w:val="en-IN"/>
          </w:rPr>
          <w:t>politically motivated charges of terrorism under the Unlawful Activities (Prevention) Act</w:t>
        </w:r>
      </w:hyperlink>
      <w:r w:rsidRPr="00FB3592">
        <w:rPr>
          <w:sz w:val="28"/>
          <w:szCs w:val="28"/>
          <w:lang w:val="en-IN"/>
        </w:rPr>
        <w:t> and using </w:t>
      </w:r>
      <w:hyperlink r:id="rId1115" w:history="1">
        <w:r w:rsidRPr="00FB3592">
          <w:rPr>
            <w:rStyle w:val="Hyperlink"/>
            <w:rFonts w:cs="Arial"/>
            <w:sz w:val="28"/>
            <w:szCs w:val="28"/>
            <w:lang w:val="en-IN"/>
          </w:rPr>
          <w:t>counterterrorism operations</w:t>
        </w:r>
      </w:hyperlink>
      <w:r w:rsidRPr="00FB3592">
        <w:rPr>
          <w:sz w:val="28"/>
          <w:szCs w:val="28"/>
          <w:lang w:val="en-IN"/>
        </w:rPr>
        <w:t> to harass and intimidate them.</w:t>
      </w:r>
      <w:r w:rsidRPr="00FB3592">
        <w:rPr>
          <w:sz w:val="28"/>
          <w:szCs w:val="28"/>
          <w:lang w:val="en-IN"/>
        </w:rPr>
        <w:br/>
      </w:r>
      <w:r w:rsidRPr="00FB3592">
        <w:rPr>
          <w:sz w:val="28"/>
          <w:szCs w:val="28"/>
          <w:lang w:val="en-IN"/>
        </w:rPr>
        <w:br/>
      </w:r>
      <w:r w:rsidRPr="00FB3592">
        <w:rPr>
          <w:b/>
          <w:bCs/>
          <w:sz w:val="28"/>
          <w:szCs w:val="28"/>
          <w:lang w:val="en-IN"/>
        </w:rPr>
        <w:t>Empowering Vigilantes</w:t>
      </w:r>
      <w:r w:rsidRPr="00FB3592">
        <w:rPr>
          <w:sz w:val="28"/>
          <w:szCs w:val="28"/>
          <w:lang w:val="en-IN"/>
        </w:rPr>
        <w:br/>
      </w:r>
      <w:r w:rsidRPr="00FB3592">
        <w:rPr>
          <w:sz w:val="28"/>
          <w:szCs w:val="28"/>
          <w:lang w:val="en-IN"/>
        </w:rPr>
        <w:br/>
      </w:r>
      <w:r w:rsidRPr="00FB3592">
        <w:rPr>
          <w:b/>
          <w:bCs/>
          <w:i/>
          <w:iCs/>
          <w:sz w:val="28"/>
          <w:szCs w:val="28"/>
          <w:lang w:val="en-IN"/>
        </w:rPr>
        <w:t>‘Cow Protection’ Groups</w:t>
      </w:r>
      <w:r w:rsidRPr="00FB3592">
        <w:rPr>
          <w:sz w:val="28"/>
          <w:szCs w:val="28"/>
          <w:lang w:val="en-IN"/>
        </w:rPr>
        <w:br/>
      </w:r>
      <w:r w:rsidRPr="00FB3592">
        <w:rPr>
          <w:sz w:val="28"/>
          <w:szCs w:val="28"/>
          <w:lang w:val="en-IN"/>
        </w:rPr>
        <w:br/>
        <w:t>BJP leaders have made strong statements about the need to protect cows, considered sacred by many Hindus. Beef is consumed mostly by religious and ethnic minorities, and such statements have in some cases encouraged violence against them.</w:t>
      </w:r>
      <w:r w:rsidRPr="00FB3592">
        <w:rPr>
          <w:sz w:val="28"/>
          <w:szCs w:val="28"/>
          <w:lang w:val="en-IN"/>
        </w:rPr>
        <w:br/>
      </w:r>
      <w:r w:rsidRPr="00FB3592">
        <w:rPr>
          <w:sz w:val="28"/>
          <w:szCs w:val="28"/>
          <w:lang w:val="en-IN"/>
        </w:rPr>
        <w:br/>
        <w:t>Several BJP-ruled states have passed stricter laws to prohibit killing cows and adopted cow protection policies, promoting Hindu nationalism and </w:t>
      </w:r>
      <w:hyperlink r:id="rId1116" w:history="1">
        <w:r w:rsidRPr="00FB3592">
          <w:rPr>
            <w:rStyle w:val="Hyperlink"/>
            <w:rFonts w:cs="Arial"/>
            <w:sz w:val="28"/>
            <w:szCs w:val="28"/>
            <w:lang w:val="en-IN"/>
          </w:rPr>
          <w:t>disproportionately harming minority communities</w:t>
        </w:r>
      </w:hyperlink>
      <w:r w:rsidRPr="00FB3592">
        <w:rPr>
          <w:sz w:val="28"/>
          <w:szCs w:val="28"/>
          <w:lang w:val="en-IN"/>
        </w:rPr>
        <w:t>. Many of the new legal provisions make cow slaughter a cognizable, non-</w:t>
      </w:r>
      <w:r w:rsidRPr="00FB3592">
        <w:rPr>
          <w:sz w:val="28"/>
          <w:szCs w:val="28"/>
          <w:lang w:val="en-IN"/>
        </w:rPr>
        <w:lastRenderedPageBreak/>
        <w:t>bailable offense, putting the burden of proof on the accused in violation of the right to be presumed innocent. Communal rhetoric by BJP leaders along with policies around cow protection by BJP-led state governments have emboldened violent vigilante groups.</w:t>
      </w:r>
      <w:r w:rsidRPr="00FB3592">
        <w:rPr>
          <w:sz w:val="28"/>
          <w:szCs w:val="28"/>
          <w:lang w:val="en-IN"/>
        </w:rPr>
        <w:br/>
      </w:r>
      <w:r w:rsidRPr="00FB3592">
        <w:rPr>
          <w:sz w:val="28"/>
          <w:szCs w:val="28"/>
          <w:lang w:val="en-IN"/>
        </w:rPr>
        <w:br/>
        <w:t>Since May 2015, at least 50 people have been killed, mostly Muslims, and hundreds injured in attacks by these so-called cow protection groups, many claiming affiliations with militant Hindu groups that often have ties to the BJP. </w:t>
      </w:r>
      <w:hyperlink r:id="rId1117" w:history="1">
        <w:r w:rsidRPr="00FB3592">
          <w:rPr>
            <w:rStyle w:val="Hyperlink"/>
            <w:rFonts w:cs="Arial"/>
            <w:sz w:val="28"/>
            <w:szCs w:val="28"/>
            <w:lang w:val="en-IN"/>
          </w:rPr>
          <w:t>Police have often stalled prosecutions</w:t>
        </w:r>
      </w:hyperlink>
      <w:r w:rsidRPr="00FB3592">
        <w:rPr>
          <w:sz w:val="28"/>
          <w:szCs w:val="28"/>
          <w:lang w:val="en-IN"/>
        </w:rPr>
        <w:t> of the attackers, while several BJP politicians have publicly justified the attacks. In a number of cases, police have filed complaints against victims’ family members and associates under laws banning cow slaughter, leaving witnesses and families afraid to pursue justice.</w:t>
      </w:r>
      <w:r w:rsidRPr="00FB3592">
        <w:rPr>
          <w:sz w:val="28"/>
          <w:szCs w:val="28"/>
          <w:lang w:val="en-IN"/>
        </w:rPr>
        <w:br/>
      </w:r>
      <w:r w:rsidRPr="00FB3592">
        <w:rPr>
          <w:sz w:val="28"/>
          <w:szCs w:val="28"/>
          <w:lang w:val="en-IN"/>
        </w:rPr>
        <w:br/>
        <w:t>The authorities have even used the National Security Act – a repressive law that permits detention without charge for up to a year – against those suspected of illegally slaughtering cows. In 2020, the Uttar Pradesh government </w:t>
      </w:r>
      <w:hyperlink r:id="rId1118" w:tgtFrame="_blank" w:history="1">
        <w:r w:rsidRPr="00FB3592">
          <w:rPr>
            <w:rStyle w:val="Hyperlink"/>
            <w:rFonts w:cs="Arial"/>
            <w:sz w:val="28"/>
            <w:szCs w:val="28"/>
            <w:lang w:val="en-IN"/>
          </w:rPr>
          <w:t>arrested at least 4,000 people</w:t>
        </w:r>
      </w:hyperlink>
      <w:r w:rsidRPr="00FB3592">
        <w:rPr>
          <w:sz w:val="28"/>
          <w:szCs w:val="28"/>
          <w:lang w:val="en-IN"/>
        </w:rPr>
        <w:t> over allegations of cow slaughter under the law banning it, and used the National Security Act against 76 people accused of cow slaughter.</w:t>
      </w:r>
      <w:r w:rsidRPr="00FB3592">
        <w:rPr>
          <w:sz w:val="28"/>
          <w:szCs w:val="28"/>
          <w:lang w:val="en-IN"/>
        </w:rPr>
        <w:br/>
      </w:r>
      <w:r w:rsidRPr="00FB3592">
        <w:rPr>
          <w:sz w:val="28"/>
          <w:szCs w:val="28"/>
          <w:lang w:val="en-IN"/>
        </w:rPr>
        <w:br/>
      </w:r>
      <w:proofErr w:type="spellStart"/>
      <w:r w:rsidRPr="00FB3592">
        <w:rPr>
          <w:b/>
          <w:bCs/>
          <w:i/>
          <w:iCs/>
          <w:sz w:val="28"/>
          <w:szCs w:val="28"/>
          <w:lang w:val="en-IN"/>
        </w:rPr>
        <w:t>Fueling</w:t>
      </w:r>
      <w:proofErr w:type="spellEnd"/>
      <w:r w:rsidRPr="00FB3592">
        <w:rPr>
          <w:b/>
          <w:bCs/>
          <w:i/>
          <w:iCs/>
          <w:sz w:val="28"/>
          <w:szCs w:val="28"/>
          <w:lang w:val="en-IN"/>
        </w:rPr>
        <w:t xml:space="preserve"> Islamophobia</w:t>
      </w:r>
      <w:r w:rsidRPr="00FB3592">
        <w:rPr>
          <w:sz w:val="28"/>
          <w:szCs w:val="28"/>
          <w:lang w:val="en-IN"/>
        </w:rPr>
        <w:br/>
      </w:r>
      <w:r w:rsidRPr="00FB3592">
        <w:rPr>
          <w:sz w:val="28"/>
          <w:szCs w:val="28"/>
          <w:lang w:val="en-IN"/>
        </w:rPr>
        <w:br/>
        <w:t>For several weeks following the outbreak of Covid-19 in March, the BJP government singled out a mass religious congregation in Delhi, organized by the international Islamic missionary movement </w:t>
      </w:r>
      <w:hyperlink r:id="rId1119" w:tgtFrame="_blank" w:history="1">
        <w:r w:rsidRPr="00FB3592">
          <w:rPr>
            <w:rStyle w:val="Hyperlink"/>
            <w:rFonts w:cs="Arial"/>
            <w:sz w:val="28"/>
            <w:szCs w:val="28"/>
            <w:lang w:val="en-IN"/>
          </w:rPr>
          <w:t>Tablighi Jamaat</w:t>
        </w:r>
      </w:hyperlink>
      <w:r w:rsidRPr="00FB3592">
        <w:rPr>
          <w:sz w:val="28"/>
          <w:szCs w:val="28"/>
          <w:lang w:val="en-IN"/>
        </w:rPr>
        <w:t>, to explain a spike in cases. This led to a </w:t>
      </w:r>
      <w:hyperlink r:id="rId1120" w:history="1">
        <w:r w:rsidRPr="00FB3592">
          <w:rPr>
            <w:rStyle w:val="Hyperlink"/>
            <w:rFonts w:cs="Arial"/>
            <w:sz w:val="28"/>
            <w:szCs w:val="28"/>
            <w:lang w:val="en-IN"/>
          </w:rPr>
          <w:t xml:space="preserve">surge in </w:t>
        </w:r>
        <w:r w:rsidRPr="00FB3592">
          <w:rPr>
            <w:rStyle w:val="Hyperlink"/>
            <w:rFonts w:cs="Arial"/>
            <w:sz w:val="28"/>
            <w:szCs w:val="28"/>
            <w:lang w:val="en-IN"/>
          </w:rPr>
          <w:lastRenderedPageBreak/>
          <w:t>Islamophobia</w:t>
        </w:r>
      </w:hyperlink>
      <w:r w:rsidRPr="00FB3592">
        <w:rPr>
          <w:sz w:val="28"/>
          <w:szCs w:val="28"/>
          <w:lang w:val="en-IN"/>
        </w:rPr>
        <w:t> with some BJP leaders calling the meeting a “</w:t>
      </w:r>
      <w:proofErr w:type="spellStart"/>
      <w:r>
        <w:fldChar w:fldCharType="begin"/>
      </w:r>
      <w:r>
        <w:instrText>HYPERLINK "https://www.youtube.com/watch?v=4HxAg_zh0ag" \t "_blank"</w:instrText>
      </w:r>
      <w:r>
        <w:fldChar w:fldCharType="separate"/>
      </w:r>
      <w:r w:rsidRPr="00FB3592">
        <w:rPr>
          <w:rStyle w:val="Hyperlink"/>
          <w:rFonts w:cs="Arial"/>
          <w:sz w:val="28"/>
          <w:szCs w:val="28"/>
          <w:lang w:val="en-IN"/>
        </w:rPr>
        <w:t>Talibani</w:t>
      </w:r>
      <w:proofErr w:type="spellEnd"/>
      <w:r w:rsidRPr="00FB3592">
        <w:rPr>
          <w:rStyle w:val="Hyperlink"/>
          <w:rFonts w:cs="Arial"/>
          <w:sz w:val="28"/>
          <w:szCs w:val="28"/>
          <w:lang w:val="en-IN"/>
        </w:rPr>
        <w:t xml:space="preserve"> crime</w:t>
      </w:r>
      <w:r>
        <w:fldChar w:fldCharType="end"/>
      </w:r>
      <w:r w:rsidRPr="00FB3592">
        <w:rPr>
          <w:sz w:val="28"/>
          <w:szCs w:val="28"/>
          <w:lang w:val="en-IN"/>
        </w:rPr>
        <w:t>” and “</w:t>
      </w:r>
      <w:hyperlink r:id="rId1121" w:tgtFrame="_blank" w:history="1">
        <w:r w:rsidRPr="00FB3592">
          <w:rPr>
            <w:rStyle w:val="Hyperlink"/>
            <w:rFonts w:cs="Arial"/>
            <w:sz w:val="28"/>
            <w:szCs w:val="28"/>
            <w:lang w:val="en-IN"/>
          </w:rPr>
          <w:t>Corona Terrorism</w:t>
        </w:r>
      </w:hyperlink>
      <w:r w:rsidRPr="00FB3592">
        <w:rPr>
          <w:sz w:val="28"/>
          <w:szCs w:val="28"/>
          <w:lang w:val="en-IN"/>
        </w:rPr>
        <w:t>,” and pro-government television channels and </w:t>
      </w:r>
      <w:hyperlink r:id="rId1122" w:tgtFrame="_blank" w:history="1">
        <w:r w:rsidRPr="00FB3592">
          <w:rPr>
            <w:rStyle w:val="Hyperlink"/>
            <w:rFonts w:cs="Arial"/>
            <w:sz w:val="28"/>
            <w:szCs w:val="28"/>
            <w:lang w:val="en-IN"/>
          </w:rPr>
          <w:t>social media</w:t>
        </w:r>
      </w:hyperlink>
      <w:r w:rsidRPr="00FB3592">
        <w:rPr>
          <w:sz w:val="28"/>
          <w:szCs w:val="28"/>
          <w:lang w:val="en-IN"/>
        </w:rPr>
        <w:t> accusing those who attended the gathering and Indian Muslims in general of not just being responsible for the outbreak but deliberately spreading it.</w:t>
      </w:r>
      <w:r w:rsidRPr="00FB3592">
        <w:rPr>
          <w:sz w:val="28"/>
          <w:szCs w:val="28"/>
          <w:lang w:val="en-IN"/>
        </w:rPr>
        <w:br/>
      </w:r>
      <w:r w:rsidRPr="00FB3592">
        <w:rPr>
          <w:sz w:val="28"/>
          <w:szCs w:val="28"/>
          <w:lang w:val="en-IN"/>
        </w:rPr>
        <w:br/>
        <w:t>Fake videos contending that Muslims were deliberately spreading the virus went viral on social media and WhatsApp, leading to weeks of </w:t>
      </w:r>
      <w:hyperlink r:id="rId1123" w:tgtFrame="_blank" w:history="1">
        <w:r w:rsidRPr="00FB3592">
          <w:rPr>
            <w:rStyle w:val="Hyperlink"/>
            <w:rFonts w:cs="Arial"/>
            <w:sz w:val="28"/>
            <w:szCs w:val="28"/>
            <w:lang w:val="en-IN"/>
          </w:rPr>
          <w:t>abuses against Muslims</w:t>
        </w:r>
      </w:hyperlink>
      <w:r w:rsidRPr="00FB3592">
        <w:rPr>
          <w:sz w:val="28"/>
          <w:szCs w:val="28"/>
          <w:lang w:val="en-IN"/>
        </w:rPr>
        <w:t>, boycotts of their </w:t>
      </w:r>
      <w:hyperlink r:id="rId1124" w:tgtFrame="_top" w:history="1">
        <w:r w:rsidRPr="00FB3592">
          <w:rPr>
            <w:rStyle w:val="Hyperlink"/>
            <w:rFonts w:cs="Arial"/>
            <w:sz w:val="28"/>
            <w:szCs w:val="28"/>
            <w:lang w:val="en-IN"/>
          </w:rPr>
          <w:t>businesses</w:t>
        </w:r>
      </w:hyperlink>
      <w:r w:rsidRPr="00FB3592">
        <w:rPr>
          <w:sz w:val="28"/>
          <w:szCs w:val="28"/>
          <w:lang w:val="en-IN"/>
        </w:rPr>
        <w:t> and of individuals, and numerous physical attacks on Muslims, including volunteers distributing relief supplies.</w:t>
      </w:r>
      <w:r w:rsidRPr="00FB3592">
        <w:rPr>
          <w:sz w:val="28"/>
          <w:szCs w:val="28"/>
          <w:lang w:val="en-IN"/>
        </w:rPr>
        <w:br/>
      </w:r>
      <w:r w:rsidRPr="00FB3592">
        <w:rPr>
          <w:sz w:val="28"/>
          <w:szCs w:val="28"/>
          <w:lang w:val="en-IN"/>
        </w:rPr>
        <w:br/>
        <w:t>State governments across the country also filed </w:t>
      </w:r>
      <w:hyperlink r:id="rId1125" w:tgtFrame="_blank" w:history="1">
        <w:r w:rsidRPr="00FB3592">
          <w:rPr>
            <w:rStyle w:val="Hyperlink"/>
            <w:rFonts w:cs="Arial"/>
            <w:sz w:val="28"/>
            <w:szCs w:val="28"/>
            <w:lang w:val="en-IN"/>
          </w:rPr>
          <w:t>cases against over 2,500 foreign nationals</w:t>
        </w:r>
      </w:hyperlink>
      <w:r w:rsidRPr="00FB3592">
        <w:rPr>
          <w:sz w:val="28"/>
          <w:szCs w:val="28"/>
          <w:lang w:val="en-IN"/>
        </w:rPr>
        <w:t> for allegedly violating visa terms and intentionally disregarding Covid-19 guidelines to attend the Jamaat meeting. Courts in several states cleared the accused, strongly criticizing the authorities for “malicious” prosecutions devoid of evidence. While quashing cases against 35 people who attended the Jamaat congregation, 29 of them foreign nationals, the </w:t>
      </w:r>
      <w:hyperlink r:id="rId1126" w:tgtFrame="_blank" w:history="1">
        <w:r w:rsidRPr="00FB3592">
          <w:rPr>
            <w:rStyle w:val="Hyperlink"/>
            <w:rFonts w:cs="Arial"/>
            <w:sz w:val="28"/>
            <w:szCs w:val="28"/>
            <w:lang w:val="en-IN"/>
          </w:rPr>
          <w:t>Bombay High Court</w:t>
        </w:r>
      </w:hyperlink>
      <w:r w:rsidRPr="00FB3592">
        <w:rPr>
          <w:sz w:val="28"/>
          <w:szCs w:val="28"/>
          <w:lang w:val="en-IN"/>
        </w:rPr>
        <w:t> stated in August that the cases appeared to have been filed to </w:t>
      </w:r>
      <w:hyperlink r:id="rId1127" w:tgtFrame="_blank" w:history="1">
        <w:r w:rsidRPr="00FB3592">
          <w:rPr>
            <w:rStyle w:val="Hyperlink"/>
            <w:rFonts w:cs="Arial"/>
            <w:sz w:val="28"/>
            <w:szCs w:val="28"/>
            <w:lang w:val="en-IN"/>
          </w:rPr>
          <w:t>warn Indian Muslims</w:t>
        </w:r>
      </w:hyperlink>
      <w:r w:rsidRPr="00FB3592">
        <w:rPr>
          <w:sz w:val="28"/>
          <w:szCs w:val="28"/>
          <w:lang w:val="en-IN"/>
        </w:rPr>
        <w:t> who had been protesting against the citizenship policies across the country: “T</w:t>
      </w:r>
      <w:r w:rsidRPr="00FB3592">
        <w:rPr>
          <w:i/>
          <w:iCs/>
          <w:sz w:val="28"/>
          <w:szCs w:val="28"/>
          <w:lang w:val="en-IN"/>
        </w:rPr>
        <w:t>his action indirectly gave warning to Indian Muslims that action in any form and for anything can be taken against Muslims.”</w:t>
      </w:r>
      <w:r w:rsidRPr="00FB3592">
        <w:rPr>
          <w:sz w:val="28"/>
          <w:szCs w:val="28"/>
          <w:lang w:val="en-IN"/>
        </w:rPr>
        <w:br/>
      </w:r>
      <w:r w:rsidRPr="00FB3592">
        <w:rPr>
          <w:sz w:val="28"/>
          <w:szCs w:val="28"/>
          <w:lang w:val="en-IN"/>
        </w:rPr>
        <w:br/>
      </w:r>
      <w:r w:rsidRPr="00FB3592">
        <w:rPr>
          <w:b/>
          <w:bCs/>
          <w:i/>
          <w:iCs/>
          <w:sz w:val="28"/>
          <w:szCs w:val="28"/>
          <w:lang w:val="en-IN"/>
        </w:rPr>
        <w:t>Claiming ‘Hurt Religious Sentiments’</w:t>
      </w:r>
      <w:r w:rsidRPr="00FB3592">
        <w:rPr>
          <w:sz w:val="28"/>
          <w:szCs w:val="28"/>
          <w:lang w:val="en-IN"/>
        </w:rPr>
        <w:br/>
      </w:r>
      <w:r w:rsidRPr="00FB3592">
        <w:rPr>
          <w:sz w:val="28"/>
          <w:szCs w:val="28"/>
          <w:lang w:val="en-IN"/>
        </w:rPr>
        <w:br/>
        <w:t xml:space="preserve">The government’s discriminatory policies and practices have empowered its violent supporters to commit </w:t>
      </w:r>
      <w:r w:rsidRPr="00FB3592">
        <w:rPr>
          <w:sz w:val="28"/>
          <w:szCs w:val="28"/>
          <w:lang w:val="en-IN"/>
        </w:rPr>
        <w:lastRenderedPageBreak/>
        <w:t>unlawful acts with impunity. Government supporters file baseless complaints against critics and at the same time pro-BJP mobs threaten, harass, and attack minority community members.</w:t>
      </w:r>
      <w:r w:rsidRPr="00FB3592">
        <w:rPr>
          <w:sz w:val="28"/>
          <w:szCs w:val="28"/>
          <w:lang w:val="en-IN"/>
        </w:rPr>
        <w:br/>
      </w:r>
      <w:r w:rsidRPr="00FB3592">
        <w:rPr>
          <w:sz w:val="28"/>
          <w:szCs w:val="28"/>
          <w:lang w:val="en-IN"/>
        </w:rPr>
        <w:br/>
      </w:r>
      <w:hyperlink r:id="rId1128" w:tgtFrame="_blank" w:history="1">
        <w:r w:rsidRPr="00FB3592">
          <w:rPr>
            <w:rStyle w:val="Hyperlink"/>
            <w:rFonts w:cs="Arial"/>
            <w:sz w:val="28"/>
            <w:szCs w:val="28"/>
            <w:lang w:val="en-IN"/>
          </w:rPr>
          <w:t>Uttar Pradesh police</w:t>
        </w:r>
      </w:hyperlink>
      <w:r w:rsidRPr="00FB3592">
        <w:rPr>
          <w:sz w:val="28"/>
          <w:szCs w:val="28"/>
          <w:lang w:val="en-IN"/>
        </w:rPr>
        <w:t> in January detained Nasir, 26, a Muslim street vendor after members of the militant Hindu group Bajrang Dal accused him of offending them by selling a shoe branded “Thakur,” an upper-caste name. Following much criticism on social media and elsewhere, </w:t>
      </w:r>
      <w:hyperlink r:id="rId1129" w:tgtFrame="_blank" w:history="1">
        <w:r w:rsidRPr="00FB3592">
          <w:rPr>
            <w:rStyle w:val="Hyperlink"/>
            <w:rFonts w:cs="Arial"/>
            <w:sz w:val="28"/>
            <w:szCs w:val="28"/>
            <w:lang w:val="en-IN"/>
          </w:rPr>
          <w:t>police denied</w:t>
        </w:r>
      </w:hyperlink>
      <w:r w:rsidRPr="00FB3592">
        <w:rPr>
          <w:sz w:val="28"/>
          <w:szCs w:val="28"/>
          <w:lang w:val="en-IN"/>
        </w:rPr>
        <w:t> detaining Nasir and dropped charges against him of promoting enmity between groups, but said they are still investigating allegations of causing hurt and intentional insult.</w:t>
      </w:r>
      <w:r w:rsidRPr="00FB3592">
        <w:rPr>
          <w:sz w:val="28"/>
          <w:szCs w:val="28"/>
          <w:lang w:val="en-IN"/>
        </w:rPr>
        <w:br/>
      </w:r>
      <w:r w:rsidRPr="00FB3592">
        <w:rPr>
          <w:sz w:val="28"/>
          <w:szCs w:val="28"/>
          <w:lang w:val="en-IN"/>
        </w:rPr>
        <w:br/>
        <w:t xml:space="preserve">A high-end </w:t>
      </w:r>
      <w:proofErr w:type="spellStart"/>
      <w:r w:rsidRPr="00FB3592">
        <w:rPr>
          <w:sz w:val="28"/>
          <w:szCs w:val="28"/>
          <w:lang w:val="en-IN"/>
        </w:rPr>
        <w:t>jewelry</w:t>
      </w:r>
      <w:proofErr w:type="spellEnd"/>
      <w:r w:rsidRPr="00FB3592">
        <w:rPr>
          <w:sz w:val="28"/>
          <w:szCs w:val="28"/>
          <w:lang w:val="en-IN"/>
        </w:rPr>
        <w:t xml:space="preserve"> chain, Tanishq, withdrew an advertisement in October, fearing violence after a </w:t>
      </w:r>
      <w:hyperlink r:id="rId1130" w:tgtFrame="_blank" w:history="1">
        <w:r w:rsidRPr="00FB3592">
          <w:rPr>
            <w:rStyle w:val="Hyperlink"/>
            <w:rFonts w:cs="Arial"/>
            <w:sz w:val="28"/>
            <w:szCs w:val="28"/>
            <w:lang w:val="en-IN"/>
          </w:rPr>
          <w:t>Hindu nationalist backlash</w:t>
        </w:r>
      </w:hyperlink>
      <w:r w:rsidRPr="00FB3592">
        <w:rPr>
          <w:sz w:val="28"/>
          <w:szCs w:val="28"/>
          <w:lang w:val="en-IN"/>
        </w:rPr>
        <w:t>. The advertisement depicted a Muslim family throwing a baby shower for their Hindu daughter-in-law; those opposing it said it promoted “love jihad” or interfaith marriages. The company faced vicious trolling on social media, </w:t>
      </w:r>
      <w:hyperlink r:id="rId1131" w:tgtFrame="_blank" w:history="1">
        <w:r w:rsidRPr="00FB3592">
          <w:rPr>
            <w:rStyle w:val="Hyperlink"/>
            <w:rFonts w:cs="Arial"/>
            <w:sz w:val="28"/>
            <w:szCs w:val="28"/>
            <w:lang w:val="en-IN"/>
          </w:rPr>
          <w:t>threats of attacks</w:t>
        </w:r>
      </w:hyperlink>
      <w:r w:rsidRPr="00FB3592">
        <w:rPr>
          <w:sz w:val="28"/>
          <w:szCs w:val="28"/>
          <w:lang w:val="en-IN"/>
        </w:rPr>
        <w:t> against their staff at one of their stores, and boycott campaigns.</w:t>
      </w:r>
      <w:r w:rsidRPr="00FB3592">
        <w:rPr>
          <w:sz w:val="28"/>
          <w:szCs w:val="28"/>
          <w:lang w:val="en-IN"/>
        </w:rPr>
        <w:br/>
      </w:r>
      <w:r w:rsidRPr="00FB3592">
        <w:rPr>
          <w:sz w:val="28"/>
          <w:szCs w:val="28"/>
          <w:lang w:val="en-IN"/>
        </w:rPr>
        <w:br/>
        <w:t>Legal provisions such as </w:t>
      </w:r>
      <w:hyperlink r:id="rId1132" w:tgtFrame="_blank" w:history="1">
        <w:r w:rsidRPr="00FB3592">
          <w:rPr>
            <w:rStyle w:val="Hyperlink"/>
            <w:rFonts w:cs="Arial"/>
            <w:sz w:val="28"/>
            <w:szCs w:val="28"/>
            <w:lang w:val="en-IN"/>
          </w:rPr>
          <w:t>section 295A</w:t>
        </w:r>
      </w:hyperlink>
      <w:r w:rsidRPr="00FB3592">
        <w:rPr>
          <w:sz w:val="28"/>
          <w:szCs w:val="28"/>
          <w:lang w:val="en-IN"/>
        </w:rPr>
        <w:t> of the Indian Penal Code, which criminalizes “deliberate and malicious” speech intended to outrage religious feelings, are increasingly used by the </w:t>
      </w:r>
      <w:hyperlink r:id="rId1133" w:history="1">
        <w:r w:rsidRPr="00FB3592">
          <w:rPr>
            <w:rStyle w:val="Hyperlink"/>
            <w:rFonts w:cs="Arial"/>
            <w:sz w:val="28"/>
            <w:szCs w:val="28"/>
            <w:lang w:val="en-IN"/>
          </w:rPr>
          <w:t>majority to silence</w:t>
        </w:r>
      </w:hyperlink>
      <w:r w:rsidRPr="00FB3592">
        <w:rPr>
          <w:sz w:val="28"/>
          <w:szCs w:val="28"/>
          <w:lang w:val="en-IN"/>
        </w:rPr>
        <w:t> those with whom they disagree. Police make arrests based on spurious complaints even though the </w:t>
      </w:r>
      <w:hyperlink r:id="rId1134" w:tgtFrame="_blank" w:history="1">
        <w:r w:rsidRPr="00FB3592">
          <w:rPr>
            <w:rStyle w:val="Hyperlink"/>
            <w:rFonts w:cs="Arial"/>
            <w:sz w:val="28"/>
            <w:szCs w:val="28"/>
            <w:lang w:val="en-IN"/>
          </w:rPr>
          <w:t>Supreme Court has clarified</w:t>
        </w:r>
      </w:hyperlink>
      <w:r w:rsidRPr="00FB3592">
        <w:rPr>
          <w:sz w:val="28"/>
          <w:szCs w:val="28"/>
          <w:lang w:val="en-IN"/>
        </w:rPr>
        <w:t xml:space="preserve"> that the law does not punish every act of insult to religion. It must be proved that the act was </w:t>
      </w:r>
      <w:r w:rsidRPr="00FB3592">
        <w:rPr>
          <w:sz w:val="28"/>
          <w:szCs w:val="28"/>
          <w:lang w:val="en-IN"/>
        </w:rPr>
        <w:lastRenderedPageBreak/>
        <w:t>malicious or deliberate, and only an aggravated form of insult to religion that also has a tendency to disrupt public order can be punished. Human Rights Watch has long called for the </w:t>
      </w:r>
      <w:hyperlink r:id="rId1135" w:anchor="596" w:history="1">
        <w:r w:rsidRPr="00FB3592">
          <w:rPr>
            <w:rStyle w:val="Hyperlink"/>
            <w:rFonts w:cs="Arial"/>
            <w:sz w:val="28"/>
            <w:szCs w:val="28"/>
            <w:lang w:val="en-IN"/>
          </w:rPr>
          <w:t>repeal of section 295A</w:t>
        </w:r>
      </w:hyperlink>
      <w:r w:rsidRPr="00FB3592">
        <w:rPr>
          <w:sz w:val="28"/>
          <w:szCs w:val="28"/>
          <w:lang w:val="en-IN"/>
        </w:rPr>
        <w:t>, which uses overbroad language that does not meet international standards.</w:t>
      </w:r>
      <w:r w:rsidRPr="00FB3592">
        <w:rPr>
          <w:sz w:val="28"/>
          <w:szCs w:val="28"/>
          <w:lang w:val="en-IN"/>
        </w:rPr>
        <w:br/>
      </w:r>
      <w:r w:rsidRPr="00FB3592">
        <w:rPr>
          <w:sz w:val="28"/>
          <w:szCs w:val="28"/>
          <w:lang w:val="en-IN"/>
        </w:rPr>
        <w:br/>
        <w:t>In November, Hindu nationalists took exception to an interfaith couple kissing in a temple in a television production of </w:t>
      </w:r>
      <w:r w:rsidRPr="00FB3592">
        <w:rPr>
          <w:i/>
          <w:iCs/>
          <w:sz w:val="28"/>
          <w:szCs w:val="28"/>
          <w:lang w:val="en-IN"/>
        </w:rPr>
        <w:t>A Suitable Boy, </w:t>
      </w:r>
      <w:r w:rsidRPr="00FB3592">
        <w:rPr>
          <w:sz w:val="28"/>
          <w:szCs w:val="28"/>
          <w:lang w:val="en-IN"/>
        </w:rPr>
        <w:t>based on the novel by Vikram Seth, set in newly independent India. The BJP state home minister in Madhya Pradesh ordered an investigation into “</w:t>
      </w:r>
      <w:hyperlink r:id="rId1136" w:tgtFrame="_blank" w:history="1">
        <w:r w:rsidRPr="00FB3592">
          <w:rPr>
            <w:rStyle w:val="Hyperlink"/>
            <w:rFonts w:cs="Arial"/>
            <w:sz w:val="28"/>
            <w:szCs w:val="28"/>
            <w:lang w:val="en-IN"/>
          </w:rPr>
          <w:t>extremely objectionable content</w:t>
        </w:r>
      </w:hyperlink>
      <w:r w:rsidRPr="00FB3592">
        <w:rPr>
          <w:sz w:val="28"/>
          <w:szCs w:val="28"/>
          <w:lang w:val="en-IN"/>
        </w:rPr>
        <w:t>” and the police </w:t>
      </w:r>
      <w:hyperlink r:id="rId1137" w:tgtFrame="_blank" w:history="1">
        <w:r w:rsidRPr="00FB3592">
          <w:rPr>
            <w:rStyle w:val="Hyperlink"/>
            <w:rFonts w:cs="Arial"/>
            <w:sz w:val="28"/>
            <w:szCs w:val="28"/>
            <w:lang w:val="en-IN"/>
          </w:rPr>
          <w:t>filed a criminal case under section 295A</w:t>
        </w:r>
      </w:hyperlink>
      <w:r w:rsidRPr="00FB3592">
        <w:rPr>
          <w:sz w:val="28"/>
          <w:szCs w:val="28"/>
          <w:lang w:val="en-IN"/>
        </w:rPr>
        <w:t> for insulting religious feelings against two executives of Netflix, the platform that streams the program.</w:t>
      </w:r>
      <w:r w:rsidRPr="00FB3592">
        <w:rPr>
          <w:sz w:val="28"/>
          <w:szCs w:val="28"/>
          <w:lang w:val="en-IN"/>
        </w:rPr>
        <w:br/>
      </w:r>
      <w:r w:rsidRPr="00FB3592">
        <w:rPr>
          <w:sz w:val="28"/>
          <w:szCs w:val="28"/>
          <w:lang w:val="en-IN"/>
        </w:rPr>
        <w:br/>
        <w:t>In several cases in which police have arrested Muslims based on spurious cases filed by Hindu nationalist groups, courts have failed to adequately protect the rights to freedom of expression and opinion. In November, when granting bail to a news anchor sympathetic to the government, the Supreme Court reiterated that bail is the rule and jail is the exception and observed that</w:t>
      </w:r>
      <w:hyperlink r:id="rId1138" w:tgtFrame="_blank" w:history="1">
        <w:r w:rsidRPr="00FB3592">
          <w:rPr>
            <w:rStyle w:val="Hyperlink"/>
            <w:rFonts w:cs="Arial"/>
            <w:sz w:val="28"/>
            <w:szCs w:val="28"/>
            <w:lang w:val="en-IN"/>
          </w:rPr>
          <w:t> criminal law should not be used for “selective harassment of citizens.”</w:t>
        </w:r>
      </w:hyperlink>
      <w:r w:rsidRPr="00FB3592">
        <w:rPr>
          <w:sz w:val="28"/>
          <w:szCs w:val="28"/>
          <w:lang w:val="en-IN"/>
        </w:rPr>
        <w:t> However, the police have continued to harass activists, journalists, and critics of the government by filing unjustified cases against them for dissenting views, protesting, or covering protests, most recently during the </w:t>
      </w:r>
      <w:hyperlink r:id="rId1139" w:history="1">
        <w:r w:rsidRPr="00FB3592">
          <w:rPr>
            <w:rStyle w:val="Hyperlink"/>
            <w:rFonts w:cs="Arial"/>
            <w:sz w:val="28"/>
            <w:szCs w:val="28"/>
            <w:lang w:val="en-IN"/>
          </w:rPr>
          <w:t>farmers protests</w:t>
        </w:r>
      </w:hyperlink>
      <w:r w:rsidRPr="00FB3592">
        <w:rPr>
          <w:sz w:val="28"/>
          <w:szCs w:val="28"/>
          <w:lang w:val="en-IN"/>
        </w:rPr>
        <w:t> in Delhi, and argued against bail in the courts.</w:t>
      </w:r>
      <w:r w:rsidRPr="00FB3592">
        <w:rPr>
          <w:sz w:val="28"/>
          <w:szCs w:val="28"/>
          <w:lang w:val="en-IN"/>
        </w:rPr>
        <w:br/>
      </w:r>
      <w:r w:rsidRPr="00FB3592">
        <w:rPr>
          <w:sz w:val="28"/>
          <w:szCs w:val="28"/>
          <w:lang w:val="en-IN"/>
        </w:rPr>
        <w:br/>
        <w:t>Courts in Madhya Pradesh denied bail to a </w:t>
      </w:r>
      <w:hyperlink r:id="rId1140" w:tgtFrame="_blank" w:history="1">
        <w:r w:rsidRPr="00FB3592">
          <w:rPr>
            <w:rStyle w:val="Hyperlink"/>
            <w:rFonts w:cs="Arial"/>
            <w:sz w:val="28"/>
            <w:szCs w:val="28"/>
            <w:lang w:val="en-IN"/>
          </w:rPr>
          <w:t xml:space="preserve">Muslim </w:t>
        </w:r>
        <w:r w:rsidRPr="00FB3592">
          <w:rPr>
            <w:rStyle w:val="Hyperlink"/>
            <w:rFonts w:cs="Arial"/>
            <w:sz w:val="28"/>
            <w:szCs w:val="28"/>
            <w:lang w:val="en-IN"/>
          </w:rPr>
          <w:lastRenderedPageBreak/>
          <w:t>standup comic, Munawar Faruqui</w:t>
        </w:r>
      </w:hyperlink>
      <w:r w:rsidRPr="00FB3592">
        <w:rPr>
          <w:sz w:val="28"/>
          <w:szCs w:val="28"/>
          <w:lang w:val="en-IN"/>
        </w:rPr>
        <w:t>, who was arrested under section 295A for jokes he apparently did not perform that allegedly hurt Hindu sentiments, with </w:t>
      </w:r>
      <w:hyperlink r:id="rId1141" w:tgtFrame="_blank" w:history="1">
        <w:r w:rsidRPr="00FB3592">
          <w:rPr>
            <w:rStyle w:val="Hyperlink"/>
            <w:rFonts w:cs="Arial"/>
            <w:sz w:val="28"/>
            <w:szCs w:val="28"/>
            <w:lang w:val="en-IN"/>
          </w:rPr>
          <w:t>police subsequently admitting they had no evidence of the performance</w:t>
        </w:r>
      </w:hyperlink>
      <w:r w:rsidRPr="00FB3592">
        <w:rPr>
          <w:sz w:val="28"/>
          <w:szCs w:val="28"/>
          <w:lang w:val="en-IN"/>
        </w:rPr>
        <w:t>. Faruqui and his five associates – including three Hindus, a Muslim, and a Christian – were arrested on January 1 by state police based on a complaint made by the son of a BJP politician, who also leads a Hindu nationalist group.</w:t>
      </w:r>
      <w:r w:rsidRPr="00FB3592">
        <w:rPr>
          <w:sz w:val="28"/>
          <w:szCs w:val="28"/>
          <w:lang w:val="en-IN"/>
        </w:rPr>
        <w:br/>
      </w:r>
      <w:r w:rsidRPr="00FB3592">
        <w:rPr>
          <w:sz w:val="28"/>
          <w:szCs w:val="28"/>
          <w:lang w:val="en-IN"/>
        </w:rPr>
        <w:br/>
        <w:t>A mob of men from the organization disrupted Faruqui’s show, saying he made “indecent” and “vulgar” remarks against Hindu deities. During Faruqui’s bail hearing, the judge </w:t>
      </w:r>
      <w:hyperlink r:id="rId1142" w:tgtFrame="_blank" w:history="1">
        <w:r w:rsidRPr="00FB3592">
          <w:rPr>
            <w:rStyle w:val="Hyperlink"/>
            <w:rFonts w:cs="Arial"/>
            <w:sz w:val="28"/>
            <w:szCs w:val="28"/>
            <w:lang w:val="en-IN"/>
          </w:rPr>
          <w:t>reportedly remarked</w:t>
        </w:r>
      </w:hyperlink>
      <w:r w:rsidRPr="00FB3592">
        <w:rPr>
          <w:sz w:val="28"/>
          <w:szCs w:val="28"/>
          <w:lang w:val="en-IN"/>
        </w:rPr>
        <w:t> that “such people must not be spared.” Faruqui appealed to the Supreme Court, which </w:t>
      </w:r>
      <w:hyperlink r:id="rId1143" w:tgtFrame="_blank" w:history="1">
        <w:r w:rsidRPr="00FB3592">
          <w:rPr>
            <w:rStyle w:val="Hyperlink"/>
            <w:rFonts w:cs="Arial"/>
            <w:sz w:val="28"/>
            <w:szCs w:val="28"/>
            <w:lang w:val="en-IN"/>
          </w:rPr>
          <w:t>granted him bail</w:t>
        </w:r>
      </w:hyperlink>
      <w:r w:rsidRPr="00FB3592">
        <w:rPr>
          <w:sz w:val="28"/>
          <w:szCs w:val="28"/>
          <w:lang w:val="en-IN"/>
        </w:rPr>
        <w:t> on February 5, noting that the allegations in the case were vague and that the police had failed to follow </w:t>
      </w:r>
      <w:hyperlink r:id="rId1144" w:tgtFrame="_blank" w:history="1">
        <w:r w:rsidRPr="00FB3592">
          <w:rPr>
            <w:rStyle w:val="Hyperlink"/>
            <w:rFonts w:cs="Arial"/>
            <w:sz w:val="28"/>
            <w:szCs w:val="28"/>
            <w:lang w:val="en-IN"/>
          </w:rPr>
          <w:t>proper procedure before his arrest</w:t>
        </w:r>
      </w:hyperlink>
      <w:r w:rsidRPr="00FB3592">
        <w:rPr>
          <w:sz w:val="28"/>
          <w:szCs w:val="28"/>
          <w:lang w:val="en-IN"/>
        </w:rPr>
        <w:t>.</w:t>
      </w:r>
      <w:r w:rsidRPr="00FB3592">
        <w:rPr>
          <w:sz w:val="28"/>
          <w:szCs w:val="28"/>
          <w:lang w:val="en-IN"/>
        </w:rPr>
        <w:br/>
      </w:r>
      <w:r w:rsidRPr="00FB3592">
        <w:rPr>
          <w:sz w:val="28"/>
          <w:szCs w:val="28"/>
          <w:lang w:val="en-IN"/>
        </w:rPr>
        <w:br/>
        <w:t>However, in another case, the </w:t>
      </w:r>
      <w:hyperlink r:id="rId1145" w:tgtFrame="_blank" w:history="1">
        <w:r w:rsidRPr="00FB3592">
          <w:rPr>
            <w:rStyle w:val="Hyperlink"/>
            <w:rFonts w:cs="Arial"/>
            <w:sz w:val="28"/>
            <w:szCs w:val="28"/>
            <w:lang w:val="en-IN"/>
          </w:rPr>
          <w:t>Supreme Court</w:t>
        </w:r>
      </w:hyperlink>
      <w:r w:rsidRPr="00FB3592">
        <w:rPr>
          <w:sz w:val="28"/>
          <w:szCs w:val="28"/>
          <w:lang w:val="en-IN"/>
        </w:rPr>
        <w:t> refused protection from arrest to makers of the web series </w:t>
      </w:r>
      <w:r w:rsidRPr="00FB3592">
        <w:rPr>
          <w:i/>
          <w:iCs/>
          <w:sz w:val="28"/>
          <w:szCs w:val="28"/>
          <w:lang w:val="en-IN"/>
        </w:rPr>
        <w:t>Tandav </w:t>
      </w:r>
      <w:r w:rsidRPr="00FB3592">
        <w:rPr>
          <w:sz w:val="28"/>
          <w:szCs w:val="28"/>
          <w:lang w:val="en-IN"/>
        </w:rPr>
        <w:t>after police in six states opened investigations based on complaints under section 295A and others that it had </w:t>
      </w:r>
      <w:hyperlink r:id="rId1146" w:tgtFrame="_blank" w:history="1">
        <w:r w:rsidRPr="00FB3592">
          <w:rPr>
            <w:rStyle w:val="Hyperlink"/>
            <w:rFonts w:cs="Arial"/>
            <w:sz w:val="28"/>
            <w:szCs w:val="28"/>
            <w:lang w:val="en-IN"/>
          </w:rPr>
          <w:t>hurt Hindu religious sentiment</w:t>
        </w:r>
      </w:hyperlink>
      <w:r w:rsidRPr="00FB3592">
        <w:rPr>
          <w:sz w:val="28"/>
          <w:szCs w:val="28"/>
          <w:lang w:val="en-IN"/>
        </w:rPr>
        <w:t>. The judges refused bail, </w:t>
      </w:r>
      <w:hyperlink r:id="rId1147" w:tgtFrame="_blank" w:history="1">
        <w:r w:rsidRPr="00FB3592">
          <w:rPr>
            <w:rStyle w:val="Hyperlink"/>
            <w:rFonts w:cs="Arial"/>
            <w:sz w:val="28"/>
            <w:szCs w:val="28"/>
            <w:lang w:val="en-IN"/>
          </w:rPr>
          <w:t>saying</w:t>
        </w:r>
      </w:hyperlink>
      <w:r w:rsidRPr="00FB3592">
        <w:rPr>
          <w:sz w:val="28"/>
          <w:szCs w:val="28"/>
          <w:lang w:val="en-IN"/>
        </w:rPr>
        <w:t>, “You cannot play a role hurting religious sentiments of others.”</w:t>
      </w:r>
      <w:r w:rsidRPr="00FB3592">
        <w:rPr>
          <w:sz w:val="28"/>
          <w:szCs w:val="28"/>
          <w:lang w:val="en-IN"/>
        </w:rPr>
        <w:br/>
      </w:r>
      <w:r w:rsidRPr="00FB3592">
        <w:rPr>
          <w:sz w:val="28"/>
          <w:szCs w:val="28"/>
          <w:lang w:val="en-IN"/>
        </w:rPr>
        <w:br/>
        <w:t>The International Covenant on Civil and Political Rights, which India has ratified, encourages bail for criminal suspects. Article 9 states that, “It shall not be the general rule that persons awaiting trial shall be detained in custody, but release may be subject to guarantees to appear for trial.”  </w:t>
      </w:r>
    </w:p>
    <w:p w14:paraId="54826C7A" w14:textId="1DE5DFBB" w:rsidR="001D719E" w:rsidRDefault="001D719E" w:rsidP="00FB3592">
      <w:pPr>
        <w:rPr>
          <w:b/>
          <w:bCs/>
          <w:sz w:val="28"/>
          <w:szCs w:val="28"/>
        </w:rPr>
      </w:pPr>
      <w:r>
        <w:rPr>
          <w:sz w:val="28"/>
          <w:szCs w:val="28"/>
          <w:lang w:val="en-IN"/>
        </w:rPr>
        <w:lastRenderedPageBreak/>
        <w:t>(</w:t>
      </w:r>
      <w:r w:rsidRPr="001D719E">
        <w:rPr>
          <w:sz w:val="28"/>
          <w:szCs w:val="28"/>
        </w:rPr>
        <w:br/>
      </w:r>
      <w:r w:rsidRPr="001D719E">
        <w:rPr>
          <w:b/>
          <w:bCs/>
          <w:sz w:val="28"/>
          <w:szCs w:val="28"/>
        </w:rPr>
        <w:t>India: Government Policies, Actions Target Minorities</w:t>
      </w:r>
      <w:r w:rsidR="004559C1">
        <w:rPr>
          <w:b/>
          <w:bCs/>
          <w:sz w:val="28"/>
          <w:szCs w:val="28"/>
        </w:rPr>
        <w:t>)</w:t>
      </w:r>
    </w:p>
    <w:p w14:paraId="15740EB3" w14:textId="6E4970A8" w:rsidR="004559C1" w:rsidRDefault="004559C1" w:rsidP="00FB3592">
      <w:pPr>
        <w:rPr>
          <w:sz w:val="28"/>
          <w:szCs w:val="28"/>
          <w:lang w:val="en-IN"/>
        </w:rPr>
      </w:pPr>
      <w:hyperlink r:id="rId1148" w:history="1">
        <w:r w:rsidRPr="00981B38">
          <w:rPr>
            <w:rStyle w:val="Hyperlink"/>
            <w:rFonts w:cs="Arial"/>
            <w:sz w:val="28"/>
            <w:szCs w:val="28"/>
            <w:lang w:val="en-IN"/>
          </w:rPr>
          <w:t>https://www.hrw.org/news/2021/02/19/india-government-policies-actions-target-minorities</w:t>
        </w:r>
      </w:hyperlink>
    </w:p>
    <w:p w14:paraId="25A44BC9" w14:textId="77777777" w:rsidR="004559C1" w:rsidRDefault="004559C1" w:rsidP="00FB3592">
      <w:pPr>
        <w:rPr>
          <w:sz w:val="28"/>
          <w:szCs w:val="28"/>
          <w:lang w:val="en-IN"/>
        </w:rPr>
      </w:pPr>
    </w:p>
    <w:p w14:paraId="0FC250F1" w14:textId="77777777" w:rsidR="00BC59BF" w:rsidRDefault="00BC59BF" w:rsidP="00FB3592">
      <w:pPr>
        <w:rPr>
          <w:sz w:val="28"/>
          <w:szCs w:val="28"/>
          <w:lang w:val="en-IN"/>
        </w:rPr>
      </w:pPr>
    </w:p>
    <w:p w14:paraId="3E1A8A9B" w14:textId="25241622" w:rsidR="00BC59BF" w:rsidRDefault="00BC59BF" w:rsidP="00FB3592">
      <w:pPr>
        <w:rPr>
          <w:sz w:val="28"/>
          <w:szCs w:val="28"/>
        </w:rPr>
      </w:pPr>
      <w:r w:rsidRPr="00BC59BF">
        <w:rPr>
          <w:sz w:val="28"/>
          <w:szCs w:val="28"/>
        </w:rPr>
        <w:t>Prime Minister Narendra Modi “made Islamophobic remarks” in 110 out of the 173 speeches he delivered during the recent Lok Sabha election campaign, according to an analysis conducted by the Human Rights Watch.</w:t>
      </w:r>
      <w:r>
        <w:rPr>
          <w:sz w:val="28"/>
          <w:szCs w:val="28"/>
        </w:rPr>
        <w:t xml:space="preserve"> (</w:t>
      </w:r>
      <w:proofErr w:type="spellStart"/>
      <w:r>
        <w:rPr>
          <w:sz w:val="28"/>
          <w:szCs w:val="28"/>
        </w:rPr>
        <w:t>theHindu</w:t>
      </w:r>
      <w:proofErr w:type="spellEnd"/>
      <w:r>
        <w:rPr>
          <w:sz w:val="28"/>
          <w:szCs w:val="28"/>
        </w:rPr>
        <w:t>)</w:t>
      </w:r>
    </w:p>
    <w:p w14:paraId="065486E1" w14:textId="77777777" w:rsidR="00FF247A" w:rsidRDefault="00FF247A" w:rsidP="00FB3592">
      <w:pPr>
        <w:rPr>
          <w:sz w:val="28"/>
          <w:szCs w:val="28"/>
        </w:rPr>
      </w:pPr>
    </w:p>
    <w:p w14:paraId="3A978834" w14:textId="77777777" w:rsidR="00FF247A" w:rsidRDefault="00FF247A" w:rsidP="00FB3592">
      <w:pPr>
        <w:rPr>
          <w:sz w:val="28"/>
          <w:szCs w:val="28"/>
        </w:rPr>
      </w:pPr>
    </w:p>
    <w:p w14:paraId="56B35E06" w14:textId="77777777" w:rsidR="00FF247A" w:rsidRDefault="00FF247A" w:rsidP="00FB3592">
      <w:pPr>
        <w:rPr>
          <w:sz w:val="28"/>
          <w:szCs w:val="28"/>
        </w:rPr>
      </w:pPr>
    </w:p>
    <w:p w14:paraId="1C0ED0BF" w14:textId="77777777" w:rsidR="00FF247A" w:rsidRDefault="00FF247A" w:rsidP="00FB3592">
      <w:pPr>
        <w:rPr>
          <w:sz w:val="28"/>
          <w:szCs w:val="28"/>
        </w:rPr>
      </w:pPr>
    </w:p>
    <w:p w14:paraId="46D258D0" w14:textId="77777777" w:rsidR="00FF247A" w:rsidRDefault="00FF247A" w:rsidP="00FB3592">
      <w:pPr>
        <w:rPr>
          <w:sz w:val="28"/>
          <w:szCs w:val="28"/>
        </w:rPr>
      </w:pPr>
    </w:p>
    <w:p w14:paraId="11F41EB6" w14:textId="77777777" w:rsidR="00FF247A" w:rsidRDefault="00FF247A" w:rsidP="00FB3592">
      <w:pPr>
        <w:rPr>
          <w:sz w:val="28"/>
          <w:szCs w:val="28"/>
        </w:rPr>
      </w:pPr>
    </w:p>
    <w:p w14:paraId="19915ABC" w14:textId="77777777" w:rsidR="00FF247A" w:rsidRPr="00FF247A" w:rsidRDefault="00FF247A" w:rsidP="00FF247A">
      <w:pPr>
        <w:rPr>
          <w:sz w:val="28"/>
          <w:szCs w:val="28"/>
          <w:lang w:val="en-IN"/>
        </w:rPr>
      </w:pPr>
      <w:r w:rsidRPr="00FF247A">
        <w:rPr>
          <w:sz w:val="28"/>
          <w:szCs w:val="28"/>
          <w:lang w:val="en-IN"/>
        </w:rPr>
        <w:t>Modi's Anti-Muslim Jihad</w:t>
      </w:r>
    </w:p>
    <w:p w14:paraId="7852AA45" w14:textId="77777777" w:rsidR="00FF247A" w:rsidRPr="00FF247A" w:rsidRDefault="00FF247A" w:rsidP="00FF247A">
      <w:pPr>
        <w:rPr>
          <w:sz w:val="28"/>
          <w:szCs w:val="28"/>
          <w:lang w:val="en-IN"/>
        </w:rPr>
      </w:pPr>
      <w:r w:rsidRPr="00FF247A">
        <w:rPr>
          <w:sz w:val="28"/>
          <w:szCs w:val="28"/>
          <w:lang w:val="en-IN"/>
        </w:rPr>
        <w:t>Nov 11, 2021</w:t>
      </w:r>
      <w:hyperlink r:id="rId1149" w:history="1">
        <w:r w:rsidRPr="00FF247A">
          <w:rPr>
            <w:rStyle w:val="Hyperlink"/>
            <w:rFonts w:cs="Arial"/>
            <w:b/>
            <w:bCs/>
            <w:sz w:val="28"/>
            <w:szCs w:val="28"/>
            <w:lang w:val="en-IN"/>
          </w:rPr>
          <w:t>Shashi Tharoor</w:t>
        </w:r>
      </w:hyperlink>
    </w:p>
    <w:p w14:paraId="165B2051" w14:textId="77777777" w:rsidR="00FF247A" w:rsidRPr="00FF247A" w:rsidRDefault="00FF247A" w:rsidP="00FF247A">
      <w:pPr>
        <w:rPr>
          <w:i/>
          <w:iCs/>
          <w:sz w:val="28"/>
          <w:szCs w:val="28"/>
          <w:lang w:val="en-IN"/>
        </w:rPr>
      </w:pPr>
      <w:r w:rsidRPr="00FF247A">
        <w:rPr>
          <w:i/>
          <w:iCs/>
          <w:sz w:val="28"/>
          <w:szCs w:val="28"/>
          <w:lang w:val="en-IN"/>
        </w:rPr>
        <w:t>Over the last seven years in India, the persecution of Muslims has been gradually normalized, and Indians have become increasingly inured to it. Prime Minister Narendra Modi and his Bharatiya Janata Party are entirely to blame.</w:t>
      </w:r>
    </w:p>
    <w:p w14:paraId="40F371A8" w14:textId="77777777" w:rsidR="00FF247A" w:rsidRPr="00FF247A" w:rsidRDefault="00FF247A" w:rsidP="00FF247A">
      <w:pPr>
        <w:rPr>
          <w:sz w:val="28"/>
          <w:szCs w:val="28"/>
          <w:lang w:val="en-IN"/>
        </w:rPr>
      </w:pPr>
      <w:r w:rsidRPr="00FF247A">
        <w:rPr>
          <w:sz w:val="28"/>
          <w:szCs w:val="28"/>
          <w:lang w:val="en-IN"/>
        </w:rPr>
        <w:t>NEW DELHI – After India’s recent defeat by Pakistan at the T20 World Cup cricket tournament, Indian bowler Mohammed Shami confronted </w:t>
      </w:r>
      <w:hyperlink r:id="rId1150" w:tgtFrame="_blank" w:history="1">
        <w:r w:rsidRPr="00FF247A">
          <w:rPr>
            <w:rStyle w:val="Hyperlink"/>
            <w:rFonts w:cs="Arial"/>
            <w:sz w:val="28"/>
            <w:szCs w:val="28"/>
            <w:lang w:val="en-IN"/>
          </w:rPr>
          <w:t>vicious trolling</w:t>
        </w:r>
      </w:hyperlink>
      <w:r w:rsidRPr="00FF247A">
        <w:rPr>
          <w:sz w:val="28"/>
          <w:szCs w:val="28"/>
          <w:lang w:val="en-IN"/>
        </w:rPr>
        <w:t> on social media. It was the latest display of the Islamophobic bigotry that has consumed Indian society under the rule of Prime Minister Narendra Modi’s Bharatiya Janata Party (BJP).</w:t>
      </w:r>
    </w:p>
    <w:p w14:paraId="565C16A4" w14:textId="482172F6" w:rsidR="00FF247A" w:rsidRPr="00FF247A" w:rsidRDefault="00FF247A" w:rsidP="00FF247A">
      <w:pPr>
        <w:numPr>
          <w:ilvl w:val="0"/>
          <w:numId w:val="168"/>
        </w:numPr>
        <w:rPr>
          <w:sz w:val="28"/>
          <w:szCs w:val="28"/>
          <w:lang w:val="en-IN"/>
        </w:rPr>
      </w:pPr>
      <w:r w:rsidRPr="00FF247A">
        <w:rPr>
          <w:noProof/>
          <w:sz w:val="28"/>
          <w:szCs w:val="28"/>
          <w:lang w:val="en-IN"/>
        </w:rPr>
        <w:lastRenderedPageBreak/>
        <w:drawing>
          <wp:inline distT="0" distB="0" distL="0" distR="0" wp14:anchorId="7F879831" wp14:editId="451B6C95">
            <wp:extent cx="4457700" cy="2507615"/>
            <wp:effectExtent l="0" t="0" r="0" b="0"/>
            <wp:docPr id="1447924109" name="Picture 6" descr="ghosh85_NOAH SEELAMAFP via Getty Images_indiaaadha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hosh85_NOAH SEELAMAFP via Getty Images_indiaaadhaar"/>
                    <pic:cNvPicPr>
                      <a:picLocks noChangeAspect="1" noChangeArrowheads="1"/>
                    </pic:cNvPicPr>
                  </pic:nvPicPr>
                  <pic:blipFill>
                    <a:blip r:embed="rId1151">
                      <a:extLst>
                        <a:ext uri="{28A0092B-C50C-407E-A947-70E740481C1C}">
                          <a14:useLocalDpi xmlns:a14="http://schemas.microsoft.com/office/drawing/2010/main" val="0"/>
                        </a:ext>
                      </a:extLst>
                    </a:blip>
                    <a:srcRect/>
                    <a:stretch>
                      <a:fillRect/>
                    </a:stretch>
                  </pic:blipFill>
                  <pic:spPr bwMode="auto">
                    <a:xfrm>
                      <a:off x="0" y="0"/>
                      <a:ext cx="4457700" cy="2507615"/>
                    </a:xfrm>
                    <a:prstGeom prst="rect">
                      <a:avLst/>
                    </a:prstGeom>
                    <a:noFill/>
                    <a:ln>
                      <a:noFill/>
                    </a:ln>
                  </pic:spPr>
                </pic:pic>
              </a:graphicData>
            </a:graphic>
          </wp:inline>
        </w:drawing>
      </w:r>
    </w:p>
    <w:p w14:paraId="25DD7EE7" w14:textId="77777777" w:rsidR="00FF247A" w:rsidRPr="00FF247A" w:rsidRDefault="00FF247A" w:rsidP="00FF247A">
      <w:pPr>
        <w:rPr>
          <w:sz w:val="28"/>
          <w:szCs w:val="28"/>
          <w:lang w:val="en-IN"/>
        </w:rPr>
      </w:pPr>
      <w:hyperlink r:id="rId1152" w:history="1">
        <w:r w:rsidRPr="00FF247A">
          <w:rPr>
            <w:rStyle w:val="Hyperlink"/>
            <w:rFonts w:cs="Arial"/>
            <w:sz w:val="28"/>
            <w:szCs w:val="28"/>
            <w:lang w:val="en-IN"/>
          </w:rPr>
          <w:t>Politics</w:t>
        </w:r>
      </w:hyperlink>
      <w:hyperlink r:id="rId1153" w:anchor="comments" w:tooltip="Comments for Weaponizing Data Against Democracy" w:history="1">
        <w:r w:rsidRPr="00FF247A">
          <w:rPr>
            <w:rStyle w:val="Hyperlink"/>
            <w:rFonts w:cs="Arial"/>
            <w:sz w:val="28"/>
            <w:szCs w:val="28"/>
            <w:lang w:val="en-IN"/>
          </w:rPr>
          <w:t>0</w:t>
        </w:r>
      </w:hyperlink>
    </w:p>
    <w:p w14:paraId="3D5A17EB" w14:textId="77777777" w:rsidR="00FF247A" w:rsidRPr="00FF247A" w:rsidRDefault="00FF247A" w:rsidP="00FF247A">
      <w:pPr>
        <w:rPr>
          <w:sz w:val="28"/>
          <w:szCs w:val="28"/>
          <w:lang w:val="en-IN"/>
        </w:rPr>
      </w:pPr>
      <w:hyperlink r:id="rId1154" w:tooltip="Weaponizing Data Against Democracy" w:history="1">
        <w:r w:rsidRPr="00FF247A">
          <w:rPr>
            <w:rStyle w:val="Hyperlink"/>
            <w:rFonts w:cs="Arial"/>
            <w:sz w:val="28"/>
            <w:szCs w:val="28"/>
            <w:lang w:val="en-IN"/>
          </w:rPr>
          <w:t>Weaponizing Data Against Democracy</w:t>
        </w:r>
      </w:hyperlink>
    </w:p>
    <w:p w14:paraId="44546E75" w14:textId="77777777" w:rsidR="00FF247A" w:rsidRPr="00FF247A" w:rsidRDefault="00FF247A" w:rsidP="00FF247A">
      <w:pPr>
        <w:rPr>
          <w:sz w:val="28"/>
          <w:szCs w:val="28"/>
          <w:lang w:val="en-IN"/>
        </w:rPr>
      </w:pPr>
      <w:hyperlink r:id="rId1155" w:history="1">
        <w:r w:rsidRPr="00FF247A">
          <w:rPr>
            <w:rStyle w:val="Hyperlink"/>
            <w:rFonts w:cs="Arial"/>
            <w:b/>
            <w:bCs/>
            <w:sz w:val="28"/>
            <w:szCs w:val="28"/>
            <w:lang w:val="en-IN"/>
          </w:rPr>
          <w:t>Jayati Ghosh</w:t>
        </w:r>
      </w:hyperlink>
      <w:r w:rsidRPr="00FF247A">
        <w:rPr>
          <w:sz w:val="28"/>
          <w:szCs w:val="28"/>
          <w:lang w:val="en-IN"/>
        </w:rPr>
        <w:t> explains why and how authoritarian leaders like Narendra Modi hide or manipulate official figures.</w:t>
      </w:r>
    </w:p>
    <w:p w14:paraId="761E6168" w14:textId="77777777" w:rsidR="00FF247A" w:rsidRPr="00FF247A" w:rsidRDefault="00FF247A" w:rsidP="00FF247A">
      <w:pPr>
        <w:rPr>
          <w:sz w:val="28"/>
          <w:szCs w:val="28"/>
          <w:lang w:val="en-IN"/>
        </w:rPr>
      </w:pPr>
      <w:r w:rsidRPr="00FF247A">
        <w:rPr>
          <w:sz w:val="28"/>
          <w:szCs w:val="28"/>
          <w:lang w:val="en-IN"/>
        </w:rPr>
        <w:t>Shami had performed poorly in the match. But so had ten other Indian players in the rout by Pakistan. Shami was singled out because he is Muslim. His failure was viewed not merely as a sporting issue, but as a failure to do his best against an opposing team composed of his co-religionists.</w:t>
      </w:r>
    </w:p>
    <w:p w14:paraId="068BC9FF" w14:textId="77777777" w:rsidR="00FF247A" w:rsidRPr="00FF247A" w:rsidRDefault="00FF247A" w:rsidP="00FF247A">
      <w:pPr>
        <w:rPr>
          <w:sz w:val="28"/>
          <w:szCs w:val="28"/>
          <w:lang w:val="en-IN"/>
        </w:rPr>
      </w:pPr>
      <w:r w:rsidRPr="00FF247A">
        <w:rPr>
          <w:sz w:val="28"/>
          <w:szCs w:val="28"/>
          <w:lang w:val="en-IN"/>
        </w:rPr>
        <w:t xml:space="preserve">Unpleasant as it was, the Shami episode pales in comparison to other recent incidents of Islamophobia in India. In </w:t>
      </w:r>
      <w:proofErr w:type="spellStart"/>
      <w:r w:rsidRPr="00FF247A">
        <w:rPr>
          <w:sz w:val="28"/>
          <w:szCs w:val="28"/>
          <w:lang w:val="en-IN"/>
        </w:rPr>
        <w:t>Darrang</w:t>
      </w:r>
      <w:proofErr w:type="spellEnd"/>
      <w:r w:rsidRPr="00FF247A">
        <w:rPr>
          <w:sz w:val="28"/>
          <w:szCs w:val="28"/>
          <w:lang w:val="en-IN"/>
        </w:rPr>
        <w:t xml:space="preserve"> district, in the northeastern state of Assam, the state’s BJP government launched an eviction drive against Muslims whom it decided were “illegal settlers” on public land. During a </w:t>
      </w:r>
      <w:hyperlink r:id="rId1156" w:tgtFrame="_blank" w:history="1">
        <w:r w:rsidRPr="00FF247A">
          <w:rPr>
            <w:rStyle w:val="Hyperlink"/>
            <w:rFonts w:cs="Arial"/>
            <w:sz w:val="28"/>
            <w:szCs w:val="28"/>
            <w:lang w:val="en-IN"/>
          </w:rPr>
          <w:t>protest against the evictions</w:t>
        </w:r>
      </w:hyperlink>
      <w:r w:rsidRPr="00FF247A">
        <w:rPr>
          <w:sz w:val="28"/>
          <w:szCs w:val="28"/>
          <w:lang w:val="en-IN"/>
        </w:rPr>
        <w:t>, police shot and beat a villager, and a photographer officially documenting the demolition drive brutally stomped him, in full view of cameras, even after his body appeared lifeless.</w:t>
      </w:r>
    </w:p>
    <w:p w14:paraId="3BD0EED0" w14:textId="77777777" w:rsidR="00FF247A" w:rsidRPr="00FF247A" w:rsidRDefault="00FF247A" w:rsidP="00FF247A">
      <w:pPr>
        <w:rPr>
          <w:sz w:val="28"/>
          <w:szCs w:val="28"/>
          <w:lang w:val="en-IN"/>
        </w:rPr>
      </w:pPr>
      <w:r w:rsidRPr="00FF247A">
        <w:rPr>
          <w:sz w:val="28"/>
          <w:szCs w:val="28"/>
          <w:lang w:val="en-IN"/>
        </w:rPr>
        <w:lastRenderedPageBreak/>
        <w:t>Video footage of the murderous assault went viral on social media, prompting much hand-wringing among those sections of the public not yet inured to stories of violent hate crimes against its Muslim minority, which have proliferated under BJP rule. In recent years, a spate of inflammatory anti-Muslim rallies have sometimes erupted in violence. In February 2020, </w:t>
      </w:r>
      <w:hyperlink r:id="rId1157" w:tgtFrame="_blank" w:history="1">
        <w:r w:rsidRPr="00FF247A">
          <w:rPr>
            <w:rStyle w:val="Hyperlink"/>
            <w:rFonts w:cs="Arial"/>
            <w:sz w:val="28"/>
            <w:szCs w:val="28"/>
            <w:lang w:val="en-IN"/>
          </w:rPr>
          <w:t>riots</w:t>
        </w:r>
      </w:hyperlink>
      <w:r w:rsidRPr="00FF247A">
        <w:rPr>
          <w:sz w:val="28"/>
          <w:szCs w:val="28"/>
          <w:lang w:val="en-IN"/>
        </w:rPr>
        <w:t> consumed parts of the capital, New Delhi, leaving more than 53 dead. Most of the victims were Muslim.</w:t>
      </w:r>
    </w:p>
    <w:p w14:paraId="59667DB9" w14:textId="77777777" w:rsidR="00FF247A" w:rsidRPr="00FF247A" w:rsidRDefault="00FF247A" w:rsidP="00FF247A">
      <w:pPr>
        <w:rPr>
          <w:sz w:val="28"/>
          <w:szCs w:val="28"/>
          <w:lang w:val="en-IN"/>
        </w:rPr>
      </w:pPr>
      <w:r w:rsidRPr="00FF247A">
        <w:rPr>
          <w:sz w:val="28"/>
          <w:szCs w:val="28"/>
          <w:lang w:val="en-IN"/>
        </w:rPr>
        <w:t>There has also been a dramatic increase in </w:t>
      </w:r>
      <w:hyperlink r:id="rId1158" w:tgtFrame="_blank" w:history="1">
        <w:r w:rsidRPr="00FF247A">
          <w:rPr>
            <w:rStyle w:val="Hyperlink"/>
            <w:rFonts w:cs="Arial"/>
            <w:sz w:val="28"/>
            <w:szCs w:val="28"/>
            <w:lang w:val="en-IN"/>
          </w:rPr>
          <w:t>lynchings of Muslims</w:t>
        </w:r>
      </w:hyperlink>
      <w:r w:rsidRPr="00FF247A">
        <w:rPr>
          <w:sz w:val="28"/>
          <w:szCs w:val="28"/>
          <w:lang w:val="en-IN"/>
        </w:rPr>
        <w:t>, especially for the “offense” of transporting or consuming beef (the cow is considered holy in Hinduism). Most states have enacted laws prohibiting the slaughter of cows, and both police and self-appointed mobs are enforcing them with greater zeal than judgment. Cow “vigilantes” have been known to beat Muslims, forcing them to </w:t>
      </w:r>
      <w:hyperlink r:id="rId1159" w:tgtFrame="_blank" w:history="1">
        <w:r w:rsidRPr="00FF247A">
          <w:rPr>
            <w:rStyle w:val="Hyperlink"/>
            <w:rFonts w:cs="Arial"/>
            <w:sz w:val="28"/>
            <w:szCs w:val="28"/>
            <w:lang w:val="en-IN"/>
          </w:rPr>
          <w:t>chant Hindu religious slogans</w:t>
        </w:r>
      </w:hyperlink>
      <w:r w:rsidRPr="00FF247A">
        <w:rPr>
          <w:sz w:val="28"/>
          <w:szCs w:val="28"/>
          <w:lang w:val="en-IN"/>
        </w:rPr>
        <w:t>. Such hate crimes are committed with impunity.</w:t>
      </w:r>
    </w:p>
    <w:p w14:paraId="4BF20C15" w14:textId="77777777" w:rsidR="00FF247A" w:rsidRPr="00FF247A" w:rsidRDefault="00FF247A" w:rsidP="00FF247A">
      <w:pPr>
        <w:rPr>
          <w:sz w:val="28"/>
          <w:szCs w:val="28"/>
          <w:lang w:val="en-IN"/>
        </w:rPr>
      </w:pPr>
      <w:r w:rsidRPr="00FF247A">
        <w:rPr>
          <w:sz w:val="28"/>
          <w:szCs w:val="28"/>
          <w:lang w:val="en-IN"/>
        </w:rPr>
        <w:t>Meanwhile, police have charged Muslim students under draconian terrorism and sedition laws for the frivolous “crime” of </w:t>
      </w:r>
      <w:hyperlink r:id="rId1160" w:tgtFrame="_blank" w:history="1">
        <w:r w:rsidRPr="00FF247A">
          <w:rPr>
            <w:rStyle w:val="Hyperlink"/>
            <w:rFonts w:cs="Arial"/>
            <w:sz w:val="28"/>
            <w:szCs w:val="28"/>
            <w:lang w:val="en-IN"/>
          </w:rPr>
          <w:t>cheering for Pakistani cricketers</w:t>
        </w:r>
      </w:hyperlink>
      <w:r w:rsidRPr="00FF247A">
        <w:rPr>
          <w:sz w:val="28"/>
          <w:szCs w:val="28"/>
          <w:lang w:val="en-IN"/>
        </w:rPr>
        <w:t>. Four Muslims were </w:t>
      </w:r>
      <w:hyperlink r:id="rId1161" w:tgtFrame="_blank" w:history="1">
        <w:r w:rsidRPr="00FF247A">
          <w:rPr>
            <w:rStyle w:val="Hyperlink"/>
            <w:rFonts w:cs="Arial"/>
            <w:sz w:val="28"/>
            <w:szCs w:val="28"/>
            <w:lang w:val="en-IN"/>
          </w:rPr>
          <w:t>arrested</w:t>
        </w:r>
      </w:hyperlink>
      <w:r w:rsidRPr="00FF247A">
        <w:rPr>
          <w:sz w:val="28"/>
          <w:szCs w:val="28"/>
          <w:lang w:val="en-IN"/>
        </w:rPr>
        <w:t> in the city of Indore for attending a popular annual college dance celebration that was abruptly classified as restricted to “Hindus only.” A Muslim journalist, Siddique Kappan, has been </w:t>
      </w:r>
      <w:hyperlink r:id="rId1162" w:tgtFrame="_blank" w:history="1">
        <w:r w:rsidRPr="00FF247A">
          <w:rPr>
            <w:rStyle w:val="Hyperlink"/>
            <w:rFonts w:cs="Arial"/>
            <w:sz w:val="28"/>
            <w:szCs w:val="28"/>
            <w:lang w:val="en-IN"/>
          </w:rPr>
          <w:t>jailed for more than a year</w:t>
        </w:r>
      </w:hyperlink>
      <w:r w:rsidRPr="00FF247A">
        <w:rPr>
          <w:sz w:val="28"/>
          <w:szCs w:val="28"/>
          <w:lang w:val="en-IN"/>
        </w:rPr>
        <w:t> on charges of sedition, terrorism, and incitement, when all he did was his job.</w:t>
      </w:r>
    </w:p>
    <w:p w14:paraId="1FC64E5C" w14:textId="0B51B420" w:rsidR="00FF247A" w:rsidRPr="00FF247A" w:rsidRDefault="00FF247A" w:rsidP="00FF247A">
      <w:pPr>
        <w:rPr>
          <w:sz w:val="28"/>
          <w:szCs w:val="28"/>
        </w:rPr>
      </w:pPr>
      <w:r w:rsidRPr="00FF247A">
        <w:rPr>
          <w:noProof/>
          <w:sz w:val="28"/>
          <w:szCs w:val="28"/>
        </w:rPr>
        <w:lastRenderedPageBreak/>
        <w:drawing>
          <wp:inline distT="0" distB="0" distL="0" distR="0" wp14:anchorId="0FE68537" wp14:editId="6D485780">
            <wp:extent cx="4457700" cy="2507615"/>
            <wp:effectExtent l="0" t="0" r="0" b="0"/>
            <wp:docPr id="1597755362" name="Picture 5" descr="PS_Sales_Winter_1333x1000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S_Sales_Winter_1333x1000 AI"/>
                    <pic:cNvPicPr>
                      <a:picLocks noChangeAspect="1" noChangeArrowheads="1"/>
                    </pic:cNvPicPr>
                  </pic:nvPicPr>
                  <pic:blipFill>
                    <a:blip r:embed="rId1163">
                      <a:extLst>
                        <a:ext uri="{28A0092B-C50C-407E-A947-70E740481C1C}">
                          <a14:useLocalDpi xmlns:a14="http://schemas.microsoft.com/office/drawing/2010/main" val="0"/>
                        </a:ext>
                      </a:extLst>
                    </a:blip>
                    <a:srcRect/>
                    <a:stretch>
                      <a:fillRect/>
                    </a:stretch>
                  </pic:blipFill>
                  <pic:spPr bwMode="auto">
                    <a:xfrm>
                      <a:off x="0" y="0"/>
                      <a:ext cx="4457700" cy="2507615"/>
                    </a:xfrm>
                    <a:prstGeom prst="rect">
                      <a:avLst/>
                    </a:prstGeom>
                    <a:noFill/>
                    <a:ln>
                      <a:noFill/>
                    </a:ln>
                  </pic:spPr>
                </pic:pic>
              </a:graphicData>
            </a:graphic>
          </wp:inline>
        </w:drawing>
      </w:r>
    </w:p>
    <w:p w14:paraId="15B8D2E7" w14:textId="77777777" w:rsidR="00FF247A" w:rsidRPr="00FF247A" w:rsidRDefault="00FF247A" w:rsidP="00FF247A">
      <w:pPr>
        <w:rPr>
          <w:sz w:val="28"/>
          <w:szCs w:val="28"/>
        </w:rPr>
      </w:pPr>
      <w:r w:rsidRPr="00FF247A">
        <w:rPr>
          <w:sz w:val="28"/>
          <w:szCs w:val="28"/>
        </w:rPr>
        <w:t>Winter Sale: Save 40% on a new </w:t>
      </w:r>
      <w:r w:rsidRPr="00FF247A">
        <w:rPr>
          <w:i/>
          <w:iCs/>
          <w:sz w:val="28"/>
          <w:szCs w:val="28"/>
        </w:rPr>
        <w:t>PS</w:t>
      </w:r>
      <w:r w:rsidRPr="00FF247A">
        <w:rPr>
          <w:sz w:val="28"/>
          <w:szCs w:val="28"/>
        </w:rPr>
        <w:t> subscription</w:t>
      </w:r>
    </w:p>
    <w:p w14:paraId="6E7F9339" w14:textId="77777777" w:rsidR="00FF247A" w:rsidRPr="00FF247A" w:rsidRDefault="00FF247A" w:rsidP="00FF247A">
      <w:pPr>
        <w:rPr>
          <w:sz w:val="28"/>
          <w:szCs w:val="28"/>
        </w:rPr>
      </w:pPr>
      <w:r w:rsidRPr="00FF247A">
        <w:rPr>
          <w:sz w:val="28"/>
          <w:szCs w:val="28"/>
        </w:rPr>
        <w:t>At a time of escalating global turmoil, there is an urgent need for incisive, informed analysis of the issues and questions driving the news – just what </w:t>
      </w:r>
      <w:r w:rsidRPr="00FF247A">
        <w:rPr>
          <w:i/>
          <w:iCs/>
          <w:sz w:val="28"/>
          <w:szCs w:val="28"/>
        </w:rPr>
        <w:t>PS</w:t>
      </w:r>
      <w:r w:rsidRPr="00FF247A">
        <w:rPr>
          <w:sz w:val="28"/>
          <w:szCs w:val="28"/>
        </w:rPr>
        <w:t> has always provided.</w:t>
      </w:r>
    </w:p>
    <w:p w14:paraId="2F3FF176" w14:textId="77777777" w:rsidR="00FF247A" w:rsidRPr="00FF247A" w:rsidRDefault="00FF247A" w:rsidP="00FF247A">
      <w:pPr>
        <w:rPr>
          <w:sz w:val="28"/>
          <w:szCs w:val="28"/>
        </w:rPr>
      </w:pPr>
      <w:r w:rsidRPr="00FF247A">
        <w:rPr>
          <w:b/>
          <w:bCs/>
          <w:sz w:val="28"/>
          <w:szCs w:val="28"/>
        </w:rPr>
        <w:t>Subscribe to Digital or Digital Plus now to secure your discount.</w:t>
      </w:r>
    </w:p>
    <w:p w14:paraId="431F0A2B" w14:textId="77777777" w:rsidR="00FF247A" w:rsidRPr="00FF247A" w:rsidRDefault="00FF247A" w:rsidP="00FF247A">
      <w:pPr>
        <w:rPr>
          <w:sz w:val="28"/>
          <w:szCs w:val="28"/>
        </w:rPr>
      </w:pPr>
      <w:r w:rsidRPr="00FF247A">
        <w:rPr>
          <w:b/>
          <w:bCs/>
          <w:sz w:val="28"/>
          <w:szCs w:val="28"/>
        </w:rPr>
        <w:t>Subscribe Now</w:t>
      </w:r>
    </w:p>
    <w:p w14:paraId="18D5E658" w14:textId="77777777" w:rsidR="00FF247A" w:rsidRPr="00FF247A" w:rsidRDefault="00FF247A" w:rsidP="00FF247A">
      <w:pPr>
        <w:rPr>
          <w:sz w:val="28"/>
          <w:szCs w:val="28"/>
          <w:lang w:val="en-IN"/>
        </w:rPr>
      </w:pPr>
      <w:r w:rsidRPr="00FF247A">
        <w:rPr>
          <w:sz w:val="28"/>
          <w:szCs w:val="28"/>
          <w:lang w:val="en-IN"/>
        </w:rPr>
        <w:t>As disturbing as these trends are, they should not be surprising, given that senior political figures express their bigotry openly. Modi once declared that anti-government protesters could be identified by their </w:t>
      </w:r>
      <w:hyperlink r:id="rId1164" w:tgtFrame="_blank" w:history="1">
        <w:r w:rsidRPr="00FF247A">
          <w:rPr>
            <w:rStyle w:val="Hyperlink"/>
            <w:rFonts w:cs="Arial"/>
            <w:sz w:val="28"/>
            <w:szCs w:val="28"/>
            <w:lang w:val="en-IN"/>
          </w:rPr>
          <w:t>clothes</w:t>
        </w:r>
      </w:hyperlink>
      <w:r w:rsidRPr="00FF247A">
        <w:rPr>
          <w:sz w:val="28"/>
          <w:szCs w:val="28"/>
          <w:lang w:val="en-IN"/>
        </w:rPr>
        <w:t> – that is, traditional Muslim attire. And prior to the 2019 general election, BJP President Amit Shah </w:t>
      </w:r>
      <w:hyperlink r:id="rId1165" w:tgtFrame="_blank" w:history="1">
        <w:r w:rsidRPr="00FF247A">
          <w:rPr>
            <w:rStyle w:val="Hyperlink"/>
            <w:rFonts w:cs="Arial"/>
            <w:sz w:val="28"/>
            <w:szCs w:val="28"/>
            <w:lang w:val="en-IN"/>
          </w:rPr>
          <w:t>called</w:t>
        </w:r>
      </w:hyperlink>
      <w:r w:rsidRPr="00FF247A">
        <w:rPr>
          <w:sz w:val="28"/>
          <w:szCs w:val="28"/>
          <w:lang w:val="en-IN"/>
        </w:rPr>
        <w:t xml:space="preserve"> Bangladeshi Muslim immigrants “termites” and pledged that a BJP government would “pick up infiltrators one by one and throw them into the Bay of Bengal.” Islamophobic sentiment is stoked further via social media, often in BJP-curated WhatsApp groups, where the sins – both real and imagined – of past Muslim invaders and rulers are blamed on the entire </w:t>
      </w:r>
      <w:r w:rsidRPr="00FF247A">
        <w:rPr>
          <w:sz w:val="28"/>
          <w:szCs w:val="28"/>
          <w:lang w:val="en-IN"/>
        </w:rPr>
        <w:lastRenderedPageBreak/>
        <w:t>community.</w:t>
      </w:r>
    </w:p>
    <w:p w14:paraId="60F285D3" w14:textId="77777777" w:rsidR="00FF247A" w:rsidRPr="00FF247A" w:rsidRDefault="00FF247A" w:rsidP="00FF247A">
      <w:pPr>
        <w:rPr>
          <w:sz w:val="28"/>
          <w:szCs w:val="28"/>
          <w:lang w:val="en-IN"/>
        </w:rPr>
      </w:pPr>
      <w:r w:rsidRPr="00FF247A">
        <w:rPr>
          <w:sz w:val="28"/>
          <w:szCs w:val="28"/>
          <w:lang w:val="en-IN"/>
        </w:rPr>
        <w:t>Whereas previous governments sought to temper communal passions, promote harmony, and provide official support (including tax incentives) for efforts to promote India’s pluralism and diversity, the BJP unapologetically embraces an intolerant majoritarian Hindutva ideology. Those close to the ruling establishment routinely excoriate the Muslim minority – and previous governments’ alleged appeasement of it – as a threat to India’s Hindu identity.</w:t>
      </w:r>
    </w:p>
    <w:p w14:paraId="5304D0E9" w14:textId="77777777" w:rsidR="00FF247A" w:rsidRPr="00FF247A" w:rsidRDefault="00FF247A" w:rsidP="00FF247A">
      <w:pPr>
        <w:rPr>
          <w:sz w:val="28"/>
          <w:szCs w:val="28"/>
          <w:lang w:val="en-IN"/>
        </w:rPr>
      </w:pPr>
      <w:r w:rsidRPr="00FF247A">
        <w:rPr>
          <w:sz w:val="28"/>
          <w:szCs w:val="28"/>
          <w:lang w:val="en-IN"/>
        </w:rPr>
        <w:t>Under BJP rule, campaigns have been launched against interfaith romance (with Muslim men being accused of waging “</w:t>
      </w:r>
      <w:hyperlink r:id="rId1166" w:tgtFrame="_blank" w:history="1">
        <w:r w:rsidRPr="00FF247A">
          <w:rPr>
            <w:rStyle w:val="Hyperlink"/>
            <w:rFonts w:cs="Arial"/>
            <w:sz w:val="28"/>
            <w:szCs w:val="28"/>
            <w:lang w:val="en-IN"/>
          </w:rPr>
          <w:t>love jihad</w:t>
        </w:r>
      </w:hyperlink>
      <w:r w:rsidRPr="00FF247A">
        <w:rPr>
          <w:sz w:val="28"/>
          <w:szCs w:val="28"/>
          <w:lang w:val="en-IN"/>
        </w:rPr>
        <w:t>” to entrap Hindu women), </w:t>
      </w:r>
      <w:hyperlink r:id="rId1167" w:tgtFrame="_blank" w:history="1">
        <w:r w:rsidRPr="00FF247A">
          <w:rPr>
            <w:rStyle w:val="Hyperlink"/>
            <w:rFonts w:cs="Arial"/>
            <w:sz w:val="28"/>
            <w:szCs w:val="28"/>
            <w:lang w:val="en-IN"/>
          </w:rPr>
          <w:t>religious conversion</w:t>
        </w:r>
      </w:hyperlink>
      <w:r w:rsidRPr="00FF247A">
        <w:rPr>
          <w:sz w:val="28"/>
          <w:szCs w:val="28"/>
          <w:lang w:val="en-IN"/>
        </w:rPr>
        <w:t> (despite it being permitted by India’s constitution), and Muslim practices of marriage, divorce, and alimony (which are viewed as </w:t>
      </w:r>
      <w:hyperlink r:id="rId1168" w:tgtFrame="_blank" w:history="1">
        <w:r w:rsidRPr="00FF247A">
          <w:rPr>
            <w:rStyle w:val="Hyperlink"/>
            <w:rFonts w:cs="Arial"/>
            <w:sz w:val="28"/>
            <w:szCs w:val="28"/>
            <w:lang w:val="en-IN"/>
          </w:rPr>
          <w:t>incompatible</w:t>
        </w:r>
      </w:hyperlink>
      <w:r w:rsidRPr="00FF247A">
        <w:rPr>
          <w:sz w:val="28"/>
          <w:szCs w:val="28"/>
          <w:lang w:val="en-IN"/>
        </w:rPr>
        <w:t> with women’s rights). A popular apparel firm was </w:t>
      </w:r>
      <w:hyperlink r:id="rId1169" w:tgtFrame="_blank" w:history="1">
        <w:r w:rsidRPr="00FF247A">
          <w:rPr>
            <w:rStyle w:val="Hyperlink"/>
            <w:rFonts w:cs="Arial"/>
            <w:sz w:val="28"/>
            <w:szCs w:val="28"/>
            <w:lang w:val="en-IN"/>
          </w:rPr>
          <w:t>browbeaten</w:t>
        </w:r>
      </w:hyperlink>
      <w:r w:rsidRPr="00FF247A">
        <w:rPr>
          <w:sz w:val="28"/>
          <w:szCs w:val="28"/>
          <w:lang w:val="en-IN"/>
        </w:rPr>
        <w:t> into withdrawing an advertising campaign deemed by zealots to be inserting Muslim elements into the Hindu festival of Diwali. A Muslim religious gathering was deemed a COVID-19 </w:t>
      </w:r>
      <w:hyperlink r:id="rId1170" w:tgtFrame="_blank" w:history="1">
        <w:r w:rsidRPr="00FF247A">
          <w:rPr>
            <w:rStyle w:val="Hyperlink"/>
            <w:rFonts w:cs="Arial"/>
            <w:sz w:val="28"/>
            <w:szCs w:val="28"/>
            <w:lang w:val="en-IN"/>
          </w:rPr>
          <w:t>super-spreader event</w:t>
        </w:r>
      </w:hyperlink>
      <w:r w:rsidRPr="00FF247A">
        <w:rPr>
          <w:sz w:val="28"/>
          <w:szCs w:val="28"/>
          <w:lang w:val="en-IN"/>
        </w:rPr>
        <w:t>, even as the far larger Hindu Kumbh Mela festival was allowed – even encouraged – to proceed.</w:t>
      </w:r>
    </w:p>
    <w:p w14:paraId="7ACF4BA4" w14:textId="77777777" w:rsidR="00FF247A" w:rsidRPr="00FF247A" w:rsidRDefault="00FF247A" w:rsidP="00FF247A">
      <w:pPr>
        <w:rPr>
          <w:sz w:val="28"/>
          <w:szCs w:val="28"/>
          <w:lang w:val="en-IN"/>
        </w:rPr>
      </w:pPr>
      <w:r w:rsidRPr="00FF247A">
        <w:rPr>
          <w:sz w:val="28"/>
          <w:szCs w:val="28"/>
          <w:lang w:val="en-IN"/>
        </w:rPr>
        <w:t>The BJP government also enacted a law offering </w:t>
      </w:r>
      <w:hyperlink r:id="rId1171" w:tgtFrame="_blank" w:history="1">
        <w:r w:rsidRPr="00FF247A">
          <w:rPr>
            <w:rStyle w:val="Hyperlink"/>
            <w:rFonts w:cs="Arial"/>
            <w:sz w:val="28"/>
            <w:szCs w:val="28"/>
            <w:lang w:val="en-IN"/>
          </w:rPr>
          <w:t>fast-track citizenship</w:t>
        </w:r>
      </w:hyperlink>
      <w:r w:rsidRPr="00FF247A">
        <w:rPr>
          <w:sz w:val="28"/>
          <w:szCs w:val="28"/>
          <w:lang w:val="en-IN"/>
        </w:rPr>
        <w:t xml:space="preserve"> to refugees from </w:t>
      </w:r>
      <w:proofErr w:type="spellStart"/>
      <w:r w:rsidRPr="00FF247A">
        <w:rPr>
          <w:sz w:val="28"/>
          <w:szCs w:val="28"/>
          <w:lang w:val="en-IN"/>
        </w:rPr>
        <w:t>neighboring</w:t>
      </w:r>
      <w:proofErr w:type="spellEnd"/>
      <w:r w:rsidRPr="00FF247A">
        <w:rPr>
          <w:sz w:val="28"/>
          <w:szCs w:val="28"/>
          <w:lang w:val="en-IN"/>
        </w:rPr>
        <w:t xml:space="preserve"> Muslim-majority countries – provided they were not Muslim. And </w:t>
      </w:r>
      <w:hyperlink r:id="rId1172" w:tgtFrame="_blank" w:history="1">
        <w:r w:rsidRPr="00FF247A">
          <w:rPr>
            <w:rStyle w:val="Hyperlink"/>
            <w:rFonts w:cs="Arial"/>
            <w:sz w:val="28"/>
            <w:szCs w:val="28"/>
            <w:lang w:val="en-IN"/>
          </w:rPr>
          <w:t>family-planning campaigns</w:t>
        </w:r>
      </w:hyperlink>
      <w:r w:rsidRPr="00FF247A">
        <w:rPr>
          <w:sz w:val="28"/>
          <w:szCs w:val="28"/>
          <w:lang w:val="en-IN"/>
        </w:rPr>
        <w:t> have been portrayed as efforts to preserve India’s “demographic balance” – India is 80% Hindu – in the face of higher Muslim fertility.</w:t>
      </w:r>
    </w:p>
    <w:p w14:paraId="7D95B9FA" w14:textId="77777777" w:rsidR="00FF247A" w:rsidRPr="00FF247A" w:rsidRDefault="00FF247A" w:rsidP="00FF247A">
      <w:pPr>
        <w:rPr>
          <w:sz w:val="28"/>
          <w:szCs w:val="28"/>
          <w:lang w:val="en-IN"/>
        </w:rPr>
      </w:pPr>
      <w:r w:rsidRPr="00FF247A">
        <w:rPr>
          <w:sz w:val="28"/>
          <w:szCs w:val="28"/>
          <w:lang w:val="en-IN"/>
        </w:rPr>
        <w:t xml:space="preserve">What dismays liberals like me is how thin the veneer of India’s constitutional secularism has turned out to be. In just seven years of BJP rule, the cultural pluralism and </w:t>
      </w:r>
      <w:r w:rsidRPr="00FF247A">
        <w:rPr>
          <w:sz w:val="28"/>
          <w:szCs w:val="28"/>
          <w:lang w:val="en-IN"/>
        </w:rPr>
        <w:lastRenderedPageBreak/>
        <w:t>Hindu-Muslim amity that India has touted for decades have been annihilated.</w:t>
      </w:r>
    </w:p>
    <w:p w14:paraId="740C9F22" w14:textId="77777777" w:rsidR="00FF247A" w:rsidRPr="00FF247A" w:rsidRDefault="00FF247A" w:rsidP="00FF247A">
      <w:pPr>
        <w:rPr>
          <w:sz w:val="28"/>
          <w:szCs w:val="28"/>
          <w:lang w:val="en-IN"/>
        </w:rPr>
      </w:pPr>
      <w:r w:rsidRPr="00FF247A">
        <w:rPr>
          <w:sz w:val="28"/>
          <w:szCs w:val="28"/>
          <w:lang w:val="en-IN"/>
        </w:rPr>
        <w:t>There was a time when government officials would point proudly to Muslims in prominent positions as evidence of India’s ability to overcome the bitter legacy of Partition with Pakistan. Today, Muslims are dramatically underrepresented in the police forces and elite central administrative services, and they are overrepresented in the prisons. Sentiments that would have been deemed impolite to express a generation ago are declaimed from political platforms. The police often enable, rather than stop, the torment of Muslims.</w:t>
      </w:r>
    </w:p>
    <w:p w14:paraId="2341CA2C" w14:textId="77777777" w:rsidR="00FF247A" w:rsidRPr="00FF247A" w:rsidRDefault="00FF247A" w:rsidP="00FF247A">
      <w:pPr>
        <w:rPr>
          <w:sz w:val="28"/>
          <w:szCs w:val="28"/>
          <w:lang w:val="en-IN"/>
        </w:rPr>
      </w:pPr>
      <w:r w:rsidRPr="00FF247A">
        <w:rPr>
          <w:sz w:val="28"/>
          <w:szCs w:val="28"/>
          <w:lang w:val="en-IN"/>
        </w:rPr>
        <w:t>Islamophobia now seems to have colonized a significant segment of north Indian society, though the south has yet to succumb. India’s much-vaunted </w:t>
      </w:r>
      <w:hyperlink r:id="rId1173" w:tgtFrame="_blank" w:history="1">
        <w:r w:rsidRPr="00FF247A">
          <w:rPr>
            <w:rStyle w:val="Hyperlink"/>
            <w:rFonts w:cs="Arial"/>
            <w:sz w:val="28"/>
            <w:szCs w:val="28"/>
            <w:lang w:val="en-IN"/>
          </w:rPr>
          <w:t>free press</w:t>
        </w:r>
      </w:hyperlink>
      <w:r w:rsidRPr="00FF247A">
        <w:rPr>
          <w:sz w:val="28"/>
          <w:szCs w:val="28"/>
          <w:lang w:val="en-IN"/>
        </w:rPr>
        <w:t> has been complicit – and even an active participant – in the erasure of its longstanding syncretic cultural traditions.</w:t>
      </w:r>
    </w:p>
    <w:p w14:paraId="2DF5C656" w14:textId="77777777" w:rsidR="00FF247A" w:rsidRPr="00FF247A" w:rsidRDefault="00FF247A" w:rsidP="00FF247A">
      <w:pPr>
        <w:rPr>
          <w:sz w:val="28"/>
          <w:szCs w:val="28"/>
          <w:lang w:val="en-IN"/>
        </w:rPr>
      </w:pPr>
      <w:r w:rsidRPr="00FF247A">
        <w:rPr>
          <w:sz w:val="28"/>
          <w:szCs w:val="28"/>
          <w:lang w:val="en-IN"/>
        </w:rPr>
        <w:t>Under BJP rule, the segregation and disempowerment of Muslims – the division of Indian society into “us” and “them” – is being gradually normalized, and Indians are becoming desensitized to the routine expression and practice of anti-Muslim bigotry. A Muslim who points this out will be told to “go to Pakistan.” Hindus like me are derided as “anti-national.”</w:t>
      </w:r>
    </w:p>
    <w:p w14:paraId="48C6AE9A" w14:textId="77777777" w:rsidR="00FF247A" w:rsidRPr="00FF247A" w:rsidRDefault="00FF247A" w:rsidP="00FF247A">
      <w:pPr>
        <w:rPr>
          <w:sz w:val="28"/>
          <w:szCs w:val="28"/>
          <w:lang w:val="en-IN"/>
        </w:rPr>
      </w:pPr>
      <w:r w:rsidRPr="00FF247A">
        <w:rPr>
          <w:sz w:val="28"/>
          <w:szCs w:val="28"/>
          <w:lang w:val="en-IN"/>
        </w:rPr>
        <w:t>I have been called that myself. In 2015, speaking in parliament, I </w:t>
      </w:r>
      <w:hyperlink r:id="rId1174" w:tgtFrame="_blank" w:history="1">
        <w:r w:rsidRPr="00FF247A">
          <w:rPr>
            <w:rStyle w:val="Hyperlink"/>
            <w:rFonts w:cs="Arial"/>
            <w:sz w:val="28"/>
            <w:szCs w:val="28"/>
            <w:lang w:val="en-IN"/>
          </w:rPr>
          <w:t>repeated</w:t>
        </w:r>
      </w:hyperlink>
      <w:r w:rsidRPr="00FF247A">
        <w:rPr>
          <w:sz w:val="28"/>
          <w:szCs w:val="28"/>
          <w:lang w:val="en-IN"/>
        </w:rPr>
        <w:t> a friend’s observation: in BJP-ruled India, it is safer to be a cow than a Muslim. Sadly, that rings even truer today.</w:t>
      </w:r>
    </w:p>
    <w:p w14:paraId="1F843875" w14:textId="79E5AC9E" w:rsidR="00FF247A" w:rsidRPr="00FB3592" w:rsidRDefault="00FF247A" w:rsidP="00FB3592">
      <w:pPr>
        <w:rPr>
          <w:sz w:val="28"/>
          <w:szCs w:val="28"/>
          <w:lang w:val="en-IN"/>
        </w:rPr>
      </w:pPr>
      <w:r>
        <w:rPr>
          <w:sz w:val="28"/>
          <w:szCs w:val="28"/>
          <w:lang w:val="en-IN"/>
        </w:rPr>
        <w:t>(Shashi Tharoor)</w:t>
      </w:r>
    </w:p>
    <w:p w14:paraId="09B4E011" w14:textId="77777777" w:rsidR="00FB3592" w:rsidRPr="00584AEA" w:rsidRDefault="00FB3592">
      <w:pPr>
        <w:rPr>
          <w:sz w:val="28"/>
          <w:szCs w:val="28"/>
        </w:rPr>
      </w:pPr>
    </w:p>
    <w:sectPr w:rsidR="00FB3592" w:rsidRPr="00584AEA" w:rsidSect="00096A24">
      <w:pgSz w:w="11906" w:h="16838"/>
      <w:pgMar w:top="1440" w:right="2366" w:bottom="4590" w:left="25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rus">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Kanit">
    <w:altName w:val="Cambria"/>
    <w:panose1 w:val="00000000000000000000"/>
    <w:charset w:val="00"/>
    <w:family w:val="roman"/>
    <w:notTrueType/>
    <w:pitch w:val="default"/>
  </w:font>
  <w:font w:name="Arrus BT">
    <w:altName w:val="Times New Roman"/>
    <w:charset w:val="00"/>
    <w:family w:val="roman"/>
    <w:pitch w:val="variable"/>
    <w:sig w:usb0="800000AF" w:usb1="1000204A" w:usb2="00000000" w:usb3="00000000" w:csb0="00000011"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Univers">
    <w:charset w:val="00"/>
    <w:family w:val="swiss"/>
    <w:pitch w:val="variable"/>
    <w:sig w:usb0="80000287" w:usb1="00000000" w:usb2="00000000" w:usb3="00000000" w:csb0="0000000F" w:csb1="00000000"/>
  </w:font>
  <w:font w:name="Utopia-Regular">
    <w:panose1 w:val="00000000000000000000"/>
    <w:charset w:val="00"/>
    <w:family w:val="auto"/>
    <w:notTrueType/>
    <w:pitch w:val="default"/>
    <w:sig w:usb0="00000003" w:usb1="00000000" w:usb2="00000000" w:usb3="00000000" w:csb0="00000001" w:csb1="00000000"/>
  </w:font>
  <w:font w:name="BFNFEP+Arial">
    <w:altName w:val="Arial"/>
    <w:panose1 w:val="00000000000000000000"/>
    <w:charset w:val="00"/>
    <w:family w:val="swiss"/>
    <w:notTrueType/>
    <w:pitch w:val="default"/>
    <w:sig w:usb0="00000003" w:usb1="00000000" w:usb2="00000000" w:usb3="00000000" w:csb0="00000001" w:csb1="00000000"/>
  </w:font>
  <w:font w:name="Humanist777BT-LightB">
    <w:panose1 w:val="00000000000000000000"/>
    <w:charset w:val="00"/>
    <w:family w:val="swiss"/>
    <w:notTrueType/>
    <w:pitch w:val="variable"/>
    <w:sig w:usb0="00000003" w:usb1="00000000" w:usb2="00000000" w:usb3="00000000" w:csb0="00000001" w:csb1="00000000"/>
  </w:font>
  <w:font w:name="Humanist777BT-BoldB">
    <w:panose1 w:val="00000000000000000000"/>
    <w:charset w:val="00"/>
    <w:family w:val="swiss"/>
    <w:notTrueType/>
    <w:pitch w:val="variable"/>
    <w:sig w:usb0="00000003" w:usb1="00000000" w:usb2="00000000" w:usb3="00000000" w:csb0="00000001" w:csb1="00000000"/>
  </w:font>
  <w:font w:name="Verdana,Bold">
    <w:panose1 w:val="00000000000000000000"/>
    <w:charset w:val="00"/>
    <w:family w:val="swiss"/>
    <w:notTrueType/>
    <w:pitch w:val="variable"/>
    <w:sig w:usb0="00000003" w:usb1="00000000" w:usb2="00000000" w:usb3="00000000" w:csb0="00000001" w:csb1="00000000"/>
  </w:font>
  <w:font w:name="Arrys">
    <w:altName w:val="Times New Roman"/>
    <w:panose1 w:val="00000000000000000000"/>
    <w:charset w:val="00"/>
    <w:family w:val="roman"/>
    <w:notTrueType/>
    <w:pitch w:val="default"/>
  </w:font>
  <w:font w:name="ArialMT">
    <w:altName w:val="Times New Roman"/>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6982742"/>
    <w:lvl w:ilvl="0">
      <w:numFmt w:val="bullet"/>
      <w:lvlText w:val="*"/>
      <w:lvlJc w:val="left"/>
    </w:lvl>
  </w:abstractNum>
  <w:abstractNum w:abstractNumId="1" w15:restartNumberingAfterBreak="0">
    <w:nsid w:val="0165325C"/>
    <w:multiLevelType w:val="multilevel"/>
    <w:tmpl w:val="4AF4D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022C1"/>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3" w15:restartNumberingAfterBreak="0">
    <w:nsid w:val="02412BF3"/>
    <w:multiLevelType w:val="multilevel"/>
    <w:tmpl w:val="6F022B06"/>
    <w:lvl w:ilvl="0">
      <w:start w:val="3"/>
      <w:numFmt w:val="decimal"/>
      <w:lvlText w:val="%1."/>
      <w:legacy w:legacy="1" w:legacySpace="0" w:legacyIndent="360"/>
      <w:lvlJc w:val="left"/>
      <w:rPr>
        <w:rFonts w:ascii="Arial" w:hAnsi="Arial" w:cs="Aria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024A0C2A"/>
    <w:multiLevelType w:val="multilevel"/>
    <w:tmpl w:val="B8541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EF2E79"/>
    <w:multiLevelType w:val="multilevel"/>
    <w:tmpl w:val="32D2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B31A0"/>
    <w:multiLevelType w:val="hybridMultilevel"/>
    <w:tmpl w:val="8196FA1A"/>
    <w:lvl w:ilvl="0" w:tplc="092C4794">
      <w:start w:val="1"/>
      <w:numFmt w:val="lowerRoman"/>
      <w:lvlText w:val="(%1)"/>
      <w:lvlJc w:val="left"/>
      <w:pPr>
        <w:ind w:left="3420" w:hanging="108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7C52EE3"/>
    <w:multiLevelType w:val="singleLevel"/>
    <w:tmpl w:val="7DA47952"/>
    <w:lvl w:ilvl="0">
      <w:start w:val="3"/>
      <w:numFmt w:val="decimal"/>
      <w:lvlText w:val="%1."/>
      <w:legacy w:legacy="1" w:legacySpace="0" w:legacyIndent="360"/>
      <w:lvlJc w:val="left"/>
      <w:rPr>
        <w:rFonts w:ascii="Arial" w:hAnsi="Arial" w:cs="Arial" w:hint="default"/>
      </w:rPr>
    </w:lvl>
  </w:abstractNum>
  <w:abstractNum w:abstractNumId="8" w15:restartNumberingAfterBreak="0">
    <w:nsid w:val="07FA31BE"/>
    <w:multiLevelType w:val="hybridMultilevel"/>
    <w:tmpl w:val="BBA2A906"/>
    <w:lvl w:ilvl="0" w:tplc="0409000F">
      <w:start w:val="36"/>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09512A29"/>
    <w:multiLevelType w:val="hybridMultilevel"/>
    <w:tmpl w:val="9B1893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B527828"/>
    <w:multiLevelType w:val="multilevel"/>
    <w:tmpl w:val="EE0E3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DB70AF"/>
    <w:multiLevelType w:val="multilevel"/>
    <w:tmpl w:val="5B9028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5F14AC"/>
    <w:multiLevelType w:val="singleLevel"/>
    <w:tmpl w:val="7DA47952"/>
    <w:lvl w:ilvl="0">
      <w:start w:val="4"/>
      <w:numFmt w:val="decimal"/>
      <w:lvlText w:val="%1."/>
      <w:legacy w:legacy="1" w:legacySpace="0" w:legacyIndent="360"/>
      <w:lvlJc w:val="left"/>
      <w:rPr>
        <w:rFonts w:ascii="Arial" w:hAnsi="Arial" w:cs="Arial" w:hint="default"/>
      </w:rPr>
    </w:lvl>
  </w:abstractNum>
  <w:abstractNum w:abstractNumId="13" w15:restartNumberingAfterBreak="0">
    <w:nsid w:val="0DB91CDB"/>
    <w:multiLevelType w:val="hybridMultilevel"/>
    <w:tmpl w:val="6FF21F4C"/>
    <w:lvl w:ilvl="0" w:tplc="7E88BE4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DFA7059"/>
    <w:multiLevelType w:val="hybridMultilevel"/>
    <w:tmpl w:val="94983916"/>
    <w:lvl w:ilvl="0" w:tplc="FACC1BD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04150CE"/>
    <w:multiLevelType w:val="multilevel"/>
    <w:tmpl w:val="691EF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300B7C"/>
    <w:multiLevelType w:val="multilevel"/>
    <w:tmpl w:val="73620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F9742B"/>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18" w15:restartNumberingAfterBreak="0">
    <w:nsid w:val="141227D3"/>
    <w:multiLevelType w:val="multilevel"/>
    <w:tmpl w:val="0B423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4E76BD"/>
    <w:multiLevelType w:val="singleLevel"/>
    <w:tmpl w:val="00B6B458"/>
    <w:lvl w:ilvl="0">
      <w:start w:val="5"/>
      <w:numFmt w:val="upperRoman"/>
      <w:lvlText w:val="%1."/>
      <w:legacy w:legacy="1" w:legacySpace="0" w:legacyIndent="360"/>
      <w:lvlJc w:val="left"/>
      <w:rPr>
        <w:rFonts w:ascii="Arial" w:hAnsi="Arial" w:cs="Arial" w:hint="default"/>
      </w:rPr>
    </w:lvl>
  </w:abstractNum>
  <w:abstractNum w:abstractNumId="20" w15:restartNumberingAfterBreak="0">
    <w:nsid w:val="16526E03"/>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21" w15:restartNumberingAfterBreak="0">
    <w:nsid w:val="16560D59"/>
    <w:multiLevelType w:val="hybridMultilevel"/>
    <w:tmpl w:val="8058275E"/>
    <w:lvl w:ilvl="0" w:tplc="E32CA190">
      <w:start w:val="6"/>
      <w:numFmt w:val="bullet"/>
      <w:lvlText w:val=""/>
      <w:lvlJc w:val="left"/>
      <w:pPr>
        <w:ind w:left="720" w:hanging="360"/>
      </w:pPr>
      <w:rPr>
        <w:rFonts w:ascii="Symbol" w:eastAsia="Times New Roman" w:hAnsi="Symbol" w:cs="Times New Roman" w:hint="default"/>
        <w:b w:val="0"/>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8B9163D"/>
    <w:multiLevelType w:val="multilevel"/>
    <w:tmpl w:val="C91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D400EE"/>
    <w:multiLevelType w:val="multilevel"/>
    <w:tmpl w:val="91725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4D2602"/>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25" w15:restartNumberingAfterBreak="0">
    <w:nsid w:val="1AD754A8"/>
    <w:multiLevelType w:val="multilevel"/>
    <w:tmpl w:val="E08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1F30AD"/>
    <w:multiLevelType w:val="multilevel"/>
    <w:tmpl w:val="2DD813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666012"/>
    <w:multiLevelType w:val="multilevel"/>
    <w:tmpl w:val="BAA86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3A1195"/>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29" w15:restartNumberingAfterBreak="0">
    <w:nsid w:val="1D3A70F2"/>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30" w15:restartNumberingAfterBreak="0">
    <w:nsid w:val="1E235003"/>
    <w:multiLevelType w:val="singleLevel"/>
    <w:tmpl w:val="7DA47952"/>
    <w:lvl w:ilvl="0">
      <w:start w:val="2"/>
      <w:numFmt w:val="decimal"/>
      <w:lvlText w:val="%1."/>
      <w:legacy w:legacy="1" w:legacySpace="0" w:legacyIndent="360"/>
      <w:lvlJc w:val="left"/>
      <w:rPr>
        <w:rFonts w:ascii="Arial" w:hAnsi="Arial" w:cs="Arial" w:hint="default"/>
      </w:rPr>
    </w:lvl>
  </w:abstractNum>
  <w:abstractNum w:abstractNumId="31" w15:restartNumberingAfterBreak="0">
    <w:nsid w:val="1EDC1996"/>
    <w:multiLevelType w:val="multilevel"/>
    <w:tmpl w:val="6F3A8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3663B8"/>
    <w:multiLevelType w:val="multilevel"/>
    <w:tmpl w:val="AE92A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0550396"/>
    <w:multiLevelType w:val="multilevel"/>
    <w:tmpl w:val="7E46B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C507B4"/>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35" w15:restartNumberingAfterBreak="0">
    <w:nsid w:val="22CD397B"/>
    <w:multiLevelType w:val="multilevel"/>
    <w:tmpl w:val="E342E1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DB5164"/>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37" w15:restartNumberingAfterBreak="0">
    <w:nsid w:val="23982B88"/>
    <w:multiLevelType w:val="hybridMultilevel"/>
    <w:tmpl w:val="85B876E6"/>
    <w:lvl w:ilvl="0" w:tplc="284C63C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5FA19DE"/>
    <w:multiLevelType w:val="hybridMultilevel"/>
    <w:tmpl w:val="B3C400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26425E04"/>
    <w:multiLevelType w:val="singleLevel"/>
    <w:tmpl w:val="27986630"/>
    <w:lvl w:ilvl="0">
      <w:start w:val="24"/>
      <w:numFmt w:val="decimal"/>
      <w:lvlText w:val="%1."/>
      <w:legacy w:legacy="1" w:legacySpace="0" w:legacyIndent="360"/>
      <w:lvlJc w:val="left"/>
      <w:rPr>
        <w:rFonts w:ascii="Arial" w:hAnsi="Arial" w:cs="Arial" w:hint="default"/>
      </w:rPr>
    </w:lvl>
  </w:abstractNum>
  <w:abstractNum w:abstractNumId="40" w15:restartNumberingAfterBreak="0">
    <w:nsid w:val="29C81D85"/>
    <w:multiLevelType w:val="hybridMultilevel"/>
    <w:tmpl w:val="8F842350"/>
    <w:lvl w:ilvl="0" w:tplc="BE101B10">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A2F1613"/>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42" w15:restartNumberingAfterBreak="0">
    <w:nsid w:val="2A327EC9"/>
    <w:multiLevelType w:val="multilevel"/>
    <w:tmpl w:val="8D06B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732832"/>
    <w:multiLevelType w:val="multilevel"/>
    <w:tmpl w:val="B02892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CA6A62"/>
    <w:multiLevelType w:val="hybridMultilevel"/>
    <w:tmpl w:val="A6B84924"/>
    <w:lvl w:ilvl="0" w:tplc="FE8C0B10">
      <w:start w:val="1"/>
      <w:numFmt w:val="lowerRoman"/>
      <w:lvlText w:val="(%1)"/>
      <w:lvlJc w:val="left"/>
      <w:pPr>
        <w:ind w:left="765" w:hanging="72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45" w15:restartNumberingAfterBreak="0">
    <w:nsid w:val="2E510E7A"/>
    <w:multiLevelType w:val="multilevel"/>
    <w:tmpl w:val="38708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D53DED"/>
    <w:multiLevelType w:val="singleLevel"/>
    <w:tmpl w:val="E918E81E"/>
    <w:lvl w:ilvl="0">
      <w:start w:val="1"/>
      <w:numFmt w:val="decimal"/>
      <w:lvlText w:val="(%1)"/>
      <w:legacy w:legacy="1" w:legacySpace="0" w:legacyIndent="360"/>
      <w:lvlJc w:val="left"/>
      <w:rPr>
        <w:rFonts w:ascii="Arial" w:hAnsi="Arial" w:cs="Arial" w:hint="default"/>
      </w:rPr>
    </w:lvl>
  </w:abstractNum>
  <w:abstractNum w:abstractNumId="47" w15:restartNumberingAfterBreak="0">
    <w:nsid w:val="303C1B50"/>
    <w:multiLevelType w:val="multilevel"/>
    <w:tmpl w:val="098CB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1AA7F59"/>
    <w:multiLevelType w:val="singleLevel"/>
    <w:tmpl w:val="E918E81E"/>
    <w:lvl w:ilvl="0">
      <w:start w:val="1"/>
      <w:numFmt w:val="decimal"/>
      <w:lvlText w:val="(%1)"/>
      <w:legacy w:legacy="1" w:legacySpace="0" w:legacyIndent="360"/>
      <w:lvlJc w:val="left"/>
      <w:rPr>
        <w:rFonts w:ascii="Arial" w:hAnsi="Arial" w:cs="Arial" w:hint="default"/>
      </w:rPr>
    </w:lvl>
  </w:abstractNum>
  <w:abstractNum w:abstractNumId="49" w15:restartNumberingAfterBreak="0">
    <w:nsid w:val="326B5E10"/>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50" w15:restartNumberingAfterBreak="0">
    <w:nsid w:val="32E82FFD"/>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51" w15:restartNumberingAfterBreak="0">
    <w:nsid w:val="3333775F"/>
    <w:multiLevelType w:val="singleLevel"/>
    <w:tmpl w:val="7DA47952"/>
    <w:lvl w:ilvl="0">
      <w:start w:val="4"/>
      <w:numFmt w:val="decimal"/>
      <w:lvlText w:val="%1."/>
      <w:legacy w:legacy="1" w:legacySpace="0" w:legacyIndent="360"/>
      <w:lvlJc w:val="left"/>
      <w:rPr>
        <w:rFonts w:ascii="Arial" w:hAnsi="Arial" w:cs="Arial" w:hint="default"/>
      </w:rPr>
    </w:lvl>
  </w:abstractNum>
  <w:abstractNum w:abstractNumId="52" w15:restartNumberingAfterBreak="0">
    <w:nsid w:val="33C37119"/>
    <w:multiLevelType w:val="hybridMultilevel"/>
    <w:tmpl w:val="B3A67B92"/>
    <w:lvl w:ilvl="0" w:tplc="0409000F">
      <w:start w:val="38"/>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3" w15:restartNumberingAfterBreak="0">
    <w:nsid w:val="340A2C4C"/>
    <w:multiLevelType w:val="singleLevel"/>
    <w:tmpl w:val="1A4AEBC6"/>
    <w:lvl w:ilvl="0">
      <w:start w:val="8"/>
      <w:numFmt w:val="decimal"/>
      <w:lvlText w:val="%1."/>
      <w:legacy w:legacy="1" w:legacySpace="0" w:legacyIndent="360"/>
      <w:lvlJc w:val="left"/>
      <w:rPr>
        <w:rFonts w:ascii="Arial" w:hAnsi="Arial" w:cs="Arial" w:hint="default"/>
      </w:rPr>
    </w:lvl>
  </w:abstractNum>
  <w:abstractNum w:abstractNumId="54" w15:restartNumberingAfterBreak="0">
    <w:nsid w:val="34554B9E"/>
    <w:multiLevelType w:val="hybridMultilevel"/>
    <w:tmpl w:val="A0161E92"/>
    <w:lvl w:ilvl="0" w:tplc="85383DB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34AD1B35"/>
    <w:multiLevelType w:val="multilevel"/>
    <w:tmpl w:val="04360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55B2AE2"/>
    <w:multiLevelType w:val="singleLevel"/>
    <w:tmpl w:val="201896C8"/>
    <w:lvl w:ilvl="0">
      <w:start w:val="1"/>
      <w:numFmt w:val="decimal"/>
      <w:lvlText w:val="%1"/>
      <w:legacy w:legacy="1" w:legacySpace="0" w:legacyIndent="360"/>
      <w:lvlJc w:val="left"/>
      <w:rPr>
        <w:rFonts w:ascii="Arial" w:hAnsi="Arial" w:cs="Arial" w:hint="default"/>
      </w:rPr>
    </w:lvl>
  </w:abstractNum>
  <w:abstractNum w:abstractNumId="57" w15:restartNumberingAfterBreak="0">
    <w:nsid w:val="376E2641"/>
    <w:multiLevelType w:val="multilevel"/>
    <w:tmpl w:val="A68272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1534BB"/>
    <w:multiLevelType w:val="multilevel"/>
    <w:tmpl w:val="57D02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87D5A20"/>
    <w:multiLevelType w:val="multilevel"/>
    <w:tmpl w:val="6F3CD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7D5DEC"/>
    <w:multiLevelType w:val="hybridMultilevel"/>
    <w:tmpl w:val="8BE8D8FE"/>
    <w:lvl w:ilvl="0" w:tplc="7A0ECD10">
      <w:start w:val="1"/>
      <w:numFmt w:val="lowerRoman"/>
      <w:lvlText w:val="(%1)"/>
      <w:lvlJc w:val="left"/>
      <w:pPr>
        <w:ind w:left="1080" w:hanging="72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38C63417"/>
    <w:multiLevelType w:val="singleLevel"/>
    <w:tmpl w:val="43FC9F24"/>
    <w:lvl w:ilvl="0">
      <w:start w:val="161"/>
      <w:numFmt w:val="decimal"/>
      <w:lvlText w:val="%1."/>
      <w:legacy w:legacy="1" w:legacySpace="0" w:legacyIndent="360"/>
      <w:lvlJc w:val="left"/>
      <w:rPr>
        <w:rFonts w:ascii="Arial" w:hAnsi="Arial" w:cs="Arial" w:hint="default"/>
      </w:rPr>
    </w:lvl>
  </w:abstractNum>
  <w:abstractNum w:abstractNumId="62" w15:restartNumberingAfterBreak="0">
    <w:nsid w:val="38D80067"/>
    <w:multiLevelType w:val="multilevel"/>
    <w:tmpl w:val="59687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0C6D99"/>
    <w:multiLevelType w:val="hybridMultilevel"/>
    <w:tmpl w:val="E9B2DAC6"/>
    <w:lvl w:ilvl="0" w:tplc="0784B024">
      <w:start w:val="9"/>
      <w:numFmt w:val="bullet"/>
      <w:lvlText w:val=""/>
      <w:lvlJc w:val="left"/>
      <w:pPr>
        <w:ind w:left="405" w:hanging="360"/>
      </w:pPr>
      <w:rPr>
        <w:rFonts w:ascii="Symbol" w:eastAsia="Times New Roman" w:hAnsi="Symbol" w:cs="Arial"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64" w15:restartNumberingAfterBreak="0">
    <w:nsid w:val="3D872488"/>
    <w:multiLevelType w:val="hybridMultilevel"/>
    <w:tmpl w:val="B4165812"/>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5" w15:restartNumberingAfterBreak="0">
    <w:nsid w:val="3DC14411"/>
    <w:multiLevelType w:val="singleLevel"/>
    <w:tmpl w:val="103AFBFE"/>
    <w:lvl w:ilvl="0">
      <w:start w:val="74"/>
      <w:numFmt w:val="decimal"/>
      <w:lvlText w:val="%1."/>
      <w:legacy w:legacy="1" w:legacySpace="0" w:legacyIndent="360"/>
      <w:lvlJc w:val="left"/>
      <w:rPr>
        <w:rFonts w:ascii="Arial" w:hAnsi="Arial" w:cs="Arial" w:hint="default"/>
      </w:rPr>
    </w:lvl>
  </w:abstractNum>
  <w:abstractNum w:abstractNumId="66" w15:restartNumberingAfterBreak="0">
    <w:nsid w:val="3E5222E2"/>
    <w:multiLevelType w:val="hybridMultilevel"/>
    <w:tmpl w:val="1ED644D4"/>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7" w15:restartNumberingAfterBreak="0">
    <w:nsid w:val="411E66F1"/>
    <w:multiLevelType w:val="multilevel"/>
    <w:tmpl w:val="F9EC8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15A6370"/>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69" w15:restartNumberingAfterBreak="0">
    <w:nsid w:val="42CE0C4A"/>
    <w:multiLevelType w:val="multilevel"/>
    <w:tmpl w:val="496AB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4E41EE8"/>
    <w:multiLevelType w:val="multilevel"/>
    <w:tmpl w:val="A22ACE64"/>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720"/>
        </w:tabs>
        <w:ind w:left="72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71" w15:restartNumberingAfterBreak="0">
    <w:nsid w:val="461A04C3"/>
    <w:multiLevelType w:val="singleLevel"/>
    <w:tmpl w:val="B686D77A"/>
    <w:lvl w:ilvl="0">
      <w:start w:val="116"/>
      <w:numFmt w:val="decimal"/>
      <w:lvlText w:val="%1."/>
      <w:legacy w:legacy="1" w:legacySpace="0" w:legacyIndent="360"/>
      <w:lvlJc w:val="left"/>
      <w:rPr>
        <w:rFonts w:ascii="Arial" w:hAnsi="Arial" w:cs="Arial" w:hint="default"/>
      </w:rPr>
    </w:lvl>
  </w:abstractNum>
  <w:abstractNum w:abstractNumId="72" w15:restartNumberingAfterBreak="0">
    <w:nsid w:val="472C2204"/>
    <w:multiLevelType w:val="multilevel"/>
    <w:tmpl w:val="5238B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8274DD5"/>
    <w:multiLevelType w:val="singleLevel"/>
    <w:tmpl w:val="201896C8"/>
    <w:lvl w:ilvl="0">
      <w:start w:val="2"/>
      <w:numFmt w:val="decimal"/>
      <w:lvlText w:val="%1"/>
      <w:legacy w:legacy="1" w:legacySpace="0" w:legacyIndent="360"/>
      <w:lvlJc w:val="left"/>
      <w:rPr>
        <w:rFonts w:ascii="Arial" w:hAnsi="Arial" w:cs="Arial" w:hint="default"/>
      </w:rPr>
    </w:lvl>
  </w:abstractNum>
  <w:abstractNum w:abstractNumId="74" w15:restartNumberingAfterBreak="0">
    <w:nsid w:val="485B008B"/>
    <w:multiLevelType w:val="multilevel"/>
    <w:tmpl w:val="1BA29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8F938E8"/>
    <w:multiLevelType w:val="multilevel"/>
    <w:tmpl w:val="BCC8D500"/>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76" w15:restartNumberingAfterBreak="0">
    <w:nsid w:val="490751BB"/>
    <w:multiLevelType w:val="multilevel"/>
    <w:tmpl w:val="96721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9933FC9"/>
    <w:multiLevelType w:val="multilevel"/>
    <w:tmpl w:val="770684AA"/>
    <w:lvl w:ilvl="0">
      <w:start w:val="1"/>
      <w:numFmt w:val="decimal"/>
      <w:lvlText w:val="%1."/>
      <w:legacy w:legacy="1" w:legacySpace="0" w:legacyIndent="360"/>
      <w:lvlJc w:val="left"/>
      <w:rPr>
        <w:rFonts w:ascii="Arial" w:hAnsi="Arial" w:cs="Arial"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8" w15:restartNumberingAfterBreak="0">
    <w:nsid w:val="4AF316DA"/>
    <w:multiLevelType w:val="multilevel"/>
    <w:tmpl w:val="983E25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B1477C3"/>
    <w:multiLevelType w:val="singleLevel"/>
    <w:tmpl w:val="7DA47952"/>
    <w:lvl w:ilvl="0">
      <w:start w:val="5"/>
      <w:numFmt w:val="decimal"/>
      <w:lvlText w:val="%1."/>
      <w:legacy w:legacy="1" w:legacySpace="0" w:legacyIndent="360"/>
      <w:lvlJc w:val="left"/>
      <w:rPr>
        <w:rFonts w:ascii="Arial" w:hAnsi="Arial" w:cs="Arial" w:hint="default"/>
      </w:rPr>
    </w:lvl>
  </w:abstractNum>
  <w:abstractNum w:abstractNumId="80" w15:restartNumberingAfterBreak="0">
    <w:nsid w:val="4B180CCA"/>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81" w15:restartNumberingAfterBreak="0">
    <w:nsid w:val="4CA06A0C"/>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82" w15:restartNumberingAfterBreak="0">
    <w:nsid w:val="50F21B00"/>
    <w:multiLevelType w:val="singleLevel"/>
    <w:tmpl w:val="7DA47952"/>
    <w:lvl w:ilvl="0">
      <w:start w:val="2"/>
      <w:numFmt w:val="decimal"/>
      <w:lvlText w:val="%1."/>
      <w:legacy w:legacy="1" w:legacySpace="0" w:legacyIndent="360"/>
      <w:lvlJc w:val="left"/>
      <w:rPr>
        <w:rFonts w:ascii="Arial" w:hAnsi="Arial" w:cs="Arial" w:hint="default"/>
      </w:rPr>
    </w:lvl>
  </w:abstractNum>
  <w:abstractNum w:abstractNumId="83" w15:restartNumberingAfterBreak="0">
    <w:nsid w:val="52461F15"/>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84" w15:restartNumberingAfterBreak="0">
    <w:nsid w:val="52530D4B"/>
    <w:multiLevelType w:val="multilevel"/>
    <w:tmpl w:val="B02892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A71B54"/>
    <w:multiLevelType w:val="singleLevel"/>
    <w:tmpl w:val="7DA47952"/>
    <w:lvl w:ilvl="0">
      <w:start w:val="3"/>
      <w:numFmt w:val="decimal"/>
      <w:lvlText w:val="%1."/>
      <w:legacy w:legacy="1" w:legacySpace="0" w:legacyIndent="360"/>
      <w:lvlJc w:val="left"/>
      <w:rPr>
        <w:rFonts w:ascii="Arial" w:hAnsi="Arial" w:cs="Arial" w:hint="default"/>
      </w:rPr>
    </w:lvl>
  </w:abstractNum>
  <w:abstractNum w:abstractNumId="86" w15:restartNumberingAfterBreak="0">
    <w:nsid w:val="538F6B7A"/>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87" w15:restartNumberingAfterBreak="0">
    <w:nsid w:val="5413272F"/>
    <w:multiLevelType w:val="hybridMultilevel"/>
    <w:tmpl w:val="75B2A834"/>
    <w:lvl w:ilvl="0" w:tplc="37AC0D5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55875EAA"/>
    <w:multiLevelType w:val="singleLevel"/>
    <w:tmpl w:val="E918E81E"/>
    <w:lvl w:ilvl="0">
      <w:start w:val="1"/>
      <w:numFmt w:val="decimal"/>
      <w:lvlText w:val="(%1)"/>
      <w:legacy w:legacy="1" w:legacySpace="0" w:legacyIndent="360"/>
      <w:lvlJc w:val="left"/>
      <w:rPr>
        <w:rFonts w:ascii="Arial" w:hAnsi="Arial" w:cs="Arial" w:hint="default"/>
      </w:rPr>
    </w:lvl>
  </w:abstractNum>
  <w:abstractNum w:abstractNumId="89" w15:restartNumberingAfterBreak="0">
    <w:nsid w:val="59C06A5A"/>
    <w:multiLevelType w:val="multilevel"/>
    <w:tmpl w:val="98520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9DC0CE8"/>
    <w:multiLevelType w:val="multilevel"/>
    <w:tmpl w:val="7C04270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800"/>
        </w:tabs>
        <w:ind w:left="1800" w:hanging="720"/>
      </w:pPr>
      <w:rPr>
        <w:rFonts w:cs="Times New Roman" w:hint="default"/>
      </w:rPr>
    </w:lvl>
    <w:lvl w:ilvl="2">
      <w:start w:val="1"/>
      <w:numFmt w:val="decimal"/>
      <w:lvlText w:val="%3."/>
      <w:lvlJc w:val="left"/>
      <w:pPr>
        <w:tabs>
          <w:tab w:val="num" w:pos="2160"/>
        </w:tabs>
        <w:ind w:left="2160" w:hanging="360"/>
      </w:pPr>
      <w:rPr>
        <w:rFonts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7F0912"/>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92" w15:restartNumberingAfterBreak="0">
    <w:nsid w:val="5AC16D4C"/>
    <w:multiLevelType w:val="multilevel"/>
    <w:tmpl w:val="EA0C8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AF81E2B"/>
    <w:multiLevelType w:val="multilevel"/>
    <w:tmpl w:val="1EF2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D94F7F"/>
    <w:multiLevelType w:val="multilevel"/>
    <w:tmpl w:val="0BE00E38"/>
    <w:lvl w:ilvl="0">
      <w:start w:val="2"/>
      <w:numFmt w:val="decimal"/>
      <w:lvlText w:val="%1."/>
      <w:legacy w:legacy="1" w:legacySpace="0" w:legacyIndent="360"/>
      <w:lvlJc w:val="left"/>
      <w:rPr>
        <w:rFonts w:ascii="Arial" w:hAnsi="Arial" w:cs="Arial" w:hint="default"/>
      </w:rPr>
    </w:lvl>
    <w:lvl w:ilvl="1">
      <w:start w:val="1"/>
      <w:numFmt w:val="decimal"/>
      <w:lvlText w:val="(%2)"/>
      <w:lvlJc w:val="left"/>
      <w:pPr>
        <w:ind w:left="1440" w:hanging="360"/>
      </w:pPr>
      <w:rPr>
        <w:rFonts w:hint="default"/>
      </w:rPr>
    </w:lvl>
    <w:lvl w:ilvl="2">
      <w:start w:val="1"/>
      <w:numFmt w:val="lowerRoman"/>
      <w:lvlText w:val="(%3)"/>
      <w:lvlJc w:val="left"/>
      <w:pPr>
        <w:ind w:left="2700" w:hanging="72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5" w15:restartNumberingAfterBreak="0">
    <w:nsid w:val="5C86576F"/>
    <w:multiLevelType w:val="singleLevel"/>
    <w:tmpl w:val="18AC0430"/>
    <w:lvl w:ilvl="0">
      <w:start w:val="1"/>
      <w:numFmt w:val="lowerRoman"/>
      <w:lvlText w:val="(%1)"/>
      <w:legacy w:legacy="1" w:legacySpace="0" w:legacyIndent="360"/>
      <w:lvlJc w:val="left"/>
      <w:rPr>
        <w:rFonts w:ascii="Arial" w:hAnsi="Arial" w:cs="Arial" w:hint="default"/>
      </w:rPr>
    </w:lvl>
  </w:abstractNum>
  <w:abstractNum w:abstractNumId="96" w15:restartNumberingAfterBreak="0">
    <w:nsid w:val="5F797A33"/>
    <w:multiLevelType w:val="multilevel"/>
    <w:tmpl w:val="9758B1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FDB283E"/>
    <w:multiLevelType w:val="singleLevel"/>
    <w:tmpl w:val="3F920D38"/>
    <w:lvl w:ilvl="0">
      <w:start w:val="112"/>
      <w:numFmt w:val="decimal"/>
      <w:lvlText w:val="%1."/>
      <w:legacy w:legacy="1" w:legacySpace="0" w:legacyIndent="360"/>
      <w:lvlJc w:val="left"/>
      <w:rPr>
        <w:rFonts w:ascii="Arial" w:hAnsi="Arial" w:cs="Arial" w:hint="default"/>
      </w:rPr>
    </w:lvl>
  </w:abstractNum>
  <w:abstractNum w:abstractNumId="98" w15:restartNumberingAfterBreak="0">
    <w:nsid w:val="610C5E0A"/>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99" w15:restartNumberingAfterBreak="0">
    <w:nsid w:val="61A13401"/>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100" w15:restartNumberingAfterBreak="0">
    <w:nsid w:val="6387107B"/>
    <w:multiLevelType w:val="singleLevel"/>
    <w:tmpl w:val="F3EEB8BE"/>
    <w:lvl w:ilvl="0">
      <w:start w:val="7"/>
      <w:numFmt w:val="decimal"/>
      <w:lvlText w:val="%1."/>
      <w:legacy w:legacy="1" w:legacySpace="0" w:legacyIndent="360"/>
      <w:lvlJc w:val="left"/>
      <w:rPr>
        <w:rFonts w:ascii="Arial" w:hAnsi="Arial" w:cs="Arial" w:hint="default"/>
      </w:rPr>
    </w:lvl>
  </w:abstractNum>
  <w:abstractNum w:abstractNumId="101" w15:restartNumberingAfterBreak="0">
    <w:nsid w:val="645F5CB6"/>
    <w:multiLevelType w:val="multilevel"/>
    <w:tmpl w:val="F7087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52E53ED"/>
    <w:multiLevelType w:val="singleLevel"/>
    <w:tmpl w:val="7DA47952"/>
    <w:lvl w:ilvl="0">
      <w:start w:val="4"/>
      <w:numFmt w:val="decimal"/>
      <w:lvlText w:val="%1."/>
      <w:legacy w:legacy="1" w:legacySpace="0" w:legacyIndent="360"/>
      <w:lvlJc w:val="left"/>
      <w:rPr>
        <w:rFonts w:ascii="Arial" w:hAnsi="Arial" w:cs="Arial" w:hint="default"/>
      </w:rPr>
    </w:lvl>
  </w:abstractNum>
  <w:abstractNum w:abstractNumId="103" w15:restartNumberingAfterBreak="0">
    <w:nsid w:val="678059DB"/>
    <w:multiLevelType w:val="multilevel"/>
    <w:tmpl w:val="D610A6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6BE869BC"/>
    <w:multiLevelType w:val="hybridMultilevel"/>
    <w:tmpl w:val="C67CF544"/>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5" w15:restartNumberingAfterBreak="0">
    <w:nsid w:val="6C2631AB"/>
    <w:multiLevelType w:val="multilevel"/>
    <w:tmpl w:val="469ADA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C8C7BC5"/>
    <w:multiLevelType w:val="singleLevel"/>
    <w:tmpl w:val="086EA234"/>
    <w:lvl w:ilvl="0">
      <w:start w:val="46"/>
      <w:numFmt w:val="decimal"/>
      <w:lvlText w:val="%1."/>
      <w:legacy w:legacy="1" w:legacySpace="0" w:legacyIndent="360"/>
      <w:lvlJc w:val="left"/>
      <w:rPr>
        <w:rFonts w:ascii="Arial" w:hAnsi="Arial" w:cs="Arial" w:hint="default"/>
      </w:rPr>
    </w:lvl>
  </w:abstractNum>
  <w:abstractNum w:abstractNumId="107" w15:restartNumberingAfterBreak="0">
    <w:nsid w:val="6CCB7711"/>
    <w:multiLevelType w:val="hybridMultilevel"/>
    <w:tmpl w:val="828A4630"/>
    <w:lvl w:ilvl="0" w:tplc="0D328CB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6F1C4EE5"/>
    <w:multiLevelType w:val="singleLevel"/>
    <w:tmpl w:val="B3CABA9C"/>
    <w:lvl w:ilvl="0">
      <w:start w:val="154"/>
      <w:numFmt w:val="decimal"/>
      <w:lvlText w:val="%1."/>
      <w:legacy w:legacy="1" w:legacySpace="0" w:legacyIndent="360"/>
      <w:lvlJc w:val="left"/>
      <w:rPr>
        <w:rFonts w:ascii="Arial" w:hAnsi="Arial" w:cs="Arial" w:hint="default"/>
      </w:rPr>
    </w:lvl>
  </w:abstractNum>
  <w:abstractNum w:abstractNumId="109" w15:restartNumberingAfterBreak="0">
    <w:nsid w:val="6FB075BF"/>
    <w:multiLevelType w:val="singleLevel"/>
    <w:tmpl w:val="C488134E"/>
    <w:lvl w:ilvl="0">
      <w:start w:val="133"/>
      <w:numFmt w:val="decimal"/>
      <w:lvlText w:val="%1."/>
      <w:legacy w:legacy="1" w:legacySpace="0" w:legacyIndent="360"/>
      <w:lvlJc w:val="left"/>
      <w:rPr>
        <w:rFonts w:ascii="Arial" w:hAnsi="Arial" w:cs="Arial" w:hint="default"/>
      </w:rPr>
    </w:lvl>
  </w:abstractNum>
  <w:abstractNum w:abstractNumId="110" w15:restartNumberingAfterBreak="0">
    <w:nsid w:val="708A28CF"/>
    <w:multiLevelType w:val="multilevel"/>
    <w:tmpl w:val="8106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F217AB"/>
    <w:multiLevelType w:val="multilevel"/>
    <w:tmpl w:val="4EACA1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2696B79"/>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113" w15:restartNumberingAfterBreak="0">
    <w:nsid w:val="72E63F8E"/>
    <w:multiLevelType w:val="singleLevel"/>
    <w:tmpl w:val="7DA47952"/>
    <w:lvl w:ilvl="0">
      <w:start w:val="1"/>
      <w:numFmt w:val="decimal"/>
      <w:lvlText w:val="%1."/>
      <w:legacy w:legacy="1" w:legacySpace="0" w:legacyIndent="360"/>
      <w:lvlJc w:val="left"/>
      <w:rPr>
        <w:rFonts w:ascii="Arial" w:hAnsi="Arial" w:cs="Arial" w:hint="default"/>
      </w:rPr>
    </w:lvl>
  </w:abstractNum>
  <w:abstractNum w:abstractNumId="114" w15:restartNumberingAfterBreak="0">
    <w:nsid w:val="73CA6ACA"/>
    <w:multiLevelType w:val="hybridMultilevel"/>
    <w:tmpl w:val="6FF21F4C"/>
    <w:lvl w:ilvl="0" w:tplc="7E88BE4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742C0980"/>
    <w:multiLevelType w:val="singleLevel"/>
    <w:tmpl w:val="23223304"/>
    <w:lvl w:ilvl="0">
      <w:start w:val="6"/>
      <w:numFmt w:val="decimal"/>
      <w:lvlText w:val="%1."/>
      <w:legacy w:legacy="1" w:legacySpace="0" w:legacyIndent="360"/>
      <w:lvlJc w:val="left"/>
      <w:rPr>
        <w:rFonts w:ascii="Arial" w:hAnsi="Arial" w:cs="Arial" w:hint="default"/>
      </w:rPr>
    </w:lvl>
  </w:abstractNum>
  <w:abstractNum w:abstractNumId="116" w15:restartNumberingAfterBreak="0">
    <w:nsid w:val="743D2862"/>
    <w:multiLevelType w:val="singleLevel"/>
    <w:tmpl w:val="7DA47952"/>
    <w:lvl w:ilvl="0">
      <w:start w:val="2"/>
      <w:numFmt w:val="decimal"/>
      <w:lvlText w:val="%1."/>
      <w:legacy w:legacy="1" w:legacySpace="0" w:legacyIndent="360"/>
      <w:lvlJc w:val="left"/>
      <w:rPr>
        <w:rFonts w:ascii="Arial" w:hAnsi="Arial" w:cs="Arial" w:hint="default"/>
      </w:rPr>
    </w:lvl>
  </w:abstractNum>
  <w:abstractNum w:abstractNumId="117" w15:restartNumberingAfterBreak="0">
    <w:nsid w:val="7451166A"/>
    <w:multiLevelType w:val="singleLevel"/>
    <w:tmpl w:val="40DE10B2"/>
    <w:lvl w:ilvl="0">
      <w:start w:val="146"/>
      <w:numFmt w:val="decimal"/>
      <w:lvlText w:val="%1."/>
      <w:legacy w:legacy="1" w:legacySpace="0" w:legacyIndent="360"/>
      <w:lvlJc w:val="left"/>
      <w:rPr>
        <w:rFonts w:ascii="Arial" w:hAnsi="Arial" w:cs="Arial" w:hint="default"/>
      </w:rPr>
    </w:lvl>
  </w:abstractNum>
  <w:abstractNum w:abstractNumId="118" w15:restartNumberingAfterBreak="0">
    <w:nsid w:val="75465A15"/>
    <w:multiLevelType w:val="singleLevel"/>
    <w:tmpl w:val="26E238C8"/>
    <w:lvl w:ilvl="0">
      <w:start w:val="81"/>
      <w:numFmt w:val="decimal"/>
      <w:lvlText w:val="%1."/>
      <w:legacy w:legacy="1" w:legacySpace="0" w:legacyIndent="360"/>
      <w:lvlJc w:val="left"/>
      <w:rPr>
        <w:rFonts w:ascii="Arial" w:hAnsi="Arial" w:cs="Arial" w:hint="default"/>
      </w:rPr>
    </w:lvl>
  </w:abstractNum>
  <w:abstractNum w:abstractNumId="119" w15:restartNumberingAfterBreak="0">
    <w:nsid w:val="76126A66"/>
    <w:multiLevelType w:val="hybridMultilevel"/>
    <w:tmpl w:val="AB3A57CE"/>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0" w15:restartNumberingAfterBreak="0">
    <w:nsid w:val="766438C3"/>
    <w:multiLevelType w:val="hybridMultilevel"/>
    <w:tmpl w:val="04349F48"/>
    <w:lvl w:ilvl="0" w:tplc="20D2952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7770605F"/>
    <w:multiLevelType w:val="singleLevel"/>
    <w:tmpl w:val="C3A8A686"/>
    <w:lvl w:ilvl="0">
      <w:start w:val="152"/>
      <w:numFmt w:val="decimal"/>
      <w:lvlText w:val="%1."/>
      <w:legacy w:legacy="1" w:legacySpace="0" w:legacyIndent="360"/>
      <w:lvlJc w:val="left"/>
      <w:rPr>
        <w:rFonts w:ascii="Arial" w:hAnsi="Arial" w:cs="Arial" w:hint="default"/>
      </w:rPr>
    </w:lvl>
  </w:abstractNum>
  <w:abstractNum w:abstractNumId="122" w15:restartNumberingAfterBreak="0">
    <w:nsid w:val="784A1318"/>
    <w:multiLevelType w:val="multilevel"/>
    <w:tmpl w:val="8602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0150F2"/>
    <w:multiLevelType w:val="multilevel"/>
    <w:tmpl w:val="12280F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A5F70BD"/>
    <w:multiLevelType w:val="multilevel"/>
    <w:tmpl w:val="AAA2B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B73359A"/>
    <w:multiLevelType w:val="hybridMultilevel"/>
    <w:tmpl w:val="5792E7C8"/>
    <w:lvl w:ilvl="0" w:tplc="0D328CB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7B7E7465"/>
    <w:multiLevelType w:val="singleLevel"/>
    <w:tmpl w:val="7DA47952"/>
    <w:lvl w:ilvl="0">
      <w:start w:val="3"/>
      <w:numFmt w:val="decimal"/>
      <w:lvlText w:val="%1."/>
      <w:legacy w:legacy="1" w:legacySpace="0" w:legacyIndent="360"/>
      <w:lvlJc w:val="left"/>
      <w:rPr>
        <w:rFonts w:ascii="Arial" w:hAnsi="Arial" w:cs="Arial" w:hint="default"/>
      </w:rPr>
    </w:lvl>
  </w:abstractNum>
  <w:abstractNum w:abstractNumId="127" w15:restartNumberingAfterBreak="0">
    <w:nsid w:val="7BA12F2F"/>
    <w:multiLevelType w:val="multilevel"/>
    <w:tmpl w:val="92764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DCE23FC"/>
    <w:multiLevelType w:val="multilevel"/>
    <w:tmpl w:val="0046E89E"/>
    <w:lvl w:ilvl="0">
      <w:start w:val="10"/>
      <w:numFmt w:val="decimal"/>
      <w:lvlText w:val="%1."/>
      <w:legacy w:legacy="1" w:legacySpace="0" w:legacyIndent="360"/>
      <w:lvlJc w:val="left"/>
      <w:rPr>
        <w:rFonts w:ascii="Arial" w:hAnsi="Arial" w:cs="Arial"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9" w15:restartNumberingAfterBreak="0">
    <w:nsid w:val="7FC921BA"/>
    <w:multiLevelType w:val="singleLevel"/>
    <w:tmpl w:val="7DA47952"/>
    <w:lvl w:ilvl="0">
      <w:start w:val="1"/>
      <w:numFmt w:val="decimal"/>
      <w:lvlText w:val="%1."/>
      <w:legacy w:legacy="1" w:legacySpace="0" w:legacyIndent="360"/>
      <w:lvlJc w:val="left"/>
      <w:rPr>
        <w:rFonts w:ascii="Arial" w:hAnsi="Arial" w:cs="Arial" w:hint="default"/>
      </w:rPr>
    </w:lvl>
  </w:abstractNum>
  <w:num w:numId="1" w16cid:durableId="1756711013">
    <w:abstractNumId w:val="34"/>
  </w:num>
  <w:num w:numId="2" w16cid:durableId="1992638592">
    <w:abstractNumId w:val="34"/>
    <w:lvlOverride w:ilvl="0">
      <w:lvl w:ilvl="0">
        <w:start w:val="2"/>
        <w:numFmt w:val="decimal"/>
        <w:lvlText w:val="%1."/>
        <w:legacy w:legacy="1" w:legacySpace="0" w:legacyIndent="360"/>
        <w:lvlJc w:val="left"/>
        <w:rPr>
          <w:rFonts w:ascii="Arial" w:hAnsi="Arial" w:cs="Arial" w:hint="default"/>
        </w:rPr>
      </w:lvl>
    </w:lvlOverride>
  </w:num>
  <w:num w:numId="3" w16cid:durableId="1529903978">
    <w:abstractNumId w:val="13"/>
  </w:num>
  <w:num w:numId="4" w16cid:durableId="1209729034">
    <w:abstractNumId w:val="107"/>
  </w:num>
  <w:num w:numId="5" w16cid:durableId="640158445">
    <w:abstractNumId w:val="14"/>
  </w:num>
  <w:num w:numId="6" w16cid:durableId="1569149761">
    <w:abstractNumId w:val="60"/>
  </w:num>
  <w:num w:numId="7" w16cid:durableId="2132047712">
    <w:abstractNumId w:val="54"/>
  </w:num>
  <w:num w:numId="8" w16cid:durableId="941379732">
    <w:abstractNumId w:val="24"/>
  </w:num>
  <w:num w:numId="9" w16cid:durableId="1527719107">
    <w:abstractNumId w:val="20"/>
  </w:num>
  <w:num w:numId="10" w16cid:durableId="880164416">
    <w:abstractNumId w:val="82"/>
  </w:num>
  <w:num w:numId="11" w16cid:durableId="1475444342">
    <w:abstractNumId w:val="7"/>
  </w:num>
  <w:num w:numId="12" w16cid:durableId="1954629163">
    <w:abstractNumId w:val="102"/>
  </w:num>
  <w:num w:numId="13" w16cid:durableId="1721905898">
    <w:abstractNumId w:val="86"/>
  </w:num>
  <w:num w:numId="14" w16cid:durableId="120811876">
    <w:abstractNumId w:val="30"/>
  </w:num>
  <w:num w:numId="15" w16cid:durableId="608242140">
    <w:abstractNumId w:val="85"/>
  </w:num>
  <w:num w:numId="16" w16cid:durableId="903956871">
    <w:abstractNumId w:val="51"/>
  </w:num>
  <w:num w:numId="17" w16cid:durableId="1068577167">
    <w:abstractNumId w:val="79"/>
  </w:num>
  <w:num w:numId="18" w16cid:durableId="53159711">
    <w:abstractNumId w:val="115"/>
  </w:num>
  <w:num w:numId="19" w16cid:durableId="320547819">
    <w:abstractNumId w:val="81"/>
  </w:num>
  <w:num w:numId="20" w16cid:durableId="1537158777">
    <w:abstractNumId w:val="116"/>
  </w:num>
  <w:num w:numId="21" w16cid:durableId="295187391">
    <w:abstractNumId w:val="126"/>
  </w:num>
  <w:num w:numId="22" w16cid:durableId="667169704">
    <w:abstractNumId w:val="12"/>
  </w:num>
  <w:num w:numId="23" w16cid:durableId="1336498506">
    <w:abstractNumId w:val="100"/>
  </w:num>
  <w:num w:numId="24" w16cid:durableId="555094919">
    <w:abstractNumId w:val="53"/>
  </w:num>
  <w:num w:numId="25" w16cid:durableId="696931935">
    <w:abstractNumId w:val="53"/>
    <w:lvlOverride w:ilvl="0">
      <w:lvl w:ilvl="0">
        <w:start w:val="11"/>
        <w:numFmt w:val="decimal"/>
        <w:lvlText w:val="%1."/>
        <w:legacy w:legacy="1" w:legacySpace="0" w:legacyIndent="360"/>
        <w:lvlJc w:val="left"/>
        <w:rPr>
          <w:rFonts w:ascii="Arial" w:hAnsi="Arial" w:cs="Arial" w:hint="default"/>
        </w:rPr>
      </w:lvl>
    </w:lvlOverride>
  </w:num>
  <w:num w:numId="26" w16cid:durableId="898631783">
    <w:abstractNumId w:val="77"/>
  </w:num>
  <w:num w:numId="27" w16cid:durableId="284432476">
    <w:abstractNumId w:val="77"/>
    <w:lvlOverride w:ilvl="0">
      <w:lvl w:ilvl="0">
        <w:start w:val="2"/>
        <w:numFmt w:val="decimal"/>
        <w:lvlText w:val="%1."/>
        <w:legacy w:legacy="1" w:legacySpace="0" w:legacyIndent="360"/>
        <w:lvlJc w:val="left"/>
        <w:rPr>
          <w:rFonts w:ascii="Arial" w:hAnsi="Arial" w:cs="Arial" w:hint="default"/>
        </w:rPr>
      </w:lvl>
    </w:lvlOverride>
  </w:num>
  <w:num w:numId="28" w16cid:durableId="1253392359">
    <w:abstractNumId w:val="77"/>
    <w:lvlOverride w:ilvl="0">
      <w:lvl w:ilvl="0">
        <w:start w:val="3"/>
        <w:numFmt w:val="decimal"/>
        <w:lvlText w:val="%1."/>
        <w:legacy w:legacy="1" w:legacySpace="0" w:legacyIndent="360"/>
        <w:lvlJc w:val="left"/>
        <w:rPr>
          <w:rFonts w:ascii="Arial" w:hAnsi="Arial" w:cs="Arial" w:hint="default"/>
        </w:rPr>
      </w:lvl>
    </w:lvlOverride>
  </w:num>
  <w:num w:numId="29" w16cid:durableId="334109256">
    <w:abstractNumId w:val="49"/>
  </w:num>
  <w:num w:numId="30" w16cid:durableId="1893466442">
    <w:abstractNumId w:val="94"/>
  </w:num>
  <w:num w:numId="31" w16cid:durableId="1091658552">
    <w:abstractNumId w:val="3"/>
  </w:num>
  <w:num w:numId="32" w16cid:durableId="194318855">
    <w:abstractNumId w:val="91"/>
  </w:num>
  <w:num w:numId="33" w16cid:durableId="919218065">
    <w:abstractNumId w:val="91"/>
    <w:lvlOverride w:ilvl="0">
      <w:lvl w:ilvl="0">
        <w:start w:val="2"/>
        <w:numFmt w:val="decimal"/>
        <w:lvlText w:val="%1."/>
        <w:legacy w:legacy="1" w:legacySpace="0" w:legacyIndent="360"/>
        <w:lvlJc w:val="left"/>
        <w:rPr>
          <w:rFonts w:ascii="Arial" w:hAnsi="Arial" w:cs="Arial" w:hint="default"/>
        </w:rPr>
      </w:lvl>
    </w:lvlOverride>
  </w:num>
  <w:num w:numId="34" w16cid:durableId="794568694">
    <w:abstractNumId w:val="64"/>
  </w:num>
  <w:num w:numId="35" w16cid:durableId="1945454479">
    <w:abstractNumId w:val="59"/>
  </w:num>
  <w:num w:numId="36" w16cid:durableId="1242443113">
    <w:abstractNumId w:val="125"/>
  </w:num>
  <w:num w:numId="37" w16cid:durableId="451170279">
    <w:abstractNumId w:val="2"/>
  </w:num>
  <w:num w:numId="38" w16cid:durableId="559291986">
    <w:abstractNumId w:val="2"/>
    <w:lvlOverride w:ilvl="0">
      <w:lvl w:ilvl="0">
        <w:start w:val="2"/>
        <w:numFmt w:val="decimal"/>
        <w:lvlText w:val="%1."/>
        <w:legacy w:legacy="1" w:legacySpace="0" w:legacyIndent="360"/>
        <w:lvlJc w:val="left"/>
        <w:rPr>
          <w:rFonts w:ascii="Times New Roman" w:hAnsi="Times New Roman" w:cs="Times New Roman" w:hint="default"/>
        </w:rPr>
      </w:lvl>
    </w:lvlOverride>
  </w:num>
  <w:num w:numId="39" w16cid:durableId="1816526949">
    <w:abstractNumId w:val="2"/>
    <w:lvlOverride w:ilvl="0">
      <w:lvl w:ilvl="0">
        <w:start w:val="3"/>
        <w:numFmt w:val="decimal"/>
        <w:lvlText w:val="%1."/>
        <w:legacy w:legacy="1" w:legacySpace="0" w:legacyIndent="360"/>
        <w:lvlJc w:val="left"/>
        <w:rPr>
          <w:rFonts w:ascii="Times New Roman" w:hAnsi="Times New Roman" w:cs="Times New Roman" w:hint="default"/>
        </w:rPr>
      </w:lvl>
    </w:lvlOverride>
  </w:num>
  <w:num w:numId="40" w16cid:durableId="1948845936">
    <w:abstractNumId w:val="2"/>
    <w:lvlOverride w:ilvl="0">
      <w:lvl w:ilvl="0">
        <w:start w:val="4"/>
        <w:numFmt w:val="decimal"/>
        <w:lvlText w:val="%1."/>
        <w:legacy w:legacy="1" w:legacySpace="0" w:legacyIndent="360"/>
        <w:lvlJc w:val="left"/>
        <w:rPr>
          <w:rFonts w:ascii="Times New Roman" w:hAnsi="Times New Roman" w:cs="Times New Roman" w:hint="default"/>
        </w:rPr>
      </w:lvl>
    </w:lvlOverride>
  </w:num>
  <w:num w:numId="41" w16cid:durableId="73672138">
    <w:abstractNumId w:val="2"/>
    <w:lvlOverride w:ilvl="0">
      <w:lvl w:ilvl="0">
        <w:start w:val="5"/>
        <w:numFmt w:val="decimal"/>
        <w:lvlText w:val="%1."/>
        <w:legacy w:legacy="1" w:legacySpace="0" w:legacyIndent="360"/>
        <w:lvlJc w:val="left"/>
        <w:rPr>
          <w:rFonts w:ascii="Times New Roman" w:hAnsi="Times New Roman" w:cs="Times New Roman" w:hint="default"/>
        </w:rPr>
      </w:lvl>
    </w:lvlOverride>
  </w:num>
  <w:num w:numId="42" w16cid:durableId="1505441198">
    <w:abstractNumId w:val="2"/>
    <w:lvlOverride w:ilvl="0">
      <w:lvl w:ilvl="0">
        <w:start w:val="6"/>
        <w:numFmt w:val="decimal"/>
        <w:lvlText w:val="%1."/>
        <w:legacy w:legacy="1" w:legacySpace="0" w:legacyIndent="360"/>
        <w:lvlJc w:val="left"/>
        <w:rPr>
          <w:rFonts w:ascii="Times New Roman" w:hAnsi="Times New Roman" w:cs="Times New Roman" w:hint="default"/>
        </w:rPr>
      </w:lvl>
    </w:lvlOverride>
  </w:num>
  <w:num w:numId="43" w16cid:durableId="1330140119">
    <w:abstractNumId w:val="2"/>
    <w:lvlOverride w:ilvl="0">
      <w:lvl w:ilvl="0">
        <w:start w:val="7"/>
        <w:numFmt w:val="decimal"/>
        <w:lvlText w:val="%1."/>
        <w:legacy w:legacy="1" w:legacySpace="0" w:legacyIndent="360"/>
        <w:lvlJc w:val="left"/>
        <w:rPr>
          <w:rFonts w:ascii="Arial" w:hAnsi="Arial" w:cs="Arial" w:hint="default"/>
        </w:rPr>
      </w:lvl>
    </w:lvlOverride>
  </w:num>
  <w:num w:numId="44" w16cid:durableId="91165304">
    <w:abstractNumId w:val="2"/>
    <w:lvlOverride w:ilvl="0">
      <w:lvl w:ilvl="0">
        <w:start w:val="8"/>
        <w:numFmt w:val="decimal"/>
        <w:lvlText w:val="%1."/>
        <w:legacy w:legacy="1" w:legacySpace="0" w:legacyIndent="360"/>
        <w:lvlJc w:val="left"/>
        <w:rPr>
          <w:rFonts w:ascii="Arial" w:hAnsi="Arial" w:cs="Arial" w:hint="default"/>
        </w:rPr>
      </w:lvl>
    </w:lvlOverride>
  </w:num>
  <w:num w:numId="45" w16cid:durableId="1600218501">
    <w:abstractNumId w:val="80"/>
  </w:num>
  <w:num w:numId="46" w16cid:durableId="1196767977">
    <w:abstractNumId w:val="80"/>
    <w:lvlOverride w:ilvl="0">
      <w:lvl w:ilvl="0">
        <w:start w:val="2"/>
        <w:numFmt w:val="decimal"/>
        <w:lvlText w:val="%1."/>
        <w:legacy w:legacy="1" w:legacySpace="0" w:legacyIndent="360"/>
        <w:lvlJc w:val="left"/>
        <w:rPr>
          <w:rFonts w:ascii="Times New Roman" w:hAnsi="Times New Roman" w:cs="Times New Roman" w:hint="default"/>
        </w:rPr>
      </w:lvl>
    </w:lvlOverride>
  </w:num>
  <w:num w:numId="47" w16cid:durableId="1586375982">
    <w:abstractNumId w:val="80"/>
    <w:lvlOverride w:ilvl="0">
      <w:lvl w:ilvl="0">
        <w:start w:val="3"/>
        <w:numFmt w:val="decimal"/>
        <w:lvlText w:val="%1."/>
        <w:legacy w:legacy="1" w:legacySpace="0" w:legacyIndent="360"/>
        <w:lvlJc w:val="left"/>
        <w:rPr>
          <w:rFonts w:ascii="Times New Roman" w:hAnsi="Times New Roman" w:cs="Times New Roman" w:hint="default"/>
        </w:rPr>
      </w:lvl>
    </w:lvlOverride>
  </w:num>
  <w:num w:numId="48" w16cid:durableId="1509172522">
    <w:abstractNumId w:val="80"/>
    <w:lvlOverride w:ilvl="0">
      <w:lvl w:ilvl="0">
        <w:start w:val="4"/>
        <w:numFmt w:val="decimal"/>
        <w:lvlText w:val="%1."/>
        <w:legacy w:legacy="1" w:legacySpace="0" w:legacyIndent="360"/>
        <w:lvlJc w:val="left"/>
        <w:rPr>
          <w:rFonts w:ascii="Times New Roman" w:hAnsi="Times New Roman" w:cs="Times New Roman" w:hint="default"/>
        </w:rPr>
      </w:lvl>
    </w:lvlOverride>
  </w:num>
  <w:num w:numId="49" w16cid:durableId="1244334995">
    <w:abstractNumId w:val="113"/>
  </w:num>
  <w:num w:numId="50" w16cid:durableId="1399135424">
    <w:abstractNumId w:val="113"/>
    <w:lvlOverride w:ilvl="0">
      <w:lvl w:ilvl="0">
        <w:start w:val="2"/>
        <w:numFmt w:val="decimal"/>
        <w:lvlText w:val="%1."/>
        <w:legacy w:legacy="1" w:legacySpace="0" w:legacyIndent="360"/>
        <w:lvlJc w:val="left"/>
        <w:rPr>
          <w:rFonts w:ascii="Arial" w:hAnsi="Arial" w:cs="Arial" w:hint="default"/>
        </w:rPr>
      </w:lvl>
    </w:lvlOverride>
  </w:num>
  <w:num w:numId="51" w16cid:durableId="1298416977">
    <w:abstractNumId w:val="41"/>
  </w:num>
  <w:num w:numId="52" w16cid:durableId="94790163">
    <w:abstractNumId w:val="41"/>
    <w:lvlOverride w:ilvl="0">
      <w:lvl w:ilvl="0">
        <w:start w:val="2"/>
        <w:numFmt w:val="decimal"/>
        <w:lvlText w:val="%1."/>
        <w:legacy w:legacy="1" w:legacySpace="0" w:legacyIndent="360"/>
        <w:lvlJc w:val="left"/>
        <w:rPr>
          <w:rFonts w:ascii="Arial" w:hAnsi="Arial" w:cs="Arial" w:hint="default"/>
        </w:rPr>
      </w:lvl>
    </w:lvlOverride>
  </w:num>
  <w:num w:numId="53" w16cid:durableId="1404986761">
    <w:abstractNumId w:val="68"/>
  </w:num>
  <w:num w:numId="54" w16cid:durableId="1153259518">
    <w:abstractNumId w:val="68"/>
    <w:lvlOverride w:ilvl="0">
      <w:lvl w:ilvl="0">
        <w:start w:val="2"/>
        <w:numFmt w:val="decimal"/>
        <w:lvlText w:val="%1."/>
        <w:legacy w:legacy="1" w:legacySpace="0" w:legacyIndent="360"/>
        <w:lvlJc w:val="left"/>
        <w:rPr>
          <w:rFonts w:ascii="Arial" w:hAnsi="Arial" w:cs="Arial" w:hint="default"/>
        </w:rPr>
      </w:lvl>
    </w:lvlOverride>
  </w:num>
  <w:num w:numId="55" w16cid:durableId="780610476">
    <w:abstractNumId w:val="112"/>
  </w:num>
  <w:num w:numId="56" w16cid:durableId="1032540029">
    <w:abstractNumId w:val="112"/>
    <w:lvlOverride w:ilvl="0">
      <w:lvl w:ilvl="0">
        <w:start w:val="2"/>
        <w:numFmt w:val="decimal"/>
        <w:lvlText w:val="%1."/>
        <w:legacy w:legacy="1" w:legacySpace="0" w:legacyIndent="360"/>
        <w:lvlJc w:val="left"/>
        <w:rPr>
          <w:rFonts w:ascii="Arial" w:hAnsi="Arial" w:cs="Arial" w:hint="default"/>
        </w:rPr>
      </w:lvl>
    </w:lvlOverride>
  </w:num>
  <w:num w:numId="57" w16cid:durableId="327948026">
    <w:abstractNumId w:val="56"/>
  </w:num>
  <w:num w:numId="58" w16cid:durableId="1833794455">
    <w:abstractNumId w:val="56"/>
    <w:lvlOverride w:ilvl="0">
      <w:lvl w:ilvl="0">
        <w:start w:val="2"/>
        <w:numFmt w:val="decimal"/>
        <w:lvlText w:val="%1"/>
        <w:legacy w:legacy="1" w:legacySpace="0" w:legacyIndent="360"/>
        <w:lvlJc w:val="left"/>
        <w:rPr>
          <w:rFonts w:ascii="Arial" w:hAnsi="Arial" w:cs="Arial" w:hint="default"/>
        </w:rPr>
      </w:lvl>
    </w:lvlOverride>
  </w:num>
  <w:num w:numId="59" w16cid:durableId="1793018852">
    <w:abstractNumId w:val="98"/>
  </w:num>
  <w:num w:numId="60" w16cid:durableId="675152943">
    <w:abstractNumId w:val="98"/>
    <w:lvlOverride w:ilvl="0">
      <w:lvl w:ilvl="0">
        <w:start w:val="2"/>
        <w:numFmt w:val="decimal"/>
        <w:lvlText w:val="%1."/>
        <w:legacy w:legacy="1" w:legacySpace="0" w:legacyIndent="360"/>
        <w:lvlJc w:val="left"/>
        <w:rPr>
          <w:rFonts w:ascii="Arial" w:hAnsi="Arial" w:cs="Arial" w:hint="default"/>
        </w:rPr>
      </w:lvl>
    </w:lvlOverride>
  </w:num>
  <w:num w:numId="61" w16cid:durableId="2146505373">
    <w:abstractNumId w:val="129"/>
  </w:num>
  <w:num w:numId="62" w16cid:durableId="1677339966">
    <w:abstractNumId w:val="129"/>
    <w:lvlOverride w:ilvl="0">
      <w:lvl w:ilvl="0">
        <w:start w:val="2"/>
        <w:numFmt w:val="decimal"/>
        <w:lvlText w:val="%1."/>
        <w:legacy w:legacy="1" w:legacySpace="0" w:legacyIndent="360"/>
        <w:lvlJc w:val="left"/>
        <w:rPr>
          <w:rFonts w:ascii="Arial" w:hAnsi="Arial" w:cs="Arial" w:hint="default"/>
        </w:rPr>
      </w:lvl>
    </w:lvlOverride>
  </w:num>
  <w:num w:numId="63" w16cid:durableId="1721827774">
    <w:abstractNumId w:val="28"/>
  </w:num>
  <w:num w:numId="64" w16cid:durableId="1155950066">
    <w:abstractNumId w:val="28"/>
    <w:lvlOverride w:ilvl="0">
      <w:lvl w:ilvl="0">
        <w:start w:val="2"/>
        <w:numFmt w:val="decimal"/>
        <w:lvlText w:val="%1."/>
        <w:legacy w:legacy="1" w:legacySpace="0" w:legacyIndent="360"/>
        <w:lvlJc w:val="left"/>
        <w:rPr>
          <w:rFonts w:ascii="Arial" w:hAnsi="Arial" w:cs="Arial" w:hint="default"/>
        </w:rPr>
      </w:lvl>
    </w:lvlOverride>
  </w:num>
  <w:num w:numId="65" w16cid:durableId="222907390">
    <w:abstractNumId w:val="99"/>
    <w:lvlOverride w:ilvl="0">
      <w:lvl w:ilvl="0">
        <w:start w:val="2"/>
        <w:numFmt w:val="decimal"/>
        <w:lvlText w:val="%1."/>
        <w:legacy w:legacy="1" w:legacySpace="0" w:legacyIndent="360"/>
        <w:lvlJc w:val="left"/>
        <w:rPr>
          <w:rFonts w:ascii="Arial" w:hAnsi="Arial" w:cs="Arial" w:hint="default"/>
        </w:rPr>
      </w:lvl>
    </w:lvlOverride>
  </w:num>
  <w:num w:numId="66" w16cid:durableId="1825970101">
    <w:abstractNumId w:val="17"/>
  </w:num>
  <w:num w:numId="67" w16cid:durableId="1636838233">
    <w:abstractNumId w:val="17"/>
    <w:lvlOverride w:ilvl="0">
      <w:lvl w:ilvl="0">
        <w:start w:val="2"/>
        <w:numFmt w:val="decimal"/>
        <w:lvlText w:val="%1."/>
        <w:legacy w:legacy="1" w:legacySpace="0" w:legacyIndent="360"/>
        <w:lvlJc w:val="left"/>
        <w:rPr>
          <w:rFonts w:ascii="Arial" w:hAnsi="Arial" w:cs="Arial" w:hint="default"/>
        </w:rPr>
      </w:lvl>
    </w:lvlOverride>
  </w:num>
  <w:num w:numId="68" w16cid:durableId="1230771018">
    <w:abstractNumId w:val="0"/>
    <w:lvlOverride w:ilvl="0">
      <w:lvl w:ilvl="0">
        <w:numFmt w:val="bullet"/>
        <w:lvlText w:val=""/>
        <w:legacy w:legacy="1" w:legacySpace="0" w:legacyIndent="360"/>
        <w:lvlJc w:val="left"/>
        <w:rPr>
          <w:rFonts w:ascii="Symbol" w:hAnsi="Symbol" w:hint="default"/>
        </w:rPr>
      </w:lvl>
    </w:lvlOverride>
  </w:num>
  <w:num w:numId="69" w16cid:durableId="215439702">
    <w:abstractNumId w:val="73"/>
  </w:num>
  <w:num w:numId="70" w16cid:durableId="1083601801">
    <w:abstractNumId w:val="19"/>
  </w:num>
  <w:num w:numId="71" w16cid:durableId="1289314067">
    <w:abstractNumId w:val="36"/>
  </w:num>
  <w:num w:numId="72" w16cid:durableId="454176147">
    <w:abstractNumId w:val="36"/>
    <w:lvlOverride w:ilvl="0">
      <w:lvl w:ilvl="0">
        <w:start w:val="2"/>
        <w:numFmt w:val="decimal"/>
        <w:lvlText w:val="%1."/>
        <w:legacy w:legacy="1" w:legacySpace="0" w:legacyIndent="360"/>
        <w:lvlJc w:val="left"/>
        <w:rPr>
          <w:rFonts w:ascii="Arial" w:hAnsi="Arial" w:cs="Arial" w:hint="default"/>
        </w:rPr>
      </w:lvl>
    </w:lvlOverride>
  </w:num>
  <w:num w:numId="73" w16cid:durableId="975840388">
    <w:abstractNumId w:val="128"/>
  </w:num>
  <w:num w:numId="74" w16cid:durableId="484974396">
    <w:abstractNumId w:val="46"/>
  </w:num>
  <w:num w:numId="75" w16cid:durableId="1403021276">
    <w:abstractNumId w:val="46"/>
    <w:lvlOverride w:ilvl="0">
      <w:lvl w:ilvl="0">
        <w:start w:val="2"/>
        <w:numFmt w:val="decimal"/>
        <w:lvlText w:val="(%1)"/>
        <w:legacy w:legacy="1" w:legacySpace="0" w:legacyIndent="360"/>
        <w:lvlJc w:val="left"/>
        <w:rPr>
          <w:rFonts w:ascii="Arial" w:hAnsi="Arial" w:cs="Arial" w:hint="default"/>
        </w:rPr>
      </w:lvl>
    </w:lvlOverride>
  </w:num>
  <w:num w:numId="76" w16cid:durableId="676421408">
    <w:abstractNumId w:val="48"/>
  </w:num>
  <w:num w:numId="77" w16cid:durableId="676419002">
    <w:abstractNumId w:val="48"/>
    <w:lvlOverride w:ilvl="0">
      <w:lvl w:ilvl="0">
        <w:start w:val="2"/>
        <w:numFmt w:val="decimal"/>
        <w:lvlText w:val="(%1)"/>
        <w:legacy w:legacy="1" w:legacySpace="0" w:legacyIndent="360"/>
        <w:lvlJc w:val="left"/>
        <w:rPr>
          <w:rFonts w:ascii="Arial" w:hAnsi="Arial" w:cs="Arial" w:hint="default"/>
        </w:rPr>
      </w:lvl>
    </w:lvlOverride>
  </w:num>
  <w:num w:numId="78" w16cid:durableId="502937075">
    <w:abstractNumId w:val="88"/>
  </w:num>
  <w:num w:numId="79" w16cid:durableId="1213233406">
    <w:abstractNumId w:val="88"/>
    <w:lvlOverride w:ilvl="0">
      <w:lvl w:ilvl="0">
        <w:start w:val="2"/>
        <w:numFmt w:val="decimal"/>
        <w:lvlText w:val="(%1)"/>
        <w:legacy w:legacy="1" w:legacySpace="0" w:legacyIndent="360"/>
        <w:lvlJc w:val="left"/>
        <w:rPr>
          <w:rFonts w:ascii="Arial" w:hAnsi="Arial" w:cs="Arial" w:hint="default"/>
        </w:rPr>
      </w:lvl>
    </w:lvlOverride>
  </w:num>
  <w:num w:numId="80" w16cid:durableId="1343506396">
    <w:abstractNumId w:val="95"/>
  </w:num>
  <w:num w:numId="81" w16cid:durableId="541947006">
    <w:abstractNumId w:val="95"/>
    <w:lvlOverride w:ilvl="0">
      <w:lvl w:ilvl="0">
        <w:start w:val="2"/>
        <w:numFmt w:val="lowerRoman"/>
        <w:lvlText w:val="(%1)"/>
        <w:legacy w:legacy="1" w:legacySpace="0" w:legacyIndent="360"/>
        <w:lvlJc w:val="left"/>
        <w:rPr>
          <w:rFonts w:ascii="Arial" w:hAnsi="Arial" w:cs="Arial" w:hint="default"/>
        </w:rPr>
      </w:lvl>
    </w:lvlOverride>
  </w:num>
  <w:num w:numId="82" w16cid:durableId="583299148">
    <w:abstractNumId w:val="50"/>
  </w:num>
  <w:num w:numId="83" w16cid:durableId="1530023512">
    <w:abstractNumId w:val="50"/>
    <w:lvlOverride w:ilvl="0">
      <w:lvl w:ilvl="0">
        <w:start w:val="2"/>
        <w:numFmt w:val="decimal"/>
        <w:lvlText w:val="%1."/>
        <w:legacy w:legacy="1" w:legacySpace="0" w:legacyIndent="360"/>
        <w:lvlJc w:val="left"/>
        <w:rPr>
          <w:rFonts w:ascii="Arial" w:hAnsi="Arial" w:cs="Arial" w:hint="default"/>
        </w:rPr>
      </w:lvl>
    </w:lvlOverride>
  </w:num>
  <w:num w:numId="84" w16cid:durableId="658777932">
    <w:abstractNumId w:val="29"/>
  </w:num>
  <w:num w:numId="85" w16cid:durableId="1482960608">
    <w:abstractNumId w:val="29"/>
    <w:lvlOverride w:ilvl="0">
      <w:lvl w:ilvl="0">
        <w:start w:val="2"/>
        <w:numFmt w:val="decimal"/>
        <w:lvlText w:val="%1."/>
        <w:legacy w:legacy="1" w:legacySpace="0" w:legacyIndent="360"/>
        <w:lvlJc w:val="left"/>
        <w:rPr>
          <w:rFonts w:ascii="Arial" w:hAnsi="Arial" w:cs="Arial" w:hint="default"/>
        </w:rPr>
      </w:lvl>
    </w:lvlOverride>
  </w:num>
  <w:num w:numId="86" w16cid:durableId="1204059487">
    <w:abstractNumId w:val="29"/>
    <w:lvlOverride w:ilvl="0">
      <w:lvl w:ilvl="0">
        <w:start w:val="3"/>
        <w:numFmt w:val="decimal"/>
        <w:lvlText w:val="%1."/>
        <w:legacy w:legacy="1" w:legacySpace="0" w:legacyIndent="360"/>
        <w:lvlJc w:val="left"/>
        <w:rPr>
          <w:rFonts w:ascii="Arial" w:hAnsi="Arial" w:cs="Arial" w:hint="default"/>
        </w:rPr>
      </w:lvl>
    </w:lvlOverride>
  </w:num>
  <w:num w:numId="87" w16cid:durableId="539635196">
    <w:abstractNumId w:val="29"/>
    <w:lvlOverride w:ilvl="0">
      <w:lvl w:ilvl="0">
        <w:start w:val="4"/>
        <w:numFmt w:val="decimal"/>
        <w:lvlText w:val="%1."/>
        <w:legacy w:legacy="1" w:legacySpace="0" w:legacyIndent="360"/>
        <w:lvlJc w:val="left"/>
        <w:rPr>
          <w:rFonts w:ascii="Arial" w:hAnsi="Arial" w:cs="Arial" w:hint="default"/>
        </w:rPr>
      </w:lvl>
    </w:lvlOverride>
  </w:num>
  <w:num w:numId="88" w16cid:durableId="200440422">
    <w:abstractNumId w:val="29"/>
    <w:lvlOverride w:ilvl="0">
      <w:lvl w:ilvl="0">
        <w:start w:val="5"/>
        <w:numFmt w:val="decimal"/>
        <w:lvlText w:val="%1."/>
        <w:legacy w:legacy="1" w:legacySpace="0" w:legacyIndent="360"/>
        <w:lvlJc w:val="left"/>
        <w:rPr>
          <w:rFonts w:ascii="Arial" w:hAnsi="Arial" w:cs="Arial" w:hint="default"/>
        </w:rPr>
      </w:lvl>
    </w:lvlOverride>
  </w:num>
  <w:num w:numId="89" w16cid:durableId="307636736">
    <w:abstractNumId w:val="29"/>
    <w:lvlOverride w:ilvl="0">
      <w:lvl w:ilvl="0">
        <w:start w:val="6"/>
        <w:numFmt w:val="decimal"/>
        <w:lvlText w:val="%1."/>
        <w:legacy w:legacy="1" w:legacySpace="0" w:legacyIndent="360"/>
        <w:lvlJc w:val="left"/>
        <w:rPr>
          <w:rFonts w:ascii="Arial" w:hAnsi="Arial" w:cs="Arial" w:hint="default"/>
        </w:rPr>
      </w:lvl>
    </w:lvlOverride>
  </w:num>
  <w:num w:numId="90" w16cid:durableId="1588539210">
    <w:abstractNumId w:val="29"/>
    <w:lvlOverride w:ilvl="0">
      <w:lvl w:ilvl="0">
        <w:start w:val="7"/>
        <w:numFmt w:val="decimal"/>
        <w:lvlText w:val="%1."/>
        <w:legacy w:legacy="1" w:legacySpace="0" w:legacyIndent="360"/>
        <w:lvlJc w:val="left"/>
        <w:rPr>
          <w:rFonts w:ascii="Arial" w:hAnsi="Arial" w:cs="Arial" w:hint="default"/>
        </w:rPr>
      </w:lvl>
    </w:lvlOverride>
  </w:num>
  <w:num w:numId="91" w16cid:durableId="9718075">
    <w:abstractNumId w:val="29"/>
    <w:lvlOverride w:ilvl="0">
      <w:lvl w:ilvl="0">
        <w:start w:val="8"/>
        <w:numFmt w:val="decimal"/>
        <w:lvlText w:val="%1."/>
        <w:legacy w:legacy="1" w:legacySpace="0" w:legacyIndent="360"/>
        <w:lvlJc w:val="left"/>
        <w:rPr>
          <w:rFonts w:ascii="Arial" w:hAnsi="Arial" w:cs="Arial" w:hint="default"/>
        </w:rPr>
      </w:lvl>
    </w:lvlOverride>
  </w:num>
  <w:num w:numId="92" w16cid:durableId="2143696148">
    <w:abstractNumId w:val="29"/>
    <w:lvlOverride w:ilvl="0">
      <w:lvl w:ilvl="0">
        <w:start w:val="9"/>
        <w:numFmt w:val="decimal"/>
        <w:lvlText w:val="%1."/>
        <w:legacy w:legacy="1" w:legacySpace="0" w:legacyIndent="360"/>
        <w:lvlJc w:val="left"/>
        <w:rPr>
          <w:rFonts w:ascii="Arial" w:hAnsi="Arial" w:cs="Arial" w:hint="default"/>
        </w:rPr>
      </w:lvl>
    </w:lvlOverride>
  </w:num>
  <w:num w:numId="93" w16cid:durableId="1067845518">
    <w:abstractNumId w:val="29"/>
    <w:lvlOverride w:ilvl="0">
      <w:lvl w:ilvl="0">
        <w:start w:val="10"/>
        <w:numFmt w:val="decimal"/>
        <w:lvlText w:val="%1."/>
        <w:legacy w:legacy="1" w:legacySpace="0" w:legacyIndent="360"/>
        <w:lvlJc w:val="left"/>
        <w:rPr>
          <w:rFonts w:ascii="Arial" w:hAnsi="Arial" w:cs="Arial" w:hint="default"/>
        </w:rPr>
      </w:lvl>
    </w:lvlOverride>
  </w:num>
  <w:num w:numId="94" w16cid:durableId="806825499">
    <w:abstractNumId w:val="29"/>
    <w:lvlOverride w:ilvl="0">
      <w:lvl w:ilvl="0">
        <w:start w:val="11"/>
        <w:numFmt w:val="decimal"/>
        <w:lvlText w:val="%1."/>
        <w:legacy w:legacy="1" w:legacySpace="0" w:legacyIndent="360"/>
        <w:lvlJc w:val="left"/>
        <w:rPr>
          <w:rFonts w:ascii="Arial" w:hAnsi="Arial" w:cs="Arial" w:hint="default"/>
        </w:rPr>
      </w:lvl>
    </w:lvlOverride>
  </w:num>
  <w:num w:numId="95" w16cid:durableId="1555654966">
    <w:abstractNumId w:val="39"/>
    <w:lvlOverride w:ilvl="0">
      <w:lvl w:ilvl="0">
        <w:start w:val="25"/>
        <w:numFmt w:val="decimal"/>
        <w:lvlText w:val="%1."/>
        <w:legacy w:legacy="1" w:legacySpace="0" w:legacyIndent="360"/>
        <w:lvlJc w:val="left"/>
        <w:rPr>
          <w:rFonts w:ascii="Arial" w:hAnsi="Arial" w:cs="Arial" w:hint="default"/>
        </w:rPr>
      </w:lvl>
    </w:lvlOverride>
  </w:num>
  <w:num w:numId="96" w16cid:durableId="510873232">
    <w:abstractNumId w:val="106"/>
  </w:num>
  <w:num w:numId="97" w16cid:durableId="1684546929">
    <w:abstractNumId w:val="106"/>
    <w:lvlOverride w:ilvl="0">
      <w:lvl w:ilvl="0">
        <w:start w:val="47"/>
        <w:numFmt w:val="decimal"/>
        <w:lvlText w:val="%1."/>
        <w:legacy w:legacy="1" w:legacySpace="0" w:legacyIndent="360"/>
        <w:lvlJc w:val="left"/>
        <w:rPr>
          <w:rFonts w:ascii="Arial" w:hAnsi="Arial" w:cs="Arial" w:hint="default"/>
        </w:rPr>
      </w:lvl>
    </w:lvlOverride>
  </w:num>
  <w:num w:numId="98" w16cid:durableId="660697732">
    <w:abstractNumId w:val="65"/>
    <w:lvlOverride w:ilvl="0">
      <w:lvl w:ilvl="0">
        <w:start w:val="75"/>
        <w:numFmt w:val="decimal"/>
        <w:lvlText w:val="%1."/>
        <w:legacy w:legacy="1" w:legacySpace="0" w:legacyIndent="360"/>
        <w:lvlJc w:val="left"/>
        <w:rPr>
          <w:rFonts w:ascii="Arial" w:hAnsi="Arial" w:cs="Arial" w:hint="default"/>
        </w:rPr>
      </w:lvl>
    </w:lvlOverride>
  </w:num>
  <w:num w:numId="99" w16cid:durableId="360859329">
    <w:abstractNumId w:val="118"/>
  </w:num>
  <w:num w:numId="100" w16cid:durableId="791290101">
    <w:abstractNumId w:val="118"/>
    <w:lvlOverride w:ilvl="0">
      <w:lvl w:ilvl="0">
        <w:start w:val="82"/>
        <w:numFmt w:val="decimal"/>
        <w:lvlText w:val="%1."/>
        <w:legacy w:legacy="1" w:legacySpace="0" w:legacyIndent="360"/>
        <w:lvlJc w:val="left"/>
        <w:rPr>
          <w:rFonts w:ascii="Arial" w:hAnsi="Arial" w:cs="Arial" w:hint="default"/>
        </w:rPr>
      </w:lvl>
    </w:lvlOverride>
  </w:num>
  <w:num w:numId="101" w16cid:durableId="2049407736">
    <w:abstractNumId w:val="97"/>
  </w:num>
  <w:num w:numId="102" w16cid:durableId="881986660">
    <w:abstractNumId w:val="97"/>
    <w:lvlOverride w:ilvl="0">
      <w:lvl w:ilvl="0">
        <w:start w:val="113"/>
        <w:numFmt w:val="decimal"/>
        <w:lvlText w:val="%1."/>
        <w:legacy w:legacy="1" w:legacySpace="0" w:legacyIndent="360"/>
        <w:lvlJc w:val="left"/>
        <w:rPr>
          <w:rFonts w:ascii="Arial" w:hAnsi="Arial" w:cs="Arial" w:hint="default"/>
        </w:rPr>
      </w:lvl>
    </w:lvlOverride>
  </w:num>
  <w:num w:numId="103" w16cid:durableId="414591781">
    <w:abstractNumId w:val="71"/>
  </w:num>
  <w:num w:numId="104" w16cid:durableId="1075052761">
    <w:abstractNumId w:val="71"/>
    <w:lvlOverride w:ilvl="0">
      <w:lvl w:ilvl="0">
        <w:start w:val="117"/>
        <w:numFmt w:val="decimal"/>
        <w:lvlText w:val="%1."/>
        <w:legacy w:legacy="1" w:legacySpace="0" w:legacyIndent="360"/>
        <w:lvlJc w:val="left"/>
        <w:rPr>
          <w:rFonts w:ascii="Arial" w:hAnsi="Arial" w:cs="Arial" w:hint="default"/>
        </w:rPr>
      </w:lvl>
    </w:lvlOverride>
  </w:num>
  <w:num w:numId="105" w16cid:durableId="278416068">
    <w:abstractNumId w:val="109"/>
  </w:num>
  <w:num w:numId="106" w16cid:durableId="1644575115">
    <w:abstractNumId w:val="109"/>
    <w:lvlOverride w:ilvl="0">
      <w:lvl w:ilvl="0">
        <w:start w:val="134"/>
        <w:numFmt w:val="decimal"/>
        <w:lvlText w:val="%1."/>
        <w:legacy w:legacy="1" w:legacySpace="0" w:legacyIndent="360"/>
        <w:lvlJc w:val="left"/>
        <w:rPr>
          <w:rFonts w:ascii="Arial" w:hAnsi="Arial" w:cs="Arial" w:hint="default"/>
        </w:rPr>
      </w:lvl>
    </w:lvlOverride>
  </w:num>
  <w:num w:numId="107" w16cid:durableId="2055351355">
    <w:abstractNumId w:val="117"/>
  </w:num>
  <w:num w:numId="108" w16cid:durableId="733163587">
    <w:abstractNumId w:val="117"/>
    <w:lvlOverride w:ilvl="0">
      <w:lvl w:ilvl="0">
        <w:start w:val="147"/>
        <w:numFmt w:val="decimal"/>
        <w:lvlText w:val="%1."/>
        <w:legacy w:legacy="1" w:legacySpace="0" w:legacyIndent="360"/>
        <w:lvlJc w:val="left"/>
        <w:rPr>
          <w:rFonts w:ascii="Arial" w:hAnsi="Arial" w:cs="Arial" w:hint="default"/>
        </w:rPr>
      </w:lvl>
    </w:lvlOverride>
  </w:num>
  <w:num w:numId="109" w16cid:durableId="793476192">
    <w:abstractNumId w:val="121"/>
  </w:num>
  <w:num w:numId="110" w16cid:durableId="2076783316">
    <w:abstractNumId w:val="121"/>
    <w:lvlOverride w:ilvl="0">
      <w:lvl w:ilvl="0">
        <w:start w:val="153"/>
        <w:numFmt w:val="decimal"/>
        <w:lvlText w:val="%1."/>
        <w:legacy w:legacy="1" w:legacySpace="0" w:legacyIndent="360"/>
        <w:lvlJc w:val="left"/>
        <w:rPr>
          <w:rFonts w:ascii="Arial" w:hAnsi="Arial" w:cs="Arial" w:hint="default"/>
        </w:rPr>
      </w:lvl>
    </w:lvlOverride>
  </w:num>
  <w:num w:numId="111" w16cid:durableId="870342415">
    <w:abstractNumId w:val="108"/>
  </w:num>
  <w:num w:numId="112" w16cid:durableId="526408504">
    <w:abstractNumId w:val="108"/>
    <w:lvlOverride w:ilvl="0">
      <w:lvl w:ilvl="0">
        <w:start w:val="155"/>
        <w:numFmt w:val="decimal"/>
        <w:lvlText w:val="%1."/>
        <w:legacy w:legacy="1" w:legacySpace="0" w:legacyIndent="360"/>
        <w:lvlJc w:val="left"/>
        <w:rPr>
          <w:rFonts w:ascii="Arial" w:hAnsi="Arial" w:cs="Arial" w:hint="default"/>
        </w:rPr>
      </w:lvl>
    </w:lvlOverride>
  </w:num>
  <w:num w:numId="113" w16cid:durableId="1886404496">
    <w:abstractNumId w:val="61"/>
  </w:num>
  <w:num w:numId="114" w16cid:durableId="1824659748">
    <w:abstractNumId w:val="61"/>
    <w:lvlOverride w:ilvl="0">
      <w:lvl w:ilvl="0">
        <w:start w:val="162"/>
        <w:numFmt w:val="decimal"/>
        <w:lvlText w:val="%1."/>
        <w:legacy w:legacy="1" w:legacySpace="0" w:legacyIndent="360"/>
        <w:lvlJc w:val="left"/>
        <w:rPr>
          <w:rFonts w:ascii="Arial" w:hAnsi="Arial" w:cs="Arial" w:hint="default"/>
        </w:rPr>
      </w:lvl>
    </w:lvlOverride>
  </w:num>
  <w:num w:numId="115" w16cid:durableId="921525486">
    <w:abstractNumId w:val="83"/>
  </w:num>
  <w:num w:numId="116" w16cid:durableId="290870372">
    <w:abstractNumId w:val="83"/>
    <w:lvlOverride w:ilvl="0">
      <w:lvl w:ilvl="0">
        <w:start w:val="2"/>
        <w:numFmt w:val="decimal"/>
        <w:lvlText w:val="%1."/>
        <w:legacy w:legacy="1" w:legacySpace="0" w:legacyIndent="360"/>
        <w:lvlJc w:val="left"/>
        <w:rPr>
          <w:rFonts w:ascii="Arial" w:hAnsi="Arial" w:cs="Arial" w:hint="default"/>
        </w:rPr>
      </w:lvl>
    </w:lvlOverride>
  </w:num>
  <w:num w:numId="117" w16cid:durableId="76093619">
    <w:abstractNumId w:val="104"/>
  </w:num>
  <w:num w:numId="118" w16cid:durableId="399253641">
    <w:abstractNumId w:val="90"/>
  </w:num>
  <w:num w:numId="119" w16cid:durableId="293483624">
    <w:abstractNumId w:val="119"/>
  </w:num>
  <w:num w:numId="120" w16cid:durableId="1314286951">
    <w:abstractNumId w:val="75"/>
  </w:num>
  <w:num w:numId="121" w16cid:durableId="210965432">
    <w:abstractNumId w:val="23"/>
  </w:num>
  <w:num w:numId="122" w16cid:durableId="355009499">
    <w:abstractNumId w:val="1"/>
  </w:num>
  <w:num w:numId="123" w16cid:durableId="1706053916">
    <w:abstractNumId w:val="127"/>
  </w:num>
  <w:num w:numId="124" w16cid:durableId="353265150">
    <w:abstractNumId w:val="101"/>
  </w:num>
  <w:num w:numId="125" w16cid:durableId="1983146165">
    <w:abstractNumId w:val="16"/>
  </w:num>
  <w:num w:numId="126" w16cid:durableId="1051229490">
    <w:abstractNumId w:val="58"/>
  </w:num>
  <w:num w:numId="127" w16cid:durableId="1746297832">
    <w:abstractNumId w:val="26"/>
  </w:num>
  <w:num w:numId="128" w16cid:durableId="1827938777">
    <w:abstractNumId w:val="74"/>
  </w:num>
  <w:num w:numId="129" w16cid:durableId="1937328272">
    <w:abstractNumId w:val="78"/>
  </w:num>
  <w:num w:numId="130" w16cid:durableId="544522">
    <w:abstractNumId w:val="67"/>
  </w:num>
  <w:num w:numId="131" w16cid:durableId="1006786925">
    <w:abstractNumId w:val="96"/>
  </w:num>
  <w:num w:numId="132" w16cid:durableId="895121704">
    <w:abstractNumId w:val="69"/>
  </w:num>
  <w:num w:numId="133" w16cid:durableId="1749427438">
    <w:abstractNumId w:val="62"/>
  </w:num>
  <w:num w:numId="134" w16cid:durableId="1963221223">
    <w:abstractNumId w:val="27"/>
  </w:num>
  <w:num w:numId="135" w16cid:durableId="1933322366">
    <w:abstractNumId w:val="123"/>
  </w:num>
  <w:num w:numId="136" w16cid:durableId="656811180">
    <w:abstractNumId w:val="47"/>
  </w:num>
  <w:num w:numId="137" w16cid:durableId="1709640947">
    <w:abstractNumId w:val="72"/>
  </w:num>
  <w:num w:numId="138" w16cid:durableId="1436554527">
    <w:abstractNumId w:val="33"/>
  </w:num>
  <w:num w:numId="139" w16cid:durableId="743988574">
    <w:abstractNumId w:val="124"/>
  </w:num>
  <w:num w:numId="140" w16cid:durableId="1929000272">
    <w:abstractNumId w:val="11"/>
  </w:num>
  <w:num w:numId="141" w16cid:durableId="758526477">
    <w:abstractNumId w:val="42"/>
  </w:num>
  <w:num w:numId="142" w16cid:durableId="87388507">
    <w:abstractNumId w:val="105"/>
  </w:num>
  <w:num w:numId="143" w16cid:durableId="1367363971">
    <w:abstractNumId w:val="35"/>
  </w:num>
  <w:num w:numId="144" w16cid:durableId="62291560">
    <w:abstractNumId w:val="32"/>
  </w:num>
  <w:num w:numId="145" w16cid:durableId="468941109">
    <w:abstractNumId w:val="4"/>
  </w:num>
  <w:num w:numId="146" w16cid:durableId="913514215">
    <w:abstractNumId w:val="10"/>
  </w:num>
  <w:num w:numId="147" w16cid:durableId="1505827414">
    <w:abstractNumId w:val="18"/>
  </w:num>
  <w:num w:numId="148" w16cid:durableId="1096367174">
    <w:abstractNumId w:val="76"/>
  </w:num>
  <w:num w:numId="149" w16cid:durableId="1703823742">
    <w:abstractNumId w:val="111"/>
  </w:num>
  <w:num w:numId="150" w16cid:durableId="208615349">
    <w:abstractNumId w:val="70"/>
  </w:num>
  <w:num w:numId="151" w16cid:durableId="531379580">
    <w:abstractNumId w:val="66"/>
  </w:num>
  <w:num w:numId="152" w16cid:durableId="1909994394">
    <w:abstractNumId w:val="8"/>
  </w:num>
  <w:num w:numId="153" w16cid:durableId="1651009684">
    <w:abstractNumId w:val="52"/>
  </w:num>
  <w:num w:numId="154" w16cid:durableId="1917781708">
    <w:abstractNumId w:val="84"/>
  </w:num>
  <w:num w:numId="155" w16cid:durableId="1990984047">
    <w:abstractNumId w:val="38"/>
  </w:num>
  <w:num w:numId="156" w16cid:durableId="499472479">
    <w:abstractNumId w:val="120"/>
  </w:num>
  <w:num w:numId="157" w16cid:durableId="1356035579">
    <w:abstractNumId w:val="114"/>
  </w:num>
  <w:num w:numId="158" w16cid:durableId="1749494879">
    <w:abstractNumId w:val="40"/>
  </w:num>
  <w:num w:numId="159" w16cid:durableId="1096826452">
    <w:abstractNumId w:val="9"/>
  </w:num>
  <w:num w:numId="160" w16cid:durableId="647050912">
    <w:abstractNumId w:val="6"/>
  </w:num>
  <w:num w:numId="161" w16cid:durableId="214510837">
    <w:abstractNumId w:val="63"/>
  </w:num>
  <w:num w:numId="162" w16cid:durableId="572469756">
    <w:abstractNumId w:val="87"/>
  </w:num>
  <w:num w:numId="163" w16cid:durableId="768237059">
    <w:abstractNumId w:val="21"/>
  </w:num>
  <w:num w:numId="164" w16cid:durableId="805322532">
    <w:abstractNumId w:val="45"/>
  </w:num>
  <w:num w:numId="165" w16cid:durableId="524366599">
    <w:abstractNumId w:val="44"/>
  </w:num>
  <w:num w:numId="166" w16cid:durableId="311101696">
    <w:abstractNumId w:val="57"/>
  </w:num>
  <w:num w:numId="167" w16cid:durableId="746876101">
    <w:abstractNumId w:val="10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286275139">
    <w:abstractNumId w:val="31"/>
  </w:num>
  <w:num w:numId="169" w16cid:durableId="1496414309">
    <w:abstractNumId w:val="37"/>
  </w:num>
  <w:num w:numId="170" w16cid:durableId="726105874">
    <w:abstractNumId w:val="89"/>
  </w:num>
  <w:num w:numId="171" w16cid:durableId="2001422664">
    <w:abstractNumId w:val="55"/>
  </w:num>
  <w:num w:numId="172" w16cid:durableId="2145542953">
    <w:abstractNumId w:val="15"/>
  </w:num>
  <w:num w:numId="173" w16cid:durableId="1151560321">
    <w:abstractNumId w:val="92"/>
  </w:num>
  <w:num w:numId="174" w16cid:durableId="463736514">
    <w:abstractNumId w:val="22"/>
  </w:num>
  <w:num w:numId="175" w16cid:durableId="1820223481">
    <w:abstractNumId w:val="93"/>
  </w:num>
  <w:num w:numId="176" w16cid:durableId="1565484449">
    <w:abstractNumId w:val="110"/>
  </w:num>
  <w:num w:numId="177" w16cid:durableId="1875850236">
    <w:abstractNumId w:val="25"/>
  </w:num>
  <w:num w:numId="178" w16cid:durableId="303509984">
    <w:abstractNumId w:val="5"/>
  </w:num>
  <w:num w:numId="179" w16cid:durableId="1152796474">
    <w:abstractNumId w:val="122"/>
  </w:num>
  <w:num w:numId="180" w16cid:durableId="892277130">
    <w:abstractNumId w:val="43"/>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6"/>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70475"/>
    <w:rsid w:val="00004D95"/>
    <w:rsid w:val="00021E10"/>
    <w:rsid w:val="0006208F"/>
    <w:rsid w:val="0006347A"/>
    <w:rsid w:val="00066DD7"/>
    <w:rsid w:val="00081A7B"/>
    <w:rsid w:val="000904B5"/>
    <w:rsid w:val="00093733"/>
    <w:rsid w:val="00096A24"/>
    <w:rsid w:val="000A27BB"/>
    <w:rsid w:val="000A5DCD"/>
    <w:rsid w:val="000A64F2"/>
    <w:rsid w:val="000B50D4"/>
    <w:rsid w:val="000C4034"/>
    <w:rsid w:val="000D3CE2"/>
    <w:rsid w:val="001054EC"/>
    <w:rsid w:val="001319D0"/>
    <w:rsid w:val="00134AF3"/>
    <w:rsid w:val="0014057E"/>
    <w:rsid w:val="0014279C"/>
    <w:rsid w:val="001541E3"/>
    <w:rsid w:val="001547F2"/>
    <w:rsid w:val="00174379"/>
    <w:rsid w:val="00190FF4"/>
    <w:rsid w:val="001B0D51"/>
    <w:rsid w:val="001B664F"/>
    <w:rsid w:val="001D13BA"/>
    <w:rsid w:val="001D719E"/>
    <w:rsid w:val="001E409D"/>
    <w:rsid w:val="001F58C3"/>
    <w:rsid w:val="00270475"/>
    <w:rsid w:val="00275E59"/>
    <w:rsid w:val="0027715F"/>
    <w:rsid w:val="00286DA3"/>
    <w:rsid w:val="002904D4"/>
    <w:rsid w:val="002C638F"/>
    <w:rsid w:val="002D1BB5"/>
    <w:rsid w:val="002D3E74"/>
    <w:rsid w:val="003219F4"/>
    <w:rsid w:val="00322289"/>
    <w:rsid w:val="00332BFA"/>
    <w:rsid w:val="0033777D"/>
    <w:rsid w:val="00340403"/>
    <w:rsid w:val="003438AD"/>
    <w:rsid w:val="003553D2"/>
    <w:rsid w:val="0035635F"/>
    <w:rsid w:val="0035748F"/>
    <w:rsid w:val="00371056"/>
    <w:rsid w:val="003918EA"/>
    <w:rsid w:val="003A2CD6"/>
    <w:rsid w:val="003C2C15"/>
    <w:rsid w:val="003F569E"/>
    <w:rsid w:val="003F669B"/>
    <w:rsid w:val="00401F18"/>
    <w:rsid w:val="00431833"/>
    <w:rsid w:val="00432B27"/>
    <w:rsid w:val="0043422B"/>
    <w:rsid w:val="00442898"/>
    <w:rsid w:val="00442CE6"/>
    <w:rsid w:val="004503F6"/>
    <w:rsid w:val="004558D6"/>
    <w:rsid w:val="004559C1"/>
    <w:rsid w:val="00461B83"/>
    <w:rsid w:val="00470015"/>
    <w:rsid w:val="00477A67"/>
    <w:rsid w:val="00482133"/>
    <w:rsid w:val="004A5785"/>
    <w:rsid w:val="004A7679"/>
    <w:rsid w:val="004C7FBA"/>
    <w:rsid w:val="004E33EE"/>
    <w:rsid w:val="004F7B0F"/>
    <w:rsid w:val="0050614B"/>
    <w:rsid w:val="00510FD9"/>
    <w:rsid w:val="0052380A"/>
    <w:rsid w:val="005308D8"/>
    <w:rsid w:val="005327EA"/>
    <w:rsid w:val="00564253"/>
    <w:rsid w:val="00566CA4"/>
    <w:rsid w:val="00584A6C"/>
    <w:rsid w:val="00584AEA"/>
    <w:rsid w:val="005B09F9"/>
    <w:rsid w:val="005B0E30"/>
    <w:rsid w:val="005B54E5"/>
    <w:rsid w:val="005B60F9"/>
    <w:rsid w:val="005B71BB"/>
    <w:rsid w:val="005D111C"/>
    <w:rsid w:val="005F4232"/>
    <w:rsid w:val="0060338D"/>
    <w:rsid w:val="00613C0A"/>
    <w:rsid w:val="00623F2E"/>
    <w:rsid w:val="00652625"/>
    <w:rsid w:val="00671B53"/>
    <w:rsid w:val="006761AA"/>
    <w:rsid w:val="00682D7C"/>
    <w:rsid w:val="00691070"/>
    <w:rsid w:val="006B01E3"/>
    <w:rsid w:val="006B246B"/>
    <w:rsid w:val="006E1417"/>
    <w:rsid w:val="006E2A6C"/>
    <w:rsid w:val="006E6063"/>
    <w:rsid w:val="006F4670"/>
    <w:rsid w:val="006F7B05"/>
    <w:rsid w:val="00715476"/>
    <w:rsid w:val="00732C61"/>
    <w:rsid w:val="0073588C"/>
    <w:rsid w:val="007678E9"/>
    <w:rsid w:val="007B5B85"/>
    <w:rsid w:val="007C1D90"/>
    <w:rsid w:val="007C4619"/>
    <w:rsid w:val="007E3B1C"/>
    <w:rsid w:val="0083243F"/>
    <w:rsid w:val="0083642D"/>
    <w:rsid w:val="00851A10"/>
    <w:rsid w:val="00874C7B"/>
    <w:rsid w:val="008936DA"/>
    <w:rsid w:val="008C1C38"/>
    <w:rsid w:val="008D00BE"/>
    <w:rsid w:val="008D2574"/>
    <w:rsid w:val="008E4D0A"/>
    <w:rsid w:val="008F3DA1"/>
    <w:rsid w:val="0092092A"/>
    <w:rsid w:val="00925A47"/>
    <w:rsid w:val="00971F66"/>
    <w:rsid w:val="009860DD"/>
    <w:rsid w:val="009A0551"/>
    <w:rsid w:val="009C7C44"/>
    <w:rsid w:val="009E173F"/>
    <w:rsid w:val="00A03274"/>
    <w:rsid w:val="00A32A63"/>
    <w:rsid w:val="00A33363"/>
    <w:rsid w:val="00A373D8"/>
    <w:rsid w:val="00A40ADD"/>
    <w:rsid w:val="00A5153E"/>
    <w:rsid w:val="00A55D52"/>
    <w:rsid w:val="00A56E37"/>
    <w:rsid w:val="00A7794C"/>
    <w:rsid w:val="00A900B6"/>
    <w:rsid w:val="00A97A7B"/>
    <w:rsid w:val="00AA4A97"/>
    <w:rsid w:val="00AB0013"/>
    <w:rsid w:val="00AB2A83"/>
    <w:rsid w:val="00AC1B99"/>
    <w:rsid w:val="00AC775D"/>
    <w:rsid w:val="00AD68AB"/>
    <w:rsid w:val="00AE1C19"/>
    <w:rsid w:val="00AE281E"/>
    <w:rsid w:val="00AF63B8"/>
    <w:rsid w:val="00AF71BD"/>
    <w:rsid w:val="00B126A5"/>
    <w:rsid w:val="00B155DF"/>
    <w:rsid w:val="00B214E1"/>
    <w:rsid w:val="00B4090C"/>
    <w:rsid w:val="00B432ED"/>
    <w:rsid w:val="00B44B7A"/>
    <w:rsid w:val="00B5277D"/>
    <w:rsid w:val="00B672E3"/>
    <w:rsid w:val="00B80A27"/>
    <w:rsid w:val="00B83B14"/>
    <w:rsid w:val="00BB4013"/>
    <w:rsid w:val="00BC59BF"/>
    <w:rsid w:val="00BD2AEC"/>
    <w:rsid w:val="00BD63AB"/>
    <w:rsid w:val="00BD6EEE"/>
    <w:rsid w:val="00BE07B8"/>
    <w:rsid w:val="00BF0CAE"/>
    <w:rsid w:val="00BF3F68"/>
    <w:rsid w:val="00C03B7A"/>
    <w:rsid w:val="00C20480"/>
    <w:rsid w:val="00C63F66"/>
    <w:rsid w:val="00C640E2"/>
    <w:rsid w:val="00C64B93"/>
    <w:rsid w:val="00C722A4"/>
    <w:rsid w:val="00C74A96"/>
    <w:rsid w:val="00C83F3E"/>
    <w:rsid w:val="00C85FD7"/>
    <w:rsid w:val="00CA43D0"/>
    <w:rsid w:val="00CB5936"/>
    <w:rsid w:val="00CC5CD2"/>
    <w:rsid w:val="00D05DAE"/>
    <w:rsid w:val="00D126B4"/>
    <w:rsid w:val="00D2126D"/>
    <w:rsid w:val="00D54E01"/>
    <w:rsid w:val="00D80561"/>
    <w:rsid w:val="00D817DE"/>
    <w:rsid w:val="00D979FE"/>
    <w:rsid w:val="00DA42BE"/>
    <w:rsid w:val="00DC23BC"/>
    <w:rsid w:val="00DC2F5C"/>
    <w:rsid w:val="00DD2872"/>
    <w:rsid w:val="00DE3028"/>
    <w:rsid w:val="00DE3F1B"/>
    <w:rsid w:val="00E03397"/>
    <w:rsid w:val="00E04B2A"/>
    <w:rsid w:val="00E05616"/>
    <w:rsid w:val="00E21861"/>
    <w:rsid w:val="00E249F5"/>
    <w:rsid w:val="00E258C7"/>
    <w:rsid w:val="00E27BBC"/>
    <w:rsid w:val="00E47782"/>
    <w:rsid w:val="00E57215"/>
    <w:rsid w:val="00E60E5F"/>
    <w:rsid w:val="00E71C24"/>
    <w:rsid w:val="00E7651E"/>
    <w:rsid w:val="00E86699"/>
    <w:rsid w:val="00E9610D"/>
    <w:rsid w:val="00EA055E"/>
    <w:rsid w:val="00EA3467"/>
    <w:rsid w:val="00EB74B7"/>
    <w:rsid w:val="00EC3AE7"/>
    <w:rsid w:val="00EC3B55"/>
    <w:rsid w:val="00ED066B"/>
    <w:rsid w:val="00ED3236"/>
    <w:rsid w:val="00ED4E5D"/>
    <w:rsid w:val="00EE435C"/>
    <w:rsid w:val="00F108F4"/>
    <w:rsid w:val="00F15CDE"/>
    <w:rsid w:val="00F44017"/>
    <w:rsid w:val="00F466FA"/>
    <w:rsid w:val="00F67638"/>
    <w:rsid w:val="00F70EA6"/>
    <w:rsid w:val="00F8268C"/>
    <w:rsid w:val="00F97657"/>
    <w:rsid w:val="00FA11FD"/>
    <w:rsid w:val="00FB0F90"/>
    <w:rsid w:val="00FB3592"/>
    <w:rsid w:val="00FD5930"/>
    <w:rsid w:val="00FF117D"/>
    <w:rsid w:val="00FF247A"/>
    <w:rsid w:val="00FF4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B2905"/>
  <w15:docId w15:val="{04889A8E-7876-4105-BE25-986826FB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475"/>
    <w:pPr>
      <w:widowControl w:val="0"/>
      <w:autoSpaceDE w:val="0"/>
      <w:autoSpaceDN w:val="0"/>
      <w:adjustRightInd w:val="0"/>
      <w:spacing w:after="0" w:line="24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270475"/>
    <w:pPr>
      <w:outlineLvl w:val="0"/>
    </w:pPr>
  </w:style>
  <w:style w:type="paragraph" w:styleId="Heading2">
    <w:name w:val="heading 2"/>
    <w:basedOn w:val="Normal"/>
    <w:next w:val="Normal"/>
    <w:link w:val="Heading2Char"/>
    <w:uiPriority w:val="9"/>
    <w:qFormat/>
    <w:rsid w:val="00270475"/>
    <w:pPr>
      <w:outlineLvl w:val="1"/>
    </w:pPr>
  </w:style>
  <w:style w:type="paragraph" w:styleId="Heading3">
    <w:name w:val="heading 3"/>
    <w:basedOn w:val="Normal"/>
    <w:next w:val="Normal"/>
    <w:link w:val="Heading3Char"/>
    <w:uiPriority w:val="9"/>
    <w:unhideWhenUsed/>
    <w:qFormat/>
    <w:rsid w:val="0027047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9"/>
    <w:qFormat/>
    <w:rsid w:val="00270475"/>
    <w:pPr>
      <w:outlineLvl w:val="3"/>
    </w:pPr>
  </w:style>
  <w:style w:type="paragraph" w:styleId="Heading5">
    <w:name w:val="heading 5"/>
    <w:basedOn w:val="Normal"/>
    <w:next w:val="Normal"/>
    <w:link w:val="Heading5Char"/>
    <w:uiPriority w:val="9"/>
    <w:qFormat/>
    <w:rsid w:val="00270475"/>
    <w:pPr>
      <w:outlineLvl w:val="4"/>
    </w:pPr>
  </w:style>
  <w:style w:type="paragraph" w:styleId="Heading6">
    <w:name w:val="heading 6"/>
    <w:basedOn w:val="Normal"/>
    <w:next w:val="Normal"/>
    <w:link w:val="Heading6Char"/>
    <w:uiPriority w:val="99"/>
    <w:unhideWhenUsed/>
    <w:qFormat/>
    <w:rsid w:val="0027047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9"/>
    <w:qFormat/>
    <w:rsid w:val="00270475"/>
    <w:pPr>
      <w:outlineLvl w:val="6"/>
    </w:pPr>
  </w:style>
  <w:style w:type="paragraph" w:styleId="Heading8">
    <w:name w:val="heading 8"/>
    <w:basedOn w:val="Normal"/>
    <w:next w:val="Normal"/>
    <w:link w:val="Heading8Char"/>
    <w:uiPriority w:val="99"/>
    <w:qFormat/>
    <w:rsid w:val="00270475"/>
    <w:pPr>
      <w:outlineLvl w:val="7"/>
    </w:pPr>
  </w:style>
  <w:style w:type="paragraph" w:styleId="Heading9">
    <w:name w:val="heading 9"/>
    <w:basedOn w:val="Normal"/>
    <w:next w:val="Normal"/>
    <w:link w:val="Heading9Char"/>
    <w:uiPriority w:val="99"/>
    <w:qFormat/>
    <w:rsid w:val="0027047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475"/>
    <w:rPr>
      <w:rFonts w:ascii="Arial" w:eastAsia="Times New Roman" w:hAnsi="Arial" w:cs="Arial"/>
      <w:sz w:val="24"/>
      <w:szCs w:val="24"/>
    </w:rPr>
  </w:style>
  <w:style w:type="character" w:customStyle="1" w:styleId="Heading2Char">
    <w:name w:val="Heading 2 Char"/>
    <w:basedOn w:val="DefaultParagraphFont"/>
    <w:link w:val="Heading2"/>
    <w:uiPriority w:val="9"/>
    <w:rsid w:val="00270475"/>
    <w:rPr>
      <w:rFonts w:ascii="Arial" w:eastAsia="Times New Roman" w:hAnsi="Arial" w:cs="Arial"/>
      <w:sz w:val="24"/>
      <w:szCs w:val="24"/>
    </w:rPr>
  </w:style>
  <w:style w:type="character" w:customStyle="1" w:styleId="Heading3Char">
    <w:name w:val="Heading 3 Char"/>
    <w:basedOn w:val="DefaultParagraphFont"/>
    <w:link w:val="Heading3"/>
    <w:uiPriority w:val="9"/>
    <w:rsid w:val="00270475"/>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9"/>
    <w:rsid w:val="00270475"/>
    <w:rPr>
      <w:rFonts w:ascii="Arial" w:eastAsia="Times New Roman" w:hAnsi="Arial" w:cs="Arial"/>
      <w:sz w:val="24"/>
      <w:szCs w:val="24"/>
    </w:rPr>
  </w:style>
  <w:style w:type="character" w:customStyle="1" w:styleId="Heading5Char">
    <w:name w:val="Heading 5 Char"/>
    <w:basedOn w:val="DefaultParagraphFont"/>
    <w:link w:val="Heading5"/>
    <w:uiPriority w:val="9"/>
    <w:rsid w:val="00270475"/>
    <w:rPr>
      <w:rFonts w:ascii="Arial" w:eastAsia="Times New Roman" w:hAnsi="Arial" w:cs="Arial"/>
      <w:sz w:val="24"/>
      <w:szCs w:val="24"/>
    </w:rPr>
  </w:style>
  <w:style w:type="character" w:customStyle="1" w:styleId="Heading6Char">
    <w:name w:val="Heading 6 Char"/>
    <w:basedOn w:val="DefaultParagraphFont"/>
    <w:link w:val="Heading6"/>
    <w:uiPriority w:val="99"/>
    <w:rsid w:val="00270475"/>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9"/>
    <w:rsid w:val="00270475"/>
    <w:rPr>
      <w:rFonts w:ascii="Arial" w:eastAsia="Times New Roman" w:hAnsi="Arial" w:cs="Arial"/>
      <w:sz w:val="24"/>
      <w:szCs w:val="24"/>
    </w:rPr>
  </w:style>
  <w:style w:type="character" w:customStyle="1" w:styleId="Heading8Char">
    <w:name w:val="Heading 8 Char"/>
    <w:basedOn w:val="DefaultParagraphFont"/>
    <w:link w:val="Heading8"/>
    <w:uiPriority w:val="99"/>
    <w:rsid w:val="00270475"/>
    <w:rPr>
      <w:rFonts w:ascii="Arial" w:eastAsia="Times New Roman" w:hAnsi="Arial" w:cs="Arial"/>
      <w:sz w:val="24"/>
      <w:szCs w:val="24"/>
    </w:rPr>
  </w:style>
  <w:style w:type="character" w:customStyle="1" w:styleId="Heading9Char">
    <w:name w:val="Heading 9 Char"/>
    <w:basedOn w:val="DefaultParagraphFont"/>
    <w:link w:val="Heading9"/>
    <w:uiPriority w:val="99"/>
    <w:rsid w:val="00270475"/>
    <w:rPr>
      <w:rFonts w:ascii="Arial" w:eastAsia="Times New Roman" w:hAnsi="Arial" w:cs="Arial"/>
      <w:sz w:val="24"/>
      <w:szCs w:val="24"/>
    </w:rPr>
  </w:style>
  <w:style w:type="paragraph" w:styleId="ListParagraph">
    <w:name w:val="List Paragraph"/>
    <w:basedOn w:val="Normal"/>
    <w:uiPriority w:val="34"/>
    <w:qFormat/>
    <w:rsid w:val="00270475"/>
    <w:pPr>
      <w:ind w:left="720"/>
      <w:contextualSpacing/>
    </w:pPr>
  </w:style>
  <w:style w:type="character" w:styleId="Hyperlink">
    <w:name w:val="Hyperlink"/>
    <w:basedOn w:val="DefaultParagraphFont"/>
    <w:uiPriority w:val="99"/>
    <w:rsid w:val="00270475"/>
    <w:rPr>
      <w:rFonts w:cs="Times New Roman"/>
      <w:color w:val="auto"/>
      <w:u w:val="single"/>
    </w:rPr>
  </w:style>
  <w:style w:type="paragraph" w:styleId="NormalWeb">
    <w:name w:val="Normal (Web)"/>
    <w:basedOn w:val="Normal"/>
    <w:uiPriority w:val="99"/>
    <w:rsid w:val="00270475"/>
    <w:pPr>
      <w:widowControl/>
      <w:autoSpaceDE/>
      <w:autoSpaceDN/>
      <w:adjustRightInd/>
      <w:spacing w:before="150"/>
    </w:pPr>
  </w:style>
  <w:style w:type="character" w:customStyle="1" w:styleId="apple-converted-space">
    <w:name w:val="apple-converted-space"/>
    <w:basedOn w:val="DefaultParagraphFont"/>
    <w:rsid w:val="00270475"/>
    <w:rPr>
      <w:rFonts w:cs="Times New Roman"/>
    </w:rPr>
  </w:style>
  <w:style w:type="character" w:styleId="Emphasis">
    <w:name w:val="Emphasis"/>
    <w:basedOn w:val="DefaultParagraphFont"/>
    <w:uiPriority w:val="20"/>
    <w:qFormat/>
    <w:rsid w:val="00270475"/>
    <w:rPr>
      <w:rFonts w:cs="Times New Roman"/>
      <w:i/>
      <w:iCs/>
    </w:rPr>
  </w:style>
  <w:style w:type="character" w:customStyle="1" w:styleId="tgc">
    <w:name w:val="_tgc"/>
    <w:basedOn w:val="DefaultParagraphFont"/>
    <w:rsid w:val="00270475"/>
  </w:style>
  <w:style w:type="paragraph" w:customStyle="1" w:styleId="introduction">
    <w:name w:val="introduction"/>
    <w:basedOn w:val="Normal"/>
    <w:rsid w:val="00270475"/>
    <w:pPr>
      <w:widowControl/>
      <w:autoSpaceDE/>
      <w:autoSpaceDN/>
      <w:adjustRightInd/>
      <w:spacing w:before="100" w:beforeAutospacing="1" w:after="100" w:afterAutospacing="1"/>
    </w:pPr>
    <w:rPr>
      <w:rFonts w:ascii="Times New Roman" w:hAnsi="Times New Roman" w:cs="Times New Roman"/>
    </w:rPr>
  </w:style>
  <w:style w:type="paragraph" w:styleId="BalloonText">
    <w:name w:val="Balloon Text"/>
    <w:basedOn w:val="Normal"/>
    <w:link w:val="BalloonTextChar"/>
    <w:uiPriority w:val="99"/>
    <w:semiHidden/>
    <w:unhideWhenUsed/>
    <w:rsid w:val="00270475"/>
    <w:rPr>
      <w:rFonts w:ascii="Tahoma" w:hAnsi="Tahoma" w:cs="Tahoma"/>
      <w:sz w:val="16"/>
      <w:szCs w:val="16"/>
    </w:rPr>
  </w:style>
  <w:style w:type="character" w:customStyle="1" w:styleId="BalloonTextChar">
    <w:name w:val="Balloon Text Char"/>
    <w:basedOn w:val="DefaultParagraphFont"/>
    <w:link w:val="BalloonText"/>
    <w:uiPriority w:val="99"/>
    <w:semiHidden/>
    <w:rsid w:val="00270475"/>
    <w:rPr>
      <w:rFonts w:ascii="Tahoma" w:eastAsia="Times New Roman" w:hAnsi="Tahoma" w:cs="Tahoma"/>
      <w:sz w:val="16"/>
      <w:szCs w:val="16"/>
    </w:rPr>
  </w:style>
  <w:style w:type="character" w:styleId="Strong">
    <w:name w:val="Strong"/>
    <w:basedOn w:val="DefaultParagraphFont"/>
    <w:uiPriority w:val="22"/>
    <w:qFormat/>
    <w:rsid w:val="00270475"/>
    <w:rPr>
      <w:b/>
      <w:bCs/>
    </w:rPr>
  </w:style>
  <w:style w:type="paragraph" w:styleId="ListBullet">
    <w:name w:val="List Bullet"/>
    <w:basedOn w:val="Normal"/>
    <w:link w:val="ListBulletChar"/>
    <w:autoRedefine/>
    <w:rsid w:val="00270475"/>
    <w:pPr>
      <w:widowControl/>
      <w:tabs>
        <w:tab w:val="left" w:pos="3375"/>
      </w:tabs>
      <w:autoSpaceDE/>
      <w:autoSpaceDN/>
      <w:adjustRightInd/>
      <w:jc w:val="both"/>
    </w:pPr>
    <w:rPr>
      <w:b/>
      <w:i/>
      <w:lang w:val="en-GB"/>
    </w:rPr>
  </w:style>
  <w:style w:type="character" w:customStyle="1" w:styleId="ListBulletChar">
    <w:name w:val="List Bullet Char"/>
    <w:basedOn w:val="DefaultParagraphFont"/>
    <w:link w:val="ListBullet"/>
    <w:rsid w:val="00270475"/>
    <w:rPr>
      <w:rFonts w:ascii="Arial" w:eastAsia="Times New Roman" w:hAnsi="Arial" w:cs="Arial"/>
      <w:b/>
      <w:i/>
      <w:sz w:val="24"/>
      <w:szCs w:val="24"/>
      <w:lang w:val="en-GB"/>
    </w:rPr>
  </w:style>
  <w:style w:type="paragraph" w:customStyle="1" w:styleId="yiv5389501343">
    <w:name w:val="yiv5389501343"/>
    <w:basedOn w:val="Normal"/>
    <w:rsid w:val="00270475"/>
    <w:pPr>
      <w:widowControl/>
      <w:autoSpaceDE/>
      <w:autoSpaceDN/>
      <w:adjustRightInd/>
      <w:spacing w:before="100" w:beforeAutospacing="1" w:after="100" w:afterAutospacing="1"/>
    </w:pPr>
    <w:rPr>
      <w:rFonts w:ascii="Times New Roman" w:hAnsi="Times New Roman" w:cs="Times New Roman"/>
    </w:rPr>
  </w:style>
  <w:style w:type="character" w:customStyle="1" w:styleId="st1">
    <w:name w:val="st1"/>
    <w:basedOn w:val="DefaultParagraphFont"/>
    <w:uiPriority w:val="99"/>
    <w:rsid w:val="00270475"/>
    <w:rPr>
      <w:rFonts w:cs="Times New Roman"/>
      <w:color w:val="222222"/>
      <w:sz w:val="27"/>
      <w:szCs w:val="27"/>
    </w:rPr>
  </w:style>
  <w:style w:type="paragraph" w:customStyle="1" w:styleId="Heading36">
    <w:name w:val="Heading 36"/>
    <w:basedOn w:val="Normal"/>
    <w:uiPriority w:val="99"/>
    <w:rsid w:val="00270475"/>
    <w:pPr>
      <w:widowControl/>
      <w:autoSpaceDE/>
      <w:autoSpaceDN/>
      <w:adjustRightInd/>
      <w:outlineLvl w:val="3"/>
    </w:pPr>
    <w:rPr>
      <w:color w:val="222222"/>
      <w:sz w:val="27"/>
      <w:szCs w:val="27"/>
    </w:rPr>
  </w:style>
  <w:style w:type="character" w:customStyle="1" w:styleId="yshortcuts">
    <w:name w:val="yshortcuts"/>
    <w:basedOn w:val="DefaultParagraphFont"/>
    <w:uiPriority w:val="99"/>
    <w:rsid w:val="00270475"/>
    <w:rPr>
      <w:rFonts w:cs="Times New Roman"/>
    </w:rPr>
  </w:style>
  <w:style w:type="paragraph" w:customStyle="1" w:styleId="yiv1670175219msonormal">
    <w:name w:val="yiv1670175219msonormal"/>
    <w:basedOn w:val="Normal"/>
    <w:uiPriority w:val="99"/>
    <w:rsid w:val="00270475"/>
    <w:pPr>
      <w:widowControl/>
      <w:autoSpaceDE/>
      <w:autoSpaceDN/>
      <w:adjustRightInd/>
      <w:spacing w:before="100" w:beforeAutospacing="1" w:after="100" w:afterAutospacing="1"/>
    </w:pPr>
  </w:style>
  <w:style w:type="character" w:customStyle="1" w:styleId="boldpoints1">
    <w:name w:val="boldpoints1"/>
    <w:basedOn w:val="DefaultParagraphFont"/>
    <w:uiPriority w:val="99"/>
    <w:rsid w:val="00270475"/>
    <w:rPr>
      <w:rFonts w:ascii="Arial" w:hAnsi="Arial" w:cs="Arial"/>
      <w:b/>
      <w:bCs/>
      <w:color w:val="auto"/>
      <w:sz w:val="12"/>
      <w:szCs w:val="12"/>
      <w:u w:val="none"/>
      <w:effect w:val="none"/>
    </w:rPr>
  </w:style>
  <w:style w:type="paragraph" w:styleId="BodyText2">
    <w:name w:val="Body Text 2"/>
    <w:basedOn w:val="Normal"/>
    <w:link w:val="BodyText2Char"/>
    <w:uiPriority w:val="99"/>
    <w:rsid w:val="00270475"/>
    <w:pPr>
      <w:widowControl/>
      <w:autoSpaceDE/>
      <w:autoSpaceDN/>
      <w:adjustRightInd/>
      <w:spacing w:after="120"/>
      <w:ind w:left="360"/>
    </w:pPr>
  </w:style>
  <w:style w:type="character" w:customStyle="1" w:styleId="BodyText2Char">
    <w:name w:val="Body Text 2 Char"/>
    <w:basedOn w:val="DefaultParagraphFont"/>
    <w:link w:val="BodyText2"/>
    <w:uiPriority w:val="99"/>
    <w:rsid w:val="00270475"/>
    <w:rPr>
      <w:rFonts w:ascii="Arial" w:eastAsia="Times New Roman" w:hAnsi="Arial" w:cs="Arial"/>
      <w:sz w:val="24"/>
      <w:szCs w:val="24"/>
    </w:rPr>
  </w:style>
  <w:style w:type="character" w:customStyle="1" w:styleId="headline">
    <w:name w:val="headline"/>
    <w:basedOn w:val="DefaultParagraphFont"/>
    <w:uiPriority w:val="99"/>
    <w:rsid w:val="00270475"/>
    <w:rPr>
      <w:rFonts w:cs="Times New Roman"/>
    </w:rPr>
  </w:style>
  <w:style w:type="character" w:customStyle="1" w:styleId="desc">
    <w:name w:val="desc"/>
    <w:basedOn w:val="DefaultParagraphFont"/>
    <w:uiPriority w:val="99"/>
    <w:rsid w:val="00270475"/>
    <w:rPr>
      <w:rFonts w:cs="Times New Roman"/>
    </w:rPr>
  </w:style>
  <w:style w:type="character" w:customStyle="1" w:styleId="dispurl">
    <w:name w:val="dispurl"/>
    <w:basedOn w:val="DefaultParagraphFont"/>
    <w:uiPriority w:val="99"/>
    <w:rsid w:val="00270475"/>
    <w:rPr>
      <w:rFonts w:cs="Times New Roman"/>
    </w:rPr>
  </w:style>
  <w:style w:type="paragraph" w:customStyle="1" w:styleId="body">
    <w:name w:val="body"/>
    <w:basedOn w:val="Normal"/>
    <w:uiPriority w:val="99"/>
    <w:rsid w:val="00270475"/>
    <w:pPr>
      <w:widowControl/>
      <w:autoSpaceDE/>
      <w:autoSpaceDN/>
      <w:adjustRightInd/>
      <w:spacing w:before="100" w:beforeAutospacing="1" w:after="100" w:afterAutospacing="1"/>
    </w:pPr>
  </w:style>
  <w:style w:type="character" w:customStyle="1" w:styleId="yiv1541723377">
    <w:name w:val="yiv1541723377"/>
    <w:basedOn w:val="DefaultParagraphFont"/>
    <w:uiPriority w:val="99"/>
    <w:rsid w:val="00270475"/>
    <w:rPr>
      <w:rFonts w:cs="Times New Roman"/>
    </w:rPr>
  </w:style>
  <w:style w:type="character" w:customStyle="1" w:styleId="taxoemail">
    <w:name w:val="taxo_email"/>
    <w:basedOn w:val="DefaultParagraphFont"/>
    <w:uiPriority w:val="99"/>
    <w:rsid w:val="00270475"/>
    <w:rPr>
      <w:rFonts w:cs="Times New Roman"/>
    </w:rPr>
  </w:style>
  <w:style w:type="character" w:styleId="HTMLCite">
    <w:name w:val="HTML Cite"/>
    <w:basedOn w:val="DefaultParagraphFont"/>
    <w:uiPriority w:val="99"/>
    <w:rsid w:val="00270475"/>
    <w:rPr>
      <w:rFonts w:cs="Times New Roman"/>
      <w:i/>
      <w:iCs/>
    </w:rPr>
  </w:style>
  <w:style w:type="paragraph" w:customStyle="1" w:styleId="Title1">
    <w:name w:val="Title1"/>
    <w:basedOn w:val="Normal"/>
    <w:uiPriority w:val="99"/>
    <w:rsid w:val="00270475"/>
    <w:pPr>
      <w:widowControl/>
      <w:autoSpaceDE/>
      <w:autoSpaceDN/>
      <w:adjustRightInd/>
      <w:spacing w:before="100" w:beforeAutospacing="1" w:after="100" w:afterAutospacing="1"/>
    </w:pPr>
  </w:style>
  <w:style w:type="character" w:customStyle="1" w:styleId="tocnumber">
    <w:name w:val="tocnumber"/>
    <w:basedOn w:val="DefaultParagraphFont"/>
    <w:rsid w:val="00270475"/>
    <w:rPr>
      <w:rFonts w:cs="Times New Roman"/>
    </w:rPr>
  </w:style>
  <w:style w:type="character" w:customStyle="1" w:styleId="toctext">
    <w:name w:val="toctext"/>
    <w:basedOn w:val="DefaultParagraphFont"/>
    <w:rsid w:val="00270475"/>
    <w:rPr>
      <w:rFonts w:cs="Times New Roman"/>
    </w:rPr>
  </w:style>
  <w:style w:type="character" w:customStyle="1" w:styleId="mw-headline">
    <w:name w:val="mw-headline"/>
    <w:basedOn w:val="DefaultParagraphFont"/>
    <w:rsid w:val="00270475"/>
    <w:rPr>
      <w:rFonts w:cs="Times New Roman"/>
    </w:rPr>
  </w:style>
  <w:style w:type="character" w:customStyle="1" w:styleId="mw-editsection">
    <w:name w:val="mw-editsection"/>
    <w:basedOn w:val="DefaultParagraphFont"/>
    <w:rsid w:val="00270475"/>
    <w:rPr>
      <w:rFonts w:cs="Times New Roman"/>
    </w:rPr>
  </w:style>
  <w:style w:type="paragraph" w:customStyle="1" w:styleId="yiv3248879255msonormal">
    <w:name w:val="yiv3248879255msonormal"/>
    <w:basedOn w:val="Normal"/>
    <w:rsid w:val="00270475"/>
    <w:pPr>
      <w:widowControl/>
      <w:autoSpaceDE/>
      <w:autoSpaceDN/>
      <w:adjustRightInd/>
      <w:spacing w:before="100" w:beforeAutospacing="1" w:after="100" w:afterAutospacing="1"/>
    </w:pPr>
    <w:rPr>
      <w:rFonts w:ascii="Times New Roman" w:hAnsi="Times New Roman" w:cs="Times New Roman"/>
    </w:rPr>
  </w:style>
  <w:style w:type="character" w:customStyle="1" w:styleId="editsection">
    <w:name w:val="editsection"/>
    <w:basedOn w:val="DefaultParagraphFont"/>
    <w:rsid w:val="00270475"/>
  </w:style>
  <w:style w:type="paragraph" w:styleId="z-TopofForm">
    <w:name w:val="HTML Top of Form"/>
    <w:basedOn w:val="Normal"/>
    <w:next w:val="Normal"/>
    <w:link w:val="z-TopofFormChar"/>
    <w:hidden/>
    <w:uiPriority w:val="99"/>
    <w:semiHidden/>
    <w:unhideWhenUsed/>
    <w:rsid w:val="00270475"/>
    <w:pPr>
      <w:widowControl/>
      <w:pBdr>
        <w:bottom w:val="single" w:sz="6" w:space="1" w:color="auto"/>
      </w:pBdr>
      <w:autoSpaceDE/>
      <w:autoSpaceDN/>
      <w:adjustRightInd/>
      <w:jc w:val="center"/>
    </w:pPr>
    <w:rPr>
      <w:vanish/>
      <w:sz w:val="16"/>
      <w:szCs w:val="16"/>
      <w:lang w:val="en-GB" w:eastAsia="en-GB"/>
    </w:rPr>
  </w:style>
  <w:style w:type="character" w:customStyle="1" w:styleId="z-TopofFormChar">
    <w:name w:val="z-Top of Form Char"/>
    <w:basedOn w:val="DefaultParagraphFont"/>
    <w:link w:val="z-TopofForm"/>
    <w:uiPriority w:val="99"/>
    <w:semiHidden/>
    <w:rsid w:val="00270475"/>
    <w:rPr>
      <w:rFonts w:ascii="Arial" w:eastAsia="Times New Roman" w:hAnsi="Arial" w:cs="Arial"/>
      <w:vanish/>
      <w:sz w:val="16"/>
      <w:szCs w:val="16"/>
      <w:lang w:val="en-GB" w:eastAsia="en-GB"/>
    </w:rPr>
  </w:style>
  <w:style w:type="paragraph" w:customStyle="1" w:styleId="comment-notes">
    <w:name w:val="comment-notes"/>
    <w:basedOn w:val="Normal"/>
    <w:rsid w:val="00270475"/>
    <w:pPr>
      <w:widowControl/>
      <w:autoSpaceDE/>
      <w:autoSpaceDN/>
      <w:adjustRightInd/>
      <w:spacing w:before="100" w:beforeAutospacing="1" w:after="100" w:afterAutospacing="1"/>
    </w:pPr>
    <w:rPr>
      <w:rFonts w:ascii="Times New Roman" w:hAnsi="Times New Roman" w:cs="Times New Roman"/>
      <w:lang w:val="en-GB" w:eastAsia="en-GB"/>
    </w:rPr>
  </w:style>
  <w:style w:type="character" w:customStyle="1" w:styleId="required">
    <w:name w:val="required"/>
    <w:basedOn w:val="DefaultParagraphFont"/>
    <w:rsid w:val="00270475"/>
  </w:style>
  <w:style w:type="paragraph" w:customStyle="1" w:styleId="comment-form-author">
    <w:name w:val="comment-form-author"/>
    <w:basedOn w:val="Normal"/>
    <w:rsid w:val="00270475"/>
    <w:pPr>
      <w:widowControl/>
      <w:autoSpaceDE/>
      <w:autoSpaceDN/>
      <w:adjustRightInd/>
      <w:spacing w:before="100" w:beforeAutospacing="1" w:after="100" w:afterAutospacing="1"/>
    </w:pPr>
    <w:rPr>
      <w:rFonts w:ascii="Times New Roman" w:hAnsi="Times New Roman" w:cs="Times New Roman"/>
      <w:lang w:val="en-GB" w:eastAsia="en-GB"/>
    </w:rPr>
  </w:style>
  <w:style w:type="paragraph" w:customStyle="1" w:styleId="comment-form-email">
    <w:name w:val="comment-form-email"/>
    <w:basedOn w:val="Normal"/>
    <w:rsid w:val="00270475"/>
    <w:pPr>
      <w:widowControl/>
      <w:autoSpaceDE/>
      <w:autoSpaceDN/>
      <w:adjustRightInd/>
      <w:spacing w:before="100" w:beforeAutospacing="1" w:after="100" w:afterAutospacing="1"/>
    </w:pPr>
    <w:rPr>
      <w:rFonts w:ascii="Times New Roman" w:hAnsi="Times New Roman" w:cs="Times New Roman"/>
      <w:lang w:val="en-GB" w:eastAsia="en-GB"/>
    </w:rPr>
  </w:style>
  <w:style w:type="paragraph" w:customStyle="1" w:styleId="comment-form-url">
    <w:name w:val="comment-form-url"/>
    <w:basedOn w:val="Normal"/>
    <w:rsid w:val="00270475"/>
    <w:pPr>
      <w:widowControl/>
      <w:autoSpaceDE/>
      <w:autoSpaceDN/>
      <w:adjustRightInd/>
      <w:spacing w:before="100" w:beforeAutospacing="1" w:after="100" w:afterAutospacing="1"/>
    </w:pPr>
    <w:rPr>
      <w:rFonts w:ascii="Times New Roman" w:hAnsi="Times New Roman" w:cs="Times New Roman"/>
      <w:lang w:val="en-GB" w:eastAsia="en-GB"/>
    </w:rPr>
  </w:style>
  <w:style w:type="paragraph" w:customStyle="1" w:styleId="comment-form-comment">
    <w:name w:val="comment-form-comment"/>
    <w:basedOn w:val="Normal"/>
    <w:rsid w:val="00270475"/>
    <w:pPr>
      <w:widowControl/>
      <w:autoSpaceDE/>
      <w:autoSpaceDN/>
      <w:adjustRightInd/>
      <w:spacing w:before="100" w:beforeAutospacing="1" w:after="100" w:afterAutospacing="1"/>
    </w:pPr>
    <w:rPr>
      <w:rFonts w:ascii="Times New Roman" w:hAnsi="Times New Roman" w:cs="Times New Roman"/>
      <w:lang w:val="en-GB" w:eastAsia="en-GB"/>
    </w:rPr>
  </w:style>
  <w:style w:type="paragraph" w:customStyle="1" w:styleId="form-submit">
    <w:name w:val="form-submit"/>
    <w:basedOn w:val="Normal"/>
    <w:rsid w:val="00270475"/>
    <w:pPr>
      <w:widowControl/>
      <w:autoSpaceDE/>
      <w:autoSpaceDN/>
      <w:adjustRightInd/>
      <w:spacing w:before="100" w:beforeAutospacing="1" w:after="100" w:afterAutospacing="1"/>
    </w:pPr>
    <w:rPr>
      <w:rFonts w:ascii="Times New Roman" w:hAnsi="Times New Roman" w:cs="Times New Roman"/>
      <w:lang w:val="en-GB" w:eastAsia="en-GB"/>
    </w:rPr>
  </w:style>
  <w:style w:type="paragraph" w:styleId="z-BottomofForm">
    <w:name w:val="HTML Bottom of Form"/>
    <w:basedOn w:val="Normal"/>
    <w:next w:val="Normal"/>
    <w:link w:val="z-BottomofFormChar"/>
    <w:hidden/>
    <w:uiPriority w:val="99"/>
    <w:semiHidden/>
    <w:unhideWhenUsed/>
    <w:rsid w:val="00270475"/>
    <w:pPr>
      <w:widowControl/>
      <w:pBdr>
        <w:top w:val="single" w:sz="6" w:space="1" w:color="auto"/>
      </w:pBdr>
      <w:autoSpaceDE/>
      <w:autoSpaceDN/>
      <w:adjustRightInd/>
      <w:jc w:val="center"/>
    </w:pPr>
    <w:rPr>
      <w:vanish/>
      <w:sz w:val="16"/>
      <w:szCs w:val="16"/>
      <w:lang w:val="en-GB" w:eastAsia="en-GB"/>
    </w:rPr>
  </w:style>
  <w:style w:type="character" w:customStyle="1" w:styleId="z-BottomofFormChar">
    <w:name w:val="z-Bottom of Form Char"/>
    <w:basedOn w:val="DefaultParagraphFont"/>
    <w:link w:val="z-BottomofForm"/>
    <w:uiPriority w:val="99"/>
    <w:semiHidden/>
    <w:rsid w:val="00270475"/>
    <w:rPr>
      <w:rFonts w:ascii="Arial" w:eastAsia="Times New Roman" w:hAnsi="Arial" w:cs="Arial"/>
      <w:vanish/>
      <w:sz w:val="16"/>
      <w:szCs w:val="16"/>
      <w:lang w:val="en-GB" w:eastAsia="en-GB"/>
    </w:rPr>
  </w:style>
  <w:style w:type="paragraph" w:customStyle="1" w:styleId="srp-post-date">
    <w:name w:val="srp-post-date"/>
    <w:basedOn w:val="Normal"/>
    <w:rsid w:val="00270475"/>
    <w:pPr>
      <w:widowControl/>
      <w:autoSpaceDE/>
      <w:autoSpaceDN/>
      <w:adjustRightInd/>
      <w:spacing w:before="100" w:beforeAutospacing="1" w:after="100" w:afterAutospacing="1"/>
    </w:pPr>
    <w:rPr>
      <w:rFonts w:ascii="Times New Roman" w:hAnsi="Times New Roman" w:cs="Times New Roman"/>
      <w:lang w:val="en-GB" w:eastAsia="en-GB"/>
    </w:rPr>
  </w:style>
  <w:style w:type="character" w:customStyle="1" w:styleId="mw-editsection-bracket">
    <w:name w:val="mw-editsection-bracket"/>
    <w:basedOn w:val="DefaultParagraphFont"/>
    <w:rsid w:val="00270475"/>
  </w:style>
  <w:style w:type="character" w:customStyle="1" w:styleId="toctoggle">
    <w:name w:val="toctoggle"/>
    <w:basedOn w:val="DefaultParagraphFont"/>
    <w:rsid w:val="00270475"/>
  </w:style>
  <w:style w:type="character" w:customStyle="1" w:styleId="xn-person">
    <w:name w:val="xn-person"/>
    <w:basedOn w:val="DefaultParagraphFont"/>
    <w:rsid w:val="00270475"/>
  </w:style>
  <w:style w:type="character" w:customStyle="1" w:styleId="xn-location">
    <w:name w:val="xn-location"/>
    <w:basedOn w:val="DefaultParagraphFont"/>
    <w:rsid w:val="00270475"/>
  </w:style>
  <w:style w:type="character" w:customStyle="1" w:styleId="nowrap">
    <w:name w:val="nowrap"/>
    <w:basedOn w:val="DefaultParagraphFont"/>
    <w:rsid w:val="00270475"/>
  </w:style>
  <w:style w:type="paragraph" w:styleId="Header">
    <w:name w:val="header"/>
    <w:basedOn w:val="Normal"/>
    <w:link w:val="HeaderChar"/>
    <w:uiPriority w:val="99"/>
    <w:semiHidden/>
    <w:unhideWhenUsed/>
    <w:rsid w:val="00270475"/>
    <w:pPr>
      <w:tabs>
        <w:tab w:val="center" w:pos="4513"/>
        <w:tab w:val="right" w:pos="9026"/>
      </w:tabs>
    </w:pPr>
  </w:style>
  <w:style w:type="character" w:customStyle="1" w:styleId="HeaderChar">
    <w:name w:val="Header Char"/>
    <w:basedOn w:val="DefaultParagraphFont"/>
    <w:link w:val="Header"/>
    <w:uiPriority w:val="99"/>
    <w:semiHidden/>
    <w:rsid w:val="00270475"/>
    <w:rPr>
      <w:rFonts w:ascii="Arial" w:eastAsia="Times New Roman" w:hAnsi="Arial" w:cs="Arial"/>
      <w:sz w:val="24"/>
      <w:szCs w:val="24"/>
    </w:rPr>
  </w:style>
  <w:style w:type="paragraph" w:styleId="Footer">
    <w:name w:val="footer"/>
    <w:basedOn w:val="Normal"/>
    <w:link w:val="FooterChar"/>
    <w:uiPriority w:val="99"/>
    <w:semiHidden/>
    <w:unhideWhenUsed/>
    <w:rsid w:val="00270475"/>
    <w:pPr>
      <w:tabs>
        <w:tab w:val="center" w:pos="4513"/>
        <w:tab w:val="right" w:pos="9026"/>
      </w:tabs>
    </w:pPr>
  </w:style>
  <w:style w:type="character" w:customStyle="1" w:styleId="FooterChar">
    <w:name w:val="Footer Char"/>
    <w:basedOn w:val="DefaultParagraphFont"/>
    <w:link w:val="Footer"/>
    <w:uiPriority w:val="99"/>
    <w:semiHidden/>
    <w:rsid w:val="00270475"/>
    <w:rPr>
      <w:rFonts w:ascii="Arial" w:eastAsia="Times New Roman" w:hAnsi="Arial" w:cs="Arial"/>
      <w:sz w:val="24"/>
      <w:szCs w:val="24"/>
    </w:rPr>
  </w:style>
  <w:style w:type="character" w:customStyle="1" w:styleId="lightgray">
    <w:name w:val="lightgray"/>
    <w:basedOn w:val="DefaultParagraphFont"/>
    <w:rsid w:val="00270475"/>
  </w:style>
  <w:style w:type="character" w:customStyle="1" w:styleId="pipe">
    <w:name w:val="pipe"/>
    <w:basedOn w:val="DefaultParagraphFont"/>
    <w:rsid w:val="00270475"/>
  </w:style>
  <w:style w:type="paragraph" w:customStyle="1" w:styleId="articlesnippetcopy">
    <w:name w:val="articlesnippetcopy"/>
    <w:basedOn w:val="Normal"/>
    <w:rsid w:val="00270475"/>
    <w:pPr>
      <w:widowControl/>
      <w:autoSpaceDE/>
      <w:autoSpaceDN/>
      <w:adjustRightInd/>
      <w:spacing w:before="100" w:beforeAutospacing="1" w:after="100" w:afterAutospacing="1"/>
    </w:pPr>
    <w:rPr>
      <w:rFonts w:ascii="Times New Roman" w:hAnsi="Times New Roman" w:cs="Times New Roman"/>
      <w:lang w:val="en-GB" w:eastAsia="en-GB"/>
    </w:rPr>
  </w:style>
  <w:style w:type="character" w:customStyle="1" w:styleId="saleableitem">
    <w:name w:val="saleableitem"/>
    <w:basedOn w:val="DefaultParagraphFont"/>
    <w:rsid w:val="00270475"/>
  </w:style>
  <w:style w:type="paragraph" w:customStyle="1" w:styleId="headsmallercap">
    <w:name w:val="headsmallercap"/>
    <w:basedOn w:val="Normal"/>
    <w:rsid w:val="00270475"/>
    <w:pPr>
      <w:widowControl/>
      <w:autoSpaceDE/>
      <w:autoSpaceDN/>
      <w:adjustRightInd/>
      <w:spacing w:before="100" w:beforeAutospacing="1" w:after="100" w:afterAutospacing="1"/>
    </w:pPr>
    <w:rPr>
      <w:rFonts w:ascii="Times New Roman" w:hAnsi="Times New Roman" w:cs="Times New Roman"/>
      <w:lang w:val="en-GB" w:eastAsia="en-GB"/>
    </w:rPr>
  </w:style>
  <w:style w:type="character" w:customStyle="1" w:styleId="post-date">
    <w:name w:val="post-date"/>
    <w:basedOn w:val="DefaultParagraphFont"/>
    <w:rsid w:val="00270475"/>
  </w:style>
  <w:style w:type="character" w:customStyle="1" w:styleId="author">
    <w:name w:val="author"/>
    <w:basedOn w:val="DefaultParagraphFont"/>
    <w:rsid w:val="00270475"/>
  </w:style>
  <w:style w:type="paragraph" w:customStyle="1" w:styleId="more-news">
    <w:name w:val="more-news"/>
    <w:basedOn w:val="Normal"/>
    <w:rsid w:val="00270475"/>
    <w:pPr>
      <w:widowControl/>
      <w:autoSpaceDE/>
      <w:autoSpaceDN/>
      <w:adjustRightInd/>
      <w:spacing w:before="100" w:beforeAutospacing="1" w:after="100" w:afterAutospacing="1"/>
    </w:pPr>
    <w:rPr>
      <w:rFonts w:ascii="Times New Roman" w:hAnsi="Times New Roman" w:cs="Times New Roman"/>
      <w:lang w:val="en-GB" w:eastAsia="en-GB"/>
    </w:rPr>
  </w:style>
  <w:style w:type="character" w:customStyle="1" w:styleId="sep">
    <w:name w:val="sep"/>
    <w:basedOn w:val="DefaultParagraphFont"/>
    <w:rsid w:val="00270475"/>
  </w:style>
  <w:style w:type="paragraph" w:customStyle="1" w:styleId="story">
    <w:name w:val="story"/>
    <w:basedOn w:val="Normal"/>
    <w:uiPriority w:val="99"/>
    <w:rsid w:val="00270475"/>
    <w:pPr>
      <w:widowControl/>
      <w:autoSpaceDE/>
      <w:autoSpaceDN/>
      <w:adjustRightInd/>
      <w:spacing w:before="100" w:beforeAutospacing="1" w:after="100" w:afterAutospacing="1"/>
    </w:pPr>
    <w:rPr>
      <w:rFonts w:ascii="Times New Roman" w:hAnsi="Times New Roman" w:cs="Times New Roman"/>
      <w:lang w:val="en-GB" w:eastAsia="en-GB"/>
    </w:rPr>
  </w:style>
  <w:style w:type="character" w:customStyle="1" w:styleId="Date1">
    <w:name w:val="Date1"/>
    <w:basedOn w:val="DefaultParagraphFont"/>
    <w:rsid w:val="00270475"/>
  </w:style>
  <w:style w:type="character" w:customStyle="1" w:styleId="the-author">
    <w:name w:val="the-author"/>
    <w:basedOn w:val="DefaultParagraphFont"/>
    <w:rsid w:val="00270475"/>
  </w:style>
  <w:style w:type="character" w:customStyle="1" w:styleId="time">
    <w:name w:val="time"/>
    <w:basedOn w:val="DefaultParagraphFont"/>
    <w:rsid w:val="00270475"/>
  </w:style>
  <w:style w:type="character" w:customStyle="1" w:styleId="a">
    <w:name w:val="_"/>
    <w:basedOn w:val="DefaultParagraphFont"/>
    <w:rsid w:val="00270475"/>
  </w:style>
  <w:style w:type="character" w:customStyle="1" w:styleId="pg-1fc1">
    <w:name w:val="pg-1fc1"/>
    <w:basedOn w:val="DefaultParagraphFont"/>
    <w:rsid w:val="00270475"/>
  </w:style>
  <w:style w:type="character" w:customStyle="1" w:styleId="pg-1fs0">
    <w:name w:val="pg-1fs0"/>
    <w:basedOn w:val="DefaultParagraphFont"/>
    <w:rsid w:val="00270475"/>
  </w:style>
  <w:style w:type="character" w:customStyle="1" w:styleId="pg-1ff2">
    <w:name w:val="pg-1ff2"/>
    <w:basedOn w:val="DefaultParagraphFont"/>
    <w:rsid w:val="00270475"/>
  </w:style>
  <w:style w:type="character" w:customStyle="1" w:styleId="pg-1ls0">
    <w:name w:val="pg-1ls0"/>
    <w:basedOn w:val="DefaultParagraphFont"/>
    <w:rsid w:val="00270475"/>
  </w:style>
  <w:style w:type="character" w:customStyle="1" w:styleId="pg-1ls1">
    <w:name w:val="pg-1ls1"/>
    <w:basedOn w:val="DefaultParagraphFont"/>
    <w:rsid w:val="00270475"/>
  </w:style>
  <w:style w:type="character" w:customStyle="1" w:styleId="pg-1ff1">
    <w:name w:val="pg-1ff1"/>
    <w:basedOn w:val="DefaultParagraphFont"/>
    <w:rsid w:val="00270475"/>
  </w:style>
  <w:style w:type="character" w:customStyle="1" w:styleId="pg-1ls3">
    <w:name w:val="pg-1ls3"/>
    <w:basedOn w:val="DefaultParagraphFont"/>
    <w:rsid w:val="00270475"/>
  </w:style>
  <w:style w:type="character" w:customStyle="1" w:styleId="pg-1ff3">
    <w:name w:val="pg-1ff3"/>
    <w:basedOn w:val="DefaultParagraphFont"/>
    <w:rsid w:val="00270475"/>
  </w:style>
  <w:style w:type="character" w:customStyle="1" w:styleId="pg-1ls5">
    <w:name w:val="pg-1ls5"/>
    <w:basedOn w:val="DefaultParagraphFont"/>
    <w:rsid w:val="00270475"/>
  </w:style>
  <w:style w:type="character" w:styleId="UnresolvedMention">
    <w:name w:val="Unresolved Mention"/>
    <w:basedOn w:val="DefaultParagraphFont"/>
    <w:uiPriority w:val="99"/>
    <w:semiHidden/>
    <w:unhideWhenUsed/>
    <w:rsid w:val="0006208F"/>
    <w:rPr>
      <w:color w:val="605E5C"/>
      <w:shd w:val="clear" w:color="auto" w:fill="E1DFDD"/>
    </w:rPr>
  </w:style>
  <w:style w:type="paragraph" w:customStyle="1" w:styleId="msonormal0">
    <w:name w:val="msonormal"/>
    <w:basedOn w:val="Normal"/>
    <w:rsid w:val="00093733"/>
    <w:pPr>
      <w:widowControl/>
      <w:autoSpaceDE/>
      <w:autoSpaceDN/>
      <w:adjustRightInd/>
      <w:spacing w:before="100" w:beforeAutospacing="1" w:after="100" w:afterAutospacing="1"/>
    </w:pPr>
    <w:rPr>
      <w:rFonts w:ascii="Times New Roman" w:hAnsi="Times New Roman" w:cs="Times New Roman"/>
      <w:lang w:val="en-IN" w:eastAsia="en-IN"/>
    </w:rPr>
  </w:style>
  <w:style w:type="character" w:styleId="FollowedHyperlink">
    <w:name w:val="FollowedHyperlink"/>
    <w:basedOn w:val="DefaultParagraphFont"/>
    <w:uiPriority w:val="99"/>
    <w:semiHidden/>
    <w:unhideWhenUsed/>
    <w:rsid w:val="00093733"/>
    <w:rPr>
      <w:color w:val="800080"/>
      <w:u w:val="single"/>
    </w:rPr>
  </w:style>
  <w:style w:type="character" w:customStyle="1" w:styleId="cite-bracket">
    <w:name w:val="cite-bracket"/>
    <w:basedOn w:val="DefaultParagraphFont"/>
    <w:rsid w:val="00093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7482">
      <w:bodyDiv w:val="1"/>
      <w:marLeft w:val="0"/>
      <w:marRight w:val="0"/>
      <w:marTop w:val="0"/>
      <w:marBottom w:val="0"/>
      <w:divBdr>
        <w:top w:val="none" w:sz="0" w:space="0" w:color="auto"/>
        <w:left w:val="none" w:sz="0" w:space="0" w:color="auto"/>
        <w:bottom w:val="none" w:sz="0" w:space="0" w:color="auto"/>
        <w:right w:val="none" w:sz="0" w:space="0" w:color="auto"/>
      </w:divBdr>
    </w:div>
    <w:div w:id="79832004">
      <w:bodyDiv w:val="1"/>
      <w:marLeft w:val="0"/>
      <w:marRight w:val="0"/>
      <w:marTop w:val="0"/>
      <w:marBottom w:val="0"/>
      <w:divBdr>
        <w:top w:val="none" w:sz="0" w:space="0" w:color="auto"/>
        <w:left w:val="none" w:sz="0" w:space="0" w:color="auto"/>
        <w:bottom w:val="none" w:sz="0" w:space="0" w:color="auto"/>
        <w:right w:val="none" w:sz="0" w:space="0" w:color="auto"/>
      </w:divBdr>
      <w:divsChild>
        <w:div w:id="1848521828">
          <w:marLeft w:val="0"/>
          <w:marRight w:val="0"/>
          <w:marTop w:val="225"/>
          <w:marBottom w:val="225"/>
          <w:divBdr>
            <w:top w:val="none" w:sz="0" w:space="0" w:color="auto"/>
            <w:left w:val="none" w:sz="0" w:space="0" w:color="auto"/>
            <w:bottom w:val="none" w:sz="0" w:space="0" w:color="auto"/>
            <w:right w:val="none" w:sz="0" w:space="0" w:color="auto"/>
          </w:divBdr>
        </w:div>
      </w:divsChild>
    </w:div>
    <w:div w:id="106199835">
      <w:bodyDiv w:val="1"/>
      <w:marLeft w:val="0"/>
      <w:marRight w:val="0"/>
      <w:marTop w:val="0"/>
      <w:marBottom w:val="0"/>
      <w:divBdr>
        <w:top w:val="none" w:sz="0" w:space="0" w:color="auto"/>
        <w:left w:val="none" w:sz="0" w:space="0" w:color="auto"/>
        <w:bottom w:val="none" w:sz="0" w:space="0" w:color="auto"/>
        <w:right w:val="none" w:sz="0" w:space="0" w:color="auto"/>
      </w:divBdr>
      <w:divsChild>
        <w:div w:id="177428276">
          <w:marLeft w:val="0"/>
          <w:marRight w:val="0"/>
          <w:marTop w:val="225"/>
          <w:marBottom w:val="225"/>
          <w:divBdr>
            <w:top w:val="none" w:sz="0" w:space="0" w:color="auto"/>
            <w:left w:val="none" w:sz="0" w:space="0" w:color="auto"/>
            <w:bottom w:val="none" w:sz="0" w:space="0" w:color="auto"/>
            <w:right w:val="none" w:sz="0" w:space="0" w:color="auto"/>
          </w:divBdr>
        </w:div>
      </w:divsChild>
    </w:div>
    <w:div w:id="120727535">
      <w:bodyDiv w:val="1"/>
      <w:marLeft w:val="0"/>
      <w:marRight w:val="0"/>
      <w:marTop w:val="0"/>
      <w:marBottom w:val="0"/>
      <w:divBdr>
        <w:top w:val="none" w:sz="0" w:space="0" w:color="auto"/>
        <w:left w:val="none" w:sz="0" w:space="0" w:color="auto"/>
        <w:bottom w:val="none" w:sz="0" w:space="0" w:color="auto"/>
        <w:right w:val="none" w:sz="0" w:space="0" w:color="auto"/>
      </w:divBdr>
    </w:div>
    <w:div w:id="123888400">
      <w:bodyDiv w:val="1"/>
      <w:marLeft w:val="0"/>
      <w:marRight w:val="0"/>
      <w:marTop w:val="0"/>
      <w:marBottom w:val="0"/>
      <w:divBdr>
        <w:top w:val="none" w:sz="0" w:space="0" w:color="auto"/>
        <w:left w:val="none" w:sz="0" w:space="0" w:color="auto"/>
        <w:bottom w:val="none" w:sz="0" w:space="0" w:color="auto"/>
        <w:right w:val="none" w:sz="0" w:space="0" w:color="auto"/>
      </w:divBdr>
      <w:divsChild>
        <w:div w:id="461853251">
          <w:marLeft w:val="450"/>
          <w:marRight w:val="450"/>
          <w:marTop w:val="0"/>
          <w:marBottom w:val="600"/>
          <w:divBdr>
            <w:top w:val="none" w:sz="0" w:space="0" w:color="auto"/>
            <w:left w:val="none" w:sz="0" w:space="0" w:color="auto"/>
            <w:bottom w:val="none" w:sz="0" w:space="0" w:color="auto"/>
            <w:right w:val="none" w:sz="0" w:space="0" w:color="auto"/>
          </w:divBdr>
          <w:divsChild>
            <w:div w:id="138224605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205">
      <w:bodyDiv w:val="1"/>
      <w:marLeft w:val="0"/>
      <w:marRight w:val="0"/>
      <w:marTop w:val="0"/>
      <w:marBottom w:val="0"/>
      <w:divBdr>
        <w:top w:val="none" w:sz="0" w:space="0" w:color="auto"/>
        <w:left w:val="none" w:sz="0" w:space="0" w:color="auto"/>
        <w:bottom w:val="none" w:sz="0" w:space="0" w:color="auto"/>
        <w:right w:val="none" w:sz="0" w:space="0" w:color="auto"/>
      </w:divBdr>
      <w:divsChild>
        <w:div w:id="611716034">
          <w:marLeft w:val="0"/>
          <w:marRight w:val="0"/>
          <w:marTop w:val="0"/>
          <w:marBottom w:val="0"/>
          <w:divBdr>
            <w:top w:val="none" w:sz="0" w:space="0" w:color="auto"/>
            <w:left w:val="none" w:sz="0" w:space="0" w:color="auto"/>
            <w:bottom w:val="none" w:sz="0" w:space="0" w:color="auto"/>
            <w:right w:val="none" w:sz="0" w:space="0" w:color="auto"/>
          </w:divBdr>
          <w:divsChild>
            <w:div w:id="1652128430">
              <w:marLeft w:val="0"/>
              <w:marRight w:val="0"/>
              <w:marTop w:val="0"/>
              <w:marBottom w:val="0"/>
              <w:divBdr>
                <w:top w:val="none" w:sz="0" w:space="0" w:color="auto"/>
                <w:left w:val="none" w:sz="0" w:space="0" w:color="auto"/>
                <w:bottom w:val="none" w:sz="0" w:space="0" w:color="auto"/>
                <w:right w:val="none" w:sz="0" w:space="0" w:color="auto"/>
              </w:divBdr>
              <w:divsChild>
                <w:div w:id="1637031636">
                  <w:marLeft w:val="0"/>
                  <w:marRight w:val="0"/>
                  <w:marTop w:val="0"/>
                  <w:marBottom w:val="0"/>
                  <w:divBdr>
                    <w:top w:val="none" w:sz="0" w:space="0" w:color="auto"/>
                    <w:left w:val="none" w:sz="0" w:space="0" w:color="auto"/>
                    <w:bottom w:val="none" w:sz="0" w:space="0" w:color="auto"/>
                    <w:right w:val="none" w:sz="0" w:space="0" w:color="auto"/>
                  </w:divBdr>
                  <w:divsChild>
                    <w:div w:id="1540433296">
                      <w:marLeft w:val="0"/>
                      <w:marRight w:val="0"/>
                      <w:marTop w:val="0"/>
                      <w:marBottom w:val="0"/>
                      <w:divBdr>
                        <w:top w:val="none" w:sz="0" w:space="0" w:color="auto"/>
                        <w:left w:val="none" w:sz="0" w:space="0" w:color="auto"/>
                        <w:bottom w:val="none" w:sz="0" w:space="0" w:color="auto"/>
                        <w:right w:val="none" w:sz="0" w:space="0" w:color="auto"/>
                      </w:divBdr>
                      <w:divsChild>
                        <w:div w:id="590312659">
                          <w:marLeft w:val="0"/>
                          <w:marRight w:val="0"/>
                          <w:marTop w:val="0"/>
                          <w:marBottom w:val="0"/>
                          <w:divBdr>
                            <w:top w:val="none" w:sz="0" w:space="0" w:color="auto"/>
                            <w:left w:val="none" w:sz="0" w:space="0" w:color="auto"/>
                            <w:bottom w:val="none" w:sz="0" w:space="0" w:color="auto"/>
                            <w:right w:val="none" w:sz="0" w:space="0" w:color="auto"/>
                          </w:divBdr>
                          <w:divsChild>
                            <w:div w:id="1308391921">
                              <w:marLeft w:val="0"/>
                              <w:marRight w:val="0"/>
                              <w:marTop w:val="0"/>
                              <w:marBottom w:val="0"/>
                              <w:divBdr>
                                <w:top w:val="none" w:sz="0" w:space="0" w:color="auto"/>
                                <w:left w:val="none" w:sz="0" w:space="0" w:color="auto"/>
                                <w:bottom w:val="none" w:sz="0" w:space="0" w:color="auto"/>
                                <w:right w:val="none" w:sz="0" w:space="0" w:color="auto"/>
                              </w:divBdr>
                            </w:div>
                            <w:div w:id="101811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04720">
                      <w:marLeft w:val="0"/>
                      <w:marRight w:val="0"/>
                      <w:marTop w:val="0"/>
                      <w:marBottom w:val="0"/>
                      <w:divBdr>
                        <w:top w:val="none" w:sz="0" w:space="0" w:color="auto"/>
                        <w:left w:val="none" w:sz="0" w:space="0" w:color="auto"/>
                        <w:bottom w:val="none" w:sz="0" w:space="0" w:color="auto"/>
                        <w:right w:val="none" w:sz="0" w:space="0" w:color="auto"/>
                      </w:divBdr>
                      <w:divsChild>
                        <w:div w:id="55786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151">
                  <w:marLeft w:val="0"/>
                  <w:marRight w:val="0"/>
                  <w:marTop w:val="0"/>
                  <w:marBottom w:val="0"/>
                  <w:divBdr>
                    <w:top w:val="none" w:sz="0" w:space="0" w:color="auto"/>
                    <w:left w:val="none" w:sz="0" w:space="0" w:color="auto"/>
                    <w:bottom w:val="none" w:sz="0" w:space="0" w:color="auto"/>
                    <w:right w:val="none" w:sz="0" w:space="0" w:color="auto"/>
                  </w:divBdr>
                  <w:divsChild>
                    <w:div w:id="117711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45722">
          <w:marLeft w:val="0"/>
          <w:marRight w:val="0"/>
          <w:marTop w:val="0"/>
          <w:marBottom w:val="0"/>
          <w:divBdr>
            <w:top w:val="none" w:sz="0" w:space="0" w:color="auto"/>
            <w:left w:val="none" w:sz="0" w:space="0" w:color="auto"/>
            <w:bottom w:val="none" w:sz="0" w:space="0" w:color="auto"/>
            <w:right w:val="none" w:sz="0" w:space="0" w:color="auto"/>
          </w:divBdr>
        </w:div>
        <w:div w:id="807017104">
          <w:marLeft w:val="0"/>
          <w:marRight w:val="0"/>
          <w:marTop w:val="0"/>
          <w:marBottom w:val="0"/>
          <w:divBdr>
            <w:top w:val="none" w:sz="0" w:space="0" w:color="auto"/>
            <w:left w:val="none" w:sz="0" w:space="0" w:color="auto"/>
            <w:bottom w:val="none" w:sz="0" w:space="0" w:color="auto"/>
            <w:right w:val="none" w:sz="0" w:space="0" w:color="auto"/>
          </w:divBdr>
          <w:divsChild>
            <w:div w:id="1411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2636">
      <w:bodyDiv w:val="1"/>
      <w:marLeft w:val="0"/>
      <w:marRight w:val="0"/>
      <w:marTop w:val="0"/>
      <w:marBottom w:val="0"/>
      <w:divBdr>
        <w:top w:val="none" w:sz="0" w:space="0" w:color="auto"/>
        <w:left w:val="none" w:sz="0" w:space="0" w:color="auto"/>
        <w:bottom w:val="none" w:sz="0" w:space="0" w:color="auto"/>
        <w:right w:val="none" w:sz="0" w:space="0" w:color="auto"/>
      </w:divBdr>
      <w:divsChild>
        <w:div w:id="4480937">
          <w:marLeft w:val="0"/>
          <w:marRight w:val="0"/>
          <w:marTop w:val="225"/>
          <w:marBottom w:val="225"/>
          <w:divBdr>
            <w:top w:val="none" w:sz="0" w:space="0" w:color="auto"/>
            <w:left w:val="none" w:sz="0" w:space="0" w:color="auto"/>
            <w:bottom w:val="none" w:sz="0" w:space="0" w:color="auto"/>
            <w:right w:val="none" w:sz="0" w:space="0" w:color="auto"/>
          </w:divBdr>
        </w:div>
      </w:divsChild>
    </w:div>
    <w:div w:id="190152471">
      <w:bodyDiv w:val="1"/>
      <w:marLeft w:val="0"/>
      <w:marRight w:val="0"/>
      <w:marTop w:val="0"/>
      <w:marBottom w:val="0"/>
      <w:divBdr>
        <w:top w:val="none" w:sz="0" w:space="0" w:color="auto"/>
        <w:left w:val="none" w:sz="0" w:space="0" w:color="auto"/>
        <w:bottom w:val="none" w:sz="0" w:space="0" w:color="auto"/>
        <w:right w:val="none" w:sz="0" w:space="0" w:color="auto"/>
      </w:divBdr>
      <w:divsChild>
        <w:div w:id="1228029343">
          <w:marLeft w:val="0"/>
          <w:marRight w:val="0"/>
          <w:marTop w:val="150"/>
          <w:marBottom w:val="225"/>
          <w:divBdr>
            <w:top w:val="none" w:sz="0" w:space="0" w:color="auto"/>
            <w:left w:val="none" w:sz="0" w:space="0" w:color="auto"/>
            <w:bottom w:val="none" w:sz="0" w:space="0" w:color="auto"/>
            <w:right w:val="none" w:sz="0" w:space="0" w:color="auto"/>
          </w:divBdr>
        </w:div>
      </w:divsChild>
    </w:div>
    <w:div w:id="220823266">
      <w:bodyDiv w:val="1"/>
      <w:marLeft w:val="0"/>
      <w:marRight w:val="0"/>
      <w:marTop w:val="0"/>
      <w:marBottom w:val="0"/>
      <w:divBdr>
        <w:top w:val="none" w:sz="0" w:space="0" w:color="auto"/>
        <w:left w:val="none" w:sz="0" w:space="0" w:color="auto"/>
        <w:bottom w:val="none" w:sz="0" w:space="0" w:color="auto"/>
        <w:right w:val="none" w:sz="0" w:space="0" w:color="auto"/>
      </w:divBdr>
      <w:divsChild>
        <w:div w:id="1559705000">
          <w:marLeft w:val="0"/>
          <w:marRight w:val="0"/>
          <w:marTop w:val="0"/>
          <w:marBottom w:val="0"/>
          <w:divBdr>
            <w:top w:val="none" w:sz="0" w:space="0" w:color="auto"/>
            <w:left w:val="none" w:sz="0" w:space="0" w:color="auto"/>
            <w:bottom w:val="none" w:sz="0" w:space="0" w:color="auto"/>
            <w:right w:val="none" w:sz="0" w:space="0" w:color="auto"/>
          </w:divBdr>
        </w:div>
      </w:divsChild>
    </w:div>
    <w:div w:id="221721482">
      <w:bodyDiv w:val="1"/>
      <w:marLeft w:val="0"/>
      <w:marRight w:val="0"/>
      <w:marTop w:val="0"/>
      <w:marBottom w:val="0"/>
      <w:divBdr>
        <w:top w:val="none" w:sz="0" w:space="0" w:color="auto"/>
        <w:left w:val="none" w:sz="0" w:space="0" w:color="auto"/>
        <w:bottom w:val="none" w:sz="0" w:space="0" w:color="auto"/>
        <w:right w:val="none" w:sz="0" w:space="0" w:color="auto"/>
      </w:divBdr>
    </w:div>
    <w:div w:id="235748147">
      <w:bodyDiv w:val="1"/>
      <w:marLeft w:val="0"/>
      <w:marRight w:val="0"/>
      <w:marTop w:val="0"/>
      <w:marBottom w:val="0"/>
      <w:divBdr>
        <w:top w:val="none" w:sz="0" w:space="0" w:color="auto"/>
        <w:left w:val="none" w:sz="0" w:space="0" w:color="auto"/>
        <w:bottom w:val="none" w:sz="0" w:space="0" w:color="auto"/>
        <w:right w:val="none" w:sz="0" w:space="0" w:color="auto"/>
      </w:divBdr>
    </w:div>
    <w:div w:id="258298953">
      <w:bodyDiv w:val="1"/>
      <w:marLeft w:val="0"/>
      <w:marRight w:val="0"/>
      <w:marTop w:val="0"/>
      <w:marBottom w:val="0"/>
      <w:divBdr>
        <w:top w:val="none" w:sz="0" w:space="0" w:color="auto"/>
        <w:left w:val="none" w:sz="0" w:space="0" w:color="auto"/>
        <w:bottom w:val="none" w:sz="0" w:space="0" w:color="auto"/>
        <w:right w:val="none" w:sz="0" w:space="0" w:color="auto"/>
      </w:divBdr>
    </w:div>
    <w:div w:id="320425109">
      <w:bodyDiv w:val="1"/>
      <w:marLeft w:val="0"/>
      <w:marRight w:val="0"/>
      <w:marTop w:val="0"/>
      <w:marBottom w:val="0"/>
      <w:divBdr>
        <w:top w:val="none" w:sz="0" w:space="0" w:color="auto"/>
        <w:left w:val="none" w:sz="0" w:space="0" w:color="auto"/>
        <w:bottom w:val="none" w:sz="0" w:space="0" w:color="auto"/>
        <w:right w:val="none" w:sz="0" w:space="0" w:color="auto"/>
      </w:divBdr>
    </w:div>
    <w:div w:id="388190520">
      <w:bodyDiv w:val="1"/>
      <w:marLeft w:val="0"/>
      <w:marRight w:val="0"/>
      <w:marTop w:val="0"/>
      <w:marBottom w:val="0"/>
      <w:divBdr>
        <w:top w:val="none" w:sz="0" w:space="0" w:color="auto"/>
        <w:left w:val="none" w:sz="0" w:space="0" w:color="auto"/>
        <w:bottom w:val="none" w:sz="0" w:space="0" w:color="auto"/>
        <w:right w:val="none" w:sz="0" w:space="0" w:color="auto"/>
      </w:divBdr>
    </w:div>
    <w:div w:id="393285759">
      <w:bodyDiv w:val="1"/>
      <w:marLeft w:val="0"/>
      <w:marRight w:val="0"/>
      <w:marTop w:val="0"/>
      <w:marBottom w:val="0"/>
      <w:divBdr>
        <w:top w:val="none" w:sz="0" w:space="0" w:color="auto"/>
        <w:left w:val="none" w:sz="0" w:space="0" w:color="auto"/>
        <w:bottom w:val="none" w:sz="0" w:space="0" w:color="auto"/>
        <w:right w:val="none" w:sz="0" w:space="0" w:color="auto"/>
      </w:divBdr>
    </w:div>
    <w:div w:id="393314022">
      <w:bodyDiv w:val="1"/>
      <w:marLeft w:val="0"/>
      <w:marRight w:val="0"/>
      <w:marTop w:val="0"/>
      <w:marBottom w:val="0"/>
      <w:divBdr>
        <w:top w:val="none" w:sz="0" w:space="0" w:color="auto"/>
        <w:left w:val="none" w:sz="0" w:space="0" w:color="auto"/>
        <w:bottom w:val="none" w:sz="0" w:space="0" w:color="auto"/>
        <w:right w:val="none" w:sz="0" w:space="0" w:color="auto"/>
      </w:divBdr>
      <w:divsChild>
        <w:div w:id="1586305397">
          <w:marLeft w:val="0"/>
          <w:marRight w:val="0"/>
          <w:marTop w:val="225"/>
          <w:marBottom w:val="225"/>
          <w:divBdr>
            <w:top w:val="none" w:sz="0" w:space="0" w:color="auto"/>
            <w:left w:val="none" w:sz="0" w:space="0" w:color="auto"/>
            <w:bottom w:val="none" w:sz="0" w:space="0" w:color="auto"/>
            <w:right w:val="none" w:sz="0" w:space="0" w:color="auto"/>
          </w:divBdr>
        </w:div>
      </w:divsChild>
    </w:div>
    <w:div w:id="428694291">
      <w:bodyDiv w:val="1"/>
      <w:marLeft w:val="0"/>
      <w:marRight w:val="0"/>
      <w:marTop w:val="0"/>
      <w:marBottom w:val="0"/>
      <w:divBdr>
        <w:top w:val="none" w:sz="0" w:space="0" w:color="auto"/>
        <w:left w:val="none" w:sz="0" w:space="0" w:color="auto"/>
        <w:bottom w:val="none" w:sz="0" w:space="0" w:color="auto"/>
        <w:right w:val="none" w:sz="0" w:space="0" w:color="auto"/>
      </w:divBdr>
    </w:div>
    <w:div w:id="434635065">
      <w:bodyDiv w:val="1"/>
      <w:marLeft w:val="0"/>
      <w:marRight w:val="0"/>
      <w:marTop w:val="0"/>
      <w:marBottom w:val="0"/>
      <w:divBdr>
        <w:top w:val="none" w:sz="0" w:space="0" w:color="auto"/>
        <w:left w:val="none" w:sz="0" w:space="0" w:color="auto"/>
        <w:bottom w:val="none" w:sz="0" w:space="0" w:color="auto"/>
        <w:right w:val="none" w:sz="0" w:space="0" w:color="auto"/>
      </w:divBdr>
      <w:divsChild>
        <w:div w:id="67920003">
          <w:marLeft w:val="0"/>
          <w:marRight w:val="0"/>
          <w:marTop w:val="225"/>
          <w:marBottom w:val="225"/>
          <w:divBdr>
            <w:top w:val="none" w:sz="0" w:space="0" w:color="auto"/>
            <w:left w:val="none" w:sz="0" w:space="0" w:color="auto"/>
            <w:bottom w:val="none" w:sz="0" w:space="0" w:color="auto"/>
            <w:right w:val="none" w:sz="0" w:space="0" w:color="auto"/>
          </w:divBdr>
        </w:div>
      </w:divsChild>
    </w:div>
    <w:div w:id="451750450">
      <w:bodyDiv w:val="1"/>
      <w:marLeft w:val="0"/>
      <w:marRight w:val="0"/>
      <w:marTop w:val="0"/>
      <w:marBottom w:val="0"/>
      <w:divBdr>
        <w:top w:val="none" w:sz="0" w:space="0" w:color="auto"/>
        <w:left w:val="none" w:sz="0" w:space="0" w:color="auto"/>
        <w:bottom w:val="none" w:sz="0" w:space="0" w:color="auto"/>
        <w:right w:val="none" w:sz="0" w:space="0" w:color="auto"/>
      </w:divBdr>
      <w:divsChild>
        <w:div w:id="1942762030">
          <w:marLeft w:val="0"/>
          <w:marRight w:val="0"/>
          <w:marTop w:val="0"/>
          <w:marBottom w:val="0"/>
          <w:divBdr>
            <w:top w:val="none" w:sz="0" w:space="0" w:color="auto"/>
            <w:left w:val="none" w:sz="0" w:space="0" w:color="auto"/>
            <w:bottom w:val="none" w:sz="0" w:space="0" w:color="auto"/>
            <w:right w:val="none" w:sz="0" w:space="0" w:color="auto"/>
          </w:divBdr>
          <w:divsChild>
            <w:div w:id="978656675">
              <w:marLeft w:val="0"/>
              <w:marRight w:val="0"/>
              <w:marTop w:val="0"/>
              <w:marBottom w:val="0"/>
              <w:divBdr>
                <w:top w:val="none" w:sz="0" w:space="0" w:color="auto"/>
                <w:left w:val="none" w:sz="0" w:space="0" w:color="auto"/>
                <w:bottom w:val="none" w:sz="0" w:space="0" w:color="auto"/>
                <w:right w:val="none" w:sz="0" w:space="0" w:color="auto"/>
              </w:divBdr>
            </w:div>
            <w:div w:id="335227000">
              <w:marLeft w:val="0"/>
              <w:marRight w:val="0"/>
              <w:marTop w:val="0"/>
              <w:marBottom w:val="0"/>
              <w:divBdr>
                <w:top w:val="none" w:sz="0" w:space="0" w:color="auto"/>
                <w:left w:val="none" w:sz="0" w:space="0" w:color="auto"/>
                <w:bottom w:val="none" w:sz="0" w:space="0" w:color="auto"/>
                <w:right w:val="none" w:sz="0" w:space="0" w:color="auto"/>
              </w:divBdr>
            </w:div>
            <w:div w:id="667945717">
              <w:marLeft w:val="0"/>
              <w:marRight w:val="0"/>
              <w:marTop w:val="0"/>
              <w:marBottom w:val="0"/>
              <w:divBdr>
                <w:top w:val="none" w:sz="0" w:space="0" w:color="auto"/>
                <w:left w:val="none" w:sz="0" w:space="0" w:color="auto"/>
                <w:bottom w:val="none" w:sz="0" w:space="0" w:color="auto"/>
                <w:right w:val="none" w:sz="0" w:space="0" w:color="auto"/>
              </w:divBdr>
              <w:divsChild>
                <w:div w:id="1426337686">
                  <w:marLeft w:val="0"/>
                  <w:marRight w:val="0"/>
                  <w:marTop w:val="0"/>
                  <w:marBottom w:val="0"/>
                  <w:divBdr>
                    <w:top w:val="none" w:sz="0" w:space="0" w:color="auto"/>
                    <w:left w:val="none" w:sz="0" w:space="0" w:color="auto"/>
                    <w:bottom w:val="none" w:sz="0" w:space="0" w:color="auto"/>
                    <w:right w:val="none" w:sz="0" w:space="0" w:color="auto"/>
                  </w:divBdr>
                </w:div>
                <w:div w:id="759713449">
                  <w:marLeft w:val="0"/>
                  <w:marRight w:val="0"/>
                  <w:marTop w:val="0"/>
                  <w:marBottom w:val="0"/>
                  <w:divBdr>
                    <w:top w:val="none" w:sz="0" w:space="0" w:color="auto"/>
                    <w:left w:val="none" w:sz="0" w:space="0" w:color="auto"/>
                    <w:bottom w:val="none" w:sz="0" w:space="0" w:color="auto"/>
                    <w:right w:val="none" w:sz="0" w:space="0" w:color="auto"/>
                  </w:divBdr>
                </w:div>
                <w:div w:id="503010257">
                  <w:marLeft w:val="0"/>
                  <w:marRight w:val="0"/>
                  <w:marTop w:val="0"/>
                  <w:marBottom w:val="0"/>
                  <w:divBdr>
                    <w:top w:val="none" w:sz="0" w:space="0" w:color="auto"/>
                    <w:left w:val="none" w:sz="0" w:space="0" w:color="auto"/>
                    <w:bottom w:val="none" w:sz="0" w:space="0" w:color="auto"/>
                    <w:right w:val="none" w:sz="0" w:space="0" w:color="auto"/>
                  </w:divBdr>
                  <w:divsChild>
                    <w:div w:id="138336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903931">
      <w:bodyDiv w:val="1"/>
      <w:marLeft w:val="0"/>
      <w:marRight w:val="0"/>
      <w:marTop w:val="0"/>
      <w:marBottom w:val="0"/>
      <w:divBdr>
        <w:top w:val="none" w:sz="0" w:space="0" w:color="auto"/>
        <w:left w:val="none" w:sz="0" w:space="0" w:color="auto"/>
        <w:bottom w:val="none" w:sz="0" w:space="0" w:color="auto"/>
        <w:right w:val="none" w:sz="0" w:space="0" w:color="auto"/>
      </w:divBdr>
    </w:div>
    <w:div w:id="532616298">
      <w:bodyDiv w:val="1"/>
      <w:marLeft w:val="0"/>
      <w:marRight w:val="0"/>
      <w:marTop w:val="0"/>
      <w:marBottom w:val="0"/>
      <w:divBdr>
        <w:top w:val="none" w:sz="0" w:space="0" w:color="auto"/>
        <w:left w:val="none" w:sz="0" w:space="0" w:color="auto"/>
        <w:bottom w:val="none" w:sz="0" w:space="0" w:color="auto"/>
        <w:right w:val="none" w:sz="0" w:space="0" w:color="auto"/>
      </w:divBdr>
    </w:div>
    <w:div w:id="542979779">
      <w:bodyDiv w:val="1"/>
      <w:marLeft w:val="0"/>
      <w:marRight w:val="0"/>
      <w:marTop w:val="0"/>
      <w:marBottom w:val="0"/>
      <w:divBdr>
        <w:top w:val="none" w:sz="0" w:space="0" w:color="auto"/>
        <w:left w:val="none" w:sz="0" w:space="0" w:color="auto"/>
        <w:bottom w:val="none" w:sz="0" w:space="0" w:color="auto"/>
        <w:right w:val="none" w:sz="0" w:space="0" w:color="auto"/>
      </w:divBdr>
      <w:divsChild>
        <w:div w:id="1758399720">
          <w:marLeft w:val="0"/>
          <w:marRight w:val="0"/>
          <w:marTop w:val="0"/>
          <w:marBottom w:val="240"/>
          <w:divBdr>
            <w:top w:val="none" w:sz="0" w:space="0" w:color="auto"/>
            <w:left w:val="none" w:sz="0" w:space="0" w:color="auto"/>
            <w:bottom w:val="none" w:sz="0" w:space="0" w:color="auto"/>
            <w:right w:val="none" w:sz="0" w:space="0" w:color="auto"/>
          </w:divBdr>
        </w:div>
        <w:div w:id="598485328">
          <w:marLeft w:val="0"/>
          <w:marRight w:val="0"/>
          <w:marTop w:val="0"/>
          <w:marBottom w:val="240"/>
          <w:divBdr>
            <w:top w:val="none" w:sz="0" w:space="0" w:color="auto"/>
            <w:left w:val="none" w:sz="0" w:space="0" w:color="auto"/>
            <w:bottom w:val="none" w:sz="0" w:space="0" w:color="auto"/>
            <w:right w:val="none" w:sz="0" w:space="0" w:color="auto"/>
          </w:divBdr>
        </w:div>
        <w:div w:id="1672172307">
          <w:marLeft w:val="0"/>
          <w:marRight w:val="0"/>
          <w:marTop w:val="0"/>
          <w:marBottom w:val="240"/>
          <w:divBdr>
            <w:top w:val="none" w:sz="0" w:space="0" w:color="auto"/>
            <w:left w:val="none" w:sz="0" w:space="0" w:color="auto"/>
            <w:bottom w:val="none" w:sz="0" w:space="0" w:color="auto"/>
            <w:right w:val="none" w:sz="0" w:space="0" w:color="auto"/>
          </w:divBdr>
        </w:div>
      </w:divsChild>
    </w:div>
    <w:div w:id="544636621">
      <w:bodyDiv w:val="1"/>
      <w:marLeft w:val="0"/>
      <w:marRight w:val="0"/>
      <w:marTop w:val="0"/>
      <w:marBottom w:val="0"/>
      <w:divBdr>
        <w:top w:val="none" w:sz="0" w:space="0" w:color="auto"/>
        <w:left w:val="none" w:sz="0" w:space="0" w:color="auto"/>
        <w:bottom w:val="none" w:sz="0" w:space="0" w:color="auto"/>
        <w:right w:val="none" w:sz="0" w:space="0" w:color="auto"/>
      </w:divBdr>
      <w:divsChild>
        <w:div w:id="519659641">
          <w:marLeft w:val="0"/>
          <w:marRight w:val="0"/>
          <w:marTop w:val="0"/>
          <w:marBottom w:val="0"/>
          <w:divBdr>
            <w:top w:val="none" w:sz="0" w:space="0" w:color="auto"/>
            <w:left w:val="none" w:sz="0" w:space="0" w:color="auto"/>
            <w:bottom w:val="none" w:sz="0" w:space="0" w:color="auto"/>
            <w:right w:val="none" w:sz="0" w:space="0" w:color="auto"/>
          </w:divBdr>
          <w:divsChild>
            <w:div w:id="22634730">
              <w:marLeft w:val="0"/>
              <w:marRight w:val="0"/>
              <w:marTop w:val="0"/>
              <w:marBottom w:val="0"/>
              <w:divBdr>
                <w:top w:val="none" w:sz="0" w:space="0" w:color="auto"/>
                <w:left w:val="none" w:sz="0" w:space="0" w:color="auto"/>
                <w:bottom w:val="none" w:sz="0" w:space="0" w:color="auto"/>
                <w:right w:val="none" w:sz="0" w:space="0" w:color="auto"/>
              </w:divBdr>
              <w:divsChild>
                <w:div w:id="151665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86135">
      <w:bodyDiv w:val="1"/>
      <w:marLeft w:val="0"/>
      <w:marRight w:val="0"/>
      <w:marTop w:val="0"/>
      <w:marBottom w:val="0"/>
      <w:divBdr>
        <w:top w:val="none" w:sz="0" w:space="0" w:color="auto"/>
        <w:left w:val="none" w:sz="0" w:space="0" w:color="auto"/>
        <w:bottom w:val="none" w:sz="0" w:space="0" w:color="auto"/>
        <w:right w:val="none" w:sz="0" w:space="0" w:color="auto"/>
      </w:divBdr>
      <w:divsChild>
        <w:div w:id="1343701287">
          <w:marLeft w:val="0"/>
          <w:marRight w:val="0"/>
          <w:marTop w:val="225"/>
          <w:marBottom w:val="225"/>
          <w:divBdr>
            <w:top w:val="none" w:sz="0" w:space="0" w:color="auto"/>
            <w:left w:val="none" w:sz="0" w:space="0" w:color="auto"/>
            <w:bottom w:val="none" w:sz="0" w:space="0" w:color="auto"/>
            <w:right w:val="none" w:sz="0" w:space="0" w:color="auto"/>
          </w:divBdr>
        </w:div>
      </w:divsChild>
    </w:div>
    <w:div w:id="587274000">
      <w:bodyDiv w:val="1"/>
      <w:marLeft w:val="0"/>
      <w:marRight w:val="0"/>
      <w:marTop w:val="0"/>
      <w:marBottom w:val="0"/>
      <w:divBdr>
        <w:top w:val="none" w:sz="0" w:space="0" w:color="auto"/>
        <w:left w:val="none" w:sz="0" w:space="0" w:color="auto"/>
        <w:bottom w:val="none" w:sz="0" w:space="0" w:color="auto"/>
        <w:right w:val="none" w:sz="0" w:space="0" w:color="auto"/>
      </w:divBdr>
    </w:div>
    <w:div w:id="644089213">
      <w:bodyDiv w:val="1"/>
      <w:marLeft w:val="0"/>
      <w:marRight w:val="0"/>
      <w:marTop w:val="0"/>
      <w:marBottom w:val="0"/>
      <w:divBdr>
        <w:top w:val="none" w:sz="0" w:space="0" w:color="auto"/>
        <w:left w:val="none" w:sz="0" w:space="0" w:color="auto"/>
        <w:bottom w:val="none" w:sz="0" w:space="0" w:color="auto"/>
        <w:right w:val="none" w:sz="0" w:space="0" w:color="auto"/>
      </w:divBdr>
      <w:divsChild>
        <w:div w:id="1230456040">
          <w:marLeft w:val="0"/>
          <w:marRight w:val="0"/>
          <w:marTop w:val="225"/>
          <w:marBottom w:val="225"/>
          <w:divBdr>
            <w:top w:val="none" w:sz="0" w:space="0" w:color="auto"/>
            <w:left w:val="none" w:sz="0" w:space="0" w:color="auto"/>
            <w:bottom w:val="none" w:sz="0" w:space="0" w:color="auto"/>
            <w:right w:val="none" w:sz="0" w:space="0" w:color="auto"/>
          </w:divBdr>
        </w:div>
      </w:divsChild>
    </w:div>
    <w:div w:id="679238988">
      <w:bodyDiv w:val="1"/>
      <w:marLeft w:val="0"/>
      <w:marRight w:val="0"/>
      <w:marTop w:val="0"/>
      <w:marBottom w:val="0"/>
      <w:divBdr>
        <w:top w:val="none" w:sz="0" w:space="0" w:color="auto"/>
        <w:left w:val="none" w:sz="0" w:space="0" w:color="auto"/>
        <w:bottom w:val="none" w:sz="0" w:space="0" w:color="auto"/>
        <w:right w:val="none" w:sz="0" w:space="0" w:color="auto"/>
      </w:divBdr>
    </w:div>
    <w:div w:id="732313231">
      <w:bodyDiv w:val="1"/>
      <w:marLeft w:val="0"/>
      <w:marRight w:val="0"/>
      <w:marTop w:val="0"/>
      <w:marBottom w:val="0"/>
      <w:divBdr>
        <w:top w:val="none" w:sz="0" w:space="0" w:color="auto"/>
        <w:left w:val="none" w:sz="0" w:space="0" w:color="auto"/>
        <w:bottom w:val="none" w:sz="0" w:space="0" w:color="auto"/>
        <w:right w:val="none" w:sz="0" w:space="0" w:color="auto"/>
      </w:divBdr>
    </w:div>
    <w:div w:id="735278946">
      <w:bodyDiv w:val="1"/>
      <w:marLeft w:val="0"/>
      <w:marRight w:val="0"/>
      <w:marTop w:val="0"/>
      <w:marBottom w:val="0"/>
      <w:divBdr>
        <w:top w:val="none" w:sz="0" w:space="0" w:color="auto"/>
        <w:left w:val="none" w:sz="0" w:space="0" w:color="auto"/>
        <w:bottom w:val="none" w:sz="0" w:space="0" w:color="auto"/>
        <w:right w:val="none" w:sz="0" w:space="0" w:color="auto"/>
      </w:divBdr>
      <w:divsChild>
        <w:div w:id="121848075">
          <w:marLeft w:val="0"/>
          <w:marRight w:val="0"/>
          <w:marTop w:val="0"/>
          <w:marBottom w:val="0"/>
          <w:divBdr>
            <w:top w:val="none" w:sz="0" w:space="0" w:color="auto"/>
            <w:left w:val="none" w:sz="0" w:space="0" w:color="auto"/>
            <w:bottom w:val="none" w:sz="0" w:space="0" w:color="auto"/>
            <w:right w:val="none" w:sz="0" w:space="0" w:color="auto"/>
          </w:divBdr>
          <w:divsChild>
            <w:div w:id="313065659">
              <w:marLeft w:val="0"/>
              <w:marRight w:val="0"/>
              <w:marTop w:val="0"/>
              <w:marBottom w:val="0"/>
              <w:divBdr>
                <w:top w:val="none" w:sz="0" w:space="0" w:color="auto"/>
                <w:left w:val="none" w:sz="0" w:space="0" w:color="auto"/>
                <w:bottom w:val="none" w:sz="0" w:space="0" w:color="auto"/>
                <w:right w:val="none" w:sz="0" w:space="0" w:color="auto"/>
              </w:divBdr>
              <w:divsChild>
                <w:div w:id="1353414930">
                  <w:marLeft w:val="0"/>
                  <w:marRight w:val="0"/>
                  <w:marTop w:val="0"/>
                  <w:marBottom w:val="0"/>
                  <w:divBdr>
                    <w:top w:val="none" w:sz="0" w:space="0" w:color="auto"/>
                    <w:left w:val="none" w:sz="0" w:space="0" w:color="auto"/>
                    <w:bottom w:val="none" w:sz="0" w:space="0" w:color="auto"/>
                    <w:right w:val="none" w:sz="0" w:space="0" w:color="auto"/>
                  </w:divBdr>
                  <w:divsChild>
                    <w:div w:id="1760835540">
                      <w:marLeft w:val="0"/>
                      <w:marRight w:val="0"/>
                      <w:marTop w:val="0"/>
                      <w:marBottom w:val="0"/>
                      <w:divBdr>
                        <w:top w:val="none" w:sz="0" w:space="0" w:color="auto"/>
                        <w:left w:val="none" w:sz="0" w:space="0" w:color="auto"/>
                        <w:bottom w:val="none" w:sz="0" w:space="0" w:color="auto"/>
                        <w:right w:val="none" w:sz="0" w:space="0" w:color="auto"/>
                      </w:divBdr>
                      <w:divsChild>
                        <w:div w:id="1719818362">
                          <w:marLeft w:val="0"/>
                          <w:marRight w:val="0"/>
                          <w:marTop w:val="0"/>
                          <w:marBottom w:val="0"/>
                          <w:divBdr>
                            <w:top w:val="none" w:sz="0" w:space="0" w:color="auto"/>
                            <w:left w:val="none" w:sz="0" w:space="0" w:color="auto"/>
                            <w:bottom w:val="none" w:sz="0" w:space="0" w:color="auto"/>
                            <w:right w:val="none" w:sz="0" w:space="0" w:color="auto"/>
                          </w:divBdr>
                          <w:divsChild>
                            <w:div w:id="459736686">
                              <w:marLeft w:val="0"/>
                              <w:marRight w:val="0"/>
                              <w:marTop w:val="0"/>
                              <w:marBottom w:val="0"/>
                              <w:divBdr>
                                <w:top w:val="none" w:sz="0" w:space="0" w:color="auto"/>
                                <w:left w:val="none" w:sz="0" w:space="0" w:color="auto"/>
                                <w:bottom w:val="none" w:sz="0" w:space="0" w:color="auto"/>
                                <w:right w:val="none" w:sz="0" w:space="0" w:color="auto"/>
                              </w:divBdr>
                            </w:div>
                            <w:div w:id="73100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09876">
                      <w:marLeft w:val="0"/>
                      <w:marRight w:val="0"/>
                      <w:marTop w:val="0"/>
                      <w:marBottom w:val="0"/>
                      <w:divBdr>
                        <w:top w:val="none" w:sz="0" w:space="0" w:color="auto"/>
                        <w:left w:val="none" w:sz="0" w:space="0" w:color="auto"/>
                        <w:bottom w:val="none" w:sz="0" w:space="0" w:color="auto"/>
                        <w:right w:val="none" w:sz="0" w:space="0" w:color="auto"/>
                      </w:divBdr>
                      <w:divsChild>
                        <w:div w:id="161574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5679">
                  <w:marLeft w:val="0"/>
                  <w:marRight w:val="0"/>
                  <w:marTop w:val="0"/>
                  <w:marBottom w:val="0"/>
                  <w:divBdr>
                    <w:top w:val="none" w:sz="0" w:space="0" w:color="auto"/>
                    <w:left w:val="none" w:sz="0" w:space="0" w:color="auto"/>
                    <w:bottom w:val="none" w:sz="0" w:space="0" w:color="auto"/>
                    <w:right w:val="none" w:sz="0" w:space="0" w:color="auto"/>
                  </w:divBdr>
                  <w:divsChild>
                    <w:div w:id="140059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020732">
          <w:marLeft w:val="0"/>
          <w:marRight w:val="0"/>
          <w:marTop w:val="0"/>
          <w:marBottom w:val="0"/>
          <w:divBdr>
            <w:top w:val="none" w:sz="0" w:space="0" w:color="auto"/>
            <w:left w:val="none" w:sz="0" w:space="0" w:color="auto"/>
            <w:bottom w:val="none" w:sz="0" w:space="0" w:color="auto"/>
            <w:right w:val="none" w:sz="0" w:space="0" w:color="auto"/>
          </w:divBdr>
        </w:div>
        <w:div w:id="1580946989">
          <w:marLeft w:val="0"/>
          <w:marRight w:val="0"/>
          <w:marTop w:val="0"/>
          <w:marBottom w:val="0"/>
          <w:divBdr>
            <w:top w:val="none" w:sz="0" w:space="0" w:color="auto"/>
            <w:left w:val="none" w:sz="0" w:space="0" w:color="auto"/>
            <w:bottom w:val="none" w:sz="0" w:space="0" w:color="auto"/>
            <w:right w:val="none" w:sz="0" w:space="0" w:color="auto"/>
          </w:divBdr>
          <w:divsChild>
            <w:div w:id="12399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27907">
      <w:bodyDiv w:val="1"/>
      <w:marLeft w:val="0"/>
      <w:marRight w:val="0"/>
      <w:marTop w:val="0"/>
      <w:marBottom w:val="0"/>
      <w:divBdr>
        <w:top w:val="none" w:sz="0" w:space="0" w:color="auto"/>
        <w:left w:val="none" w:sz="0" w:space="0" w:color="auto"/>
        <w:bottom w:val="none" w:sz="0" w:space="0" w:color="auto"/>
        <w:right w:val="none" w:sz="0" w:space="0" w:color="auto"/>
      </w:divBdr>
    </w:div>
    <w:div w:id="745491008">
      <w:bodyDiv w:val="1"/>
      <w:marLeft w:val="0"/>
      <w:marRight w:val="0"/>
      <w:marTop w:val="0"/>
      <w:marBottom w:val="0"/>
      <w:divBdr>
        <w:top w:val="none" w:sz="0" w:space="0" w:color="auto"/>
        <w:left w:val="none" w:sz="0" w:space="0" w:color="auto"/>
        <w:bottom w:val="none" w:sz="0" w:space="0" w:color="auto"/>
        <w:right w:val="none" w:sz="0" w:space="0" w:color="auto"/>
      </w:divBdr>
      <w:divsChild>
        <w:div w:id="771783054">
          <w:marLeft w:val="0"/>
          <w:marRight w:val="0"/>
          <w:marTop w:val="0"/>
          <w:marBottom w:val="0"/>
          <w:divBdr>
            <w:top w:val="single" w:sz="2" w:space="0" w:color="auto"/>
            <w:left w:val="single" w:sz="2" w:space="0" w:color="auto"/>
            <w:bottom w:val="single" w:sz="2" w:space="0" w:color="auto"/>
            <w:right w:val="single" w:sz="2" w:space="0" w:color="auto"/>
          </w:divBdr>
        </w:div>
      </w:divsChild>
    </w:div>
    <w:div w:id="766078716">
      <w:bodyDiv w:val="1"/>
      <w:marLeft w:val="0"/>
      <w:marRight w:val="0"/>
      <w:marTop w:val="0"/>
      <w:marBottom w:val="0"/>
      <w:divBdr>
        <w:top w:val="none" w:sz="0" w:space="0" w:color="auto"/>
        <w:left w:val="none" w:sz="0" w:space="0" w:color="auto"/>
        <w:bottom w:val="none" w:sz="0" w:space="0" w:color="auto"/>
        <w:right w:val="none" w:sz="0" w:space="0" w:color="auto"/>
      </w:divBdr>
    </w:div>
    <w:div w:id="793208514">
      <w:bodyDiv w:val="1"/>
      <w:marLeft w:val="0"/>
      <w:marRight w:val="0"/>
      <w:marTop w:val="0"/>
      <w:marBottom w:val="0"/>
      <w:divBdr>
        <w:top w:val="none" w:sz="0" w:space="0" w:color="auto"/>
        <w:left w:val="none" w:sz="0" w:space="0" w:color="auto"/>
        <w:bottom w:val="none" w:sz="0" w:space="0" w:color="auto"/>
        <w:right w:val="none" w:sz="0" w:space="0" w:color="auto"/>
      </w:divBdr>
      <w:divsChild>
        <w:div w:id="1771852780">
          <w:marLeft w:val="0"/>
          <w:marRight w:val="0"/>
          <w:marTop w:val="0"/>
          <w:marBottom w:val="0"/>
          <w:divBdr>
            <w:top w:val="none" w:sz="0" w:space="0" w:color="auto"/>
            <w:left w:val="none" w:sz="0" w:space="0" w:color="auto"/>
            <w:bottom w:val="none" w:sz="0" w:space="0" w:color="auto"/>
            <w:right w:val="none" w:sz="0" w:space="0" w:color="auto"/>
          </w:divBdr>
          <w:divsChild>
            <w:div w:id="963854990">
              <w:marLeft w:val="0"/>
              <w:marRight w:val="0"/>
              <w:marTop w:val="0"/>
              <w:marBottom w:val="0"/>
              <w:divBdr>
                <w:top w:val="none" w:sz="0" w:space="0" w:color="auto"/>
                <w:left w:val="none" w:sz="0" w:space="0" w:color="auto"/>
                <w:bottom w:val="none" w:sz="0" w:space="0" w:color="auto"/>
                <w:right w:val="none" w:sz="0" w:space="0" w:color="auto"/>
              </w:divBdr>
              <w:divsChild>
                <w:div w:id="389381120">
                  <w:marLeft w:val="0"/>
                  <w:marRight w:val="0"/>
                  <w:marTop w:val="0"/>
                  <w:marBottom w:val="0"/>
                  <w:divBdr>
                    <w:top w:val="none" w:sz="0" w:space="0" w:color="auto"/>
                    <w:left w:val="none" w:sz="0" w:space="0" w:color="auto"/>
                    <w:bottom w:val="none" w:sz="0" w:space="0" w:color="auto"/>
                    <w:right w:val="none" w:sz="0" w:space="0" w:color="auto"/>
                  </w:divBdr>
                  <w:divsChild>
                    <w:div w:id="390201995">
                      <w:marLeft w:val="0"/>
                      <w:marRight w:val="0"/>
                      <w:marTop w:val="0"/>
                      <w:marBottom w:val="360"/>
                      <w:divBdr>
                        <w:top w:val="none" w:sz="0" w:space="0" w:color="auto"/>
                        <w:left w:val="none" w:sz="0" w:space="0" w:color="auto"/>
                        <w:bottom w:val="none" w:sz="0" w:space="0" w:color="auto"/>
                        <w:right w:val="none" w:sz="0" w:space="0" w:color="auto"/>
                      </w:divBdr>
                      <w:divsChild>
                        <w:div w:id="1409887221">
                          <w:marLeft w:val="345"/>
                          <w:marRight w:val="0"/>
                          <w:marTop w:val="0"/>
                          <w:marBottom w:val="0"/>
                          <w:divBdr>
                            <w:top w:val="none" w:sz="0" w:space="0" w:color="auto"/>
                            <w:left w:val="none" w:sz="0" w:space="0" w:color="auto"/>
                            <w:bottom w:val="none" w:sz="0" w:space="0" w:color="auto"/>
                            <w:right w:val="none" w:sz="0" w:space="0" w:color="auto"/>
                          </w:divBdr>
                        </w:div>
                        <w:div w:id="2005354518">
                          <w:marLeft w:val="0"/>
                          <w:marRight w:val="0"/>
                          <w:marTop w:val="0"/>
                          <w:marBottom w:val="0"/>
                          <w:divBdr>
                            <w:top w:val="none" w:sz="0" w:space="0" w:color="auto"/>
                            <w:left w:val="none" w:sz="0" w:space="0" w:color="auto"/>
                            <w:bottom w:val="none" w:sz="0" w:space="0" w:color="auto"/>
                            <w:right w:val="none" w:sz="0" w:space="0" w:color="auto"/>
                          </w:divBdr>
                          <w:divsChild>
                            <w:div w:id="198234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832078">
      <w:bodyDiv w:val="1"/>
      <w:marLeft w:val="0"/>
      <w:marRight w:val="0"/>
      <w:marTop w:val="0"/>
      <w:marBottom w:val="0"/>
      <w:divBdr>
        <w:top w:val="none" w:sz="0" w:space="0" w:color="auto"/>
        <w:left w:val="none" w:sz="0" w:space="0" w:color="auto"/>
        <w:bottom w:val="none" w:sz="0" w:space="0" w:color="auto"/>
        <w:right w:val="none" w:sz="0" w:space="0" w:color="auto"/>
      </w:divBdr>
      <w:divsChild>
        <w:div w:id="1744447814">
          <w:marLeft w:val="0"/>
          <w:marRight w:val="0"/>
          <w:marTop w:val="60"/>
          <w:marBottom w:val="60"/>
          <w:divBdr>
            <w:top w:val="none" w:sz="0" w:space="0" w:color="auto"/>
            <w:left w:val="none" w:sz="0" w:space="0" w:color="auto"/>
            <w:bottom w:val="none" w:sz="0" w:space="0" w:color="auto"/>
            <w:right w:val="none" w:sz="0" w:space="0" w:color="auto"/>
          </w:divBdr>
        </w:div>
        <w:div w:id="82379436">
          <w:marLeft w:val="0"/>
          <w:marRight w:val="0"/>
          <w:marTop w:val="60"/>
          <w:marBottom w:val="60"/>
          <w:divBdr>
            <w:top w:val="none" w:sz="0" w:space="0" w:color="auto"/>
            <w:left w:val="none" w:sz="0" w:space="0" w:color="auto"/>
            <w:bottom w:val="none" w:sz="0" w:space="0" w:color="auto"/>
            <w:right w:val="none" w:sz="0" w:space="0" w:color="auto"/>
          </w:divBdr>
        </w:div>
        <w:div w:id="1738749264">
          <w:marLeft w:val="0"/>
          <w:marRight w:val="0"/>
          <w:marTop w:val="60"/>
          <w:marBottom w:val="60"/>
          <w:divBdr>
            <w:top w:val="none" w:sz="0" w:space="0" w:color="auto"/>
            <w:left w:val="none" w:sz="0" w:space="0" w:color="auto"/>
            <w:bottom w:val="none" w:sz="0" w:space="0" w:color="auto"/>
            <w:right w:val="none" w:sz="0" w:space="0" w:color="auto"/>
          </w:divBdr>
        </w:div>
        <w:div w:id="1706561728">
          <w:marLeft w:val="0"/>
          <w:marRight w:val="0"/>
          <w:marTop w:val="60"/>
          <w:marBottom w:val="60"/>
          <w:divBdr>
            <w:top w:val="none" w:sz="0" w:space="0" w:color="auto"/>
            <w:left w:val="none" w:sz="0" w:space="0" w:color="auto"/>
            <w:bottom w:val="none" w:sz="0" w:space="0" w:color="auto"/>
            <w:right w:val="none" w:sz="0" w:space="0" w:color="auto"/>
          </w:divBdr>
        </w:div>
        <w:div w:id="927153526">
          <w:marLeft w:val="0"/>
          <w:marRight w:val="0"/>
          <w:marTop w:val="60"/>
          <w:marBottom w:val="60"/>
          <w:divBdr>
            <w:top w:val="none" w:sz="0" w:space="0" w:color="auto"/>
            <w:left w:val="none" w:sz="0" w:space="0" w:color="auto"/>
            <w:bottom w:val="none" w:sz="0" w:space="0" w:color="auto"/>
            <w:right w:val="none" w:sz="0" w:space="0" w:color="auto"/>
          </w:divBdr>
        </w:div>
        <w:div w:id="2042513221">
          <w:marLeft w:val="0"/>
          <w:marRight w:val="0"/>
          <w:marTop w:val="60"/>
          <w:marBottom w:val="60"/>
          <w:divBdr>
            <w:top w:val="none" w:sz="0" w:space="0" w:color="auto"/>
            <w:left w:val="none" w:sz="0" w:space="0" w:color="auto"/>
            <w:bottom w:val="none" w:sz="0" w:space="0" w:color="auto"/>
            <w:right w:val="none" w:sz="0" w:space="0" w:color="auto"/>
          </w:divBdr>
        </w:div>
        <w:div w:id="225727929">
          <w:marLeft w:val="0"/>
          <w:marRight w:val="0"/>
          <w:marTop w:val="60"/>
          <w:marBottom w:val="60"/>
          <w:divBdr>
            <w:top w:val="none" w:sz="0" w:space="0" w:color="auto"/>
            <w:left w:val="none" w:sz="0" w:space="0" w:color="auto"/>
            <w:bottom w:val="none" w:sz="0" w:space="0" w:color="auto"/>
            <w:right w:val="none" w:sz="0" w:space="0" w:color="auto"/>
          </w:divBdr>
        </w:div>
        <w:div w:id="1297374726">
          <w:marLeft w:val="0"/>
          <w:marRight w:val="0"/>
          <w:marTop w:val="60"/>
          <w:marBottom w:val="60"/>
          <w:divBdr>
            <w:top w:val="none" w:sz="0" w:space="0" w:color="auto"/>
            <w:left w:val="none" w:sz="0" w:space="0" w:color="auto"/>
            <w:bottom w:val="none" w:sz="0" w:space="0" w:color="auto"/>
            <w:right w:val="none" w:sz="0" w:space="0" w:color="auto"/>
          </w:divBdr>
        </w:div>
        <w:div w:id="375812268">
          <w:marLeft w:val="0"/>
          <w:marRight w:val="0"/>
          <w:marTop w:val="60"/>
          <w:marBottom w:val="60"/>
          <w:divBdr>
            <w:top w:val="none" w:sz="0" w:space="0" w:color="auto"/>
            <w:left w:val="none" w:sz="0" w:space="0" w:color="auto"/>
            <w:bottom w:val="none" w:sz="0" w:space="0" w:color="auto"/>
            <w:right w:val="none" w:sz="0" w:space="0" w:color="auto"/>
          </w:divBdr>
        </w:div>
        <w:div w:id="1430201272">
          <w:marLeft w:val="0"/>
          <w:marRight w:val="0"/>
          <w:marTop w:val="60"/>
          <w:marBottom w:val="60"/>
          <w:divBdr>
            <w:top w:val="none" w:sz="0" w:space="0" w:color="auto"/>
            <w:left w:val="none" w:sz="0" w:space="0" w:color="auto"/>
            <w:bottom w:val="none" w:sz="0" w:space="0" w:color="auto"/>
            <w:right w:val="none" w:sz="0" w:space="0" w:color="auto"/>
          </w:divBdr>
        </w:div>
        <w:div w:id="779104185">
          <w:marLeft w:val="0"/>
          <w:marRight w:val="0"/>
          <w:marTop w:val="60"/>
          <w:marBottom w:val="60"/>
          <w:divBdr>
            <w:top w:val="none" w:sz="0" w:space="0" w:color="auto"/>
            <w:left w:val="none" w:sz="0" w:space="0" w:color="auto"/>
            <w:bottom w:val="none" w:sz="0" w:space="0" w:color="auto"/>
            <w:right w:val="none" w:sz="0" w:space="0" w:color="auto"/>
          </w:divBdr>
        </w:div>
        <w:div w:id="122623114">
          <w:marLeft w:val="0"/>
          <w:marRight w:val="0"/>
          <w:marTop w:val="60"/>
          <w:marBottom w:val="60"/>
          <w:divBdr>
            <w:top w:val="none" w:sz="0" w:space="0" w:color="auto"/>
            <w:left w:val="none" w:sz="0" w:space="0" w:color="auto"/>
            <w:bottom w:val="none" w:sz="0" w:space="0" w:color="auto"/>
            <w:right w:val="none" w:sz="0" w:space="0" w:color="auto"/>
          </w:divBdr>
        </w:div>
        <w:div w:id="684405002">
          <w:marLeft w:val="0"/>
          <w:marRight w:val="0"/>
          <w:marTop w:val="60"/>
          <w:marBottom w:val="60"/>
          <w:divBdr>
            <w:top w:val="none" w:sz="0" w:space="0" w:color="auto"/>
            <w:left w:val="none" w:sz="0" w:space="0" w:color="auto"/>
            <w:bottom w:val="single" w:sz="6" w:space="2" w:color="A2A9B1"/>
            <w:right w:val="none" w:sz="0" w:space="0" w:color="auto"/>
          </w:divBdr>
        </w:div>
      </w:divsChild>
    </w:div>
    <w:div w:id="865752223">
      <w:bodyDiv w:val="1"/>
      <w:marLeft w:val="0"/>
      <w:marRight w:val="0"/>
      <w:marTop w:val="0"/>
      <w:marBottom w:val="0"/>
      <w:divBdr>
        <w:top w:val="none" w:sz="0" w:space="0" w:color="auto"/>
        <w:left w:val="none" w:sz="0" w:space="0" w:color="auto"/>
        <w:bottom w:val="none" w:sz="0" w:space="0" w:color="auto"/>
        <w:right w:val="none" w:sz="0" w:space="0" w:color="auto"/>
      </w:divBdr>
      <w:divsChild>
        <w:div w:id="673070869">
          <w:marLeft w:val="0"/>
          <w:marRight w:val="0"/>
          <w:marTop w:val="0"/>
          <w:marBottom w:val="0"/>
          <w:divBdr>
            <w:top w:val="none" w:sz="0" w:space="0" w:color="auto"/>
            <w:left w:val="none" w:sz="0" w:space="0" w:color="auto"/>
            <w:bottom w:val="none" w:sz="0" w:space="0" w:color="auto"/>
            <w:right w:val="none" w:sz="0" w:space="0" w:color="auto"/>
          </w:divBdr>
          <w:divsChild>
            <w:div w:id="26298020">
              <w:marLeft w:val="0"/>
              <w:marRight w:val="0"/>
              <w:marTop w:val="0"/>
              <w:marBottom w:val="0"/>
              <w:divBdr>
                <w:top w:val="none" w:sz="0" w:space="0" w:color="auto"/>
                <w:left w:val="none" w:sz="0" w:space="0" w:color="auto"/>
                <w:bottom w:val="none" w:sz="0" w:space="0" w:color="auto"/>
                <w:right w:val="none" w:sz="0" w:space="0" w:color="auto"/>
              </w:divBdr>
            </w:div>
            <w:div w:id="603657948">
              <w:marLeft w:val="0"/>
              <w:marRight w:val="0"/>
              <w:marTop w:val="0"/>
              <w:marBottom w:val="0"/>
              <w:divBdr>
                <w:top w:val="none" w:sz="0" w:space="0" w:color="auto"/>
                <w:left w:val="none" w:sz="0" w:space="0" w:color="auto"/>
                <w:bottom w:val="none" w:sz="0" w:space="0" w:color="auto"/>
                <w:right w:val="none" w:sz="0" w:space="0" w:color="auto"/>
              </w:divBdr>
            </w:div>
            <w:div w:id="1312174978">
              <w:marLeft w:val="0"/>
              <w:marRight w:val="0"/>
              <w:marTop w:val="0"/>
              <w:marBottom w:val="0"/>
              <w:divBdr>
                <w:top w:val="none" w:sz="0" w:space="0" w:color="auto"/>
                <w:left w:val="none" w:sz="0" w:space="0" w:color="auto"/>
                <w:bottom w:val="none" w:sz="0" w:space="0" w:color="auto"/>
                <w:right w:val="none" w:sz="0" w:space="0" w:color="auto"/>
              </w:divBdr>
              <w:divsChild>
                <w:div w:id="653263729">
                  <w:marLeft w:val="0"/>
                  <w:marRight w:val="0"/>
                  <w:marTop w:val="0"/>
                  <w:marBottom w:val="0"/>
                  <w:divBdr>
                    <w:top w:val="none" w:sz="0" w:space="0" w:color="auto"/>
                    <w:left w:val="none" w:sz="0" w:space="0" w:color="auto"/>
                    <w:bottom w:val="none" w:sz="0" w:space="0" w:color="auto"/>
                    <w:right w:val="none" w:sz="0" w:space="0" w:color="auto"/>
                  </w:divBdr>
                </w:div>
                <w:div w:id="397677940">
                  <w:marLeft w:val="0"/>
                  <w:marRight w:val="0"/>
                  <w:marTop w:val="0"/>
                  <w:marBottom w:val="0"/>
                  <w:divBdr>
                    <w:top w:val="none" w:sz="0" w:space="0" w:color="auto"/>
                    <w:left w:val="none" w:sz="0" w:space="0" w:color="auto"/>
                    <w:bottom w:val="none" w:sz="0" w:space="0" w:color="auto"/>
                    <w:right w:val="none" w:sz="0" w:space="0" w:color="auto"/>
                  </w:divBdr>
                </w:div>
                <w:div w:id="1061053679">
                  <w:marLeft w:val="0"/>
                  <w:marRight w:val="0"/>
                  <w:marTop w:val="0"/>
                  <w:marBottom w:val="0"/>
                  <w:divBdr>
                    <w:top w:val="none" w:sz="0" w:space="0" w:color="auto"/>
                    <w:left w:val="none" w:sz="0" w:space="0" w:color="auto"/>
                    <w:bottom w:val="none" w:sz="0" w:space="0" w:color="auto"/>
                    <w:right w:val="none" w:sz="0" w:space="0" w:color="auto"/>
                  </w:divBdr>
                  <w:divsChild>
                    <w:div w:id="11876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287588">
      <w:bodyDiv w:val="1"/>
      <w:marLeft w:val="0"/>
      <w:marRight w:val="0"/>
      <w:marTop w:val="0"/>
      <w:marBottom w:val="0"/>
      <w:divBdr>
        <w:top w:val="none" w:sz="0" w:space="0" w:color="auto"/>
        <w:left w:val="none" w:sz="0" w:space="0" w:color="auto"/>
        <w:bottom w:val="none" w:sz="0" w:space="0" w:color="auto"/>
        <w:right w:val="none" w:sz="0" w:space="0" w:color="auto"/>
      </w:divBdr>
    </w:div>
    <w:div w:id="909727390">
      <w:bodyDiv w:val="1"/>
      <w:marLeft w:val="0"/>
      <w:marRight w:val="0"/>
      <w:marTop w:val="0"/>
      <w:marBottom w:val="0"/>
      <w:divBdr>
        <w:top w:val="none" w:sz="0" w:space="0" w:color="auto"/>
        <w:left w:val="none" w:sz="0" w:space="0" w:color="auto"/>
        <w:bottom w:val="none" w:sz="0" w:space="0" w:color="auto"/>
        <w:right w:val="none" w:sz="0" w:space="0" w:color="auto"/>
      </w:divBdr>
      <w:divsChild>
        <w:div w:id="854197219">
          <w:marLeft w:val="0"/>
          <w:marRight w:val="0"/>
          <w:marTop w:val="60"/>
          <w:marBottom w:val="60"/>
          <w:divBdr>
            <w:top w:val="none" w:sz="0" w:space="0" w:color="auto"/>
            <w:left w:val="none" w:sz="0" w:space="0" w:color="auto"/>
            <w:bottom w:val="none" w:sz="0" w:space="0" w:color="auto"/>
            <w:right w:val="none" w:sz="0" w:space="0" w:color="auto"/>
          </w:divBdr>
        </w:div>
      </w:divsChild>
    </w:div>
    <w:div w:id="920215346">
      <w:bodyDiv w:val="1"/>
      <w:marLeft w:val="0"/>
      <w:marRight w:val="0"/>
      <w:marTop w:val="0"/>
      <w:marBottom w:val="0"/>
      <w:divBdr>
        <w:top w:val="none" w:sz="0" w:space="0" w:color="auto"/>
        <w:left w:val="none" w:sz="0" w:space="0" w:color="auto"/>
        <w:bottom w:val="none" w:sz="0" w:space="0" w:color="auto"/>
        <w:right w:val="none" w:sz="0" w:space="0" w:color="auto"/>
      </w:divBdr>
    </w:div>
    <w:div w:id="929656742">
      <w:bodyDiv w:val="1"/>
      <w:marLeft w:val="0"/>
      <w:marRight w:val="0"/>
      <w:marTop w:val="0"/>
      <w:marBottom w:val="0"/>
      <w:divBdr>
        <w:top w:val="none" w:sz="0" w:space="0" w:color="auto"/>
        <w:left w:val="none" w:sz="0" w:space="0" w:color="auto"/>
        <w:bottom w:val="none" w:sz="0" w:space="0" w:color="auto"/>
        <w:right w:val="none" w:sz="0" w:space="0" w:color="auto"/>
      </w:divBdr>
      <w:divsChild>
        <w:div w:id="863902438">
          <w:marLeft w:val="0"/>
          <w:marRight w:val="0"/>
          <w:marTop w:val="60"/>
          <w:marBottom w:val="60"/>
          <w:divBdr>
            <w:top w:val="none" w:sz="0" w:space="0" w:color="auto"/>
            <w:left w:val="none" w:sz="0" w:space="0" w:color="auto"/>
            <w:bottom w:val="none" w:sz="0" w:space="0" w:color="auto"/>
            <w:right w:val="none" w:sz="0" w:space="0" w:color="auto"/>
          </w:divBdr>
        </w:div>
      </w:divsChild>
    </w:div>
    <w:div w:id="949506547">
      <w:bodyDiv w:val="1"/>
      <w:marLeft w:val="0"/>
      <w:marRight w:val="0"/>
      <w:marTop w:val="0"/>
      <w:marBottom w:val="0"/>
      <w:divBdr>
        <w:top w:val="none" w:sz="0" w:space="0" w:color="auto"/>
        <w:left w:val="none" w:sz="0" w:space="0" w:color="auto"/>
        <w:bottom w:val="none" w:sz="0" w:space="0" w:color="auto"/>
        <w:right w:val="none" w:sz="0" w:space="0" w:color="auto"/>
      </w:divBdr>
    </w:div>
    <w:div w:id="967050902">
      <w:bodyDiv w:val="1"/>
      <w:marLeft w:val="0"/>
      <w:marRight w:val="0"/>
      <w:marTop w:val="0"/>
      <w:marBottom w:val="0"/>
      <w:divBdr>
        <w:top w:val="none" w:sz="0" w:space="0" w:color="auto"/>
        <w:left w:val="none" w:sz="0" w:space="0" w:color="auto"/>
        <w:bottom w:val="none" w:sz="0" w:space="0" w:color="auto"/>
        <w:right w:val="none" w:sz="0" w:space="0" w:color="auto"/>
      </w:divBdr>
    </w:div>
    <w:div w:id="1019891413">
      <w:bodyDiv w:val="1"/>
      <w:marLeft w:val="0"/>
      <w:marRight w:val="0"/>
      <w:marTop w:val="0"/>
      <w:marBottom w:val="0"/>
      <w:divBdr>
        <w:top w:val="none" w:sz="0" w:space="0" w:color="auto"/>
        <w:left w:val="none" w:sz="0" w:space="0" w:color="auto"/>
        <w:bottom w:val="none" w:sz="0" w:space="0" w:color="auto"/>
        <w:right w:val="none" w:sz="0" w:space="0" w:color="auto"/>
      </w:divBdr>
    </w:div>
    <w:div w:id="1048843860">
      <w:bodyDiv w:val="1"/>
      <w:marLeft w:val="0"/>
      <w:marRight w:val="0"/>
      <w:marTop w:val="0"/>
      <w:marBottom w:val="0"/>
      <w:divBdr>
        <w:top w:val="none" w:sz="0" w:space="0" w:color="auto"/>
        <w:left w:val="none" w:sz="0" w:space="0" w:color="auto"/>
        <w:bottom w:val="none" w:sz="0" w:space="0" w:color="auto"/>
        <w:right w:val="none" w:sz="0" w:space="0" w:color="auto"/>
      </w:divBdr>
    </w:div>
    <w:div w:id="1080447530">
      <w:bodyDiv w:val="1"/>
      <w:marLeft w:val="0"/>
      <w:marRight w:val="0"/>
      <w:marTop w:val="0"/>
      <w:marBottom w:val="0"/>
      <w:divBdr>
        <w:top w:val="none" w:sz="0" w:space="0" w:color="auto"/>
        <w:left w:val="none" w:sz="0" w:space="0" w:color="auto"/>
        <w:bottom w:val="none" w:sz="0" w:space="0" w:color="auto"/>
        <w:right w:val="none" w:sz="0" w:space="0" w:color="auto"/>
      </w:divBdr>
    </w:div>
    <w:div w:id="1091202760">
      <w:bodyDiv w:val="1"/>
      <w:marLeft w:val="0"/>
      <w:marRight w:val="0"/>
      <w:marTop w:val="0"/>
      <w:marBottom w:val="0"/>
      <w:divBdr>
        <w:top w:val="none" w:sz="0" w:space="0" w:color="auto"/>
        <w:left w:val="none" w:sz="0" w:space="0" w:color="auto"/>
        <w:bottom w:val="none" w:sz="0" w:space="0" w:color="auto"/>
        <w:right w:val="none" w:sz="0" w:space="0" w:color="auto"/>
      </w:divBdr>
      <w:divsChild>
        <w:div w:id="1881046330">
          <w:marLeft w:val="0"/>
          <w:marRight w:val="0"/>
          <w:marTop w:val="0"/>
          <w:marBottom w:val="0"/>
          <w:divBdr>
            <w:top w:val="none" w:sz="0" w:space="0" w:color="auto"/>
            <w:left w:val="none" w:sz="0" w:space="0" w:color="auto"/>
            <w:bottom w:val="none" w:sz="0" w:space="0" w:color="auto"/>
            <w:right w:val="none" w:sz="0" w:space="0" w:color="auto"/>
          </w:divBdr>
          <w:divsChild>
            <w:div w:id="1174341602">
              <w:marLeft w:val="0"/>
              <w:marRight w:val="0"/>
              <w:marTop w:val="0"/>
              <w:marBottom w:val="0"/>
              <w:divBdr>
                <w:top w:val="none" w:sz="0" w:space="0" w:color="auto"/>
                <w:left w:val="none" w:sz="0" w:space="0" w:color="auto"/>
                <w:bottom w:val="none" w:sz="0" w:space="0" w:color="auto"/>
                <w:right w:val="none" w:sz="0" w:space="0" w:color="auto"/>
              </w:divBdr>
              <w:divsChild>
                <w:div w:id="431626323">
                  <w:marLeft w:val="0"/>
                  <w:marRight w:val="0"/>
                  <w:marTop w:val="0"/>
                  <w:marBottom w:val="0"/>
                  <w:divBdr>
                    <w:top w:val="none" w:sz="0" w:space="0" w:color="auto"/>
                    <w:left w:val="none" w:sz="0" w:space="0" w:color="auto"/>
                    <w:bottom w:val="none" w:sz="0" w:space="0" w:color="auto"/>
                    <w:right w:val="none" w:sz="0" w:space="0" w:color="auto"/>
                  </w:divBdr>
                  <w:divsChild>
                    <w:div w:id="928349607">
                      <w:marLeft w:val="0"/>
                      <w:marRight w:val="0"/>
                      <w:marTop w:val="0"/>
                      <w:marBottom w:val="360"/>
                      <w:divBdr>
                        <w:top w:val="none" w:sz="0" w:space="0" w:color="auto"/>
                        <w:left w:val="none" w:sz="0" w:space="0" w:color="auto"/>
                        <w:bottom w:val="none" w:sz="0" w:space="0" w:color="auto"/>
                        <w:right w:val="none" w:sz="0" w:space="0" w:color="auto"/>
                      </w:divBdr>
                      <w:divsChild>
                        <w:div w:id="1473984009">
                          <w:marLeft w:val="345"/>
                          <w:marRight w:val="0"/>
                          <w:marTop w:val="0"/>
                          <w:marBottom w:val="0"/>
                          <w:divBdr>
                            <w:top w:val="none" w:sz="0" w:space="0" w:color="auto"/>
                            <w:left w:val="none" w:sz="0" w:space="0" w:color="auto"/>
                            <w:bottom w:val="none" w:sz="0" w:space="0" w:color="auto"/>
                            <w:right w:val="none" w:sz="0" w:space="0" w:color="auto"/>
                          </w:divBdr>
                        </w:div>
                        <w:div w:id="1195340683">
                          <w:marLeft w:val="0"/>
                          <w:marRight w:val="0"/>
                          <w:marTop w:val="0"/>
                          <w:marBottom w:val="0"/>
                          <w:divBdr>
                            <w:top w:val="none" w:sz="0" w:space="0" w:color="auto"/>
                            <w:left w:val="none" w:sz="0" w:space="0" w:color="auto"/>
                            <w:bottom w:val="none" w:sz="0" w:space="0" w:color="auto"/>
                            <w:right w:val="none" w:sz="0" w:space="0" w:color="auto"/>
                          </w:divBdr>
                          <w:divsChild>
                            <w:div w:id="1083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838335">
      <w:bodyDiv w:val="1"/>
      <w:marLeft w:val="0"/>
      <w:marRight w:val="0"/>
      <w:marTop w:val="0"/>
      <w:marBottom w:val="0"/>
      <w:divBdr>
        <w:top w:val="none" w:sz="0" w:space="0" w:color="auto"/>
        <w:left w:val="none" w:sz="0" w:space="0" w:color="auto"/>
        <w:bottom w:val="none" w:sz="0" w:space="0" w:color="auto"/>
        <w:right w:val="none" w:sz="0" w:space="0" w:color="auto"/>
      </w:divBdr>
    </w:div>
    <w:div w:id="1213924977">
      <w:bodyDiv w:val="1"/>
      <w:marLeft w:val="0"/>
      <w:marRight w:val="0"/>
      <w:marTop w:val="0"/>
      <w:marBottom w:val="0"/>
      <w:divBdr>
        <w:top w:val="none" w:sz="0" w:space="0" w:color="auto"/>
        <w:left w:val="none" w:sz="0" w:space="0" w:color="auto"/>
        <w:bottom w:val="none" w:sz="0" w:space="0" w:color="auto"/>
        <w:right w:val="none" w:sz="0" w:space="0" w:color="auto"/>
      </w:divBdr>
      <w:divsChild>
        <w:div w:id="485709478">
          <w:marLeft w:val="0"/>
          <w:marRight w:val="0"/>
          <w:marTop w:val="0"/>
          <w:marBottom w:val="0"/>
          <w:divBdr>
            <w:top w:val="single" w:sz="2" w:space="0" w:color="auto"/>
            <w:left w:val="single" w:sz="2" w:space="0" w:color="auto"/>
            <w:bottom w:val="single" w:sz="2" w:space="0" w:color="auto"/>
            <w:right w:val="single" w:sz="2" w:space="0" w:color="auto"/>
          </w:divBdr>
          <w:divsChild>
            <w:div w:id="209415500">
              <w:marLeft w:val="0"/>
              <w:marRight w:val="0"/>
              <w:marTop w:val="0"/>
              <w:marBottom w:val="0"/>
              <w:divBdr>
                <w:top w:val="single" w:sz="2" w:space="0" w:color="auto"/>
                <w:left w:val="single" w:sz="2" w:space="0" w:color="auto"/>
                <w:bottom w:val="single" w:sz="2" w:space="0" w:color="auto"/>
                <w:right w:val="single" w:sz="2" w:space="0" w:color="auto"/>
              </w:divBdr>
              <w:divsChild>
                <w:div w:id="1432890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0780213">
          <w:marLeft w:val="0"/>
          <w:marRight w:val="0"/>
          <w:marTop w:val="0"/>
          <w:marBottom w:val="0"/>
          <w:divBdr>
            <w:top w:val="single" w:sz="2" w:space="0" w:color="auto"/>
            <w:left w:val="single" w:sz="2" w:space="0" w:color="auto"/>
            <w:bottom w:val="single" w:sz="2" w:space="0" w:color="auto"/>
            <w:right w:val="single" w:sz="2" w:space="0" w:color="auto"/>
          </w:divBdr>
          <w:divsChild>
            <w:div w:id="1498883616">
              <w:marLeft w:val="0"/>
              <w:marRight w:val="0"/>
              <w:marTop w:val="0"/>
              <w:marBottom w:val="0"/>
              <w:divBdr>
                <w:top w:val="single" w:sz="2" w:space="0" w:color="auto"/>
                <w:left w:val="single" w:sz="2" w:space="0" w:color="auto"/>
                <w:bottom w:val="single" w:sz="2" w:space="0" w:color="auto"/>
                <w:right w:val="single" w:sz="2" w:space="0" w:color="auto"/>
              </w:divBdr>
              <w:divsChild>
                <w:div w:id="1396394145">
                  <w:marLeft w:val="0"/>
                  <w:marRight w:val="0"/>
                  <w:marTop w:val="0"/>
                  <w:marBottom w:val="0"/>
                  <w:divBdr>
                    <w:top w:val="single" w:sz="2" w:space="0" w:color="auto"/>
                    <w:left w:val="single" w:sz="2" w:space="0" w:color="auto"/>
                    <w:bottom w:val="single" w:sz="2" w:space="0" w:color="auto"/>
                    <w:right w:val="single" w:sz="2" w:space="0" w:color="auto"/>
                  </w:divBdr>
                  <w:divsChild>
                    <w:div w:id="2117671386">
                      <w:marLeft w:val="0"/>
                      <w:marRight w:val="0"/>
                      <w:marTop w:val="0"/>
                      <w:marBottom w:val="0"/>
                      <w:divBdr>
                        <w:top w:val="single" w:sz="24" w:space="0" w:color="F6691C"/>
                        <w:left w:val="single" w:sz="2" w:space="0" w:color="F6691C"/>
                        <w:bottom w:val="single" w:sz="2" w:space="0" w:color="F6691C"/>
                        <w:right w:val="single" w:sz="2" w:space="0" w:color="F6691C"/>
                      </w:divBdr>
                      <w:divsChild>
                        <w:div w:id="593629929">
                          <w:marLeft w:val="0"/>
                          <w:marRight w:val="0"/>
                          <w:marTop w:val="0"/>
                          <w:marBottom w:val="0"/>
                          <w:divBdr>
                            <w:top w:val="single" w:sz="2" w:space="0" w:color="auto"/>
                            <w:left w:val="single" w:sz="2" w:space="0" w:color="auto"/>
                            <w:bottom w:val="single" w:sz="2" w:space="0" w:color="auto"/>
                            <w:right w:val="single" w:sz="2" w:space="0" w:color="auto"/>
                          </w:divBdr>
                          <w:divsChild>
                            <w:div w:id="1082216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23907441">
      <w:bodyDiv w:val="1"/>
      <w:marLeft w:val="0"/>
      <w:marRight w:val="0"/>
      <w:marTop w:val="0"/>
      <w:marBottom w:val="0"/>
      <w:divBdr>
        <w:top w:val="none" w:sz="0" w:space="0" w:color="auto"/>
        <w:left w:val="none" w:sz="0" w:space="0" w:color="auto"/>
        <w:bottom w:val="none" w:sz="0" w:space="0" w:color="auto"/>
        <w:right w:val="none" w:sz="0" w:space="0" w:color="auto"/>
      </w:divBdr>
      <w:divsChild>
        <w:div w:id="1026368040">
          <w:marLeft w:val="0"/>
          <w:marRight w:val="0"/>
          <w:marTop w:val="0"/>
          <w:marBottom w:val="0"/>
          <w:divBdr>
            <w:top w:val="single" w:sz="2" w:space="0" w:color="auto"/>
            <w:left w:val="single" w:sz="2" w:space="0" w:color="auto"/>
            <w:bottom w:val="single" w:sz="2" w:space="0" w:color="auto"/>
            <w:right w:val="single" w:sz="2" w:space="0" w:color="auto"/>
          </w:divBdr>
          <w:divsChild>
            <w:div w:id="1465386296">
              <w:marLeft w:val="0"/>
              <w:marRight w:val="0"/>
              <w:marTop w:val="0"/>
              <w:marBottom w:val="0"/>
              <w:divBdr>
                <w:top w:val="single" w:sz="2" w:space="0" w:color="auto"/>
                <w:left w:val="single" w:sz="2" w:space="0" w:color="auto"/>
                <w:bottom w:val="single" w:sz="2" w:space="0" w:color="auto"/>
                <w:right w:val="single" w:sz="2" w:space="0" w:color="auto"/>
              </w:divBdr>
              <w:divsChild>
                <w:div w:id="8018516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2973858">
          <w:marLeft w:val="0"/>
          <w:marRight w:val="0"/>
          <w:marTop w:val="0"/>
          <w:marBottom w:val="0"/>
          <w:divBdr>
            <w:top w:val="single" w:sz="2" w:space="0" w:color="auto"/>
            <w:left w:val="single" w:sz="2" w:space="0" w:color="auto"/>
            <w:bottom w:val="single" w:sz="2" w:space="0" w:color="auto"/>
            <w:right w:val="single" w:sz="2" w:space="0" w:color="auto"/>
          </w:divBdr>
          <w:divsChild>
            <w:div w:id="1333142692">
              <w:marLeft w:val="0"/>
              <w:marRight w:val="0"/>
              <w:marTop w:val="0"/>
              <w:marBottom w:val="0"/>
              <w:divBdr>
                <w:top w:val="single" w:sz="2" w:space="0" w:color="auto"/>
                <w:left w:val="single" w:sz="2" w:space="0" w:color="auto"/>
                <w:bottom w:val="single" w:sz="2" w:space="0" w:color="auto"/>
                <w:right w:val="single" w:sz="2" w:space="0" w:color="auto"/>
              </w:divBdr>
              <w:divsChild>
                <w:div w:id="1240797187">
                  <w:marLeft w:val="0"/>
                  <w:marRight w:val="0"/>
                  <w:marTop w:val="0"/>
                  <w:marBottom w:val="0"/>
                  <w:divBdr>
                    <w:top w:val="single" w:sz="2" w:space="0" w:color="auto"/>
                    <w:left w:val="single" w:sz="2" w:space="0" w:color="auto"/>
                    <w:bottom w:val="single" w:sz="2" w:space="0" w:color="auto"/>
                    <w:right w:val="single" w:sz="2" w:space="0" w:color="auto"/>
                  </w:divBdr>
                  <w:divsChild>
                    <w:div w:id="1467233999">
                      <w:marLeft w:val="0"/>
                      <w:marRight w:val="0"/>
                      <w:marTop w:val="0"/>
                      <w:marBottom w:val="0"/>
                      <w:divBdr>
                        <w:top w:val="single" w:sz="24" w:space="0" w:color="F6691C"/>
                        <w:left w:val="single" w:sz="2" w:space="0" w:color="F6691C"/>
                        <w:bottom w:val="single" w:sz="2" w:space="0" w:color="F6691C"/>
                        <w:right w:val="single" w:sz="2" w:space="0" w:color="F6691C"/>
                      </w:divBdr>
                      <w:divsChild>
                        <w:div w:id="1317415311">
                          <w:marLeft w:val="0"/>
                          <w:marRight w:val="0"/>
                          <w:marTop w:val="0"/>
                          <w:marBottom w:val="0"/>
                          <w:divBdr>
                            <w:top w:val="single" w:sz="2" w:space="0" w:color="auto"/>
                            <w:left w:val="single" w:sz="2" w:space="0" w:color="auto"/>
                            <w:bottom w:val="single" w:sz="2" w:space="0" w:color="auto"/>
                            <w:right w:val="single" w:sz="2" w:space="0" w:color="auto"/>
                          </w:divBdr>
                          <w:divsChild>
                            <w:div w:id="19912104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25725962">
      <w:bodyDiv w:val="1"/>
      <w:marLeft w:val="0"/>
      <w:marRight w:val="0"/>
      <w:marTop w:val="0"/>
      <w:marBottom w:val="0"/>
      <w:divBdr>
        <w:top w:val="none" w:sz="0" w:space="0" w:color="auto"/>
        <w:left w:val="none" w:sz="0" w:space="0" w:color="auto"/>
        <w:bottom w:val="none" w:sz="0" w:space="0" w:color="auto"/>
        <w:right w:val="none" w:sz="0" w:space="0" w:color="auto"/>
      </w:divBdr>
      <w:divsChild>
        <w:div w:id="231504403">
          <w:marLeft w:val="0"/>
          <w:marRight w:val="0"/>
          <w:marTop w:val="150"/>
          <w:marBottom w:val="225"/>
          <w:divBdr>
            <w:top w:val="none" w:sz="0" w:space="0" w:color="auto"/>
            <w:left w:val="none" w:sz="0" w:space="0" w:color="auto"/>
            <w:bottom w:val="none" w:sz="0" w:space="0" w:color="auto"/>
            <w:right w:val="none" w:sz="0" w:space="0" w:color="auto"/>
          </w:divBdr>
        </w:div>
      </w:divsChild>
    </w:div>
    <w:div w:id="1227108089">
      <w:bodyDiv w:val="1"/>
      <w:marLeft w:val="0"/>
      <w:marRight w:val="0"/>
      <w:marTop w:val="0"/>
      <w:marBottom w:val="0"/>
      <w:divBdr>
        <w:top w:val="none" w:sz="0" w:space="0" w:color="auto"/>
        <w:left w:val="none" w:sz="0" w:space="0" w:color="auto"/>
        <w:bottom w:val="none" w:sz="0" w:space="0" w:color="auto"/>
        <w:right w:val="none" w:sz="0" w:space="0" w:color="auto"/>
      </w:divBdr>
    </w:div>
    <w:div w:id="1278873128">
      <w:bodyDiv w:val="1"/>
      <w:marLeft w:val="0"/>
      <w:marRight w:val="0"/>
      <w:marTop w:val="0"/>
      <w:marBottom w:val="0"/>
      <w:divBdr>
        <w:top w:val="none" w:sz="0" w:space="0" w:color="auto"/>
        <w:left w:val="none" w:sz="0" w:space="0" w:color="auto"/>
        <w:bottom w:val="none" w:sz="0" w:space="0" w:color="auto"/>
        <w:right w:val="none" w:sz="0" w:space="0" w:color="auto"/>
      </w:divBdr>
      <w:divsChild>
        <w:div w:id="1293631575">
          <w:marLeft w:val="450"/>
          <w:marRight w:val="450"/>
          <w:marTop w:val="0"/>
          <w:marBottom w:val="600"/>
          <w:divBdr>
            <w:top w:val="none" w:sz="0" w:space="0" w:color="auto"/>
            <w:left w:val="none" w:sz="0" w:space="0" w:color="auto"/>
            <w:bottom w:val="none" w:sz="0" w:space="0" w:color="auto"/>
            <w:right w:val="none" w:sz="0" w:space="0" w:color="auto"/>
          </w:divBdr>
          <w:divsChild>
            <w:div w:id="23608851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70300953">
          <w:marLeft w:val="450"/>
          <w:marRight w:val="450"/>
          <w:marTop w:val="0"/>
          <w:marBottom w:val="600"/>
          <w:divBdr>
            <w:top w:val="none" w:sz="0" w:space="0" w:color="auto"/>
            <w:left w:val="none" w:sz="0" w:space="0" w:color="auto"/>
            <w:bottom w:val="none" w:sz="0" w:space="0" w:color="auto"/>
            <w:right w:val="none" w:sz="0" w:space="0" w:color="auto"/>
          </w:divBdr>
          <w:divsChild>
            <w:div w:id="157878689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9067">
      <w:bodyDiv w:val="1"/>
      <w:marLeft w:val="0"/>
      <w:marRight w:val="0"/>
      <w:marTop w:val="0"/>
      <w:marBottom w:val="0"/>
      <w:divBdr>
        <w:top w:val="none" w:sz="0" w:space="0" w:color="auto"/>
        <w:left w:val="none" w:sz="0" w:space="0" w:color="auto"/>
        <w:bottom w:val="none" w:sz="0" w:space="0" w:color="auto"/>
        <w:right w:val="none" w:sz="0" w:space="0" w:color="auto"/>
      </w:divBdr>
    </w:div>
    <w:div w:id="1477648993">
      <w:bodyDiv w:val="1"/>
      <w:marLeft w:val="0"/>
      <w:marRight w:val="0"/>
      <w:marTop w:val="0"/>
      <w:marBottom w:val="0"/>
      <w:divBdr>
        <w:top w:val="none" w:sz="0" w:space="0" w:color="auto"/>
        <w:left w:val="none" w:sz="0" w:space="0" w:color="auto"/>
        <w:bottom w:val="none" w:sz="0" w:space="0" w:color="auto"/>
        <w:right w:val="none" w:sz="0" w:space="0" w:color="auto"/>
      </w:divBdr>
      <w:divsChild>
        <w:div w:id="49965755">
          <w:marLeft w:val="0"/>
          <w:marRight w:val="0"/>
          <w:marTop w:val="225"/>
          <w:marBottom w:val="225"/>
          <w:divBdr>
            <w:top w:val="none" w:sz="0" w:space="0" w:color="auto"/>
            <w:left w:val="none" w:sz="0" w:space="0" w:color="auto"/>
            <w:bottom w:val="none" w:sz="0" w:space="0" w:color="auto"/>
            <w:right w:val="none" w:sz="0" w:space="0" w:color="auto"/>
          </w:divBdr>
        </w:div>
        <w:div w:id="1092123826">
          <w:marLeft w:val="0"/>
          <w:marRight w:val="0"/>
          <w:marTop w:val="225"/>
          <w:marBottom w:val="225"/>
          <w:divBdr>
            <w:top w:val="none" w:sz="0" w:space="0" w:color="auto"/>
            <w:left w:val="none" w:sz="0" w:space="0" w:color="auto"/>
            <w:bottom w:val="none" w:sz="0" w:space="0" w:color="auto"/>
            <w:right w:val="none" w:sz="0" w:space="0" w:color="auto"/>
          </w:divBdr>
        </w:div>
      </w:divsChild>
    </w:div>
    <w:div w:id="1479764927">
      <w:bodyDiv w:val="1"/>
      <w:marLeft w:val="0"/>
      <w:marRight w:val="0"/>
      <w:marTop w:val="0"/>
      <w:marBottom w:val="0"/>
      <w:divBdr>
        <w:top w:val="none" w:sz="0" w:space="0" w:color="auto"/>
        <w:left w:val="none" w:sz="0" w:space="0" w:color="auto"/>
        <w:bottom w:val="none" w:sz="0" w:space="0" w:color="auto"/>
        <w:right w:val="none" w:sz="0" w:space="0" w:color="auto"/>
      </w:divBdr>
      <w:divsChild>
        <w:div w:id="2012873023">
          <w:marLeft w:val="0"/>
          <w:marRight w:val="0"/>
          <w:marTop w:val="225"/>
          <w:marBottom w:val="225"/>
          <w:divBdr>
            <w:top w:val="none" w:sz="0" w:space="0" w:color="auto"/>
            <w:left w:val="none" w:sz="0" w:space="0" w:color="auto"/>
            <w:bottom w:val="none" w:sz="0" w:space="0" w:color="auto"/>
            <w:right w:val="none" w:sz="0" w:space="0" w:color="auto"/>
          </w:divBdr>
        </w:div>
        <w:div w:id="1395658293">
          <w:marLeft w:val="0"/>
          <w:marRight w:val="0"/>
          <w:marTop w:val="225"/>
          <w:marBottom w:val="225"/>
          <w:divBdr>
            <w:top w:val="none" w:sz="0" w:space="0" w:color="auto"/>
            <w:left w:val="none" w:sz="0" w:space="0" w:color="auto"/>
            <w:bottom w:val="none" w:sz="0" w:space="0" w:color="auto"/>
            <w:right w:val="none" w:sz="0" w:space="0" w:color="auto"/>
          </w:divBdr>
        </w:div>
      </w:divsChild>
    </w:div>
    <w:div w:id="1508518363">
      <w:bodyDiv w:val="1"/>
      <w:marLeft w:val="0"/>
      <w:marRight w:val="0"/>
      <w:marTop w:val="0"/>
      <w:marBottom w:val="0"/>
      <w:divBdr>
        <w:top w:val="none" w:sz="0" w:space="0" w:color="auto"/>
        <w:left w:val="none" w:sz="0" w:space="0" w:color="auto"/>
        <w:bottom w:val="none" w:sz="0" w:space="0" w:color="auto"/>
        <w:right w:val="none" w:sz="0" w:space="0" w:color="auto"/>
      </w:divBdr>
      <w:divsChild>
        <w:div w:id="1507213312">
          <w:marLeft w:val="0"/>
          <w:marRight w:val="0"/>
          <w:marTop w:val="0"/>
          <w:marBottom w:val="0"/>
          <w:divBdr>
            <w:top w:val="none" w:sz="0" w:space="0" w:color="auto"/>
            <w:left w:val="none" w:sz="0" w:space="0" w:color="auto"/>
            <w:bottom w:val="none" w:sz="0" w:space="0" w:color="auto"/>
            <w:right w:val="none" w:sz="0" w:space="0" w:color="auto"/>
          </w:divBdr>
        </w:div>
      </w:divsChild>
    </w:div>
    <w:div w:id="1561020316">
      <w:bodyDiv w:val="1"/>
      <w:marLeft w:val="0"/>
      <w:marRight w:val="0"/>
      <w:marTop w:val="0"/>
      <w:marBottom w:val="0"/>
      <w:divBdr>
        <w:top w:val="none" w:sz="0" w:space="0" w:color="auto"/>
        <w:left w:val="none" w:sz="0" w:space="0" w:color="auto"/>
        <w:bottom w:val="none" w:sz="0" w:space="0" w:color="auto"/>
        <w:right w:val="none" w:sz="0" w:space="0" w:color="auto"/>
      </w:divBdr>
    </w:div>
    <w:div w:id="1574045876">
      <w:bodyDiv w:val="1"/>
      <w:marLeft w:val="0"/>
      <w:marRight w:val="0"/>
      <w:marTop w:val="0"/>
      <w:marBottom w:val="0"/>
      <w:divBdr>
        <w:top w:val="none" w:sz="0" w:space="0" w:color="auto"/>
        <w:left w:val="none" w:sz="0" w:space="0" w:color="auto"/>
        <w:bottom w:val="none" w:sz="0" w:space="0" w:color="auto"/>
        <w:right w:val="none" w:sz="0" w:space="0" w:color="auto"/>
      </w:divBdr>
    </w:div>
    <w:div w:id="1588542141">
      <w:bodyDiv w:val="1"/>
      <w:marLeft w:val="0"/>
      <w:marRight w:val="0"/>
      <w:marTop w:val="0"/>
      <w:marBottom w:val="0"/>
      <w:divBdr>
        <w:top w:val="none" w:sz="0" w:space="0" w:color="auto"/>
        <w:left w:val="none" w:sz="0" w:space="0" w:color="auto"/>
        <w:bottom w:val="none" w:sz="0" w:space="0" w:color="auto"/>
        <w:right w:val="none" w:sz="0" w:space="0" w:color="auto"/>
      </w:divBdr>
      <w:divsChild>
        <w:div w:id="1744371958">
          <w:marLeft w:val="0"/>
          <w:marRight w:val="0"/>
          <w:marTop w:val="0"/>
          <w:marBottom w:val="0"/>
          <w:divBdr>
            <w:top w:val="none" w:sz="0" w:space="0" w:color="auto"/>
            <w:left w:val="none" w:sz="0" w:space="0" w:color="auto"/>
            <w:bottom w:val="none" w:sz="0" w:space="0" w:color="auto"/>
            <w:right w:val="none" w:sz="0" w:space="0" w:color="auto"/>
          </w:divBdr>
          <w:divsChild>
            <w:div w:id="984696496">
              <w:marLeft w:val="0"/>
              <w:marRight w:val="0"/>
              <w:marTop w:val="0"/>
              <w:marBottom w:val="0"/>
              <w:divBdr>
                <w:top w:val="none" w:sz="0" w:space="0" w:color="auto"/>
                <w:left w:val="none" w:sz="0" w:space="0" w:color="auto"/>
                <w:bottom w:val="none" w:sz="0" w:space="0" w:color="auto"/>
                <w:right w:val="none" w:sz="0" w:space="0" w:color="auto"/>
              </w:divBdr>
            </w:div>
          </w:divsChild>
        </w:div>
        <w:div w:id="308562311">
          <w:marLeft w:val="0"/>
          <w:marRight w:val="0"/>
          <w:marTop w:val="0"/>
          <w:marBottom w:val="180"/>
          <w:divBdr>
            <w:top w:val="single" w:sz="12" w:space="23" w:color="E1E1E1"/>
            <w:left w:val="single" w:sz="12" w:space="23" w:color="E1E1E1"/>
            <w:bottom w:val="single" w:sz="12" w:space="15" w:color="E1E1E1"/>
            <w:right w:val="single" w:sz="12" w:space="23" w:color="E1E1E1"/>
          </w:divBdr>
          <w:divsChild>
            <w:div w:id="1069764249">
              <w:marLeft w:val="0"/>
              <w:marRight w:val="0"/>
              <w:marTop w:val="0"/>
              <w:marBottom w:val="0"/>
              <w:divBdr>
                <w:top w:val="none" w:sz="0" w:space="0" w:color="auto"/>
                <w:left w:val="none" w:sz="0" w:space="0" w:color="auto"/>
                <w:bottom w:val="none" w:sz="0" w:space="0" w:color="auto"/>
                <w:right w:val="none" w:sz="0" w:space="0" w:color="auto"/>
              </w:divBdr>
              <w:divsChild>
                <w:div w:id="84569791">
                  <w:marLeft w:val="0"/>
                  <w:marRight w:val="0"/>
                  <w:marTop w:val="0"/>
                  <w:marBottom w:val="0"/>
                  <w:divBdr>
                    <w:top w:val="none" w:sz="0" w:space="0" w:color="auto"/>
                    <w:left w:val="none" w:sz="0" w:space="0" w:color="auto"/>
                    <w:bottom w:val="none" w:sz="0" w:space="0" w:color="auto"/>
                    <w:right w:val="none" w:sz="0" w:space="0" w:color="auto"/>
                  </w:divBdr>
                  <w:divsChild>
                    <w:div w:id="1846170009">
                      <w:marLeft w:val="0"/>
                      <w:marRight w:val="0"/>
                      <w:marTop w:val="0"/>
                      <w:marBottom w:val="0"/>
                      <w:divBdr>
                        <w:top w:val="none" w:sz="0" w:space="0" w:color="auto"/>
                        <w:left w:val="none" w:sz="0" w:space="0" w:color="auto"/>
                        <w:bottom w:val="none" w:sz="0" w:space="0" w:color="auto"/>
                        <w:right w:val="none" w:sz="0" w:space="0" w:color="auto"/>
                      </w:divBdr>
                      <w:divsChild>
                        <w:div w:id="1734356137">
                          <w:marLeft w:val="0"/>
                          <w:marRight w:val="0"/>
                          <w:marTop w:val="0"/>
                          <w:marBottom w:val="0"/>
                          <w:divBdr>
                            <w:top w:val="none" w:sz="0" w:space="0" w:color="auto"/>
                            <w:left w:val="none" w:sz="0" w:space="0" w:color="auto"/>
                            <w:bottom w:val="none" w:sz="0" w:space="0" w:color="auto"/>
                            <w:right w:val="none" w:sz="0" w:space="0" w:color="auto"/>
                          </w:divBdr>
                          <w:divsChild>
                            <w:div w:id="183471114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729970">
              <w:marLeft w:val="0"/>
              <w:marRight w:val="0"/>
              <w:marTop w:val="0"/>
              <w:marBottom w:val="0"/>
              <w:divBdr>
                <w:top w:val="none" w:sz="0" w:space="0" w:color="auto"/>
                <w:left w:val="none" w:sz="0" w:space="0" w:color="auto"/>
                <w:bottom w:val="none" w:sz="0" w:space="0" w:color="auto"/>
                <w:right w:val="none" w:sz="0" w:space="0" w:color="auto"/>
              </w:divBdr>
              <w:divsChild>
                <w:div w:id="2116098673">
                  <w:marLeft w:val="0"/>
                  <w:marRight w:val="0"/>
                  <w:marTop w:val="0"/>
                  <w:marBottom w:val="0"/>
                  <w:divBdr>
                    <w:top w:val="none" w:sz="0" w:space="0" w:color="auto"/>
                    <w:left w:val="none" w:sz="0" w:space="0" w:color="auto"/>
                    <w:bottom w:val="none" w:sz="0" w:space="0" w:color="auto"/>
                    <w:right w:val="none" w:sz="0" w:space="0" w:color="auto"/>
                  </w:divBdr>
                  <w:divsChild>
                    <w:div w:id="62373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192569">
      <w:bodyDiv w:val="1"/>
      <w:marLeft w:val="0"/>
      <w:marRight w:val="0"/>
      <w:marTop w:val="0"/>
      <w:marBottom w:val="0"/>
      <w:divBdr>
        <w:top w:val="none" w:sz="0" w:space="0" w:color="auto"/>
        <w:left w:val="none" w:sz="0" w:space="0" w:color="auto"/>
        <w:bottom w:val="none" w:sz="0" w:space="0" w:color="auto"/>
        <w:right w:val="none" w:sz="0" w:space="0" w:color="auto"/>
      </w:divBdr>
    </w:div>
    <w:div w:id="1628584374">
      <w:bodyDiv w:val="1"/>
      <w:marLeft w:val="0"/>
      <w:marRight w:val="0"/>
      <w:marTop w:val="0"/>
      <w:marBottom w:val="0"/>
      <w:divBdr>
        <w:top w:val="none" w:sz="0" w:space="0" w:color="auto"/>
        <w:left w:val="none" w:sz="0" w:space="0" w:color="auto"/>
        <w:bottom w:val="none" w:sz="0" w:space="0" w:color="auto"/>
        <w:right w:val="none" w:sz="0" w:space="0" w:color="auto"/>
      </w:divBdr>
    </w:div>
    <w:div w:id="1650595808">
      <w:bodyDiv w:val="1"/>
      <w:marLeft w:val="0"/>
      <w:marRight w:val="0"/>
      <w:marTop w:val="0"/>
      <w:marBottom w:val="0"/>
      <w:divBdr>
        <w:top w:val="none" w:sz="0" w:space="0" w:color="auto"/>
        <w:left w:val="none" w:sz="0" w:space="0" w:color="auto"/>
        <w:bottom w:val="none" w:sz="0" w:space="0" w:color="auto"/>
        <w:right w:val="none" w:sz="0" w:space="0" w:color="auto"/>
      </w:divBdr>
    </w:div>
    <w:div w:id="1679229621">
      <w:bodyDiv w:val="1"/>
      <w:marLeft w:val="0"/>
      <w:marRight w:val="0"/>
      <w:marTop w:val="0"/>
      <w:marBottom w:val="0"/>
      <w:divBdr>
        <w:top w:val="none" w:sz="0" w:space="0" w:color="auto"/>
        <w:left w:val="none" w:sz="0" w:space="0" w:color="auto"/>
        <w:bottom w:val="none" w:sz="0" w:space="0" w:color="auto"/>
        <w:right w:val="none" w:sz="0" w:space="0" w:color="auto"/>
      </w:divBdr>
    </w:div>
    <w:div w:id="1684353434">
      <w:bodyDiv w:val="1"/>
      <w:marLeft w:val="0"/>
      <w:marRight w:val="0"/>
      <w:marTop w:val="0"/>
      <w:marBottom w:val="0"/>
      <w:divBdr>
        <w:top w:val="none" w:sz="0" w:space="0" w:color="auto"/>
        <w:left w:val="none" w:sz="0" w:space="0" w:color="auto"/>
        <w:bottom w:val="none" w:sz="0" w:space="0" w:color="auto"/>
        <w:right w:val="none" w:sz="0" w:space="0" w:color="auto"/>
      </w:divBdr>
      <w:divsChild>
        <w:div w:id="2039306328">
          <w:marLeft w:val="0"/>
          <w:marRight w:val="0"/>
          <w:marTop w:val="0"/>
          <w:marBottom w:val="0"/>
          <w:divBdr>
            <w:top w:val="none" w:sz="0" w:space="0" w:color="auto"/>
            <w:left w:val="none" w:sz="0" w:space="0" w:color="auto"/>
            <w:bottom w:val="none" w:sz="0" w:space="0" w:color="auto"/>
            <w:right w:val="none" w:sz="0" w:space="0" w:color="auto"/>
          </w:divBdr>
          <w:divsChild>
            <w:div w:id="1001204732">
              <w:marLeft w:val="0"/>
              <w:marRight w:val="0"/>
              <w:marTop w:val="0"/>
              <w:marBottom w:val="0"/>
              <w:divBdr>
                <w:top w:val="none" w:sz="0" w:space="0" w:color="auto"/>
                <w:left w:val="none" w:sz="0" w:space="0" w:color="auto"/>
                <w:bottom w:val="none" w:sz="0" w:space="0" w:color="auto"/>
                <w:right w:val="none" w:sz="0" w:space="0" w:color="auto"/>
              </w:divBdr>
            </w:div>
          </w:divsChild>
        </w:div>
        <w:div w:id="1124233500">
          <w:marLeft w:val="0"/>
          <w:marRight w:val="0"/>
          <w:marTop w:val="0"/>
          <w:marBottom w:val="180"/>
          <w:divBdr>
            <w:top w:val="single" w:sz="12" w:space="23" w:color="E1E1E1"/>
            <w:left w:val="single" w:sz="12" w:space="23" w:color="E1E1E1"/>
            <w:bottom w:val="single" w:sz="12" w:space="15" w:color="E1E1E1"/>
            <w:right w:val="single" w:sz="12" w:space="23" w:color="E1E1E1"/>
          </w:divBdr>
          <w:divsChild>
            <w:div w:id="2142722504">
              <w:marLeft w:val="0"/>
              <w:marRight w:val="0"/>
              <w:marTop w:val="0"/>
              <w:marBottom w:val="0"/>
              <w:divBdr>
                <w:top w:val="none" w:sz="0" w:space="0" w:color="auto"/>
                <w:left w:val="none" w:sz="0" w:space="0" w:color="auto"/>
                <w:bottom w:val="none" w:sz="0" w:space="0" w:color="auto"/>
                <w:right w:val="none" w:sz="0" w:space="0" w:color="auto"/>
              </w:divBdr>
              <w:divsChild>
                <w:div w:id="200093022">
                  <w:marLeft w:val="0"/>
                  <w:marRight w:val="0"/>
                  <w:marTop w:val="0"/>
                  <w:marBottom w:val="0"/>
                  <w:divBdr>
                    <w:top w:val="none" w:sz="0" w:space="0" w:color="auto"/>
                    <w:left w:val="none" w:sz="0" w:space="0" w:color="auto"/>
                    <w:bottom w:val="none" w:sz="0" w:space="0" w:color="auto"/>
                    <w:right w:val="none" w:sz="0" w:space="0" w:color="auto"/>
                  </w:divBdr>
                  <w:divsChild>
                    <w:div w:id="185488630">
                      <w:marLeft w:val="0"/>
                      <w:marRight w:val="0"/>
                      <w:marTop w:val="0"/>
                      <w:marBottom w:val="0"/>
                      <w:divBdr>
                        <w:top w:val="none" w:sz="0" w:space="0" w:color="auto"/>
                        <w:left w:val="none" w:sz="0" w:space="0" w:color="auto"/>
                        <w:bottom w:val="none" w:sz="0" w:space="0" w:color="auto"/>
                        <w:right w:val="none" w:sz="0" w:space="0" w:color="auto"/>
                      </w:divBdr>
                      <w:divsChild>
                        <w:div w:id="1372724613">
                          <w:marLeft w:val="0"/>
                          <w:marRight w:val="0"/>
                          <w:marTop w:val="0"/>
                          <w:marBottom w:val="0"/>
                          <w:divBdr>
                            <w:top w:val="none" w:sz="0" w:space="0" w:color="auto"/>
                            <w:left w:val="none" w:sz="0" w:space="0" w:color="auto"/>
                            <w:bottom w:val="none" w:sz="0" w:space="0" w:color="auto"/>
                            <w:right w:val="none" w:sz="0" w:space="0" w:color="auto"/>
                          </w:divBdr>
                          <w:divsChild>
                            <w:div w:id="119592570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21458">
              <w:marLeft w:val="0"/>
              <w:marRight w:val="0"/>
              <w:marTop w:val="0"/>
              <w:marBottom w:val="0"/>
              <w:divBdr>
                <w:top w:val="none" w:sz="0" w:space="0" w:color="auto"/>
                <w:left w:val="none" w:sz="0" w:space="0" w:color="auto"/>
                <w:bottom w:val="none" w:sz="0" w:space="0" w:color="auto"/>
                <w:right w:val="none" w:sz="0" w:space="0" w:color="auto"/>
              </w:divBdr>
              <w:divsChild>
                <w:div w:id="1357190582">
                  <w:marLeft w:val="0"/>
                  <w:marRight w:val="0"/>
                  <w:marTop w:val="0"/>
                  <w:marBottom w:val="0"/>
                  <w:divBdr>
                    <w:top w:val="none" w:sz="0" w:space="0" w:color="auto"/>
                    <w:left w:val="none" w:sz="0" w:space="0" w:color="auto"/>
                    <w:bottom w:val="none" w:sz="0" w:space="0" w:color="auto"/>
                    <w:right w:val="none" w:sz="0" w:space="0" w:color="auto"/>
                  </w:divBdr>
                  <w:divsChild>
                    <w:div w:id="15797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798514">
      <w:bodyDiv w:val="1"/>
      <w:marLeft w:val="0"/>
      <w:marRight w:val="0"/>
      <w:marTop w:val="0"/>
      <w:marBottom w:val="0"/>
      <w:divBdr>
        <w:top w:val="none" w:sz="0" w:space="0" w:color="auto"/>
        <w:left w:val="none" w:sz="0" w:space="0" w:color="auto"/>
        <w:bottom w:val="none" w:sz="0" w:space="0" w:color="auto"/>
        <w:right w:val="none" w:sz="0" w:space="0" w:color="auto"/>
      </w:divBdr>
    </w:div>
    <w:div w:id="1767774259">
      <w:bodyDiv w:val="1"/>
      <w:marLeft w:val="0"/>
      <w:marRight w:val="0"/>
      <w:marTop w:val="0"/>
      <w:marBottom w:val="0"/>
      <w:divBdr>
        <w:top w:val="none" w:sz="0" w:space="0" w:color="auto"/>
        <w:left w:val="none" w:sz="0" w:space="0" w:color="auto"/>
        <w:bottom w:val="none" w:sz="0" w:space="0" w:color="auto"/>
        <w:right w:val="none" w:sz="0" w:space="0" w:color="auto"/>
      </w:divBdr>
      <w:divsChild>
        <w:div w:id="1458794671">
          <w:marLeft w:val="0"/>
          <w:marRight w:val="0"/>
          <w:marTop w:val="0"/>
          <w:marBottom w:val="240"/>
          <w:divBdr>
            <w:top w:val="none" w:sz="0" w:space="0" w:color="auto"/>
            <w:left w:val="none" w:sz="0" w:space="0" w:color="auto"/>
            <w:bottom w:val="none" w:sz="0" w:space="0" w:color="auto"/>
            <w:right w:val="none" w:sz="0" w:space="0" w:color="auto"/>
          </w:divBdr>
        </w:div>
        <w:div w:id="300042018">
          <w:marLeft w:val="0"/>
          <w:marRight w:val="0"/>
          <w:marTop w:val="0"/>
          <w:marBottom w:val="240"/>
          <w:divBdr>
            <w:top w:val="none" w:sz="0" w:space="0" w:color="auto"/>
            <w:left w:val="none" w:sz="0" w:space="0" w:color="auto"/>
            <w:bottom w:val="none" w:sz="0" w:space="0" w:color="auto"/>
            <w:right w:val="none" w:sz="0" w:space="0" w:color="auto"/>
          </w:divBdr>
        </w:div>
        <w:div w:id="1863980436">
          <w:marLeft w:val="0"/>
          <w:marRight w:val="0"/>
          <w:marTop w:val="0"/>
          <w:marBottom w:val="240"/>
          <w:divBdr>
            <w:top w:val="none" w:sz="0" w:space="0" w:color="auto"/>
            <w:left w:val="none" w:sz="0" w:space="0" w:color="auto"/>
            <w:bottom w:val="none" w:sz="0" w:space="0" w:color="auto"/>
            <w:right w:val="none" w:sz="0" w:space="0" w:color="auto"/>
          </w:divBdr>
        </w:div>
      </w:divsChild>
    </w:div>
    <w:div w:id="1892576990">
      <w:bodyDiv w:val="1"/>
      <w:marLeft w:val="0"/>
      <w:marRight w:val="0"/>
      <w:marTop w:val="0"/>
      <w:marBottom w:val="0"/>
      <w:divBdr>
        <w:top w:val="none" w:sz="0" w:space="0" w:color="auto"/>
        <w:left w:val="none" w:sz="0" w:space="0" w:color="auto"/>
        <w:bottom w:val="none" w:sz="0" w:space="0" w:color="auto"/>
        <w:right w:val="none" w:sz="0" w:space="0" w:color="auto"/>
      </w:divBdr>
      <w:divsChild>
        <w:div w:id="1450200316">
          <w:marLeft w:val="0"/>
          <w:marRight w:val="0"/>
          <w:marTop w:val="225"/>
          <w:marBottom w:val="225"/>
          <w:divBdr>
            <w:top w:val="none" w:sz="0" w:space="0" w:color="auto"/>
            <w:left w:val="none" w:sz="0" w:space="0" w:color="auto"/>
            <w:bottom w:val="none" w:sz="0" w:space="0" w:color="auto"/>
            <w:right w:val="none" w:sz="0" w:space="0" w:color="auto"/>
          </w:divBdr>
        </w:div>
      </w:divsChild>
    </w:div>
    <w:div w:id="1915046450">
      <w:bodyDiv w:val="1"/>
      <w:marLeft w:val="0"/>
      <w:marRight w:val="0"/>
      <w:marTop w:val="0"/>
      <w:marBottom w:val="0"/>
      <w:divBdr>
        <w:top w:val="none" w:sz="0" w:space="0" w:color="auto"/>
        <w:left w:val="none" w:sz="0" w:space="0" w:color="auto"/>
        <w:bottom w:val="none" w:sz="0" w:space="0" w:color="auto"/>
        <w:right w:val="none" w:sz="0" w:space="0" w:color="auto"/>
      </w:divBdr>
    </w:div>
    <w:div w:id="1915503621">
      <w:bodyDiv w:val="1"/>
      <w:marLeft w:val="0"/>
      <w:marRight w:val="0"/>
      <w:marTop w:val="0"/>
      <w:marBottom w:val="0"/>
      <w:divBdr>
        <w:top w:val="none" w:sz="0" w:space="0" w:color="auto"/>
        <w:left w:val="none" w:sz="0" w:space="0" w:color="auto"/>
        <w:bottom w:val="none" w:sz="0" w:space="0" w:color="auto"/>
        <w:right w:val="none" w:sz="0" w:space="0" w:color="auto"/>
      </w:divBdr>
      <w:divsChild>
        <w:div w:id="960719778">
          <w:marLeft w:val="450"/>
          <w:marRight w:val="450"/>
          <w:marTop w:val="0"/>
          <w:marBottom w:val="600"/>
          <w:divBdr>
            <w:top w:val="none" w:sz="0" w:space="0" w:color="auto"/>
            <w:left w:val="none" w:sz="0" w:space="0" w:color="auto"/>
            <w:bottom w:val="none" w:sz="0" w:space="0" w:color="auto"/>
            <w:right w:val="none" w:sz="0" w:space="0" w:color="auto"/>
          </w:divBdr>
          <w:divsChild>
            <w:div w:id="190686739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56062787">
          <w:marLeft w:val="450"/>
          <w:marRight w:val="450"/>
          <w:marTop w:val="0"/>
          <w:marBottom w:val="600"/>
          <w:divBdr>
            <w:top w:val="none" w:sz="0" w:space="0" w:color="auto"/>
            <w:left w:val="none" w:sz="0" w:space="0" w:color="auto"/>
            <w:bottom w:val="none" w:sz="0" w:space="0" w:color="auto"/>
            <w:right w:val="none" w:sz="0" w:space="0" w:color="auto"/>
          </w:divBdr>
          <w:divsChild>
            <w:div w:id="116582209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90932">
      <w:bodyDiv w:val="1"/>
      <w:marLeft w:val="0"/>
      <w:marRight w:val="0"/>
      <w:marTop w:val="0"/>
      <w:marBottom w:val="0"/>
      <w:divBdr>
        <w:top w:val="none" w:sz="0" w:space="0" w:color="auto"/>
        <w:left w:val="none" w:sz="0" w:space="0" w:color="auto"/>
        <w:bottom w:val="none" w:sz="0" w:space="0" w:color="auto"/>
        <w:right w:val="none" w:sz="0" w:space="0" w:color="auto"/>
      </w:divBdr>
      <w:divsChild>
        <w:div w:id="1514686852">
          <w:marLeft w:val="450"/>
          <w:marRight w:val="450"/>
          <w:marTop w:val="0"/>
          <w:marBottom w:val="600"/>
          <w:divBdr>
            <w:top w:val="none" w:sz="0" w:space="0" w:color="auto"/>
            <w:left w:val="none" w:sz="0" w:space="0" w:color="auto"/>
            <w:bottom w:val="none" w:sz="0" w:space="0" w:color="auto"/>
            <w:right w:val="none" w:sz="0" w:space="0" w:color="auto"/>
          </w:divBdr>
          <w:divsChild>
            <w:div w:id="17804172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48110">
      <w:bodyDiv w:val="1"/>
      <w:marLeft w:val="0"/>
      <w:marRight w:val="0"/>
      <w:marTop w:val="0"/>
      <w:marBottom w:val="0"/>
      <w:divBdr>
        <w:top w:val="none" w:sz="0" w:space="0" w:color="auto"/>
        <w:left w:val="none" w:sz="0" w:space="0" w:color="auto"/>
        <w:bottom w:val="none" w:sz="0" w:space="0" w:color="auto"/>
        <w:right w:val="none" w:sz="0" w:space="0" w:color="auto"/>
      </w:divBdr>
      <w:divsChild>
        <w:div w:id="753746492">
          <w:marLeft w:val="0"/>
          <w:marRight w:val="0"/>
          <w:marTop w:val="0"/>
          <w:marBottom w:val="0"/>
          <w:divBdr>
            <w:top w:val="none" w:sz="0" w:space="0" w:color="auto"/>
            <w:left w:val="none" w:sz="0" w:space="0" w:color="auto"/>
            <w:bottom w:val="none" w:sz="0" w:space="0" w:color="auto"/>
            <w:right w:val="none" w:sz="0" w:space="0" w:color="auto"/>
          </w:divBdr>
          <w:divsChild>
            <w:div w:id="2034115454">
              <w:marLeft w:val="0"/>
              <w:marRight w:val="0"/>
              <w:marTop w:val="0"/>
              <w:marBottom w:val="0"/>
              <w:divBdr>
                <w:top w:val="none" w:sz="0" w:space="0" w:color="auto"/>
                <w:left w:val="none" w:sz="0" w:space="0" w:color="auto"/>
                <w:bottom w:val="none" w:sz="0" w:space="0" w:color="auto"/>
                <w:right w:val="none" w:sz="0" w:space="0" w:color="auto"/>
              </w:divBdr>
            </w:div>
          </w:divsChild>
        </w:div>
        <w:div w:id="1970091495">
          <w:marLeft w:val="0"/>
          <w:marRight w:val="0"/>
          <w:marTop w:val="0"/>
          <w:marBottom w:val="0"/>
          <w:divBdr>
            <w:top w:val="none" w:sz="0" w:space="0" w:color="auto"/>
            <w:left w:val="none" w:sz="0" w:space="0" w:color="auto"/>
            <w:bottom w:val="none" w:sz="0" w:space="0" w:color="auto"/>
            <w:right w:val="none" w:sz="0" w:space="0" w:color="auto"/>
          </w:divBdr>
          <w:divsChild>
            <w:div w:id="1309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65322">
      <w:bodyDiv w:val="1"/>
      <w:marLeft w:val="0"/>
      <w:marRight w:val="0"/>
      <w:marTop w:val="0"/>
      <w:marBottom w:val="0"/>
      <w:divBdr>
        <w:top w:val="none" w:sz="0" w:space="0" w:color="auto"/>
        <w:left w:val="none" w:sz="0" w:space="0" w:color="auto"/>
        <w:bottom w:val="none" w:sz="0" w:space="0" w:color="auto"/>
        <w:right w:val="none" w:sz="0" w:space="0" w:color="auto"/>
      </w:divBdr>
    </w:div>
    <w:div w:id="2000693635">
      <w:bodyDiv w:val="1"/>
      <w:marLeft w:val="0"/>
      <w:marRight w:val="0"/>
      <w:marTop w:val="0"/>
      <w:marBottom w:val="0"/>
      <w:divBdr>
        <w:top w:val="none" w:sz="0" w:space="0" w:color="auto"/>
        <w:left w:val="none" w:sz="0" w:space="0" w:color="auto"/>
        <w:bottom w:val="none" w:sz="0" w:space="0" w:color="auto"/>
        <w:right w:val="none" w:sz="0" w:space="0" w:color="auto"/>
      </w:divBdr>
      <w:divsChild>
        <w:div w:id="675033531">
          <w:marLeft w:val="0"/>
          <w:marRight w:val="0"/>
          <w:marTop w:val="0"/>
          <w:marBottom w:val="0"/>
          <w:divBdr>
            <w:top w:val="single" w:sz="2" w:space="0" w:color="auto"/>
            <w:left w:val="single" w:sz="2" w:space="0" w:color="auto"/>
            <w:bottom w:val="single" w:sz="2" w:space="0" w:color="auto"/>
            <w:right w:val="single" w:sz="2" w:space="0" w:color="auto"/>
          </w:divBdr>
        </w:div>
      </w:divsChild>
    </w:div>
    <w:div w:id="2001427252">
      <w:bodyDiv w:val="1"/>
      <w:marLeft w:val="0"/>
      <w:marRight w:val="0"/>
      <w:marTop w:val="0"/>
      <w:marBottom w:val="0"/>
      <w:divBdr>
        <w:top w:val="none" w:sz="0" w:space="0" w:color="auto"/>
        <w:left w:val="none" w:sz="0" w:space="0" w:color="auto"/>
        <w:bottom w:val="none" w:sz="0" w:space="0" w:color="auto"/>
        <w:right w:val="none" w:sz="0" w:space="0" w:color="auto"/>
      </w:divBdr>
    </w:div>
    <w:div w:id="2020279004">
      <w:bodyDiv w:val="1"/>
      <w:marLeft w:val="0"/>
      <w:marRight w:val="0"/>
      <w:marTop w:val="0"/>
      <w:marBottom w:val="0"/>
      <w:divBdr>
        <w:top w:val="none" w:sz="0" w:space="0" w:color="auto"/>
        <w:left w:val="none" w:sz="0" w:space="0" w:color="auto"/>
        <w:bottom w:val="none" w:sz="0" w:space="0" w:color="auto"/>
        <w:right w:val="none" w:sz="0" w:space="0" w:color="auto"/>
      </w:divBdr>
    </w:div>
    <w:div w:id="2024892605">
      <w:bodyDiv w:val="1"/>
      <w:marLeft w:val="0"/>
      <w:marRight w:val="0"/>
      <w:marTop w:val="0"/>
      <w:marBottom w:val="0"/>
      <w:divBdr>
        <w:top w:val="none" w:sz="0" w:space="0" w:color="auto"/>
        <w:left w:val="none" w:sz="0" w:space="0" w:color="auto"/>
        <w:bottom w:val="none" w:sz="0" w:space="0" w:color="auto"/>
        <w:right w:val="none" w:sz="0" w:space="0" w:color="auto"/>
      </w:divBdr>
    </w:div>
    <w:div w:id="2042896267">
      <w:bodyDiv w:val="1"/>
      <w:marLeft w:val="0"/>
      <w:marRight w:val="0"/>
      <w:marTop w:val="0"/>
      <w:marBottom w:val="0"/>
      <w:divBdr>
        <w:top w:val="none" w:sz="0" w:space="0" w:color="auto"/>
        <w:left w:val="none" w:sz="0" w:space="0" w:color="auto"/>
        <w:bottom w:val="none" w:sz="0" w:space="0" w:color="auto"/>
        <w:right w:val="none" w:sz="0" w:space="0" w:color="auto"/>
      </w:divBdr>
      <w:divsChild>
        <w:div w:id="505563038">
          <w:marLeft w:val="0"/>
          <w:marRight w:val="0"/>
          <w:marTop w:val="60"/>
          <w:marBottom w:val="60"/>
          <w:divBdr>
            <w:top w:val="none" w:sz="0" w:space="0" w:color="auto"/>
            <w:left w:val="none" w:sz="0" w:space="0" w:color="auto"/>
            <w:bottom w:val="none" w:sz="0" w:space="0" w:color="auto"/>
            <w:right w:val="none" w:sz="0" w:space="0" w:color="auto"/>
          </w:divBdr>
        </w:div>
        <w:div w:id="459034443">
          <w:marLeft w:val="0"/>
          <w:marRight w:val="0"/>
          <w:marTop w:val="60"/>
          <w:marBottom w:val="60"/>
          <w:divBdr>
            <w:top w:val="none" w:sz="0" w:space="0" w:color="auto"/>
            <w:left w:val="none" w:sz="0" w:space="0" w:color="auto"/>
            <w:bottom w:val="none" w:sz="0" w:space="0" w:color="auto"/>
            <w:right w:val="none" w:sz="0" w:space="0" w:color="auto"/>
          </w:divBdr>
        </w:div>
        <w:div w:id="2087070894">
          <w:marLeft w:val="0"/>
          <w:marRight w:val="0"/>
          <w:marTop w:val="60"/>
          <w:marBottom w:val="60"/>
          <w:divBdr>
            <w:top w:val="none" w:sz="0" w:space="0" w:color="auto"/>
            <w:left w:val="none" w:sz="0" w:space="0" w:color="auto"/>
            <w:bottom w:val="none" w:sz="0" w:space="0" w:color="auto"/>
            <w:right w:val="none" w:sz="0" w:space="0" w:color="auto"/>
          </w:divBdr>
        </w:div>
        <w:div w:id="95756983">
          <w:marLeft w:val="0"/>
          <w:marRight w:val="0"/>
          <w:marTop w:val="60"/>
          <w:marBottom w:val="60"/>
          <w:divBdr>
            <w:top w:val="none" w:sz="0" w:space="0" w:color="auto"/>
            <w:left w:val="none" w:sz="0" w:space="0" w:color="auto"/>
            <w:bottom w:val="none" w:sz="0" w:space="0" w:color="auto"/>
            <w:right w:val="none" w:sz="0" w:space="0" w:color="auto"/>
          </w:divBdr>
        </w:div>
        <w:div w:id="1636175986">
          <w:marLeft w:val="0"/>
          <w:marRight w:val="0"/>
          <w:marTop w:val="60"/>
          <w:marBottom w:val="60"/>
          <w:divBdr>
            <w:top w:val="none" w:sz="0" w:space="0" w:color="auto"/>
            <w:left w:val="none" w:sz="0" w:space="0" w:color="auto"/>
            <w:bottom w:val="none" w:sz="0" w:space="0" w:color="auto"/>
            <w:right w:val="none" w:sz="0" w:space="0" w:color="auto"/>
          </w:divBdr>
        </w:div>
        <w:div w:id="224226149">
          <w:marLeft w:val="0"/>
          <w:marRight w:val="0"/>
          <w:marTop w:val="60"/>
          <w:marBottom w:val="60"/>
          <w:divBdr>
            <w:top w:val="none" w:sz="0" w:space="0" w:color="auto"/>
            <w:left w:val="none" w:sz="0" w:space="0" w:color="auto"/>
            <w:bottom w:val="none" w:sz="0" w:space="0" w:color="auto"/>
            <w:right w:val="none" w:sz="0" w:space="0" w:color="auto"/>
          </w:divBdr>
        </w:div>
        <w:div w:id="1354381786">
          <w:marLeft w:val="0"/>
          <w:marRight w:val="0"/>
          <w:marTop w:val="60"/>
          <w:marBottom w:val="60"/>
          <w:divBdr>
            <w:top w:val="none" w:sz="0" w:space="0" w:color="auto"/>
            <w:left w:val="none" w:sz="0" w:space="0" w:color="auto"/>
            <w:bottom w:val="none" w:sz="0" w:space="0" w:color="auto"/>
            <w:right w:val="none" w:sz="0" w:space="0" w:color="auto"/>
          </w:divBdr>
        </w:div>
        <w:div w:id="1258825828">
          <w:marLeft w:val="0"/>
          <w:marRight w:val="0"/>
          <w:marTop w:val="60"/>
          <w:marBottom w:val="60"/>
          <w:divBdr>
            <w:top w:val="none" w:sz="0" w:space="0" w:color="auto"/>
            <w:left w:val="none" w:sz="0" w:space="0" w:color="auto"/>
            <w:bottom w:val="none" w:sz="0" w:space="0" w:color="auto"/>
            <w:right w:val="none" w:sz="0" w:space="0" w:color="auto"/>
          </w:divBdr>
        </w:div>
        <w:div w:id="954218881">
          <w:marLeft w:val="0"/>
          <w:marRight w:val="0"/>
          <w:marTop w:val="60"/>
          <w:marBottom w:val="60"/>
          <w:divBdr>
            <w:top w:val="none" w:sz="0" w:space="0" w:color="auto"/>
            <w:left w:val="none" w:sz="0" w:space="0" w:color="auto"/>
            <w:bottom w:val="none" w:sz="0" w:space="0" w:color="auto"/>
            <w:right w:val="none" w:sz="0" w:space="0" w:color="auto"/>
          </w:divBdr>
        </w:div>
        <w:div w:id="2014382022">
          <w:marLeft w:val="0"/>
          <w:marRight w:val="0"/>
          <w:marTop w:val="60"/>
          <w:marBottom w:val="60"/>
          <w:divBdr>
            <w:top w:val="none" w:sz="0" w:space="0" w:color="auto"/>
            <w:left w:val="none" w:sz="0" w:space="0" w:color="auto"/>
            <w:bottom w:val="none" w:sz="0" w:space="0" w:color="auto"/>
            <w:right w:val="none" w:sz="0" w:space="0" w:color="auto"/>
          </w:divBdr>
        </w:div>
        <w:div w:id="779684043">
          <w:marLeft w:val="0"/>
          <w:marRight w:val="0"/>
          <w:marTop w:val="60"/>
          <w:marBottom w:val="60"/>
          <w:divBdr>
            <w:top w:val="none" w:sz="0" w:space="0" w:color="auto"/>
            <w:left w:val="none" w:sz="0" w:space="0" w:color="auto"/>
            <w:bottom w:val="none" w:sz="0" w:space="0" w:color="auto"/>
            <w:right w:val="none" w:sz="0" w:space="0" w:color="auto"/>
          </w:divBdr>
        </w:div>
        <w:div w:id="755832260">
          <w:marLeft w:val="0"/>
          <w:marRight w:val="0"/>
          <w:marTop w:val="60"/>
          <w:marBottom w:val="60"/>
          <w:divBdr>
            <w:top w:val="none" w:sz="0" w:space="0" w:color="auto"/>
            <w:left w:val="none" w:sz="0" w:space="0" w:color="auto"/>
            <w:bottom w:val="none" w:sz="0" w:space="0" w:color="auto"/>
            <w:right w:val="none" w:sz="0" w:space="0" w:color="auto"/>
          </w:divBdr>
        </w:div>
        <w:div w:id="1352223879">
          <w:marLeft w:val="0"/>
          <w:marRight w:val="0"/>
          <w:marTop w:val="60"/>
          <w:marBottom w:val="60"/>
          <w:divBdr>
            <w:top w:val="none" w:sz="0" w:space="0" w:color="auto"/>
            <w:left w:val="none" w:sz="0" w:space="0" w:color="auto"/>
            <w:bottom w:val="single" w:sz="6" w:space="2" w:color="A2A9B1"/>
            <w:right w:val="none" w:sz="0" w:space="0" w:color="auto"/>
          </w:divBdr>
        </w:div>
      </w:divsChild>
    </w:div>
    <w:div w:id="2049599823">
      <w:bodyDiv w:val="1"/>
      <w:marLeft w:val="0"/>
      <w:marRight w:val="0"/>
      <w:marTop w:val="0"/>
      <w:marBottom w:val="0"/>
      <w:divBdr>
        <w:top w:val="none" w:sz="0" w:space="0" w:color="auto"/>
        <w:left w:val="none" w:sz="0" w:space="0" w:color="auto"/>
        <w:bottom w:val="none" w:sz="0" w:space="0" w:color="auto"/>
        <w:right w:val="none" w:sz="0" w:space="0" w:color="auto"/>
      </w:divBdr>
    </w:div>
    <w:div w:id="2063283970">
      <w:bodyDiv w:val="1"/>
      <w:marLeft w:val="0"/>
      <w:marRight w:val="0"/>
      <w:marTop w:val="0"/>
      <w:marBottom w:val="0"/>
      <w:divBdr>
        <w:top w:val="none" w:sz="0" w:space="0" w:color="auto"/>
        <w:left w:val="none" w:sz="0" w:space="0" w:color="auto"/>
        <w:bottom w:val="none" w:sz="0" w:space="0" w:color="auto"/>
        <w:right w:val="none" w:sz="0" w:space="0" w:color="auto"/>
      </w:divBdr>
      <w:divsChild>
        <w:div w:id="1767384022">
          <w:marLeft w:val="0"/>
          <w:marRight w:val="0"/>
          <w:marTop w:val="0"/>
          <w:marBottom w:val="0"/>
          <w:divBdr>
            <w:top w:val="none" w:sz="0" w:space="0" w:color="auto"/>
            <w:left w:val="none" w:sz="0" w:space="0" w:color="auto"/>
            <w:bottom w:val="none" w:sz="0" w:space="0" w:color="auto"/>
            <w:right w:val="none" w:sz="0" w:space="0" w:color="auto"/>
          </w:divBdr>
          <w:divsChild>
            <w:div w:id="922180113">
              <w:marLeft w:val="0"/>
              <w:marRight w:val="0"/>
              <w:marTop w:val="0"/>
              <w:marBottom w:val="0"/>
              <w:divBdr>
                <w:top w:val="none" w:sz="0" w:space="0" w:color="auto"/>
                <w:left w:val="none" w:sz="0" w:space="0" w:color="auto"/>
                <w:bottom w:val="none" w:sz="0" w:space="0" w:color="auto"/>
                <w:right w:val="none" w:sz="0" w:space="0" w:color="auto"/>
              </w:divBdr>
            </w:div>
          </w:divsChild>
        </w:div>
        <w:div w:id="1530754133">
          <w:marLeft w:val="0"/>
          <w:marRight w:val="0"/>
          <w:marTop w:val="0"/>
          <w:marBottom w:val="0"/>
          <w:divBdr>
            <w:top w:val="none" w:sz="0" w:space="0" w:color="auto"/>
            <w:left w:val="none" w:sz="0" w:space="0" w:color="auto"/>
            <w:bottom w:val="none" w:sz="0" w:space="0" w:color="auto"/>
            <w:right w:val="none" w:sz="0" w:space="0" w:color="auto"/>
          </w:divBdr>
          <w:divsChild>
            <w:div w:id="148114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49377">
      <w:bodyDiv w:val="1"/>
      <w:marLeft w:val="0"/>
      <w:marRight w:val="0"/>
      <w:marTop w:val="0"/>
      <w:marBottom w:val="0"/>
      <w:divBdr>
        <w:top w:val="none" w:sz="0" w:space="0" w:color="auto"/>
        <w:left w:val="none" w:sz="0" w:space="0" w:color="auto"/>
        <w:bottom w:val="none" w:sz="0" w:space="0" w:color="auto"/>
        <w:right w:val="none" w:sz="0" w:space="0" w:color="auto"/>
      </w:divBdr>
    </w:div>
    <w:div w:id="2144492905">
      <w:bodyDiv w:val="1"/>
      <w:marLeft w:val="0"/>
      <w:marRight w:val="0"/>
      <w:marTop w:val="0"/>
      <w:marBottom w:val="0"/>
      <w:divBdr>
        <w:top w:val="none" w:sz="0" w:space="0" w:color="auto"/>
        <w:left w:val="none" w:sz="0" w:space="0" w:color="auto"/>
        <w:bottom w:val="none" w:sz="0" w:space="0" w:color="auto"/>
        <w:right w:val="none" w:sz="0" w:space="0" w:color="auto"/>
      </w:divBdr>
      <w:divsChild>
        <w:div w:id="2048141858">
          <w:marLeft w:val="0"/>
          <w:marRight w:val="0"/>
          <w:marTop w:val="0"/>
          <w:marBottom w:val="0"/>
          <w:divBdr>
            <w:top w:val="none" w:sz="0" w:space="0" w:color="auto"/>
            <w:left w:val="none" w:sz="0" w:space="0" w:color="auto"/>
            <w:bottom w:val="none" w:sz="0" w:space="0" w:color="auto"/>
            <w:right w:val="none" w:sz="0" w:space="0" w:color="auto"/>
          </w:divBdr>
          <w:divsChild>
            <w:div w:id="1626304042">
              <w:marLeft w:val="0"/>
              <w:marRight w:val="0"/>
              <w:marTop w:val="0"/>
              <w:marBottom w:val="0"/>
              <w:divBdr>
                <w:top w:val="none" w:sz="0" w:space="0" w:color="auto"/>
                <w:left w:val="none" w:sz="0" w:space="0" w:color="auto"/>
                <w:bottom w:val="none" w:sz="0" w:space="0" w:color="auto"/>
                <w:right w:val="none" w:sz="0" w:space="0" w:color="auto"/>
              </w:divBdr>
              <w:divsChild>
                <w:div w:id="186582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en.wikipedia.org/wiki/Godhra" TargetMode="External"/><Relationship Id="rId170" Type="http://schemas.openxmlformats.org/officeDocument/2006/relationships/hyperlink" Target="https://en.wikipedia.org/wiki/List_of_incidents_of_cow_vigilante_violence_in_India" TargetMode="External"/><Relationship Id="rId268" Type="http://schemas.openxmlformats.org/officeDocument/2006/relationships/hyperlink" Target="https://en.wikipedia.org/wiki/List_of_incidents_of_cow_vigilante_violence_in_India" TargetMode="External"/><Relationship Id="rId475" Type="http://schemas.openxmlformats.org/officeDocument/2006/relationships/hyperlink" Target="https://www.livelaw.in/top-stories/situation-not-conducive-for-fir-on-hate-speech-says-solicitor-general-delhi-hc-adjourns-plea-until-april-13-153208" TargetMode="External"/><Relationship Id="rId682" Type="http://schemas.openxmlformats.org/officeDocument/2006/relationships/hyperlink" Target="https://en.wikipedia.org/wiki/List_of_massacres_in_India" TargetMode="External"/><Relationship Id="rId128" Type="http://schemas.openxmlformats.org/officeDocument/2006/relationships/hyperlink" Target="https://en.wikipedia.org/wiki/2025_Nagpur_violence" TargetMode="External"/><Relationship Id="rId335" Type="http://schemas.openxmlformats.org/officeDocument/2006/relationships/hyperlink" Target="https://en.wikipedia.org/w/index.php?title=List_of_incidents_of_cow_vigilante_violence_in_India&amp;action=edit&amp;section=17" TargetMode="External"/><Relationship Id="rId542" Type="http://schemas.openxmlformats.org/officeDocument/2006/relationships/hyperlink" Target="http://en.wikipedia.org/wiki/Economic_inequality" TargetMode="External"/><Relationship Id="rId987" Type="http://schemas.openxmlformats.org/officeDocument/2006/relationships/hyperlink" Target="http://en.wikipedia.org/wiki/Goa" TargetMode="External"/><Relationship Id="rId1172" Type="http://schemas.openxmlformats.org/officeDocument/2006/relationships/hyperlink" Target="https://hindutvawatch.org/assam-cms-remark-on-family-planning-for-muslims-lacks-context/" TargetMode="External"/><Relationship Id="rId402" Type="http://schemas.openxmlformats.org/officeDocument/2006/relationships/hyperlink" Target="http://en.wikipedia.org/wiki/Himachal_Pradesh" TargetMode="External"/><Relationship Id="rId847" Type="http://schemas.openxmlformats.org/officeDocument/2006/relationships/hyperlink" Target="http://scholarship.up.nic.in/FeerDemand/" TargetMode="External"/><Relationship Id="rId1032" Type="http://schemas.openxmlformats.org/officeDocument/2006/relationships/hyperlink" Target="https://www.amnesty.org/en/latest/news/2022/06/india-increase-in-unlawful-killings-in-jammu-kashmir-highlights-governments-failure-to-protect-its-minorities/" TargetMode="External"/><Relationship Id="rId707" Type="http://schemas.openxmlformats.org/officeDocument/2006/relationships/hyperlink" Target="https://en.wikipedia.org/wiki/Jammu_and_Kashmir" TargetMode="External"/><Relationship Id="rId914" Type="http://schemas.openxmlformats.org/officeDocument/2006/relationships/hyperlink" Target="https://en.wikipedia.org/wiki/Zomato" TargetMode="External"/><Relationship Id="rId43" Type="http://schemas.openxmlformats.org/officeDocument/2006/relationships/hyperlink" Target="https://en.wikipedia.org/wiki/2013_Muzaffarnagar_riots" TargetMode="External"/><Relationship Id="rId192" Type="http://schemas.openxmlformats.org/officeDocument/2006/relationships/hyperlink" Target="https://en.wikipedia.org/wiki/Dadri" TargetMode="External"/><Relationship Id="rId497" Type="http://schemas.openxmlformats.org/officeDocument/2006/relationships/hyperlink" Target="https://www.livelaw.in/pdf_upload/pdf_upload-380282.pdf" TargetMode="External"/><Relationship Id="rId357" Type="http://schemas.openxmlformats.org/officeDocument/2006/relationships/hyperlink" Target="https://en.wikipedia.org/wiki/2023_Bhiwani_killings" TargetMode="External"/><Relationship Id="rId217" Type="http://schemas.openxmlformats.org/officeDocument/2006/relationships/hyperlink" Target="https://en.wikipedia.org/wiki/Karnataka" TargetMode="External"/><Relationship Id="rId564" Type="http://schemas.openxmlformats.org/officeDocument/2006/relationships/hyperlink" Target="http://en.wikipedia.org/wiki/Convention_on_the_Rights_of_Persons_with_Disabilities" TargetMode="External"/><Relationship Id="rId771" Type="http://schemas.openxmlformats.org/officeDocument/2006/relationships/hyperlink" Target="http://en.wikipedia.org/wiki/National_Democratic_Front_of_Bodoland" TargetMode="External"/><Relationship Id="rId869" Type="http://schemas.openxmlformats.org/officeDocument/2006/relationships/hyperlink" Target="http://money.cnn.com/magazines/fortune/global500/2009/industries/217/index.html" TargetMode="External"/><Relationship Id="rId424" Type="http://schemas.openxmlformats.org/officeDocument/2006/relationships/hyperlink" Target="https://www.hrw.org/news/2019/02/02/rohingya-refugees-caught-between-india-and-hard-place" TargetMode="External"/><Relationship Id="rId631" Type="http://schemas.openxmlformats.org/officeDocument/2006/relationships/hyperlink" Target="https://en.wikipedia.org/wiki/Punjab" TargetMode="External"/><Relationship Id="rId729" Type="http://schemas.openxmlformats.org/officeDocument/2006/relationships/hyperlink" Target="https://en.wikipedia.org/wiki/2012_Assam_violence" TargetMode="External"/><Relationship Id="rId1054" Type="http://schemas.openxmlformats.org/officeDocument/2006/relationships/hyperlink" Target="https://www.hrw.org/news/2019/02/19/india-vigilante-cow-protection-groups-attack-minorities" TargetMode="External"/><Relationship Id="rId936" Type="http://schemas.openxmlformats.org/officeDocument/2006/relationships/hyperlink" Target="http://en.wikipedia.org/wiki/Tamil_Nadu" TargetMode="External"/><Relationship Id="rId1121" Type="http://schemas.openxmlformats.org/officeDocument/2006/relationships/hyperlink" Target="https://news.abplive.com/videos/news/india-this-is-corona-terrorism-says-bjps-sangeet-som-over-nizamuddin-markaz-1186833" TargetMode="External"/><Relationship Id="rId65" Type="http://schemas.openxmlformats.org/officeDocument/2006/relationships/hyperlink" Target="https://en.wikipedia.org/wiki/Haryana" TargetMode="External"/><Relationship Id="rId281" Type="http://schemas.openxmlformats.org/officeDocument/2006/relationships/hyperlink" Target="https://en.wikipedia.org/w/index.php?title=List_of_incidents_of_cow_vigilante_violence_in_India&amp;action=edit&amp;section=16" TargetMode="External"/><Relationship Id="rId141" Type="http://schemas.openxmlformats.org/officeDocument/2006/relationships/hyperlink" Target="https://article-14.com/post/demolitions-as-collective-illegal-punishment-with-mainly-muslim-properties-destroyed-after-riots-6265a9ad591d8" TargetMode="External"/><Relationship Id="rId379" Type="http://schemas.openxmlformats.org/officeDocument/2006/relationships/hyperlink" Target="https://en.wikipedia.org/wiki/Reuters" TargetMode="External"/><Relationship Id="rId586" Type="http://schemas.openxmlformats.org/officeDocument/2006/relationships/hyperlink" Target="https://en.wikipedia.org/wiki/Operation_Blue_Star" TargetMode="External"/><Relationship Id="rId793" Type="http://schemas.openxmlformats.org/officeDocument/2006/relationships/hyperlink" Target="http://en.wikipedia.org/wiki/Religious_violence_in_India" TargetMode="External"/><Relationship Id="rId7" Type="http://schemas.openxmlformats.org/officeDocument/2006/relationships/hyperlink" Target="http://en.wikipedia.org/wiki/2002_Gujarat_riots" TargetMode="External"/><Relationship Id="rId239" Type="http://schemas.openxmlformats.org/officeDocument/2006/relationships/hyperlink" Target="https://en.wikipedia.org/wiki/List_of_incidents_of_cow_vigilante_violence_in_India" TargetMode="External"/><Relationship Id="rId446" Type="http://schemas.openxmlformats.org/officeDocument/2006/relationships/hyperlink" Target="https://thewire.in/communalism/kapil-mishra-delhi-bjp" TargetMode="External"/><Relationship Id="rId653" Type="http://schemas.openxmlformats.org/officeDocument/2006/relationships/hyperlink" Target="https://en.wikipedia.org/wiki/1998_Chapnari_massacre" TargetMode="External"/><Relationship Id="rId1076" Type="http://schemas.openxmlformats.org/officeDocument/2006/relationships/hyperlink" Target="https://www.theguardian.com/world/2020/mar/01/india-delhi-after-hindu-mob-riot-religious-hatred-nationalists" TargetMode="External"/><Relationship Id="rId306" Type="http://schemas.openxmlformats.org/officeDocument/2006/relationships/hyperlink" Target="https://en.wikipedia.org/wiki/Uttar_Pradesh" TargetMode="External"/><Relationship Id="rId860" Type="http://schemas.openxmlformats.org/officeDocument/2006/relationships/hyperlink" Target="http://money.cnn.com/magazines/fortune/global500/2009/industries/38/index.html" TargetMode="External"/><Relationship Id="rId958" Type="http://schemas.openxmlformats.org/officeDocument/2006/relationships/hyperlink" Target="http://en.wikipedia.org/wiki/Crore" TargetMode="External"/><Relationship Id="rId1143" Type="http://schemas.openxmlformats.org/officeDocument/2006/relationships/hyperlink" Target="https://www.hindustantimes.com/india-news/supreme-court-grants-interim-bail-to-comedian-munawar-faruqui-101612505003674.html" TargetMode="External"/><Relationship Id="rId87" Type="http://schemas.openxmlformats.org/officeDocument/2006/relationships/hyperlink" Target="https://en.wikipedia.org/wiki/List_of_riots_in_India" TargetMode="External"/><Relationship Id="rId513" Type="http://schemas.openxmlformats.org/officeDocument/2006/relationships/hyperlink" Target="https://www.barandbench.com/columns/munawar-faruqui-case-when-comedy-becomes-crime-and-bail-is-the-exception" TargetMode="External"/><Relationship Id="rId720" Type="http://schemas.openxmlformats.org/officeDocument/2006/relationships/hyperlink" Target="https://en.wikipedia.org/wiki/Mumbai_massacre" TargetMode="External"/><Relationship Id="rId818" Type="http://schemas.openxmlformats.org/officeDocument/2006/relationships/hyperlink" Target="http://en.wikipedia.org/wiki/Intergenerational_equity" TargetMode="External"/><Relationship Id="rId1003" Type="http://schemas.openxmlformats.org/officeDocument/2006/relationships/hyperlink" Target="http://en.wikipedia.org/wiki/Crore" TargetMode="External"/><Relationship Id="rId14" Type="http://schemas.openxmlformats.org/officeDocument/2006/relationships/hyperlink" Target="https://en.wikipedia.org/wiki/Sarva_Shiksha_Abhiyan" TargetMode="External"/><Relationship Id="rId163" Type="http://schemas.openxmlformats.org/officeDocument/2006/relationships/hyperlink" Target="https://en.wikipedia.org/w/index.php?title=List_of_incidents_of_cow_vigilante_violence_in_India&amp;action=edit&amp;section=9" TargetMode="External"/><Relationship Id="rId370" Type="http://schemas.openxmlformats.org/officeDocument/2006/relationships/hyperlink" Target="https://en.wikipedia.org/wiki/List_of_incidents_of_cow_vigilante_violence_in_India" TargetMode="External"/><Relationship Id="rId230" Type="http://schemas.openxmlformats.org/officeDocument/2006/relationships/hyperlink" Target="https://en.wikipedia.org/wiki/Wikipedia:Citation_needed" TargetMode="External"/><Relationship Id="rId468" Type="http://schemas.openxmlformats.org/officeDocument/2006/relationships/hyperlink" Target="https://indianexpress.com/article/cities/delhi/1200-lawyers-sign-petition-on-searches-at-mehmood-prachas-office-7145348/" TargetMode="External"/><Relationship Id="rId675" Type="http://schemas.openxmlformats.org/officeDocument/2006/relationships/hyperlink" Target="https://en.wikipedia.org/wiki/West_Bengal" TargetMode="External"/><Relationship Id="rId882" Type="http://schemas.openxmlformats.org/officeDocument/2006/relationships/hyperlink" Target="http://money.cnn.com/magazines/fortune/global500/2009/industries/141/index.html" TargetMode="External"/><Relationship Id="rId1098" Type="http://schemas.openxmlformats.org/officeDocument/2006/relationships/hyperlink" Target="https://www.hindustantimes.com/india-news/no-actionable-evidence-against-politicians-in-delhi-riots-police/story-l5JDjra4BdUS1fmYLk32FP.html" TargetMode="External"/><Relationship Id="rId328" Type="http://schemas.openxmlformats.org/officeDocument/2006/relationships/hyperlink" Target="https://en.wikipedia.org/wiki/List_of_incidents_of_cow_vigilante_violence_in_India" TargetMode="External"/><Relationship Id="rId535" Type="http://schemas.openxmlformats.org/officeDocument/2006/relationships/hyperlink" Target="http://en.wikipedia.org/wiki/Economic" TargetMode="External"/><Relationship Id="rId742" Type="http://schemas.openxmlformats.org/officeDocument/2006/relationships/hyperlink" Target="http://en.wikipedia.org/wiki/December_2014_Assam_violence" TargetMode="External"/><Relationship Id="rId1165" Type="http://schemas.openxmlformats.org/officeDocument/2006/relationships/hyperlink" Target="https://www.reuters.com/article/india-election-speech-idUSKCN1RO1YD" TargetMode="External"/><Relationship Id="rId602" Type="http://schemas.openxmlformats.org/officeDocument/2006/relationships/hyperlink" Target="https://en.wikipedia.org/wiki/List_of_terrorist_incidents_in_Punjab_(India)" TargetMode="External"/><Relationship Id="rId1025" Type="http://schemas.openxmlformats.org/officeDocument/2006/relationships/hyperlink" Target="https://article-14.com/post/demolitions-as-collective-illegal-punishment-with-mainly-muslim-properties-destroyed-after-riots-6265a9ad591d8" TargetMode="External"/><Relationship Id="rId907" Type="http://schemas.openxmlformats.org/officeDocument/2006/relationships/hyperlink" Target="https://en.wikipedia.org/wiki/4G" TargetMode="External"/><Relationship Id="rId36" Type="http://schemas.openxmlformats.org/officeDocument/2006/relationships/hyperlink" Target="https://en.wikipedia.org/wiki/Miraj_Riots" TargetMode="External"/><Relationship Id="rId185" Type="http://schemas.openxmlformats.org/officeDocument/2006/relationships/hyperlink" Target="https://en.wikipedia.org/wiki/Kishanganj" TargetMode="External"/><Relationship Id="rId392" Type="http://schemas.openxmlformats.org/officeDocument/2006/relationships/hyperlink" Target="http://en.wikipedia.org/wiki/Delhi" TargetMode="External"/><Relationship Id="rId697" Type="http://schemas.openxmlformats.org/officeDocument/2006/relationships/hyperlink" Target="https://en.wikipedia.org/wiki/Jammu_%26_Kashmir" TargetMode="External"/><Relationship Id="rId252" Type="http://schemas.openxmlformats.org/officeDocument/2006/relationships/hyperlink" Target="https://en.wikipedia.org/wiki/Jharkhand" TargetMode="External"/><Relationship Id="rId112" Type="http://schemas.openxmlformats.org/officeDocument/2006/relationships/hyperlink" Target="https://en.wikipedia.org/wiki/Shivaji" TargetMode="External"/><Relationship Id="rId557" Type="http://schemas.openxmlformats.org/officeDocument/2006/relationships/hyperlink" Target="http://en.wikipedia.org/wiki/World_Health_Organisation" TargetMode="External"/><Relationship Id="rId764" Type="http://schemas.openxmlformats.org/officeDocument/2006/relationships/hyperlink" Target="http://en.wikipedia.org/wiki/National_Democratic_Front_of_Bodoland" TargetMode="External"/><Relationship Id="rId971" Type="http://schemas.openxmlformats.org/officeDocument/2006/relationships/hyperlink" Target="http://en.wikipedia.org/wiki/United_States_dollar" TargetMode="External"/><Relationship Id="rId417" Type="http://schemas.openxmlformats.org/officeDocument/2006/relationships/hyperlink" Target="http://en.wikipedia.org/wiki/Lakshadweep" TargetMode="External"/><Relationship Id="rId624" Type="http://schemas.openxmlformats.org/officeDocument/2006/relationships/hyperlink" Target="https://en.wikipedia.org/wiki/Gawakadal_massacre" TargetMode="External"/><Relationship Id="rId831" Type="http://schemas.openxmlformats.org/officeDocument/2006/relationships/hyperlink" Target="http://www.minorityaffairs.gov.in/maef_equity" TargetMode="External"/><Relationship Id="rId1047" Type="http://schemas.openxmlformats.org/officeDocument/2006/relationships/hyperlink" Target="https://www.uscirf.gov/sites/default/files/USCIRF%202020%20Annual%20Report_42720_new_0.pdf" TargetMode="External"/><Relationship Id="rId929" Type="http://schemas.openxmlformats.org/officeDocument/2006/relationships/hyperlink" Target="http://en.wikipedia.org/wiki/United_States_dollar" TargetMode="External"/><Relationship Id="rId1114" Type="http://schemas.openxmlformats.org/officeDocument/2006/relationships/hyperlink" Target="https://www.article-14.com/post/it-just-got-more-dangerous-to-be-a-journalist-in-kashmir" TargetMode="External"/><Relationship Id="rId58" Type="http://schemas.openxmlformats.org/officeDocument/2006/relationships/hyperlink" Target="https://en.wikipedia.org/wiki/2016_Coimbatore_riots" TargetMode="External"/><Relationship Id="rId274" Type="http://schemas.openxmlformats.org/officeDocument/2006/relationships/hyperlink" Target="https://en.wikipedia.org/wiki/List_of_incidents_of_cow_vigilante_violence_in_India" TargetMode="External"/><Relationship Id="rId481" Type="http://schemas.openxmlformats.org/officeDocument/2006/relationships/hyperlink" Target="https://www.hrw.org/news/2019/08/28/india-restore-kashmirs-internet-phones" TargetMode="External"/><Relationship Id="rId702" Type="http://schemas.openxmlformats.org/officeDocument/2006/relationships/hyperlink" Target="https://en.wikipedia.org/wiki/2002_Raghunath_temple_attacks" TargetMode="External"/><Relationship Id="rId1125" Type="http://schemas.openxmlformats.org/officeDocument/2006/relationships/hyperlink" Target="https://www.article-14.com/post/criminalised-by-govt-cleared-by-courts-the-tablighi-story" TargetMode="External"/><Relationship Id="rId69" Type="http://schemas.openxmlformats.org/officeDocument/2006/relationships/hyperlink" Target="https://en.wikipedia.org/wiki/Gurmeet_Ram_Rahim_Singh" TargetMode="External"/><Relationship Id="rId134" Type="http://schemas.openxmlformats.org/officeDocument/2006/relationships/hyperlink" Target="https://en.wikipedia.org/wiki/List_of_riots_in_India" TargetMode="External"/><Relationship Id="rId579" Type="http://schemas.openxmlformats.org/officeDocument/2006/relationships/hyperlink" Target="https://en.wikipedia.org/wiki/Uttar_Pradesh" TargetMode="External"/><Relationship Id="rId786" Type="http://schemas.openxmlformats.org/officeDocument/2006/relationships/hyperlink" Target="http://en.wikipedia.org/wiki/May_2014_Assam_violence" TargetMode="External"/><Relationship Id="rId993" Type="http://schemas.openxmlformats.org/officeDocument/2006/relationships/hyperlink" Target="http://en.wikipedia.org/wiki/Meghalaya" TargetMode="External"/><Relationship Id="rId341" Type="http://schemas.openxmlformats.org/officeDocument/2006/relationships/hyperlink" Target="https://en.wikipedia.org/wiki/Moradabad" TargetMode="External"/><Relationship Id="rId439" Type="http://schemas.openxmlformats.org/officeDocument/2006/relationships/hyperlink" Target="https://scroll.in/article/847251/outlawing-apostasy-jharkhands-anti-conversion-bill-is-a-body-blow-to-freedom-of-religion-in-india" TargetMode="External"/><Relationship Id="rId646" Type="http://schemas.openxmlformats.org/officeDocument/2006/relationships/hyperlink" Target="https://en.wikipedia.org/wiki/Bihar" TargetMode="External"/><Relationship Id="rId1069" Type="http://schemas.openxmlformats.org/officeDocument/2006/relationships/hyperlink" Target="https://www.hrw.org/news/2019/12/11/india-citizenship-bill-discriminates-against-muslims" TargetMode="External"/><Relationship Id="rId201" Type="http://schemas.openxmlformats.org/officeDocument/2006/relationships/hyperlink" Target="https://en.wikipedia.org/wiki/Bajrang_Dal" TargetMode="External"/><Relationship Id="rId285" Type="http://schemas.openxmlformats.org/officeDocument/2006/relationships/hyperlink" Target="https://en.wikipedia.org/wiki/Gumla" TargetMode="External"/><Relationship Id="rId506" Type="http://schemas.openxmlformats.org/officeDocument/2006/relationships/hyperlink" Target="https://www.hrw.org/report/2016/05/24/stifling-dissent/criminalization-peaceful-expression-india" TargetMode="External"/><Relationship Id="rId853" Type="http://schemas.openxmlformats.org/officeDocument/2006/relationships/hyperlink" Target="http://money.cnn.com/magazines/fortune/global500/2009/industries/197/index.html" TargetMode="External"/><Relationship Id="rId1136" Type="http://schemas.openxmlformats.org/officeDocument/2006/relationships/hyperlink" Target="https://thewire.in/communalism/love-jihad-madhya-pradesh-home-minister-legal-action-against-netflix-a-suitable-boy" TargetMode="External"/><Relationship Id="rId492" Type="http://schemas.openxmlformats.org/officeDocument/2006/relationships/hyperlink" Target="https://news.abplive.com/videos/news/india-this-is-corona-terrorism-says-bjps-sangeet-som-over-nizamuddin-markaz-1186833" TargetMode="External"/><Relationship Id="rId713" Type="http://schemas.openxmlformats.org/officeDocument/2006/relationships/hyperlink" Target="https://en.wikipedia.org/wiki/2006_Doda_massacre" TargetMode="External"/><Relationship Id="rId797" Type="http://schemas.openxmlformats.org/officeDocument/2006/relationships/hyperlink" Target="http://www.lankaweb.com/news/items/2013/01/26/why-did-buddhism-disappear-from-south-asia-brahmin-atrocities-that-destroyed-buddhism-in-the-subcontinent/" TargetMode="External"/><Relationship Id="rId920" Type="http://schemas.openxmlformats.org/officeDocument/2006/relationships/image" Target="media/image15.png"/><Relationship Id="rId145" Type="http://schemas.openxmlformats.org/officeDocument/2006/relationships/hyperlink" Target="https://www.cfr.org/in-brief/kashmir-what-know-about-disputed-region" TargetMode="External"/><Relationship Id="rId352" Type="http://schemas.openxmlformats.org/officeDocument/2006/relationships/hyperlink" Target="https://en.wikipedia.org/wiki/Chhapra" TargetMode="External"/><Relationship Id="rId212" Type="http://schemas.openxmlformats.org/officeDocument/2006/relationships/hyperlink" Target="https://en.wikipedia.org/wiki/List_of_incidents_of_cow_vigilante_violence_in_India" TargetMode="External"/><Relationship Id="rId657" Type="http://schemas.openxmlformats.org/officeDocument/2006/relationships/hyperlink" Target="https://en.wikipedia.org/wiki/Himachal_Pradesh" TargetMode="External"/><Relationship Id="rId864" Type="http://schemas.openxmlformats.org/officeDocument/2006/relationships/hyperlink" Target="http://money.cnn.com/magazines/fortune/global500/2009/industries/7/index.html" TargetMode="External"/><Relationship Id="rId296" Type="http://schemas.openxmlformats.org/officeDocument/2006/relationships/hyperlink" Target="https://en.wikipedia.org/wiki/List_of_incidents_of_cow_vigilante_violence_in_India" TargetMode="External"/><Relationship Id="rId517" Type="http://schemas.openxmlformats.org/officeDocument/2006/relationships/hyperlink" Target="https://indianexpress.com/article/entertainment/web-series/controversies-surrounding-tandav-heres-everything-you-should-know-7163727/" TargetMode="External"/><Relationship Id="rId724" Type="http://schemas.openxmlformats.org/officeDocument/2006/relationships/hyperlink" Target="https://en.wikipedia.org/wiki/2010_Dantewada_bus_bombing" TargetMode="External"/><Relationship Id="rId931" Type="http://schemas.openxmlformats.org/officeDocument/2006/relationships/hyperlink" Target="http://en.wikipedia.org/wiki/Crore" TargetMode="External"/><Relationship Id="rId1147" Type="http://schemas.openxmlformats.org/officeDocument/2006/relationships/hyperlink" Target="https://www.livelaw.in/top-stories/tandav-supreme-court-interim-protection-religious-sentiments-arrest-multiple-fir-168975" TargetMode="External"/><Relationship Id="rId60" Type="http://schemas.openxmlformats.org/officeDocument/2006/relationships/hyperlink" Target="https://en.wikipedia.org/wiki/Panchla_(community_development_block)" TargetMode="External"/><Relationship Id="rId156" Type="http://schemas.openxmlformats.org/officeDocument/2006/relationships/hyperlink" Target="https://www.hrw.org/news/2022/10/07/india-surge-summary-punishments-muslims" TargetMode="External"/><Relationship Id="rId363" Type="http://schemas.openxmlformats.org/officeDocument/2006/relationships/hyperlink" Target="https://en.wikipedia.org/wiki/Aligarh" TargetMode="External"/><Relationship Id="rId570" Type="http://schemas.openxmlformats.org/officeDocument/2006/relationships/hyperlink" Target="https://en.wikipedia.org/wiki/List_of_massacres_in_India" TargetMode="External"/><Relationship Id="rId1007" Type="http://schemas.openxmlformats.org/officeDocument/2006/relationships/hyperlink" Target="http://en.wikipedia.org/wiki/United_States_dollar" TargetMode="External"/><Relationship Id="rId223" Type="http://schemas.openxmlformats.org/officeDocument/2006/relationships/hyperlink" Target="https://en.wikipedia.org/w/index.php?title=List_of_incidents_of_cow_vigilante_violence_in_India&amp;action=edit&amp;section=14" TargetMode="External"/><Relationship Id="rId430" Type="http://schemas.openxmlformats.org/officeDocument/2006/relationships/hyperlink" Target="https://www.hindustantimes.com/india-news/79-of-86-booked-under-new-law-are-muslims-101610162090746.html" TargetMode="External"/><Relationship Id="rId668" Type="http://schemas.openxmlformats.org/officeDocument/2006/relationships/hyperlink" Target="https://en.wikipedia.org/wiki/List_of_massacres_in_India" TargetMode="External"/><Relationship Id="rId875" Type="http://schemas.openxmlformats.org/officeDocument/2006/relationships/hyperlink" Target="http://money.cnn.com/magazines/fortune/global500/2009/industries/209/index.html" TargetMode="External"/><Relationship Id="rId1060" Type="http://schemas.openxmlformats.org/officeDocument/2006/relationships/hyperlink" Target="https://theprint.in/india/3-of-ups-5-love-jihad-cases-are-old-unconstitutional-to-prosecute-them-under-new-law/565218/" TargetMode="External"/><Relationship Id="rId18" Type="http://schemas.openxmlformats.org/officeDocument/2006/relationships/hyperlink" Target="https://en.wikipedia.org/w/index.php?title=List_of_riots_in_India&amp;action=edit&amp;section=4" TargetMode="External"/><Relationship Id="rId528" Type="http://schemas.openxmlformats.org/officeDocument/2006/relationships/image" Target="media/image9.jpeg"/><Relationship Id="rId735" Type="http://schemas.openxmlformats.org/officeDocument/2006/relationships/hyperlink" Target="https://en.wikipedia.org/wiki/Chhattisgarh" TargetMode="External"/><Relationship Id="rId942" Type="http://schemas.openxmlformats.org/officeDocument/2006/relationships/hyperlink" Target="http://en.wikipedia.org/wiki/Gujarat" TargetMode="External"/><Relationship Id="rId1158" Type="http://schemas.openxmlformats.org/officeDocument/2006/relationships/hyperlink" Target="https://www.hindustantimes.com/india-news/in-the-name-of-cow-lynching-thrashing-condemnation-in-three-years-of-bjp-rule/story-vMRGhgagVaJG6l9bh884kM.html" TargetMode="External"/><Relationship Id="rId167" Type="http://schemas.openxmlformats.org/officeDocument/2006/relationships/hyperlink" Target="https://en.wikipedia.org/w/index.php?title=List_of_incidents_of_cow_vigilante_violence_in_India&amp;action=edit&amp;section=10" TargetMode="External"/><Relationship Id="rId374" Type="http://schemas.openxmlformats.org/officeDocument/2006/relationships/hyperlink" Target="https://en.wikipedia.org/wiki/Nashik_district" TargetMode="External"/><Relationship Id="rId581" Type="http://schemas.openxmlformats.org/officeDocument/2006/relationships/hyperlink" Target="https://en.wikipedia.org/wiki/Tripura" TargetMode="External"/><Relationship Id="rId1018" Type="http://schemas.openxmlformats.org/officeDocument/2006/relationships/hyperlink" Target="https://indianexpress.com/article/cities/ahmedabad/gujarat-man-gets-10-year-jail-term-for-cow-slaughter-5819063/" TargetMode="External"/><Relationship Id="rId71" Type="http://schemas.openxmlformats.org/officeDocument/2006/relationships/hyperlink" Target="https://en.wikipedia.org/wiki/List_of_riots_in_India" TargetMode="External"/><Relationship Id="rId234" Type="http://schemas.openxmlformats.org/officeDocument/2006/relationships/hyperlink" Target="https://en.wikipedia.org/wiki/Delhi" TargetMode="External"/><Relationship Id="rId679" Type="http://schemas.openxmlformats.org/officeDocument/2006/relationships/hyperlink" Target="https://en.wikipedia.org/wiki/Jammu_and_Kashmir" TargetMode="External"/><Relationship Id="rId802" Type="http://schemas.openxmlformats.org/officeDocument/2006/relationships/hyperlink" Target="http://en.wikipedia.org/wiki/Pakistan" TargetMode="External"/><Relationship Id="rId886" Type="http://schemas.openxmlformats.org/officeDocument/2006/relationships/hyperlink" Target="http://money.cnn.com/magazines/fortune/global500/2009/industries/19/index.html" TargetMode="External"/><Relationship Id="rId2" Type="http://schemas.openxmlformats.org/officeDocument/2006/relationships/styles" Target="styles.xml"/><Relationship Id="rId29" Type="http://schemas.openxmlformats.org/officeDocument/2006/relationships/hyperlink" Target="https://en.wikipedia.org/wiki/2007_Christmas_violence_in_Kandhamal" TargetMode="External"/><Relationship Id="rId441" Type="http://schemas.openxmlformats.org/officeDocument/2006/relationships/hyperlink" Target="https://www.hrw.org/report/2020/04/09/shoot-traitors/discrimination-against-muslims-under-indias-new-citizenship-policy" TargetMode="External"/><Relationship Id="rId539" Type="http://schemas.openxmlformats.org/officeDocument/2006/relationships/hyperlink" Target="http://en.wikipedia.org/wiki/Equity_(economics)" TargetMode="External"/><Relationship Id="rId746" Type="http://schemas.openxmlformats.org/officeDocument/2006/relationships/hyperlink" Target="http://en.wikipedia.org/wiki/Santhal_people" TargetMode="External"/><Relationship Id="rId1071" Type="http://schemas.openxmlformats.org/officeDocument/2006/relationships/hyperlink" Target="https://www.ndtv.com/india-news/amit-shah-termite-remark-on-immigrants-unwanted-says-bangladesh-1921088" TargetMode="External"/><Relationship Id="rId1169" Type="http://schemas.openxmlformats.org/officeDocument/2006/relationships/hyperlink" Target="https://theprint.in/india/fabindia-pulls-down-jashn-e-riwaz-promo-after-social-media-backlash-over-diwali-ad/753018/" TargetMode="External"/><Relationship Id="rId178" Type="http://schemas.openxmlformats.org/officeDocument/2006/relationships/hyperlink" Target="https://en.wikipedia.org/wiki/Karnataka" TargetMode="External"/><Relationship Id="rId301" Type="http://schemas.openxmlformats.org/officeDocument/2006/relationships/hyperlink" Target="https://en.wikipedia.org/wiki/List_of_incidents_of_cow_vigilante_violence_in_India" TargetMode="External"/><Relationship Id="rId953" Type="http://schemas.openxmlformats.org/officeDocument/2006/relationships/hyperlink" Target="http://en.wikipedia.org/wiki/United_States_dollar" TargetMode="External"/><Relationship Id="rId1029" Type="http://schemas.openxmlformats.org/officeDocument/2006/relationships/hyperlink" Target="http://library.bjp.org/jspui/bitstream/123456789/2988/1/BJP-Election-english-2019.pdf" TargetMode="External"/><Relationship Id="rId82" Type="http://schemas.openxmlformats.org/officeDocument/2006/relationships/hyperlink" Target="https://en.wikipedia.org/wiki/List_of_riots_in_India" TargetMode="External"/><Relationship Id="rId385" Type="http://schemas.openxmlformats.org/officeDocument/2006/relationships/hyperlink" Target="http://en.wikipedia.org/wiki/Andhra_Pradesh" TargetMode="External"/><Relationship Id="rId592" Type="http://schemas.openxmlformats.org/officeDocument/2006/relationships/hyperlink" Target="https://en.wikipedia.org/wiki/1984_anti-Sikh_riots" TargetMode="External"/><Relationship Id="rId606" Type="http://schemas.openxmlformats.org/officeDocument/2006/relationships/hyperlink" Target="https://en.wikipedia.org/wiki/Punjab" TargetMode="External"/><Relationship Id="rId813" Type="http://schemas.openxmlformats.org/officeDocument/2006/relationships/hyperlink" Target="http://en.wikipedia.org/wiki/Indian_religions" TargetMode="External"/><Relationship Id="rId245" Type="http://schemas.openxmlformats.org/officeDocument/2006/relationships/hyperlink" Target="https://en.wikipedia.org/wiki/Muslim" TargetMode="External"/><Relationship Id="rId452" Type="http://schemas.openxmlformats.org/officeDocument/2006/relationships/hyperlink" Target="https://indianexpress.com/article/cities/delhi/death-of-man-made-to-sing-national-anthem-year-later-police-tell-court-still-trying-to-ascertain-identity-of-cops-in-video-7170591/" TargetMode="External"/><Relationship Id="rId897" Type="http://schemas.openxmlformats.org/officeDocument/2006/relationships/hyperlink" Target="http://articles.economictimes.indiatimes.com/2006-05-21/news/27420486_1_bpo-sector-language-english-and-communications-skills" TargetMode="External"/><Relationship Id="rId1082" Type="http://schemas.openxmlformats.org/officeDocument/2006/relationships/hyperlink" Target="https://www.amnestyusa.org/wp-content/uploads/2020/08/Investigative-Briefing.pdf" TargetMode="External"/><Relationship Id="rId105" Type="http://schemas.openxmlformats.org/officeDocument/2006/relationships/hyperlink" Target="https://en.wikipedia.org/wiki/Meo_(ethnic_group)" TargetMode="External"/><Relationship Id="rId312" Type="http://schemas.openxmlformats.org/officeDocument/2006/relationships/hyperlink" Target="https://en.wikipedia.org/wiki/Gurgaon" TargetMode="External"/><Relationship Id="rId757" Type="http://schemas.openxmlformats.org/officeDocument/2006/relationships/hyperlink" Target="http://en.wikipedia.org/wiki/National_Democratic_Front_of_Bodoland" TargetMode="External"/><Relationship Id="rId964" Type="http://schemas.openxmlformats.org/officeDocument/2006/relationships/hyperlink" Target="http://en.wikipedia.org/wiki/Crore" TargetMode="External"/><Relationship Id="rId93" Type="http://schemas.openxmlformats.org/officeDocument/2006/relationships/hyperlink" Target="https://en.wikipedia.org/wiki/List_of_riots_in_India" TargetMode="External"/><Relationship Id="rId189" Type="http://schemas.openxmlformats.org/officeDocument/2006/relationships/hyperlink" Target="https://en.wikipedia.org/wiki/List_of_incidents_of_cow_vigilante_violence_in_India" TargetMode="External"/><Relationship Id="rId396" Type="http://schemas.openxmlformats.org/officeDocument/2006/relationships/hyperlink" Target="http://en.wikipedia.org/wiki/Bihar" TargetMode="External"/><Relationship Id="rId617" Type="http://schemas.openxmlformats.org/officeDocument/2006/relationships/hyperlink" Target="https://en.wikipedia.org/wiki/1989_Bhagalpur_violence" TargetMode="External"/><Relationship Id="rId824" Type="http://schemas.openxmlformats.org/officeDocument/2006/relationships/hyperlink" Target="http://en.wikipedia.org/wiki/Activism" TargetMode="External"/><Relationship Id="rId256" Type="http://schemas.openxmlformats.org/officeDocument/2006/relationships/hyperlink" Target="https://en.wikipedia.org/wiki/List_of_incidents_of_cow_vigilante_violence_in_India" TargetMode="External"/><Relationship Id="rId463" Type="http://schemas.openxmlformats.org/officeDocument/2006/relationships/hyperlink" Target="https://caravanmagazine.in/politics/delhi-police-ignored-complaints-against-kapil-mishra-bjp-leaders-leading-mobs-delhi-violence" TargetMode="External"/><Relationship Id="rId670" Type="http://schemas.openxmlformats.org/officeDocument/2006/relationships/hyperlink" Target="https://en.wikipedia.org/wiki/Tripura" TargetMode="External"/><Relationship Id="rId1093" Type="http://schemas.openxmlformats.org/officeDocument/2006/relationships/hyperlink" Target="https://caravanmagazine.in/politics/senior-police-officers-accused-in-delhi-violence-complainants-face-intimidation" TargetMode="External"/><Relationship Id="rId1107" Type="http://schemas.openxmlformats.org/officeDocument/2006/relationships/hyperlink" Target="https://indianexpress.com/article/india/jammu-kashmir-article-370-habeas-corpus-detention-psa-6538085/" TargetMode="External"/><Relationship Id="rId116" Type="http://schemas.openxmlformats.org/officeDocument/2006/relationships/hyperlink" Target="https://en.wikipedia.org/wiki/Enforcement_Directorate" TargetMode="External"/><Relationship Id="rId323" Type="http://schemas.openxmlformats.org/officeDocument/2006/relationships/hyperlink" Target="https://en.wikipedia.org/wiki/Greater_Noida" TargetMode="External"/><Relationship Id="rId530" Type="http://schemas.openxmlformats.org/officeDocument/2006/relationships/hyperlink" Target="https://indianexpress.com/article/political-pulse/affirmative-action-muslims-india-report-9861764/" TargetMode="External"/><Relationship Id="rId768" Type="http://schemas.openxmlformats.org/officeDocument/2006/relationships/hyperlink" Target="http://en.wikipedia.org/wiki/National_Democratic_Front_of_Bodoland" TargetMode="External"/><Relationship Id="rId975" Type="http://schemas.openxmlformats.org/officeDocument/2006/relationships/hyperlink" Target="http://en.wikipedia.org/wiki/Jammu_and_Kashmir" TargetMode="External"/><Relationship Id="rId1160" Type="http://schemas.openxmlformats.org/officeDocument/2006/relationships/hyperlink" Target="https://www.voanews.com/a/indian-muslims-arrested-for-celebrating-pakistani-cricket-victory-over-india-/6299471.html" TargetMode="External"/><Relationship Id="rId20" Type="http://schemas.openxmlformats.org/officeDocument/2006/relationships/hyperlink" Target="https://en.wikipedia.org/wiki/Godhra_train_burning" TargetMode="External"/><Relationship Id="rId628" Type="http://schemas.openxmlformats.org/officeDocument/2006/relationships/hyperlink" Target="https://en.wikipedia.org/wiki/Punjab" TargetMode="External"/><Relationship Id="rId835" Type="http://schemas.openxmlformats.org/officeDocument/2006/relationships/hyperlink" Target="http://www.minorityaffairs.gov.in/leadership_minority" TargetMode="External"/><Relationship Id="rId267" Type="http://schemas.openxmlformats.org/officeDocument/2006/relationships/hyperlink" Target="https://en.wikipedia.org/wiki/List_of_incidents_of_cow_vigilante_violence_in_India" TargetMode="External"/><Relationship Id="rId474" Type="http://schemas.openxmlformats.org/officeDocument/2006/relationships/hyperlink" Target="https://www.bbc.com/news/world-asia-india-51644861" TargetMode="External"/><Relationship Id="rId1020" Type="http://schemas.openxmlformats.org/officeDocument/2006/relationships/hyperlink" Target="https://email.mg1.substack.com/c/eJwlkDtvxCAQhH_N0Z21gF8UFGmidJHSpEQ81mcSG1s8Yjm_PjgnoZXQLMzMZ3XGxxZPuW8pk2uofO4oAx5pwZwxkpIwKu8kB0Z73jLiJAzMDob4pKaIuGq_SLIXs3irs9_CtU2h6wQns0TgdBTMUkSBYJAxCw7AUUcHZ-zwNNXFeQwW5RaWU-3aO7LIOec93fjLjb3WcxxHo1f9u4XGh3p_L_H-5oMr9w-d5hz1_XPWuQpur0PwUfTtOAogXrIanQJ0NVTfQsMaoNSYiSP0YjCTGJtj-prWTqy3FtYHbVIxKWv73dhtJVF-6TnoH1_FPOPhI9YEV2FV5bUEn0-FQZsFncyxIMlPnP9k1AMDxorZKZ1lJchbTlvgfKTP6hVWy6gYYOxJ9XVbfRVkNardvLbXt38Mr4wo" TargetMode="External"/><Relationship Id="rId1118" Type="http://schemas.openxmlformats.org/officeDocument/2006/relationships/hyperlink" Target="https://indianexpress.com/article/india/in-uttar-pradesh-more-than-half-of-nsa-arrests-this-year-were-for-cow-slaughter-6591315/" TargetMode="External"/><Relationship Id="rId127" Type="http://schemas.openxmlformats.org/officeDocument/2006/relationships/hyperlink" Target="https://en.wikipedia.org/wiki/Shahi_Jama_Masjid" TargetMode="External"/><Relationship Id="rId681" Type="http://schemas.openxmlformats.org/officeDocument/2006/relationships/hyperlink" Target="https://en.wikipedia.org/wiki/List_of_massacres_in_India" TargetMode="External"/><Relationship Id="rId779" Type="http://schemas.openxmlformats.org/officeDocument/2006/relationships/hyperlink" Target="http://en.wikipedia.org/wiki/2008_Assam_bombings" TargetMode="External"/><Relationship Id="rId902" Type="http://schemas.openxmlformats.org/officeDocument/2006/relationships/hyperlink" Target="http://www.ficci.com/events-page.asp?evid=20991" TargetMode="External"/><Relationship Id="rId986" Type="http://schemas.openxmlformats.org/officeDocument/2006/relationships/hyperlink" Target="http://en.wikipedia.org/wiki/United_States_dollar" TargetMode="External"/><Relationship Id="rId31" Type="http://schemas.openxmlformats.org/officeDocument/2006/relationships/hyperlink" Target="https://en.wikipedia.org/wiki/List_of_riots_in_India" TargetMode="External"/><Relationship Id="rId334" Type="http://schemas.openxmlformats.org/officeDocument/2006/relationships/hyperlink" Target="https://en.wikipedia.org/wiki/List_of_incidents_of_cow_vigilante_violence_in_India" TargetMode="External"/><Relationship Id="rId541" Type="http://schemas.openxmlformats.org/officeDocument/2006/relationships/hyperlink" Target="http://en.wikipedia.org/wiki/Equality_of_opportunity" TargetMode="External"/><Relationship Id="rId639" Type="http://schemas.openxmlformats.org/officeDocument/2006/relationships/hyperlink" Target="https://en.wikipedia.org/wiki/Sopore_massacre" TargetMode="External"/><Relationship Id="rId1171" Type="http://schemas.openxmlformats.org/officeDocument/2006/relationships/hyperlink" Target="https://foreignpolicy.com/2020/02/21/india-muslims-deported-terrified-citizenship-amendment-act-caa/" TargetMode="External"/><Relationship Id="rId180" Type="http://schemas.openxmlformats.org/officeDocument/2006/relationships/hyperlink" Target="https://en.wikipedia.org/wiki/Gujarat" TargetMode="External"/><Relationship Id="rId278" Type="http://schemas.openxmlformats.org/officeDocument/2006/relationships/hyperlink" Target="https://en.wikipedia.org/wiki/Yogi_Adityanath" TargetMode="External"/><Relationship Id="rId401" Type="http://schemas.openxmlformats.org/officeDocument/2006/relationships/hyperlink" Target="http://en.wikipedia.org/wiki/Uttarakhand" TargetMode="External"/><Relationship Id="rId846" Type="http://schemas.openxmlformats.org/officeDocument/2006/relationships/hyperlink" Target="http://scholarship.up.nic.in/state_distwise_post.asp" TargetMode="External"/><Relationship Id="rId1031" Type="http://schemas.openxmlformats.org/officeDocument/2006/relationships/hyperlink" Target="https://www.cfr.org/in-brief/kashmir-what-know-about-disputed-region" TargetMode="External"/><Relationship Id="rId1129" Type="http://schemas.openxmlformats.org/officeDocument/2006/relationships/hyperlink" Target="https://indianexpress.com/article/india/uttar-pradesh-shoes-vendor-caste-word-7134835/" TargetMode="External"/><Relationship Id="rId485" Type="http://schemas.openxmlformats.org/officeDocument/2006/relationships/hyperlink" Target="https://www.article-14.com/post/it-just-got-more-dangerous-to-be-a-journalist-in-kashmir" TargetMode="External"/><Relationship Id="rId692" Type="http://schemas.openxmlformats.org/officeDocument/2006/relationships/hyperlink" Target="https://en.wikipedia.org/wiki/Godhra_Train_Burning" TargetMode="External"/><Relationship Id="rId706" Type="http://schemas.openxmlformats.org/officeDocument/2006/relationships/hyperlink" Target="https://en.wikipedia.org/wiki/2002_Kaluchak_massacre" TargetMode="External"/><Relationship Id="rId913" Type="http://schemas.openxmlformats.org/officeDocument/2006/relationships/hyperlink" Target="https://en.wikipedia.org/wiki/Jabong.com" TargetMode="External"/><Relationship Id="rId42" Type="http://schemas.openxmlformats.org/officeDocument/2006/relationships/hyperlink" Target="https://en.wikipedia.org/wiki/List_of_riots_in_India" TargetMode="External"/><Relationship Id="rId138" Type="http://schemas.openxmlformats.org/officeDocument/2006/relationships/hyperlink" Target="https://www.statista.com/chart/21025/muslim-representation-lok-sabha-parliament-india/" TargetMode="External"/><Relationship Id="rId345" Type="http://schemas.openxmlformats.org/officeDocument/2006/relationships/hyperlink" Target="https://en.wikipedia.org/wiki/Tinsukia_district" TargetMode="External"/><Relationship Id="rId552" Type="http://schemas.openxmlformats.org/officeDocument/2006/relationships/hyperlink" Target="http://www.livemint.com/Money/NlISE0JdA1Du729xunifNO/Did-You-Know--Products-that-Wholesale-Price-Index-considers.html" TargetMode="External"/><Relationship Id="rId997" Type="http://schemas.openxmlformats.org/officeDocument/2006/relationships/hyperlink" Target="http://en.wikipedia.org/wiki/Crore" TargetMode="External"/><Relationship Id="rId191" Type="http://schemas.openxmlformats.org/officeDocument/2006/relationships/hyperlink" Target="https://en.wikipedia.org/wiki/List_of_incidents_of_cow_vigilante_violence_in_India" TargetMode="External"/><Relationship Id="rId205" Type="http://schemas.openxmlformats.org/officeDocument/2006/relationships/hyperlink" Target="https://en.wikipedia.org/wiki/Madhya_Pradesh" TargetMode="External"/><Relationship Id="rId412" Type="http://schemas.openxmlformats.org/officeDocument/2006/relationships/hyperlink" Target="http://en.wikipedia.org/wiki/Mizoram" TargetMode="External"/><Relationship Id="rId857" Type="http://schemas.openxmlformats.org/officeDocument/2006/relationships/hyperlink" Target="http://money.cnn.com/magazines/fortune/global500/2009/industries/17/index.html" TargetMode="External"/><Relationship Id="rId1042" Type="http://schemas.openxmlformats.org/officeDocument/2006/relationships/hyperlink" Target="https://www.oic-oci.org/topic/?t_id=36974&amp;t_ref=25697&amp;lan=en" TargetMode="External"/><Relationship Id="rId289" Type="http://schemas.openxmlformats.org/officeDocument/2006/relationships/hyperlink" Target="https://en.wikipedia.org/wiki/Bhaderwah" TargetMode="External"/><Relationship Id="rId496" Type="http://schemas.openxmlformats.org/officeDocument/2006/relationships/hyperlink" Target="https://www.article-14.com/post/criminalised-by-govt-cleared-by-courts-the-tablighi-story" TargetMode="External"/><Relationship Id="rId717" Type="http://schemas.openxmlformats.org/officeDocument/2006/relationships/hyperlink" Target="https://en.wikipedia.org/wiki/Orissa" TargetMode="External"/><Relationship Id="rId924" Type="http://schemas.openxmlformats.org/officeDocument/2006/relationships/hyperlink" Target="http://en.wikipedia.org/wiki/India" TargetMode="External"/><Relationship Id="rId53" Type="http://schemas.openxmlformats.org/officeDocument/2006/relationships/hyperlink" Target="https://en.wikipedia.org/wiki/List_of_riots_in_India" TargetMode="External"/><Relationship Id="rId149" Type="http://schemas.openxmlformats.org/officeDocument/2006/relationships/hyperlink" Target="https://www.theguardian.com/world/2022/jan/21/they-cut-him-into-pieces-indias-love-jihad-conspiracy-theory-turns-lethal" TargetMode="External"/><Relationship Id="rId356" Type="http://schemas.openxmlformats.org/officeDocument/2006/relationships/hyperlink" Target="https://en.wikipedia.org/wiki/Bhiwani_district" TargetMode="External"/><Relationship Id="rId563" Type="http://schemas.openxmlformats.org/officeDocument/2006/relationships/hyperlink" Target="http://en.wikipedia.org/wiki/Health_care" TargetMode="External"/><Relationship Id="rId770" Type="http://schemas.openxmlformats.org/officeDocument/2006/relationships/hyperlink" Target="http://en.wikipedia.org/wiki/Bihar" TargetMode="External"/><Relationship Id="rId216" Type="http://schemas.openxmlformats.org/officeDocument/2006/relationships/hyperlink" Target="https://en.wikipedia.org/wiki/List_of_incidents_of_cow_vigilante_violence_in_India" TargetMode="External"/><Relationship Id="rId423" Type="http://schemas.openxmlformats.org/officeDocument/2006/relationships/hyperlink" Target="https://indianexpress.com/article/india/centre-to-deport-rohingyas-from-the-country-jitendra-singh-citizenship-law-6198058/" TargetMode="External"/><Relationship Id="rId868" Type="http://schemas.openxmlformats.org/officeDocument/2006/relationships/hyperlink" Target="http://money.cnn.com/magazines/fortune/global500/2009/industries/157/index.html" TargetMode="External"/><Relationship Id="rId1053" Type="http://schemas.openxmlformats.org/officeDocument/2006/relationships/hyperlink" Target="https://www.hrw.org/news/2019/02/02/rohingya-refugees-caught-between-india-and-hard-place" TargetMode="External"/><Relationship Id="rId630" Type="http://schemas.openxmlformats.org/officeDocument/2006/relationships/hyperlink" Target="https://en.wikipedia.org/wiki/Ludhiana" TargetMode="External"/><Relationship Id="rId728" Type="http://schemas.openxmlformats.org/officeDocument/2006/relationships/hyperlink" Target="https://en.wikipedia.org/wiki/West_Bengal" TargetMode="External"/><Relationship Id="rId935" Type="http://schemas.openxmlformats.org/officeDocument/2006/relationships/hyperlink" Target="http://en.wikipedia.org/wiki/United_States_dollar" TargetMode="External"/><Relationship Id="rId64" Type="http://schemas.openxmlformats.org/officeDocument/2006/relationships/hyperlink" Target="https://en.wikipedia.org/wiki/2017_Northern_India_riots" TargetMode="External"/><Relationship Id="rId367" Type="http://schemas.openxmlformats.org/officeDocument/2006/relationships/hyperlink" Target="https://en.wikipedia.org/wiki/Faridabad" TargetMode="External"/><Relationship Id="rId574" Type="http://schemas.openxmlformats.org/officeDocument/2006/relationships/hyperlink" Target="https://en.wikipedia.org/wiki/Turkman_gate_demolition_and_rioting" TargetMode="External"/><Relationship Id="rId1120" Type="http://schemas.openxmlformats.org/officeDocument/2006/relationships/hyperlink" Target="https://www.hrw.org/news/2020/04/18/indias-steps-contain-covid-19-have-failed-curb-anti-muslim-rhetoric" TargetMode="External"/><Relationship Id="rId227" Type="http://schemas.openxmlformats.org/officeDocument/2006/relationships/hyperlink" Target="https://en.wikipedia.org/wiki/List_of_incidents_of_cow_vigilante_violence_in_India" TargetMode="External"/><Relationship Id="rId781" Type="http://schemas.openxmlformats.org/officeDocument/2006/relationships/hyperlink" Target="http://en.wikipedia.org/wiki/National_Democratic_Front_of_Bodoland" TargetMode="External"/><Relationship Id="rId879" Type="http://schemas.openxmlformats.org/officeDocument/2006/relationships/hyperlink" Target="http://money.cnn.com/magazines/fortune/global500/2009/industries/21/index.html" TargetMode="External"/><Relationship Id="rId434" Type="http://schemas.openxmlformats.org/officeDocument/2006/relationships/hyperlink" Target="https://www.bbc.com/news/world-asia-india-55314832" TargetMode="External"/><Relationship Id="rId641" Type="http://schemas.openxmlformats.org/officeDocument/2006/relationships/hyperlink" Target="https://en.wikipedia.org/wiki/Kashmir" TargetMode="External"/><Relationship Id="rId739" Type="http://schemas.openxmlformats.org/officeDocument/2006/relationships/hyperlink" Target="http://creative.sulekha.com/hindu-terrorism-versus-muslim-terrorism-in-india_497274_blog" TargetMode="External"/><Relationship Id="rId1064" Type="http://schemas.openxmlformats.org/officeDocument/2006/relationships/hyperlink" Target="https://indianexpress.com/article/explained/religion-conversion-bill-bjp-7129285/" TargetMode="External"/><Relationship Id="rId280" Type="http://schemas.openxmlformats.org/officeDocument/2006/relationships/hyperlink" Target="https://en.wikipedia.org/wiki/List_of_incidents_of_cow_vigilante_violence_in_India" TargetMode="External"/><Relationship Id="rId501" Type="http://schemas.openxmlformats.org/officeDocument/2006/relationships/hyperlink" Target="https://www.bbc.com/news/world-asia-india-54520390" TargetMode="External"/><Relationship Id="rId946" Type="http://schemas.openxmlformats.org/officeDocument/2006/relationships/hyperlink" Target="http://en.wikipedia.org/wiki/Crore" TargetMode="External"/><Relationship Id="rId1131" Type="http://schemas.openxmlformats.org/officeDocument/2006/relationships/hyperlink" Target="https://www.ndtv.com/india-news/threats-made-at-tanishq-store-in-gujarat-police-patrolling-area-cops-2309886" TargetMode="External"/><Relationship Id="rId75" Type="http://schemas.openxmlformats.org/officeDocument/2006/relationships/hyperlink" Target="https://en.wikipedia.org/wiki/Munger" TargetMode="External"/><Relationship Id="rId140" Type="http://schemas.openxmlformats.org/officeDocument/2006/relationships/hyperlink" Target="https://www.aljazeera.com/indepth/opinion/india-institutions-failing-muslims-180502100321517.html" TargetMode="External"/><Relationship Id="rId378" Type="http://schemas.openxmlformats.org/officeDocument/2006/relationships/hyperlink" Target="https://en.wikipedia.org/w/index.php?title=List_of_incidents_of_cow_vigilante_violence_in_India&amp;action=edit&amp;section=21" TargetMode="External"/><Relationship Id="rId585" Type="http://schemas.openxmlformats.org/officeDocument/2006/relationships/hyperlink" Target="https://en.wikipedia.org/wiki/Punjab" TargetMode="External"/><Relationship Id="rId792" Type="http://schemas.openxmlformats.org/officeDocument/2006/relationships/hyperlink" Target="http://www.worldwatch.org/node/5184" TargetMode="External"/><Relationship Id="rId806" Type="http://schemas.openxmlformats.org/officeDocument/2006/relationships/hyperlink" Target="http://en.wikipedia.org/wiki/Gavin_Flood" TargetMode="External"/><Relationship Id="rId6" Type="http://schemas.openxmlformats.org/officeDocument/2006/relationships/hyperlink" Target="http://en.wikipedia.org/wiki/Sachar_Committee_Report" TargetMode="External"/><Relationship Id="rId238" Type="http://schemas.openxmlformats.org/officeDocument/2006/relationships/hyperlink" Target="https://en.wikipedia.org/wiki/List_of_incidents_of_cow_vigilante_violence_in_India" TargetMode="External"/><Relationship Id="rId445" Type="http://schemas.openxmlformats.org/officeDocument/2006/relationships/hyperlink" Target="https://www.nytimes.com/2020/02/26/world/asia/delhi-riots-kapil-mishra.html" TargetMode="External"/><Relationship Id="rId652" Type="http://schemas.openxmlformats.org/officeDocument/2006/relationships/hyperlink" Target="https://en.wikipedia.org/wiki/Jammu_and_Kashmir" TargetMode="External"/><Relationship Id="rId1075" Type="http://schemas.openxmlformats.org/officeDocument/2006/relationships/hyperlink" Target="https://thewire.in/communalism/kapil-mishra-delhi-bjp" TargetMode="External"/><Relationship Id="rId291" Type="http://schemas.openxmlformats.org/officeDocument/2006/relationships/hyperlink" Target="https://en.wikipedia.org/wiki/List_of_incidents_of_cow_vigilante_violence_in_India" TargetMode="External"/><Relationship Id="rId305" Type="http://schemas.openxmlformats.org/officeDocument/2006/relationships/hyperlink" Target="https://en.wikipedia.org/wiki/Bareilly" TargetMode="External"/><Relationship Id="rId512" Type="http://schemas.openxmlformats.org/officeDocument/2006/relationships/hyperlink" Target="https://www.article-14.com/post/muslim-stand-up-comic-jailed-for-a-joke-he-did-not-crack" TargetMode="External"/><Relationship Id="rId957" Type="http://schemas.openxmlformats.org/officeDocument/2006/relationships/hyperlink" Target="http://en.wikipedia.org/wiki/Madhya_Pradesh" TargetMode="External"/><Relationship Id="rId1142" Type="http://schemas.openxmlformats.org/officeDocument/2006/relationships/hyperlink" Target="https://www.barandbench.com/columns/munawar-faruqui-case-when-comedy-becomes-crime-and-bail-is-the-exception" TargetMode="External"/><Relationship Id="rId86" Type="http://schemas.openxmlformats.org/officeDocument/2006/relationships/hyperlink" Target="https://en.wikipedia.org/wiki/Muhammad" TargetMode="External"/><Relationship Id="rId151" Type="http://schemas.openxmlformats.org/officeDocument/2006/relationships/hyperlink" Target="https://www.hrw.org/news/2024/01/31/india-violence-marks-ram-temple-inauguration" TargetMode="External"/><Relationship Id="rId389" Type="http://schemas.openxmlformats.org/officeDocument/2006/relationships/hyperlink" Target="http://en.wikipedia.org/wiki/Karnataka" TargetMode="External"/><Relationship Id="rId596" Type="http://schemas.openxmlformats.org/officeDocument/2006/relationships/hyperlink" Target="https://en.wikipedia.org/wiki/List_of_terrorist_incidents_in_Punjab_(India)" TargetMode="External"/><Relationship Id="rId817" Type="http://schemas.openxmlformats.org/officeDocument/2006/relationships/hyperlink" Target="http://www.ndtv.com/article/india/men-arrested-for-converting-to-islam-become-hindus-again-587039" TargetMode="External"/><Relationship Id="rId1002" Type="http://schemas.openxmlformats.org/officeDocument/2006/relationships/hyperlink" Target="http://en.wikipedia.org/wiki/Nagaland" TargetMode="External"/><Relationship Id="rId249" Type="http://schemas.openxmlformats.org/officeDocument/2006/relationships/hyperlink" Target="https://en.wikipedia.org/wiki/Jharkhand" TargetMode="External"/><Relationship Id="rId456" Type="http://schemas.openxmlformats.org/officeDocument/2006/relationships/hyperlink" Target="https://scroll.in/latest/973276/delhi-violence-police-name-15-accused-in-over-17000-pages-chargesheet" TargetMode="External"/><Relationship Id="rId663" Type="http://schemas.openxmlformats.org/officeDocument/2006/relationships/hyperlink" Target="https://en.wikipedia.org/wiki/Christian_terrorism" TargetMode="External"/><Relationship Id="rId870" Type="http://schemas.openxmlformats.org/officeDocument/2006/relationships/hyperlink" Target="http://money.cnn.com/magazines/fortune/global500/2009/industries/148/index.html" TargetMode="External"/><Relationship Id="rId1086" Type="http://schemas.openxmlformats.org/officeDocument/2006/relationships/hyperlink" Target="https://www.thequint.com/news/india/delhi-high-court-grants-bail-faizan-khan-delhi-riots-accused-uapa-no-embargo-43d5" TargetMode="External"/><Relationship Id="rId13" Type="http://schemas.openxmlformats.org/officeDocument/2006/relationships/hyperlink" Target="https://en.wikipedia.org/wiki/2019_Interim_Union_Budget_of_India" TargetMode="External"/><Relationship Id="rId109" Type="http://schemas.openxmlformats.org/officeDocument/2006/relationships/hyperlink" Target="https://en.wikipedia.org/wiki/List_of_riots_in_India" TargetMode="External"/><Relationship Id="rId316" Type="http://schemas.openxmlformats.org/officeDocument/2006/relationships/hyperlink" Target="https://en.wikipedia.org/wiki/List_of_incidents_of_cow_vigilante_violence_in_India" TargetMode="External"/><Relationship Id="rId523" Type="http://schemas.openxmlformats.org/officeDocument/2006/relationships/image" Target="media/image4.jpeg"/><Relationship Id="rId968" Type="http://schemas.openxmlformats.org/officeDocument/2006/relationships/hyperlink" Target="http://en.wikipedia.org/wiki/United_States_dollar" TargetMode="External"/><Relationship Id="rId1153" Type="http://schemas.openxmlformats.org/officeDocument/2006/relationships/hyperlink" Target="https://www.project-syndicate.org/commentary/trump-modi-data-manipulation-against-democracy-by-jayati-ghosh-2025-02" TargetMode="External"/><Relationship Id="rId97" Type="http://schemas.openxmlformats.org/officeDocument/2006/relationships/hyperlink" Target="https://en.wikipedia.org/wiki/Manipur" TargetMode="External"/><Relationship Id="rId730" Type="http://schemas.openxmlformats.org/officeDocument/2006/relationships/hyperlink" Target="https://en.wikipedia.org/wiki/Assam" TargetMode="External"/><Relationship Id="rId828" Type="http://schemas.openxmlformats.org/officeDocument/2006/relationships/hyperlink" Target="http://www.minorityaffairs.gov.in/free_coachin" TargetMode="External"/><Relationship Id="rId1013" Type="http://schemas.openxmlformats.org/officeDocument/2006/relationships/hyperlink" Target="http://en.wikipedia.org/wiki/Mobile_phone" TargetMode="External"/><Relationship Id="rId162" Type="http://schemas.openxmlformats.org/officeDocument/2006/relationships/image" Target="media/image1.png"/><Relationship Id="rId467" Type="http://schemas.openxmlformats.org/officeDocument/2006/relationships/hyperlink" Target="https://www.aljazeera.com/news/2021/1/8/delhi-violence-lawyers-victims-allege-police-pressure" TargetMode="External"/><Relationship Id="rId1097" Type="http://schemas.openxmlformats.org/officeDocument/2006/relationships/hyperlink" Target="https://indianexpress.com/article/cities/delhi/1200-lawyers-sign-petition-on-searches-at-mehmood-prachas-office-7145348/" TargetMode="External"/><Relationship Id="rId674" Type="http://schemas.openxmlformats.org/officeDocument/2006/relationships/hyperlink" Target="https://en.wikipedia.org/wiki/Nanoor_massacre" TargetMode="External"/><Relationship Id="rId881" Type="http://schemas.openxmlformats.org/officeDocument/2006/relationships/hyperlink" Target="http://money.cnn.com/magazines/fortune/global500/2009/industries/8/index.html" TargetMode="External"/><Relationship Id="rId979" Type="http://schemas.openxmlformats.org/officeDocument/2006/relationships/hyperlink" Target="http://en.wikipedia.org/wiki/Crore" TargetMode="External"/><Relationship Id="rId24" Type="http://schemas.openxmlformats.org/officeDocument/2006/relationships/hyperlink" Target="https://en.wikipedia.org/wiki/Mau,_Uttar_Pradesh" TargetMode="External"/><Relationship Id="rId327" Type="http://schemas.openxmlformats.org/officeDocument/2006/relationships/hyperlink" Target="https://en.wikipedia.org/wiki/Jharkhand" TargetMode="External"/><Relationship Id="rId534" Type="http://schemas.openxmlformats.org/officeDocument/2006/relationships/hyperlink" Target="https://www.thenewsminute.com/karnataka/congress-accuses-karnataka-bjp-of-spreading-misinformation-over-muslim-quota" TargetMode="External"/><Relationship Id="rId741" Type="http://schemas.openxmlformats.org/officeDocument/2006/relationships/hyperlink" Target="http://en.wikipedia.org/wiki/May_2014_Assam_violence" TargetMode="External"/><Relationship Id="rId839" Type="http://schemas.openxmlformats.org/officeDocument/2006/relationships/hyperlink" Target="http://minorityaffairs.gov.in/scheme_Prelims" TargetMode="External"/><Relationship Id="rId1164" Type="http://schemas.openxmlformats.org/officeDocument/2006/relationships/hyperlink" Target="https://www.thequint.com/news/india/can-be-identified-by-their-clothes-pm-narendra-modi-on-caa-protesters" TargetMode="External"/><Relationship Id="rId173" Type="http://schemas.openxmlformats.org/officeDocument/2006/relationships/hyperlink" Target="https://en.wikipedia.org/wiki/List_of_incidents_of_cow_vigilante_violence_in_India" TargetMode="External"/><Relationship Id="rId380" Type="http://schemas.openxmlformats.org/officeDocument/2006/relationships/hyperlink" Target="https://en.wikipedia.org/wiki/List_of_incidents_of_cow_vigilante_violence_in_India" TargetMode="External"/><Relationship Id="rId601" Type="http://schemas.openxmlformats.org/officeDocument/2006/relationships/hyperlink" Target="https://en.wikipedia.org/wiki/Punjab" TargetMode="External"/><Relationship Id="rId1024" Type="http://schemas.openxmlformats.org/officeDocument/2006/relationships/hyperlink" Target="https://www.aljazeera.com/indepth/opinion/india-institutions-failing-muslims-180502100321517.html" TargetMode="External"/><Relationship Id="rId240" Type="http://schemas.openxmlformats.org/officeDocument/2006/relationships/hyperlink" Target="https://en.wikipedia.org/wiki/List_of_incidents_of_cow_vigilante_violence_in_India" TargetMode="External"/><Relationship Id="rId478" Type="http://schemas.openxmlformats.org/officeDocument/2006/relationships/hyperlink" Target="https://indianexpress.com/article/india/jammu-kashmir-article-370-habeas-corpus-detention-psa-6538085/" TargetMode="External"/><Relationship Id="rId685" Type="http://schemas.openxmlformats.org/officeDocument/2006/relationships/hyperlink" Target="https://en.wikipedia.org/wiki/Gulbarg_Society_massacre" TargetMode="External"/><Relationship Id="rId892" Type="http://schemas.openxmlformats.org/officeDocument/2006/relationships/hyperlink" Target="http://articles.economictimes.indiatimes.com/2012-11-21/news/35256357_1_pharma-exports-indian-pharma-pharma-sector" TargetMode="External"/><Relationship Id="rId906" Type="http://schemas.openxmlformats.org/officeDocument/2006/relationships/hyperlink" Target="https://en.wikipedia.org/wiki/3G" TargetMode="External"/><Relationship Id="rId35" Type="http://schemas.openxmlformats.org/officeDocument/2006/relationships/hyperlink" Target="https://en.wikipedia.org/wiki/List_of_riots_in_India" TargetMode="External"/><Relationship Id="rId100" Type="http://schemas.openxmlformats.org/officeDocument/2006/relationships/hyperlink" Target="https://en.wikipedia.org/wiki/List_of_riots_in_India" TargetMode="External"/><Relationship Id="rId338" Type="http://schemas.openxmlformats.org/officeDocument/2006/relationships/hyperlink" Target="https://en.wikipedia.org/wiki/List_of_incidents_of_cow_vigilante_violence_in_India" TargetMode="External"/><Relationship Id="rId545" Type="http://schemas.openxmlformats.org/officeDocument/2006/relationships/hyperlink" Target="https://en.wikipedia.org/wiki/Wealth" TargetMode="External"/><Relationship Id="rId752" Type="http://schemas.openxmlformats.org/officeDocument/2006/relationships/hyperlink" Target="http://en.wikipedia.org/wiki/National_Democratic_Front_of_Bodoland" TargetMode="External"/><Relationship Id="rId1175" Type="http://schemas.openxmlformats.org/officeDocument/2006/relationships/fontTable" Target="fontTable.xml"/><Relationship Id="rId184" Type="http://schemas.openxmlformats.org/officeDocument/2006/relationships/hyperlink" Target="https://en.wikipedia.org/wiki/Bihar" TargetMode="External"/><Relationship Id="rId391" Type="http://schemas.openxmlformats.org/officeDocument/2006/relationships/hyperlink" Target="http://en.wikipedia.org/wiki/Kerala" TargetMode="External"/><Relationship Id="rId405" Type="http://schemas.openxmlformats.org/officeDocument/2006/relationships/hyperlink" Target="http://en.wikipedia.org/wiki/Chandigarh" TargetMode="External"/><Relationship Id="rId612" Type="http://schemas.openxmlformats.org/officeDocument/2006/relationships/hyperlink" Target="https://en.wikipedia.org/wiki/Haryana" TargetMode="External"/><Relationship Id="rId1035" Type="http://schemas.openxmlformats.org/officeDocument/2006/relationships/hyperlink" Target="https://www.hrw.org/report/2019/02/18/violent-cow-protection-india/vigilante-groups-attack-minorities" TargetMode="External"/><Relationship Id="rId251" Type="http://schemas.openxmlformats.org/officeDocument/2006/relationships/hyperlink" Target="https://en.wikipedia.org/wiki/List_of_incidents_of_cow_vigilante_violence_in_India" TargetMode="External"/><Relationship Id="rId489" Type="http://schemas.openxmlformats.org/officeDocument/2006/relationships/hyperlink" Target="https://indianexpress.com/article/india/in-uttar-pradesh-more-than-half-of-nsa-arrests-this-year-were-for-cow-slaughter-6591315/" TargetMode="External"/><Relationship Id="rId696" Type="http://schemas.openxmlformats.org/officeDocument/2006/relationships/hyperlink" Target="https://en.wikipedia.org/wiki/2002_Raghunath_temple_attacks" TargetMode="External"/><Relationship Id="rId917" Type="http://schemas.openxmlformats.org/officeDocument/2006/relationships/hyperlink" Target="https://bangalorecitynewsforyou.wordpress.com/2015/08/01/bangaluru-declaration-of-national-seminar-on-awqaf-in-india/" TargetMode="External"/><Relationship Id="rId1102" Type="http://schemas.openxmlformats.org/officeDocument/2006/relationships/hyperlink" Target="https://thewire.in/law/delhi-high-court-police-kapil-mishra-riots" TargetMode="External"/><Relationship Id="rId46" Type="http://schemas.openxmlformats.org/officeDocument/2006/relationships/hyperlink" Target="https://en.wikipedia.org/wiki/List_of_riots_in_India" TargetMode="External"/><Relationship Id="rId349" Type="http://schemas.openxmlformats.org/officeDocument/2006/relationships/hyperlink" Target="https://en.wikipedia.org/wiki/List_of_incidents_of_cow_vigilante_violence_in_India" TargetMode="External"/><Relationship Id="rId556" Type="http://schemas.openxmlformats.org/officeDocument/2006/relationships/hyperlink" Target="http://en.wikipedia.org/wiki/Preamble" TargetMode="External"/><Relationship Id="rId763" Type="http://schemas.openxmlformats.org/officeDocument/2006/relationships/hyperlink" Target="http://en.wikipedia.org/wiki/National_Democratic_Front_of_Bodoland" TargetMode="External"/><Relationship Id="rId111" Type="http://schemas.openxmlformats.org/officeDocument/2006/relationships/hyperlink" Target="https://en.wikipedia.org/wiki/Satara_(city)" TargetMode="External"/><Relationship Id="rId195" Type="http://schemas.openxmlformats.org/officeDocument/2006/relationships/hyperlink" Target="https://en.wikipedia.org/wiki/List_of_incidents_of_cow_vigilante_violence_in_India" TargetMode="External"/><Relationship Id="rId209" Type="http://schemas.openxmlformats.org/officeDocument/2006/relationships/hyperlink" Target="https://en.wikipedia.org/wiki/2016_Jharkhand_mob_lynching" TargetMode="External"/><Relationship Id="rId416" Type="http://schemas.openxmlformats.org/officeDocument/2006/relationships/hyperlink" Target="http://en.wikipedia.org/wiki/Daman_and_Diu" TargetMode="External"/><Relationship Id="rId970" Type="http://schemas.openxmlformats.org/officeDocument/2006/relationships/hyperlink" Target="http://en.wikipedia.org/wiki/Crore" TargetMode="External"/><Relationship Id="rId1046" Type="http://schemas.openxmlformats.org/officeDocument/2006/relationships/hyperlink" Target="https://www.politico.com/news/2021/09/23/biden-modi-india-human-rights-china-514041" TargetMode="External"/><Relationship Id="rId623" Type="http://schemas.openxmlformats.org/officeDocument/2006/relationships/hyperlink" Target="https://en.wikipedia.org/wiki/List_of_massacres_in_India" TargetMode="External"/><Relationship Id="rId830" Type="http://schemas.openxmlformats.org/officeDocument/2006/relationships/hyperlink" Target="http://www.minorityaffairs.gov.in/nfdfc_equity" TargetMode="External"/><Relationship Id="rId928" Type="http://schemas.openxmlformats.org/officeDocument/2006/relationships/hyperlink" Target="http://en.wikipedia.org/wiki/Crore" TargetMode="External"/><Relationship Id="rId57" Type="http://schemas.openxmlformats.org/officeDocument/2006/relationships/hyperlink" Target="https://en.wikipedia.org/wiki/List_of_riots_in_India" TargetMode="External"/><Relationship Id="rId262" Type="http://schemas.openxmlformats.org/officeDocument/2006/relationships/hyperlink" Target="https://en.wikipedia.org/wiki/Bareilly" TargetMode="External"/><Relationship Id="rId567" Type="http://schemas.openxmlformats.org/officeDocument/2006/relationships/hyperlink" Target="https://en.wikipedia.org/wiki/Punjab" TargetMode="External"/><Relationship Id="rId1113" Type="http://schemas.openxmlformats.org/officeDocument/2006/relationships/hyperlink" Target="https://indianexpress.com/article/india/jk-4g-internet-mobile-timeline-7176408/" TargetMode="External"/><Relationship Id="rId122" Type="http://schemas.openxmlformats.org/officeDocument/2006/relationships/hyperlink" Target="https://en.wikipedia.org/wiki/2024_Bahraich_violence" TargetMode="External"/><Relationship Id="rId774" Type="http://schemas.openxmlformats.org/officeDocument/2006/relationships/hyperlink" Target="http://en.wikipedia.org/wiki/National_Democratic_Front_of_Bodoland" TargetMode="External"/><Relationship Id="rId981" Type="http://schemas.openxmlformats.org/officeDocument/2006/relationships/hyperlink" Target="http://en.wikipedia.org/wiki/Uttarakhand" TargetMode="External"/><Relationship Id="rId1057" Type="http://schemas.openxmlformats.org/officeDocument/2006/relationships/hyperlink" Target="https://www.theguardian.com/world/2020/dec/14/muslims-targeted-under-indian-states-love-jihad-law" TargetMode="External"/><Relationship Id="rId427" Type="http://schemas.openxmlformats.org/officeDocument/2006/relationships/hyperlink" Target="https://www.hindustantimes.com/india-news/79-of-86-booked-under-new-law-are-muslims-101610162090746.html" TargetMode="External"/><Relationship Id="rId634" Type="http://schemas.openxmlformats.org/officeDocument/2006/relationships/hyperlink" Target="https://en.wikipedia.org/wiki/Punjab" TargetMode="External"/><Relationship Id="rId841" Type="http://schemas.openxmlformats.org/officeDocument/2006/relationships/hyperlink" Target="http://www.minorityaffairs.gov.in/sites/upload_files/moma/files/Sehat_Scheme.pdf" TargetMode="External"/><Relationship Id="rId273" Type="http://schemas.openxmlformats.org/officeDocument/2006/relationships/hyperlink" Target="https://en.wikipedia.org/wiki/Uttar_Pradesh" TargetMode="External"/><Relationship Id="rId480" Type="http://schemas.openxmlformats.org/officeDocument/2006/relationships/hyperlink" Target="https://www.hrw.org/news/2020/08/04/india-abuses-persist-jammu-and-kashmir" TargetMode="External"/><Relationship Id="rId701" Type="http://schemas.openxmlformats.org/officeDocument/2006/relationships/hyperlink" Target="https://en.wikipedia.org/wiki/Gujarat" TargetMode="External"/><Relationship Id="rId939" Type="http://schemas.openxmlformats.org/officeDocument/2006/relationships/hyperlink" Target="http://en.wikipedia.org/wiki/Karnataka" TargetMode="External"/><Relationship Id="rId1124" Type="http://schemas.openxmlformats.org/officeDocument/2006/relationships/hyperlink" Target="https://scroll.in/latest/959111/covid-19-muslim-vendors-stopped-from-selling-vegetables-in-up-accused-of-being-tablighi-members" TargetMode="External"/><Relationship Id="rId68" Type="http://schemas.openxmlformats.org/officeDocument/2006/relationships/hyperlink" Target="https://en.wikipedia.org/wiki/Rajasthan" TargetMode="External"/><Relationship Id="rId133" Type="http://schemas.openxmlformats.org/officeDocument/2006/relationships/hyperlink" Target="https://en.wikipedia.org/wiki/The_Waqf_(Amendment)_Act,_2025" TargetMode="External"/><Relationship Id="rId340" Type="http://schemas.openxmlformats.org/officeDocument/2006/relationships/hyperlink" Target="https://en.wikipedia.org/w/index.php?title=List_of_incidents_of_cow_vigilante_violence_in_India&amp;action=edit&amp;section=18" TargetMode="External"/><Relationship Id="rId578" Type="http://schemas.openxmlformats.org/officeDocument/2006/relationships/hyperlink" Target="https://en.wikipedia.org/wiki/1980_Moradabad_riots" TargetMode="External"/><Relationship Id="rId785" Type="http://schemas.openxmlformats.org/officeDocument/2006/relationships/hyperlink" Target="http://en.wikipedia.org/wiki/ASP_Gulzar_Hussain" TargetMode="External"/><Relationship Id="rId992" Type="http://schemas.openxmlformats.org/officeDocument/2006/relationships/hyperlink" Target="http://en.wikipedia.org/wiki/United_States_dollar" TargetMode="External"/><Relationship Id="rId200" Type="http://schemas.openxmlformats.org/officeDocument/2006/relationships/hyperlink" Target="https://en.wikipedia.org/wiki/List_of_incidents_of_cow_vigilante_violence_in_India" TargetMode="External"/><Relationship Id="rId438" Type="http://schemas.openxmlformats.org/officeDocument/2006/relationships/hyperlink" Target="https://scroll.in/article/834563/how-india-uses-the-absurd-charge-of-forced-religious-conversions-to-target-minorities-and-dalits" TargetMode="External"/><Relationship Id="rId645" Type="http://schemas.openxmlformats.org/officeDocument/2006/relationships/hyperlink" Target="https://en.wikipedia.org/wiki/Arwal_district" TargetMode="External"/><Relationship Id="rId852" Type="http://schemas.openxmlformats.org/officeDocument/2006/relationships/hyperlink" Target="http://marketingpractice.blogspot.in/2006/12/market-statistics-volume-1.html" TargetMode="External"/><Relationship Id="rId1068" Type="http://schemas.openxmlformats.org/officeDocument/2006/relationships/hyperlink" Target="https://scroll.in/article/847251/outlawing-apostasy-jharkhands-anti-conversion-bill-is-a-body-blow-to-freedom-of-religion-in-india" TargetMode="External"/><Relationship Id="rId284" Type="http://schemas.openxmlformats.org/officeDocument/2006/relationships/hyperlink" Target="https://en.wikipedia.org/wiki/List_of_incidents_of_cow_vigilante_violence_in_India" TargetMode="External"/><Relationship Id="rId491" Type="http://schemas.openxmlformats.org/officeDocument/2006/relationships/hyperlink" Target="https://www.hrw.org/news/2020/04/18/indias-steps-contain-covid-19-have-failed-curb-anti-muslim-rhetoric" TargetMode="External"/><Relationship Id="rId505" Type="http://schemas.openxmlformats.org/officeDocument/2006/relationships/hyperlink" Target="https://www.livelaw.in/columns/munawar-faruquis-case-section-295a-ipc-insult-free-speech-168809" TargetMode="External"/><Relationship Id="rId712" Type="http://schemas.openxmlformats.org/officeDocument/2006/relationships/hyperlink" Target="https://en.wikipedia.org/wiki/Sankat_Mochan_Hanuman_Temple" TargetMode="External"/><Relationship Id="rId1135" Type="http://schemas.openxmlformats.org/officeDocument/2006/relationships/hyperlink" Target="https://www.hrw.org/report/2016/05/24/stifling-dissent/criminalization-peaceful-expression-india" TargetMode="External"/><Relationship Id="rId79" Type="http://schemas.openxmlformats.org/officeDocument/2006/relationships/hyperlink" Target="https://en.wikipedia.org/wiki/North_East_Delhi_district" TargetMode="External"/><Relationship Id="rId144" Type="http://schemas.openxmlformats.org/officeDocument/2006/relationships/hyperlink" Target="https://www.hrw.org/report/2020/04/09/shoot-traitors/discrimination-against-muslims-under-indias-new-citizenship-policy" TargetMode="External"/><Relationship Id="rId589" Type="http://schemas.openxmlformats.org/officeDocument/2006/relationships/hyperlink" Target="https://en.wikipedia.org/wiki/Delhi" TargetMode="External"/><Relationship Id="rId796" Type="http://schemas.openxmlformats.org/officeDocument/2006/relationships/hyperlink" Target="http://jainismus.hubpages.com/hub/The-Parsi-Community-of-India" TargetMode="External"/><Relationship Id="rId351" Type="http://schemas.openxmlformats.org/officeDocument/2006/relationships/hyperlink" Target="https://en.wikipedia.org/w/index.php?title=List_of_incidents_of_cow_vigilante_violence_in_India&amp;action=edit&amp;section=19" TargetMode="External"/><Relationship Id="rId449" Type="http://schemas.openxmlformats.org/officeDocument/2006/relationships/hyperlink" Target="https://www.slideshare.net/sabrangsabrang/delhiriotsfactfinding2020?ref=https://sabrangindia.in/article/north-east-delhi-riots-minorities-commission-investigations-reveal-role-delhi-police" TargetMode="External"/><Relationship Id="rId656" Type="http://schemas.openxmlformats.org/officeDocument/2006/relationships/hyperlink" Target="https://en.wikipedia.org/wiki/Chamba_district" TargetMode="External"/><Relationship Id="rId863" Type="http://schemas.openxmlformats.org/officeDocument/2006/relationships/hyperlink" Target="http://money.cnn.com/magazines/fortune/global500/2009/industries/180/index.html" TargetMode="External"/><Relationship Id="rId1079" Type="http://schemas.openxmlformats.org/officeDocument/2006/relationships/hyperlink" Target="https://www.hrw.org/news/2020/07/17/indias-police-found-complicit-anti-muslim-mob-violence" TargetMode="External"/><Relationship Id="rId211" Type="http://schemas.openxmlformats.org/officeDocument/2006/relationships/hyperlink" Target="https://en.wikipedia.org/wiki/List_of_incidents_of_cow_vigilante_violence_in_India" TargetMode="External"/><Relationship Id="rId295" Type="http://schemas.openxmlformats.org/officeDocument/2006/relationships/hyperlink" Target="https://en.wikipedia.org/wiki/List_of_incidents_of_cow_vigilante_violence_in_India" TargetMode="External"/><Relationship Id="rId309" Type="http://schemas.openxmlformats.org/officeDocument/2006/relationships/hyperlink" Target="https://en.wikipedia.org/wiki/Bhabhua" TargetMode="External"/><Relationship Id="rId516" Type="http://schemas.openxmlformats.org/officeDocument/2006/relationships/hyperlink" Target="https://www.livelaw.in/top-stories/tandav-supreme-court-interim-protection-religious-sentiments-arrest-multiple-fir-168975" TargetMode="External"/><Relationship Id="rId1146" Type="http://schemas.openxmlformats.org/officeDocument/2006/relationships/hyperlink" Target="https://indianexpress.com/article/entertainment/web-series/controversies-surrounding-tandav-heres-everything-you-should-know-7163727/" TargetMode="External"/><Relationship Id="rId723" Type="http://schemas.openxmlformats.org/officeDocument/2006/relationships/hyperlink" Target="https://en.wikipedia.org/wiki/List_of_massacres_in_India" TargetMode="External"/><Relationship Id="rId930" Type="http://schemas.openxmlformats.org/officeDocument/2006/relationships/hyperlink" Target="http://en.wikipedia.org/wiki/Andhra_Pradesh" TargetMode="External"/><Relationship Id="rId1006" Type="http://schemas.openxmlformats.org/officeDocument/2006/relationships/hyperlink" Target="http://en.wikipedia.org/wiki/Crore" TargetMode="External"/><Relationship Id="rId155" Type="http://schemas.openxmlformats.org/officeDocument/2006/relationships/hyperlink" Target="https://www.washingtonpost.com/world/2022/04/27/india-hindus-muslims-bulldozers-demolitions/" TargetMode="External"/><Relationship Id="rId362" Type="http://schemas.openxmlformats.org/officeDocument/2006/relationships/hyperlink" Target="https://en.wikipedia.org/wiki/List_of_incidents_of_cow_vigilante_violence_in_India" TargetMode="External"/><Relationship Id="rId222" Type="http://schemas.openxmlformats.org/officeDocument/2006/relationships/hyperlink" Target="https://en.wikipedia.org/wiki/List_of_incidents_of_cow_vigilante_violence_in_India" TargetMode="External"/><Relationship Id="rId667" Type="http://schemas.openxmlformats.org/officeDocument/2006/relationships/hyperlink" Target="https://en.wikipedia.org/wiki/Christian_terrorism" TargetMode="External"/><Relationship Id="rId874" Type="http://schemas.openxmlformats.org/officeDocument/2006/relationships/hyperlink" Target="http://money.cnn.com/magazines/fortune/global500/2009/industries/207/index.html" TargetMode="External"/><Relationship Id="rId17" Type="http://schemas.openxmlformats.org/officeDocument/2006/relationships/hyperlink" Target="https://vajiramandravi.com/quest-upsc-notes/rte-act/" TargetMode="External"/><Relationship Id="rId527" Type="http://schemas.openxmlformats.org/officeDocument/2006/relationships/image" Target="media/image8.jpeg"/><Relationship Id="rId734" Type="http://schemas.openxmlformats.org/officeDocument/2006/relationships/hyperlink" Target="https://en.wikipedia.org/wiki/2013_Naxal_attack_in_Darbha_valley" TargetMode="External"/><Relationship Id="rId941" Type="http://schemas.openxmlformats.org/officeDocument/2006/relationships/hyperlink" Target="http://en.wikipedia.org/wiki/United_States_dollar" TargetMode="External"/><Relationship Id="rId1157" Type="http://schemas.openxmlformats.org/officeDocument/2006/relationships/hyperlink" Target="https://www.business-standard.com/about/what-is-delhi-riots-2020" TargetMode="External"/><Relationship Id="rId70" Type="http://schemas.openxmlformats.org/officeDocument/2006/relationships/hyperlink" Target="https://en.wikipedia.org/wiki/Dera_Sacha_Sauda" TargetMode="External"/><Relationship Id="rId166" Type="http://schemas.openxmlformats.org/officeDocument/2006/relationships/hyperlink" Target="https://en.wikipedia.org/wiki/List_of_incidents_of_cow_vigilante_violence_in_India" TargetMode="External"/><Relationship Id="rId373" Type="http://schemas.openxmlformats.org/officeDocument/2006/relationships/hyperlink" Target="https://en.wikipedia.org/wiki/Igatpuri" TargetMode="External"/><Relationship Id="rId580" Type="http://schemas.openxmlformats.org/officeDocument/2006/relationships/hyperlink" Target="https://en.wikipedia.org/wiki/Mandai_massacre" TargetMode="External"/><Relationship Id="rId801" Type="http://schemas.openxmlformats.org/officeDocument/2006/relationships/hyperlink" Target="http://en.wikipedia.org/wiki/Indian_subcontinent" TargetMode="External"/><Relationship Id="rId1017" Type="http://schemas.openxmlformats.org/officeDocument/2006/relationships/image" Target="media/image16.png"/><Relationship Id="rId1" Type="http://schemas.openxmlformats.org/officeDocument/2006/relationships/numbering" Target="numbering.xml"/><Relationship Id="rId233" Type="http://schemas.openxmlformats.org/officeDocument/2006/relationships/hyperlink" Target="https://en.wikipedia.org/wiki/List_of_incidents_of_cow_vigilante_violence_in_India" TargetMode="External"/><Relationship Id="rId440" Type="http://schemas.openxmlformats.org/officeDocument/2006/relationships/hyperlink" Target="https://www.hrw.org/news/2019/12/11/india-citizenship-bill-discriminates-against-muslims" TargetMode="External"/><Relationship Id="rId678" Type="http://schemas.openxmlformats.org/officeDocument/2006/relationships/hyperlink" Target="https://en.wikipedia.org/wiki/2001_Kishtwar_massacre" TargetMode="External"/><Relationship Id="rId885" Type="http://schemas.openxmlformats.org/officeDocument/2006/relationships/hyperlink" Target="http://money.cnn.com/magazines/fortune/global500/2009/industries/183/index.html" TargetMode="External"/><Relationship Id="rId1070" Type="http://schemas.openxmlformats.org/officeDocument/2006/relationships/hyperlink" Target="https://www.hrw.org/report/2020/04/09/shoot-traitors/discrimination-against-muslims-under-indias-new-citizenship-policy" TargetMode="External"/><Relationship Id="rId28" Type="http://schemas.openxmlformats.org/officeDocument/2006/relationships/hyperlink" Target="https://en.wikipedia.org/wiki/List_of_riots_in_India" TargetMode="External"/><Relationship Id="rId300" Type="http://schemas.openxmlformats.org/officeDocument/2006/relationships/hyperlink" Target="https://en.wikipedia.org/wiki/List_of_incidents_of_cow_vigilante_violence_in_India" TargetMode="External"/><Relationship Id="rId538" Type="http://schemas.openxmlformats.org/officeDocument/2006/relationships/hyperlink" Target="http://en.wikipedia.org/wiki/International_inequality" TargetMode="External"/><Relationship Id="rId745" Type="http://schemas.openxmlformats.org/officeDocument/2006/relationships/hyperlink" Target="http://en.wikipedia.org/wiki/National_Highway_31_(India)" TargetMode="External"/><Relationship Id="rId952" Type="http://schemas.openxmlformats.org/officeDocument/2006/relationships/hyperlink" Target="http://en.wikipedia.org/wiki/Crore" TargetMode="External"/><Relationship Id="rId1168" Type="http://schemas.openxmlformats.org/officeDocument/2006/relationships/hyperlink" Target="https://scroll.in/latest/932325/triple-talaq-bill-is-a-complete-charade-and-against-minorities-say-civil-society-members" TargetMode="External"/><Relationship Id="rId81" Type="http://schemas.openxmlformats.org/officeDocument/2006/relationships/hyperlink" Target="https://en.wikipedia.org/wiki/List_of_riots_in_India" TargetMode="External"/><Relationship Id="rId177" Type="http://schemas.openxmlformats.org/officeDocument/2006/relationships/hyperlink" Target="https://en.wikipedia.org/wiki/Pumpwell" TargetMode="External"/><Relationship Id="rId384" Type="http://schemas.openxmlformats.org/officeDocument/2006/relationships/hyperlink" Target="http://en.wikipedia.org/wiki/Uttar_Pradesh" TargetMode="External"/><Relationship Id="rId591" Type="http://schemas.openxmlformats.org/officeDocument/2006/relationships/hyperlink" Target="https://en.wikipedia.org/wiki/Hondh-Chillar_massacre" TargetMode="External"/><Relationship Id="rId605" Type="http://schemas.openxmlformats.org/officeDocument/2006/relationships/hyperlink" Target="https://en.wikipedia.org/wiki/List_of_terrorist_incidents_in_Punjab_(India)" TargetMode="External"/><Relationship Id="rId812" Type="http://schemas.openxmlformats.org/officeDocument/2006/relationships/hyperlink" Target="http://en.wikipedia.org/wiki/Hindu" TargetMode="External"/><Relationship Id="rId1028" Type="http://schemas.openxmlformats.org/officeDocument/2006/relationships/hyperlink" Target="https://www.hrw.org/report/2020/04/09/shoot-traitors/discrimination-against-muslims-under-indias-new-citizenship-policy" TargetMode="External"/><Relationship Id="rId244" Type="http://schemas.openxmlformats.org/officeDocument/2006/relationships/hyperlink" Target="https://en.wikipedia.org/wiki/Jharkhand" TargetMode="External"/><Relationship Id="rId689" Type="http://schemas.openxmlformats.org/officeDocument/2006/relationships/hyperlink" Target="https://en.wikipedia.org/wiki/2002_Gujarat_violence" TargetMode="External"/><Relationship Id="rId896" Type="http://schemas.openxmlformats.org/officeDocument/2006/relationships/hyperlink" Target="http://articles.economictimes.indiatimes.com/2012-08-17/news/33249898_1_baby-care-bric-nations-baby-soap" TargetMode="External"/><Relationship Id="rId1081" Type="http://schemas.openxmlformats.org/officeDocument/2006/relationships/hyperlink" Target="https://indianexpress.com/article/cities/delhi/death-of-man-made-to-sing-national-anthem-year-later-police-tell-court-still-trying-to-ascertain-identity-of-cops-in-video-7170591/" TargetMode="External"/><Relationship Id="rId39" Type="http://schemas.openxmlformats.org/officeDocument/2006/relationships/hyperlink" Target="https://en.wikipedia.org/wiki/List_of_riots_in_India" TargetMode="External"/><Relationship Id="rId451" Type="http://schemas.openxmlformats.org/officeDocument/2006/relationships/hyperlink" Target="https://www.huffpost.com/archive/in/entry/delhi-riots-police-national-anthem-video-faizan_in_5e5bb8e1c5b6010221126276" TargetMode="External"/><Relationship Id="rId549" Type="http://schemas.openxmlformats.org/officeDocument/2006/relationships/image" Target="media/image12.png"/><Relationship Id="rId756" Type="http://schemas.openxmlformats.org/officeDocument/2006/relationships/hyperlink" Target="http://en.wikipedia.org/wiki/National_Democratic_Front_of_Bodoland" TargetMode="External"/><Relationship Id="rId104" Type="http://schemas.openxmlformats.org/officeDocument/2006/relationships/hyperlink" Target="https://en.wikipedia.org/wiki/Sohna" TargetMode="External"/><Relationship Id="rId188" Type="http://schemas.openxmlformats.org/officeDocument/2006/relationships/hyperlink" Target="https://en.wikipedia.org/wiki/Rajasthan" TargetMode="External"/><Relationship Id="rId311" Type="http://schemas.openxmlformats.org/officeDocument/2006/relationships/hyperlink" Target="https://en.wikipedia.org/wiki/List_of_incidents_of_cow_vigilante_violence_in_India" TargetMode="External"/><Relationship Id="rId395" Type="http://schemas.openxmlformats.org/officeDocument/2006/relationships/hyperlink" Target="http://en.wikipedia.org/wiki/Punjab_(India)" TargetMode="External"/><Relationship Id="rId409" Type="http://schemas.openxmlformats.org/officeDocument/2006/relationships/hyperlink" Target="http://en.wikipedia.org/wiki/Manipur" TargetMode="External"/><Relationship Id="rId963" Type="http://schemas.openxmlformats.org/officeDocument/2006/relationships/hyperlink" Target="http://en.wikipedia.org/wiki/Chattisgarh" TargetMode="External"/><Relationship Id="rId1039" Type="http://schemas.openxmlformats.org/officeDocument/2006/relationships/hyperlink" Target="https://docs.google.com/document/d/1dmuimPt4jESfWqqdz361N4aQu0Je0tiuoy0yp9nVp4w/edit" TargetMode="External"/><Relationship Id="rId92" Type="http://schemas.openxmlformats.org/officeDocument/2006/relationships/hyperlink" Target="https://en.wikipedia.org/wiki/2022_Muhammad_remarks_controversy" TargetMode="External"/><Relationship Id="rId616" Type="http://schemas.openxmlformats.org/officeDocument/2006/relationships/hyperlink" Target="https://en.wikipedia.org/wiki/Punjab" TargetMode="External"/><Relationship Id="rId823" Type="http://schemas.openxmlformats.org/officeDocument/2006/relationships/hyperlink" Target="http://en.wikipedia.org/wiki/Youth_council" TargetMode="External"/><Relationship Id="rId255" Type="http://schemas.openxmlformats.org/officeDocument/2006/relationships/hyperlink" Target="https://en.wikipedia.org/wiki/List_of_incidents_of_cow_vigilante_violence_in_India" TargetMode="External"/><Relationship Id="rId462" Type="http://schemas.openxmlformats.org/officeDocument/2006/relationships/hyperlink" Target="https://www.hrw.org/news/2020/06/15/india-end-bias-prosecuting-delhi-violence" TargetMode="External"/><Relationship Id="rId1092" Type="http://schemas.openxmlformats.org/officeDocument/2006/relationships/hyperlink" Target="https://caravanmagazine.in/politics/delhi-police-ignored-complaints-against-kapil-mishra-bjp-leaders-leading-mobs-delhi-violence" TargetMode="External"/><Relationship Id="rId1106" Type="http://schemas.openxmlformats.org/officeDocument/2006/relationships/hyperlink" Target="https://www.hrw.org/news/2019/09/16/india-free-kashmiris-arbitrarily-detained" TargetMode="External"/><Relationship Id="rId115" Type="http://schemas.openxmlformats.org/officeDocument/2006/relationships/hyperlink" Target="https://en.wikipedia.org/wiki/Sandeshkhali" TargetMode="External"/><Relationship Id="rId322" Type="http://schemas.openxmlformats.org/officeDocument/2006/relationships/hyperlink" Target="https://en.wikipedia.org/wiki/List_of_incidents_of_cow_vigilante_violence_in_India" TargetMode="External"/><Relationship Id="rId767" Type="http://schemas.openxmlformats.org/officeDocument/2006/relationships/hyperlink" Target="http://en.wikipedia.org/wiki/Kokrajhar_District" TargetMode="External"/><Relationship Id="rId974" Type="http://schemas.openxmlformats.org/officeDocument/2006/relationships/hyperlink" Target="http://en.wikipedia.org/wiki/United_States_dollar" TargetMode="External"/><Relationship Id="rId199" Type="http://schemas.openxmlformats.org/officeDocument/2006/relationships/hyperlink" Target="https://en.wikipedia.org/wiki/Himachal_Pradesh" TargetMode="External"/><Relationship Id="rId627" Type="http://schemas.openxmlformats.org/officeDocument/2006/relationships/hyperlink" Target="https://en.wikipedia.org/wiki/List_of_terrorist_incidents_in_Punjab_(India)" TargetMode="External"/><Relationship Id="rId834" Type="http://schemas.openxmlformats.org/officeDocument/2006/relationships/hyperlink" Target="http://www.minorityaffairs.gov.in/scheme_research_studies" TargetMode="External"/><Relationship Id="rId266" Type="http://schemas.openxmlformats.org/officeDocument/2006/relationships/hyperlink" Target="https://en.wikipedia.org/wiki/NDTV_India" TargetMode="External"/><Relationship Id="rId473" Type="http://schemas.openxmlformats.org/officeDocument/2006/relationships/hyperlink" Target="https://thewire.in/law/delhi-high-court-police-kapil-mishra-riots" TargetMode="External"/><Relationship Id="rId680" Type="http://schemas.openxmlformats.org/officeDocument/2006/relationships/hyperlink" Target="https://en.wikipedia.org/wiki/Godhra_train_burning" TargetMode="External"/><Relationship Id="rId901" Type="http://schemas.openxmlformats.org/officeDocument/2006/relationships/hyperlink" Target="http://tourism.gov.in/writereaddata/CMSPagePicture/file/marketresearch/Survay&amp;Study/sustainable%20tourism/Sustainable%20Tourism%20Criteria%20For%20India.pdf" TargetMode="External"/><Relationship Id="rId1117" Type="http://schemas.openxmlformats.org/officeDocument/2006/relationships/hyperlink" Target="https://www.hrw.org/report/2019/02/18/violent-cow-protection-india/vigilante-groups-attack-minorities" TargetMode="External"/><Relationship Id="rId30" Type="http://schemas.openxmlformats.org/officeDocument/2006/relationships/hyperlink" Target="https://en.wikipedia.org/wiki/Kandhamal_district" TargetMode="External"/><Relationship Id="rId126" Type="http://schemas.openxmlformats.org/officeDocument/2006/relationships/hyperlink" Target="https://en.wikipedia.org/wiki/Sambhal" TargetMode="External"/><Relationship Id="rId333" Type="http://schemas.openxmlformats.org/officeDocument/2006/relationships/hyperlink" Target="https://en.wikipedia.org/wiki/List_of_incidents_of_cow_vigilante_violence_in_India" TargetMode="External"/><Relationship Id="rId540" Type="http://schemas.openxmlformats.org/officeDocument/2006/relationships/hyperlink" Target="http://en.wikipedia.org/wiki/Equality_of_outcome" TargetMode="External"/><Relationship Id="rId778" Type="http://schemas.openxmlformats.org/officeDocument/2006/relationships/hyperlink" Target="http://en.wikipedia.org/wiki/National_Democratic_Front_of_Bodoland" TargetMode="External"/><Relationship Id="rId985" Type="http://schemas.openxmlformats.org/officeDocument/2006/relationships/hyperlink" Target="http://en.wikipedia.org/wiki/Crore" TargetMode="External"/><Relationship Id="rId1170" Type="http://schemas.openxmlformats.org/officeDocument/2006/relationships/hyperlink" Target="https://www.aljazeera.com/news/2020/4/7/how-tablighi-jamaat-event-became-indias-worst-coronavirus-vector" TargetMode="External"/><Relationship Id="rId638" Type="http://schemas.openxmlformats.org/officeDocument/2006/relationships/hyperlink" Target="https://en.wikipedia.org/wiki/Mumbai" TargetMode="External"/><Relationship Id="rId845" Type="http://schemas.openxmlformats.org/officeDocument/2006/relationships/hyperlink" Target="http://scholarship.up.nic.in/state_distwise_pre.asp" TargetMode="External"/><Relationship Id="rId1030" Type="http://schemas.openxmlformats.org/officeDocument/2006/relationships/hyperlink" Target="https://www.bbc.com/news/world-asia-india-49520593" TargetMode="External"/><Relationship Id="rId277" Type="http://schemas.openxmlformats.org/officeDocument/2006/relationships/hyperlink" Target="https://en.wikipedia.org/wiki/List_of_incidents_of_cow_vigilante_violence_in_India" TargetMode="External"/><Relationship Id="rId400" Type="http://schemas.openxmlformats.org/officeDocument/2006/relationships/hyperlink" Target="http://en.wikipedia.org/wiki/Assam" TargetMode="External"/><Relationship Id="rId484" Type="http://schemas.openxmlformats.org/officeDocument/2006/relationships/hyperlink" Target="https://indianexpress.com/article/india/jk-4g-internet-mobile-timeline-7176408/" TargetMode="External"/><Relationship Id="rId705" Type="http://schemas.openxmlformats.org/officeDocument/2006/relationships/hyperlink" Target="https://en.wikipedia.org/wiki/Jammu_and_Kashmir" TargetMode="External"/><Relationship Id="rId1128" Type="http://schemas.openxmlformats.org/officeDocument/2006/relationships/hyperlink" Target="https://www.article-14.com/post/no-evidence-no-crime-muslim-arrested-for-selling-shoes-is-freed" TargetMode="External"/><Relationship Id="rId137" Type="http://schemas.openxmlformats.org/officeDocument/2006/relationships/hyperlink" Target="https://csss-isla.com/secular-perspective/hegemony-and-demolitions-the-tale-of-communal-riots-in-india-in-2024/" TargetMode="External"/><Relationship Id="rId344" Type="http://schemas.openxmlformats.org/officeDocument/2006/relationships/hyperlink" Target="https://en.wikipedia.org/wiki/List_of_incidents_of_cow_vigilante_violence_in_India" TargetMode="External"/><Relationship Id="rId691" Type="http://schemas.openxmlformats.org/officeDocument/2006/relationships/hyperlink" Target="https://en.wikipedia.org/wiki/Ahmedabad" TargetMode="External"/><Relationship Id="rId789" Type="http://schemas.openxmlformats.org/officeDocument/2006/relationships/hyperlink" Target="http://en.wikipedia.org/wiki/National_Democratic_Front_of_Bodoland" TargetMode="External"/><Relationship Id="rId912" Type="http://schemas.openxmlformats.org/officeDocument/2006/relationships/hyperlink" Target="https://en.wikipedia.org/wiki/Disintermediation" TargetMode="External"/><Relationship Id="rId996" Type="http://schemas.openxmlformats.org/officeDocument/2006/relationships/hyperlink" Target="http://en.wikipedia.org/wiki/Arunachal_Pradesh" TargetMode="External"/><Relationship Id="rId41" Type="http://schemas.openxmlformats.org/officeDocument/2006/relationships/hyperlink" Target="https://en.wikipedia.org/wiki/West_Bengal" TargetMode="External"/><Relationship Id="rId551" Type="http://schemas.openxmlformats.org/officeDocument/2006/relationships/hyperlink" Target="https://thewire.in/author/kaushal-shroff" TargetMode="External"/><Relationship Id="rId649" Type="http://schemas.openxmlformats.org/officeDocument/2006/relationships/hyperlink" Target="https://en.wikipedia.org/wiki/1998_Wandhama_massacre" TargetMode="External"/><Relationship Id="rId856" Type="http://schemas.openxmlformats.org/officeDocument/2006/relationships/hyperlink" Target="http://money.cnn.com/magazines/fortune/global500/2009/industries/31/index.html" TargetMode="External"/><Relationship Id="rId190" Type="http://schemas.openxmlformats.org/officeDocument/2006/relationships/hyperlink" Target="https://en.wikipedia.org/wiki/Uttar_Pradesh" TargetMode="External"/><Relationship Id="rId204" Type="http://schemas.openxmlformats.org/officeDocument/2006/relationships/hyperlink" Target="https://en.wikipedia.org/w/index.php?title=List_of_incidents_of_cow_vigilante_violence_in_India&amp;action=edit&amp;section=13" TargetMode="External"/><Relationship Id="rId288" Type="http://schemas.openxmlformats.org/officeDocument/2006/relationships/hyperlink" Target="https://en.wikipedia.org/wiki/List_of_incidents_of_cow_vigilante_violence_in_India" TargetMode="External"/><Relationship Id="rId411" Type="http://schemas.openxmlformats.org/officeDocument/2006/relationships/hyperlink" Target="http://en.wikipedia.org/wiki/Arunachal_Pradesh" TargetMode="External"/><Relationship Id="rId509" Type="http://schemas.openxmlformats.org/officeDocument/2006/relationships/hyperlink" Target="https://www.livelaw.in/top-stories/deprivation-for-a-single-day-is-a-day-to-many-courts-must-ensure-that-criminal-law-does-not-become-a-weapon-for-selective-harassment-of-citizens-sc-in-arnab-goswami-judgment-166459" TargetMode="External"/><Relationship Id="rId1041" Type="http://schemas.openxmlformats.org/officeDocument/2006/relationships/hyperlink" Target="https://www.foreignaffairs.com/articles/india/2022-06-30/modis-burning-bridge-middle-east" TargetMode="External"/><Relationship Id="rId1139" Type="http://schemas.openxmlformats.org/officeDocument/2006/relationships/hyperlink" Target="https://www.hrw.org/news/2021/02/02/india-journalists-covering-farmer-protests-charged" TargetMode="External"/><Relationship Id="rId495" Type="http://schemas.openxmlformats.org/officeDocument/2006/relationships/hyperlink" Target="https://scroll.in/latest/959111/covid-19-muslim-vendors-stopped-from-selling-vegetables-in-up-accused-of-being-tablighi-members" TargetMode="External"/><Relationship Id="rId716" Type="http://schemas.openxmlformats.org/officeDocument/2006/relationships/hyperlink" Target="https://en.wikipedia.org/wiki/Murder_of_Swami_Lakshmanananda" TargetMode="External"/><Relationship Id="rId923" Type="http://schemas.openxmlformats.org/officeDocument/2006/relationships/hyperlink" Target="http://en.wikipedia.org/wiki/Indian_Rupee" TargetMode="External"/><Relationship Id="rId52" Type="http://schemas.openxmlformats.org/officeDocument/2006/relationships/hyperlink" Target="https://en.wikipedia.org/wiki/List_of_riots_in_India" TargetMode="External"/><Relationship Id="rId148" Type="http://schemas.openxmlformats.org/officeDocument/2006/relationships/hyperlink" Target="https://www.hrw.org/report/2019/02/18/violent-cow-protection-india/vigilante-groups-attack-minorities" TargetMode="External"/><Relationship Id="rId355" Type="http://schemas.openxmlformats.org/officeDocument/2006/relationships/hyperlink" Target="https://en.wikipedia.org/wiki/List_of_incidents_of_cow_vigilante_violence_in_India" TargetMode="External"/><Relationship Id="rId562" Type="http://schemas.openxmlformats.org/officeDocument/2006/relationships/hyperlink" Target="http://en.wikipedia.org/wiki/Disease" TargetMode="External"/><Relationship Id="rId215" Type="http://schemas.openxmlformats.org/officeDocument/2006/relationships/hyperlink" Target="https://en.wikipedia.org/wiki/List_of_incidents_of_cow_vigilante_violence_in_India" TargetMode="External"/><Relationship Id="rId422" Type="http://schemas.openxmlformats.org/officeDocument/2006/relationships/hyperlink" Target="https://www.hrw.org/news/2020/08/04/india-abuses-persist-jammu-and-kashmir" TargetMode="External"/><Relationship Id="rId867" Type="http://schemas.openxmlformats.org/officeDocument/2006/relationships/hyperlink" Target="http://money.cnn.com/magazines/fortune/global500/2009/industries/198/index.html" TargetMode="External"/><Relationship Id="rId1052" Type="http://schemas.openxmlformats.org/officeDocument/2006/relationships/hyperlink" Target="https://indianexpress.com/article/india/centre-to-deport-rohingyas-from-the-country-jitendra-singh-citizenship-law-6198058/" TargetMode="External"/><Relationship Id="rId299" Type="http://schemas.openxmlformats.org/officeDocument/2006/relationships/hyperlink" Target="https://en.wikipedia.org/wiki/List_of_incidents_of_cow_vigilante_violence_in_India" TargetMode="External"/><Relationship Id="rId727" Type="http://schemas.openxmlformats.org/officeDocument/2006/relationships/hyperlink" Target="https://en.wikipedia.org/wiki/North_24_Parganas_district" TargetMode="External"/><Relationship Id="rId934" Type="http://schemas.openxmlformats.org/officeDocument/2006/relationships/hyperlink" Target="http://en.wikipedia.org/wiki/Crore" TargetMode="External"/><Relationship Id="rId63" Type="http://schemas.openxmlformats.org/officeDocument/2006/relationships/hyperlink" Target="https://en.wikipedia.org/wiki/List_of_riots_in_India" TargetMode="External"/><Relationship Id="rId159" Type="http://schemas.openxmlformats.org/officeDocument/2006/relationships/hyperlink" Target="https://www.hrw.org/news/2021/02/19/india-government-policies-actions-target-minorities" TargetMode="External"/><Relationship Id="rId366" Type="http://schemas.openxmlformats.org/officeDocument/2006/relationships/hyperlink" Target="https://en.wikipedia.org/wiki/List_of_incidents_of_cow_vigilante_violence_in_India" TargetMode="External"/><Relationship Id="rId573" Type="http://schemas.openxmlformats.org/officeDocument/2006/relationships/hyperlink" Target="https://en.wikipedia.org/wiki/Gujarat" TargetMode="External"/><Relationship Id="rId780" Type="http://schemas.openxmlformats.org/officeDocument/2006/relationships/hyperlink" Target="http://en.wikipedia.org/wiki/National_Democratic_Front_of_Bodoland" TargetMode="External"/><Relationship Id="rId226" Type="http://schemas.openxmlformats.org/officeDocument/2006/relationships/hyperlink" Target="https://en.wikipedia.org/wiki/List_of_incidents_of_cow_vigilante_violence_in_India" TargetMode="External"/><Relationship Id="rId433" Type="http://schemas.openxmlformats.org/officeDocument/2006/relationships/hyperlink" Target="https://indianexpress.com/article/india/love-jihad-law-up-police-7124001/" TargetMode="External"/><Relationship Id="rId878" Type="http://schemas.openxmlformats.org/officeDocument/2006/relationships/hyperlink" Target="http://money.cnn.com/magazines/fortune/global500/2009/industries/145/index.html" TargetMode="External"/><Relationship Id="rId1063" Type="http://schemas.openxmlformats.org/officeDocument/2006/relationships/hyperlink" Target="https://www.bbc.com/news/world-asia-india-55314832" TargetMode="External"/><Relationship Id="rId640" Type="http://schemas.openxmlformats.org/officeDocument/2006/relationships/hyperlink" Target="https://en.wikipedia.org/wiki/Sopore" TargetMode="External"/><Relationship Id="rId738" Type="http://schemas.openxmlformats.org/officeDocument/2006/relationships/hyperlink" Target="https://en.wikipedia.org/wiki/Uttar_Pradesh" TargetMode="External"/><Relationship Id="rId945" Type="http://schemas.openxmlformats.org/officeDocument/2006/relationships/hyperlink" Target="http://en.wikipedia.org/wiki/West_Bengal" TargetMode="External"/><Relationship Id="rId74" Type="http://schemas.openxmlformats.org/officeDocument/2006/relationships/hyperlink" Target="https://en.wikipedia.org/wiki/Aurangabad_district,_Bihar" TargetMode="External"/><Relationship Id="rId377" Type="http://schemas.openxmlformats.org/officeDocument/2006/relationships/hyperlink" Target="https://en.wikipedia.org/wiki/List_of_incidents_of_cow_vigilante_violence_in_India" TargetMode="External"/><Relationship Id="rId500" Type="http://schemas.openxmlformats.org/officeDocument/2006/relationships/hyperlink" Target="https://indianexpress.com/article/india/uttar-pradesh-shoes-vendor-caste-word-7134835/" TargetMode="External"/><Relationship Id="rId584" Type="http://schemas.openxmlformats.org/officeDocument/2006/relationships/hyperlink" Target="https://en.wikipedia.org/wiki/List_of_terrorist_incidents_in_Punjab_(India)" TargetMode="External"/><Relationship Id="rId805" Type="http://schemas.openxmlformats.org/officeDocument/2006/relationships/hyperlink" Target="http://en.wikipedia.org/wiki/Hindu" TargetMode="External"/><Relationship Id="rId1130" Type="http://schemas.openxmlformats.org/officeDocument/2006/relationships/hyperlink" Target="https://www.bbc.com/news/world-asia-india-54520390" TargetMode="External"/><Relationship Id="rId5" Type="http://schemas.openxmlformats.org/officeDocument/2006/relationships/hyperlink" Target="http://en.wikipedia.org/w/index.php?title=Maulana_Azad_Education_Foundation&amp;action=edit&amp;redlink=1" TargetMode="External"/><Relationship Id="rId237" Type="http://schemas.openxmlformats.org/officeDocument/2006/relationships/hyperlink" Target="https://en.wikipedia.org/wiki/List_of_incidents_of_cow_vigilante_violence_in_India" TargetMode="External"/><Relationship Id="rId791" Type="http://schemas.openxmlformats.org/officeDocument/2006/relationships/hyperlink" Target="http://www.crisisgroup.org/home/index.cfm?id=4868&amp;l=1" TargetMode="External"/><Relationship Id="rId889" Type="http://schemas.openxmlformats.org/officeDocument/2006/relationships/hyperlink" Target="http://articles.economictimes.indiatimes.com/2012-06-08/news/32124236_1_market-size-indian-market-assocham" TargetMode="External"/><Relationship Id="rId1074" Type="http://schemas.openxmlformats.org/officeDocument/2006/relationships/hyperlink" Target="https://www.nytimes.com/2020/02/26/world/asia/delhi-riots-kapil-mishra.html" TargetMode="External"/><Relationship Id="rId444" Type="http://schemas.openxmlformats.org/officeDocument/2006/relationships/hyperlink" Target="https://www.hrw.org/news/2019/12/23/india-deadly-force-used-against-protesters" TargetMode="External"/><Relationship Id="rId651" Type="http://schemas.openxmlformats.org/officeDocument/2006/relationships/hyperlink" Target="https://en.wikipedia.org/wiki/1998_Prankote_massacre" TargetMode="External"/><Relationship Id="rId749" Type="http://schemas.openxmlformats.org/officeDocument/2006/relationships/hyperlink" Target="http://en.wikipedia.org/wiki/Santhal_people" TargetMode="External"/><Relationship Id="rId290" Type="http://schemas.openxmlformats.org/officeDocument/2006/relationships/hyperlink" Target="https://en.wikipedia.org/wiki/Jammu_and_Kashmir_(state)" TargetMode="External"/><Relationship Id="rId304" Type="http://schemas.openxmlformats.org/officeDocument/2006/relationships/hyperlink" Target="https://en.wikipedia.org/wiki/List_of_incidents_of_cow_vigilante_violence_in_India" TargetMode="External"/><Relationship Id="rId388" Type="http://schemas.openxmlformats.org/officeDocument/2006/relationships/hyperlink" Target="http://en.wikipedia.org/wiki/West_Bengal" TargetMode="External"/><Relationship Id="rId511" Type="http://schemas.openxmlformats.org/officeDocument/2006/relationships/hyperlink" Target="https://www.bbc.com/news/world-asia-india-55797053" TargetMode="External"/><Relationship Id="rId609" Type="http://schemas.openxmlformats.org/officeDocument/2006/relationships/hyperlink" Target="https://en.wikipedia.org/wiki/Uttar_Pradesh" TargetMode="External"/><Relationship Id="rId956" Type="http://schemas.openxmlformats.org/officeDocument/2006/relationships/hyperlink" Target="http://en.wikipedia.org/wiki/United_States_dollar" TargetMode="External"/><Relationship Id="rId1141" Type="http://schemas.openxmlformats.org/officeDocument/2006/relationships/hyperlink" Target="https://www.article-14.com/post/muslim-stand-up-comic-jailed-for-a-joke-he-did-not-crack" TargetMode="External"/><Relationship Id="rId85" Type="http://schemas.openxmlformats.org/officeDocument/2006/relationships/hyperlink" Target="https://en.wikipedia.org/wiki/Devara_Jeevanahalli" TargetMode="External"/><Relationship Id="rId150" Type="http://schemas.openxmlformats.org/officeDocument/2006/relationships/hyperlink" Target="https://www.hrw.org/news/2021/02/19/india-government-policies-actions-target-minorities" TargetMode="External"/><Relationship Id="rId595" Type="http://schemas.openxmlformats.org/officeDocument/2006/relationships/hyperlink" Target="https://en.wikipedia.org/wiki/Assassination_of_Indira_Gandhi" TargetMode="External"/><Relationship Id="rId816" Type="http://schemas.openxmlformats.org/officeDocument/2006/relationships/hyperlink" Target="http://en.wikipedia.org/wiki/Hindu" TargetMode="External"/><Relationship Id="rId1001" Type="http://schemas.openxmlformats.org/officeDocument/2006/relationships/hyperlink" Target="http://en.wikipedia.org/wiki/United_States_dollar" TargetMode="External"/><Relationship Id="rId248" Type="http://schemas.openxmlformats.org/officeDocument/2006/relationships/hyperlink" Target="https://en.wikipedia.org/wiki/List_of_incidents_of_cow_vigilante_violence_in_India" TargetMode="External"/><Relationship Id="rId455" Type="http://schemas.openxmlformats.org/officeDocument/2006/relationships/hyperlink" Target="https://scroll.in/article/974904/backgrounder-what-is-delhi-polices-riots-conspiracy-case" TargetMode="External"/><Relationship Id="rId662" Type="http://schemas.openxmlformats.org/officeDocument/2006/relationships/hyperlink" Target="https://en.wikipedia.org/wiki/Tripura" TargetMode="External"/><Relationship Id="rId1085" Type="http://schemas.openxmlformats.org/officeDocument/2006/relationships/hyperlink" Target="https://scroll.in/latest/973276/delhi-violence-police-name-15-accused-in-over-17000-pages-chargesheet" TargetMode="External"/><Relationship Id="rId12" Type="http://schemas.openxmlformats.org/officeDocument/2006/relationships/hyperlink" Target="http://en.wikipedia.org/wiki/Maulana_Azad" TargetMode="External"/><Relationship Id="rId108" Type="http://schemas.openxmlformats.org/officeDocument/2006/relationships/hyperlink" Target="https://en.wikipedia.org/wiki/Shimoga" TargetMode="External"/><Relationship Id="rId315" Type="http://schemas.openxmlformats.org/officeDocument/2006/relationships/hyperlink" Target="https://en.wikipedia.org/wiki/Haryana" TargetMode="External"/><Relationship Id="rId522" Type="http://schemas.openxmlformats.org/officeDocument/2006/relationships/hyperlink" Target="https://www.hindustantimes.com/author/roshan-kishore-101608310424021" TargetMode="External"/><Relationship Id="rId967" Type="http://schemas.openxmlformats.org/officeDocument/2006/relationships/hyperlink" Target="http://en.wikipedia.org/wiki/Crore" TargetMode="External"/><Relationship Id="rId1152" Type="http://schemas.openxmlformats.org/officeDocument/2006/relationships/hyperlink" Target="https://www.project-syndicate.org/section/politics-world-affairs" TargetMode="External"/><Relationship Id="rId96" Type="http://schemas.openxmlformats.org/officeDocument/2006/relationships/hyperlink" Target="https://en.wikipedia.org/wiki/2023%E2%80%932025_Manipur_violence" TargetMode="External"/><Relationship Id="rId161" Type="http://schemas.openxmlformats.org/officeDocument/2006/relationships/hyperlink" Target="https://hindutvawatch.org/hate-speech-events-india/" TargetMode="External"/><Relationship Id="rId399" Type="http://schemas.openxmlformats.org/officeDocument/2006/relationships/hyperlink" Target="http://en.wikipedia.org/wiki/Jharkhand" TargetMode="External"/><Relationship Id="rId827" Type="http://schemas.openxmlformats.org/officeDocument/2006/relationships/hyperlink" Target="http://www.minorityaffairs.gov.in/ScholarshipSchemes" TargetMode="External"/><Relationship Id="rId1012" Type="http://schemas.openxmlformats.org/officeDocument/2006/relationships/hyperlink" Target="http://www.mailtribune.com/apps/pbcs.dll/article?AID=/20090208/BIZ/902080304" TargetMode="External"/><Relationship Id="rId259" Type="http://schemas.openxmlformats.org/officeDocument/2006/relationships/hyperlink" Target="https://en.wikipedia.org/wiki/Jharkhand" TargetMode="External"/><Relationship Id="rId466" Type="http://schemas.openxmlformats.org/officeDocument/2006/relationships/hyperlink" Target="https://www.livelaw.in/news-updates/mehmood-pracha-raid-press-conference-violation-attorney-client-communications-bushan-168373" TargetMode="External"/><Relationship Id="rId673" Type="http://schemas.openxmlformats.org/officeDocument/2006/relationships/hyperlink" Target="https://en.wikipedia.org/wiki/List_of_massacres_in_India" TargetMode="External"/><Relationship Id="rId880" Type="http://schemas.openxmlformats.org/officeDocument/2006/relationships/hyperlink" Target="http://money.cnn.com/magazines/fortune/global500/2009/industries/149/index.html" TargetMode="External"/><Relationship Id="rId1096" Type="http://schemas.openxmlformats.org/officeDocument/2006/relationships/hyperlink" Target="https://www.aljazeera.com/news/2021/1/8/delhi-violence-lawyers-victims-allege-police-pressure" TargetMode="External"/><Relationship Id="rId23" Type="http://schemas.openxmlformats.org/officeDocument/2006/relationships/hyperlink" Target="https://en.wikipedia.org/wiki/List_of_riots_in_India" TargetMode="External"/><Relationship Id="rId119" Type="http://schemas.openxmlformats.org/officeDocument/2006/relationships/hyperlink" Target="https://en.wikipedia.org/wiki/2024_Haldwani_riots" TargetMode="External"/><Relationship Id="rId326" Type="http://schemas.openxmlformats.org/officeDocument/2006/relationships/hyperlink" Target="https://en.wikipedia.org/wiki/Khunti" TargetMode="External"/><Relationship Id="rId533" Type="http://schemas.openxmlformats.org/officeDocument/2006/relationships/hyperlink" Target="https://timesofindia.indiatimes.com/blogs/toi-edit-page/why-affirmative-action-should-move-beyond-muslim-quotas/" TargetMode="External"/><Relationship Id="rId978" Type="http://schemas.openxmlformats.org/officeDocument/2006/relationships/hyperlink" Target="http://en.wikipedia.org/wiki/Assam" TargetMode="External"/><Relationship Id="rId1163" Type="http://schemas.openxmlformats.org/officeDocument/2006/relationships/image" Target="media/image18.png"/><Relationship Id="rId740" Type="http://schemas.openxmlformats.org/officeDocument/2006/relationships/hyperlink" Target="http://netwmd.com/articles/article1120.html" TargetMode="External"/><Relationship Id="rId838" Type="http://schemas.openxmlformats.org/officeDocument/2006/relationships/hyperlink" Target="http://www.minorityaffairs.gov.in/padho_pardesh" TargetMode="External"/><Relationship Id="rId1023" Type="http://schemas.openxmlformats.org/officeDocument/2006/relationships/hyperlink" Target="https://www.commoncause.in/uploadimage/page/Status_of_Policing_in_India_Report_2019_by_Common_Cause_and_CSDS.pdf" TargetMode="External"/><Relationship Id="rId172" Type="http://schemas.openxmlformats.org/officeDocument/2006/relationships/hyperlink" Target="https://en.wikipedia.org/wiki/Haryana" TargetMode="External"/><Relationship Id="rId477" Type="http://schemas.openxmlformats.org/officeDocument/2006/relationships/hyperlink" Target="https://www.hrw.org/news/2019/09/16/india-free-kashmiris-arbitrarily-detained" TargetMode="External"/><Relationship Id="rId600" Type="http://schemas.openxmlformats.org/officeDocument/2006/relationships/hyperlink" Target="https://en.wikipedia.org/wiki/Jalandhar" TargetMode="External"/><Relationship Id="rId684" Type="http://schemas.openxmlformats.org/officeDocument/2006/relationships/hyperlink" Target="https://en.wikipedia.org/wiki/Ahmedabad" TargetMode="External"/><Relationship Id="rId337" Type="http://schemas.openxmlformats.org/officeDocument/2006/relationships/hyperlink" Target="https://en.wikipedia.org/wiki/List_of_incidents_of_cow_vigilante_violence_in_India" TargetMode="External"/><Relationship Id="rId891" Type="http://schemas.openxmlformats.org/officeDocument/2006/relationships/hyperlink" Target="http://articles.economictimes.indiatimes.com/2012-08-17/news/33249898_1_baby-care-bric-nations-baby-soap" TargetMode="External"/><Relationship Id="rId905" Type="http://schemas.openxmlformats.org/officeDocument/2006/relationships/hyperlink" Target="https://en.wikipedia.org/wiki/Broadband_Internet_access" TargetMode="External"/><Relationship Id="rId989" Type="http://schemas.openxmlformats.org/officeDocument/2006/relationships/hyperlink" Target="http://en.wikipedia.org/wiki/United_States_dollar" TargetMode="External"/><Relationship Id="rId34" Type="http://schemas.openxmlformats.org/officeDocument/2006/relationships/hyperlink" Target="https://en.wikipedia.org/wiki/Amarnath_Temple" TargetMode="External"/><Relationship Id="rId544" Type="http://schemas.openxmlformats.org/officeDocument/2006/relationships/image" Target="media/image10.png"/><Relationship Id="rId751" Type="http://schemas.openxmlformats.org/officeDocument/2006/relationships/hyperlink" Target="http://en.wikipedia.org/wiki/National_Democratic_Front_of_Bodoland" TargetMode="External"/><Relationship Id="rId849" Type="http://schemas.openxmlformats.org/officeDocument/2006/relationships/hyperlink" Target="http://basicsalary.up.nic.in/default.aspx" TargetMode="External"/><Relationship Id="rId1174" Type="http://schemas.openxmlformats.org/officeDocument/2006/relationships/hyperlink" Target="https://tribune.com.pk/story/1002265/it-is-safer-to-be-a-cow-than-a-muslim-in-india-indian-congress-mp" TargetMode="External"/><Relationship Id="rId183" Type="http://schemas.openxmlformats.org/officeDocument/2006/relationships/hyperlink" Target="https://en.wikipedia.org/wiki/List_of_incidents_of_cow_vigilante_violence_in_India" TargetMode="External"/><Relationship Id="rId390" Type="http://schemas.openxmlformats.org/officeDocument/2006/relationships/hyperlink" Target="http://en.wikipedia.org/wiki/Rajasthan" TargetMode="External"/><Relationship Id="rId404" Type="http://schemas.openxmlformats.org/officeDocument/2006/relationships/hyperlink" Target="http://en.wikipedia.org/wiki/Goa" TargetMode="External"/><Relationship Id="rId611" Type="http://schemas.openxmlformats.org/officeDocument/2006/relationships/hyperlink" Target="https://en.wikipedia.org/wiki/Fatehbad" TargetMode="External"/><Relationship Id="rId1034" Type="http://schemas.openxmlformats.org/officeDocument/2006/relationships/hyperlink" Target="https://www.nytimes.com/interactive/2014/04/06/world/asia/modi-gujarat-riots-timeline.html" TargetMode="External"/><Relationship Id="rId250" Type="http://schemas.openxmlformats.org/officeDocument/2006/relationships/hyperlink" Target="https://en.wikipedia.org/wiki/Baton_charge" TargetMode="External"/><Relationship Id="rId488" Type="http://schemas.openxmlformats.org/officeDocument/2006/relationships/hyperlink" Target="https://www.hrw.org/report/2019/02/18/violent-cow-protection-india/vigilante-groups-attack-minorities" TargetMode="External"/><Relationship Id="rId695" Type="http://schemas.openxmlformats.org/officeDocument/2006/relationships/hyperlink" Target="https://en.wikipedia.org/wiki/List_of_massacres_in_India" TargetMode="External"/><Relationship Id="rId709" Type="http://schemas.openxmlformats.org/officeDocument/2006/relationships/hyperlink" Target="https://en.wikipedia.org/wiki/Kerala" TargetMode="External"/><Relationship Id="rId916" Type="http://schemas.openxmlformats.org/officeDocument/2006/relationships/hyperlink" Target="https://www.google.co.in/url?sa=t&amp;rct=j&amp;q=&amp;esrc=s&amp;source=web&amp;cd=2&amp;cad=rja&amp;ved=0CDAQFjAB&amp;url=http%3A%2F%2Fwww.kantakji.com%2Ffiqh%2Ffiles%2Fmarkets%2F90028.pdf&amp;ei=_8PKUZ_hOM2HiQfN8IDgCA&amp;usg=AFQjCNEUBWB7ciC0Zop4BthUJqcvrIfjgw&amp;bvm=bv.48340889,d.aGc" TargetMode="External"/><Relationship Id="rId1101" Type="http://schemas.openxmlformats.org/officeDocument/2006/relationships/hyperlink" Target="https://scroll.in/article/966460/i-stand-with-kapil-mishra-bjp-leader-features-prominently-in-whatsapp-group-of-delhi-rioters" TargetMode="External"/><Relationship Id="rId45" Type="http://schemas.openxmlformats.org/officeDocument/2006/relationships/hyperlink" Target="https://en.wikipedia.org/wiki/2014_Saharanpur_riots" TargetMode="External"/><Relationship Id="rId110" Type="http://schemas.openxmlformats.org/officeDocument/2006/relationships/hyperlink" Target="https://en.wikipedia.org/wiki/2023_Satara_riots" TargetMode="External"/><Relationship Id="rId348" Type="http://schemas.openxmlformats.org/officeDocument/2006/relationships/hyperlink" Target="https://en.wikipedia.org/wiki/Chittorgarh_district" TargetMode="External"/><Relationship Id="rId555" Type="http://schemas.openxmlformats.org/officeDocument/2006/relationships/hyperlink" Target="http://en.wikipedia.org/wiki/United_Nations_Declaration_of_Human_Rights" TargetMode="External"/><Relationship Id="rId762" Type="http://schemas.openxmlformats.org/officeDocument/2006/relationships/hyperlink" Target="http://en.wikipedia.org/wiki/Hindu" TargetMode="External"/><Relationship Id="rId194" Type="http://schemas.openxmlformats.org/officeDocument/2006/relationships/hyperlink" Target="https://en.wikipedia.org/wiki/Dadri" TargetMode="External"/><Relationship Id="rId208" Type="http://schemas.openxmlformats.org/officeDocument/2006/relationships/hyperlink" Target="https://en.wikipedia.org/wiki/Jharkhand" TargetMode="External"/><Relationship Id="rId415" Type="http://schemas.openxmlformats.org/officeDocument/2006/relationships/hyperlink" Target="http://en.wikipedia.org/wiki/Dadra_and_Nagar_Haveli" TargetMode="External"/><Relationship Id="rId622" Type="http://schemas.openxmlformats.org/officeDocument/2006/relationships/hyperlink" Target="https://en.wikipedia.org/wiki/List_of_massacres_in_India" TargetMode="External"/><Relationship Id="rId1045" Type="http://schemas.openxmlformats.org/officeDocument/2006/relationships/hyperlink" Target="https://www.nytimes.com/2020/02/25/us/politics/trump-modi.html" TargetMode="External"/><Relationship Id="rId261" Type="http://schemas.openxmlformats.org/officeDocument/2006/relationships/hyperlink" Target="https://en.wikipedia.org/wiki/List_of_incidents_of_cow_vigilante_violence_in_India" TargetMode="External"/><Relationship Id="rId499" Type="http://schemas.openxmlformats.org/officeDocument/2006/relationships/hyperlink" Target="https://www.article-14.com/post/no-evidence-no-crime-muslim-arrested-for-selling-shoes-is-freed" TargetMode="External"/><Relationship Id="rId927" Type="http://schemas.openxmlformats.org/officeDocument/2006/relationships/hyperlink" Target="http://en.wikipedia.org/wiki/Maharastra" TargetMode="External"/><Relationship Id="rId1112" Type="http://schemas.openxmlformats.org/officeDocument/2006/relationships/hyperlink" Target="https://www.indiatoday.in/india/story/social-media-mobile-internet-access-2g-jammu-kashmir-1652376-2020-03-04" TargetMode="External"/><Relationship Id="rId56" Type="http://schemas.openxmlformats.org/officeDocument/2006/relationships/hyperlink" Target="https://en.wikipedia.org/wiki/Cauvery_River" TargetMode="External"/><Relationship Id="rId359" Type="http://schemas.openxmlformats.org/officeDocument/2006/relationships/hyperlink" Target="https://en.wikipedia.org/wiki/Raipur" TargetMode="External"/><Relationship Id="rId566" Type="http://schemas.openxmlformats.org/officeDocument/2006/relationships/hyperlink" Target="https://en.wikipedia.org/wiki/Partition_of_India" TargetMode="External"/><Relationship Id="rId773" Type="http://schemas.openxmlformats.org/officeDocument/2006/relationships/hyperlink" Target="http://en.wikipedia.org/wiki/Garib_Rath" TargetMode="External"/><Relationship Id="rId121" Type="http://schemas.openxmlformats.org/officeDocument/2006/relationships/hyperlink" Target="https://en.wikipedia.org/wiki/List_of_riots_in_India" TargetMode="External"/><Relationship Id="rId219" Type="http://schemas.openxmlformats.org/officeDocument/2006/relationships/hyperlink" Target="https://en.wikipedia.org/wiki/List_of_incidents_of_cow_vigilante_violence_in_India" TargetMode="External"/><Relationship Id="rId426" Type="http://schemas.openxmlformats.org/officeDocument/2006/relationships/hyperlink" Target="https://indianexpress.com/article/explained/religion-conversion-bill-bjp-7129285/" TargetMode="External"/><Relationship Id="rId633" Type="http://schemas.openxmlformats.org/officeDocument/2006/relationships/hyperlink" Target="https://en.wikipedia.org/wiki/Ludhiana" TargetMode="External"/><Relationship Id="rId980" Type="http://schemas.openxmlformats.org/officeDocument/2006/relationships/hyperlink" Target="http://en.wikipedia.org/wiki/United_States_dollar" TargetMode="External"/><Relationship Id="rId1056" Type="http://schemas.openxmlformats.org/officeDocument/2006/relationships/hyperlink" Target="https://www.hindustantimes.com/india-news/79-of-86-booked-under-new-law-are-muslims-101610162090746.html" TargetMode="External"/><Relationship Id="rId840" Type="http://schemas.openxmlformats.org/officeDocument/2006/relationships/hyperlink" Target="http://www.minorityaffairs.gov.in/Hamari-Dharohar" TargetMode="External"/><Relationship Id="rId938" Type="http://schemas.openxmlformats.org/officeDocument/2006/relationships/hyperlink" Target="http://en.wikipedia.org/wiki/United_States_dollar" TargetMode="External"/><Relationship Id="rId67" Type="http://schemas.openxmlformats.org/officeDocument/2006/relationships/hyperlink" Target="https://en.wikipedia.org/wiki/Uttar_Pradesh" TargetMode="External"/><Relationship Id="rId272" Type="http://schemas.openxmlformats.org/officeDocument/2006/relationships/hyperlink" Target="https://en.wikipedia.org/wiki/Bairampur,_Uttar_Pradesh" TargetMode="External"/><Relationship Id="rId577" Type="http://schemas.openxmlformats.org/officeDocument/2006/relationships/hyperlink" Target="https://en.wikipedia.org/wiki/West_Bengal" TargetMode="External"/><Relationship Id="rId700" Type="http://schemas.openxmlformats.org/officeDocument/2006/relationships/hyperlink" Target="https://en.wikipedia.org/wiki/Akshardham_Temple_attack" TargetMode="External"/><Relationship Id="rId1123" Type="http://schemas.openxmlformats.org/officeDocument/2006/relationships/hyperlink" Target="https://www.article-14.com/post/how-india-s-government-set-off-a-spiral-of-islamophobia" TargetMode="External"/><Relationship Id="rId132" Type="http://schemas.openxmlformats.org/officeDocument/2006/relationships/hyperlink" Target="https://en.wikipedia.org/wiki/Murshidabad" TargetMode="External"/><Relationship Id="rId784" Type="http://schemas.openxmlformats.org/officeDocument/2006/relationships/hyperlink" Target="http://en.wikipedia.org/wiki/Sonitpur_District" TargetMode="External"/><Relationship Id="rId991" Type="http://schemas.openxmlformats.org/officeDocument/2006/relationships/hyperlink" Target="http://en.wikipedia.org/wiki/Crore" TargetMode="External"/><Relationship Id="rId1067" Type="http://schemas.openxmlformats.org/officeDocument/2006/relationships/hyperlink" Target="https://scroll.in/article/834563/how-india-uses-the-absurd-charge-of-forced-religious-conversions-to-target-minorities-and-dalits" TargetMode="External"/><Relationship Id="rId437" Type="http://schemas.openxmlformats.org/officeDocument/2006/relationships/hyperlink" Target="https://www.prsindia.org/theprsblog/anti-conversion-legislation-comparison-up-ordinance-other-state-laws" TargetMode="External"/><Relationship Id="rId644" Type="http://schemas.openxmlformats.org/officeDocument/2006/relationships/hyperlink" Target="https://en.wikipedia.org/wiki/Kashmir" TargetMode="External"/><Relationship Id="rId851" Type="http://schemas.openxmlformats.org/officeDocument/2006/relationships/hyperlink" Target="http://islamawakened.com/quran/9/103/default.htm" TargetMode="External"/><Relationship Id="rId283" Type="http://schemas.openxmlformats.org/officeDocument/2006/relationships/hyperlink" Target="https://en.wikipedia.org/wiki/Assam" TargetMode="External"/><Relationship Id="rId490" Type="http://schemas.openxmlformats.org/officeDocument/2006/relationships/hyperlink" Target="https://www.theweek.in/news/india/2020/04/01/covid-19-centre-blames-tablighi-jamath-for-sudden-spike-in-cases.html" TargetMode="External"/><Relationship Id="rId504" Type="http://schemas.openxmlformats.org/officeDocument/2006/relationships/hyperlink" Target="https://www.hrw.org/report/2016/05/24/stifling-dissent/criminalization-peaceful-expression-india" TargetMode="External"/><Relationship Id="rId711" Type="http://schemas.openxmlformats.org/officeDocument/2006/relationships/hyperlink" Target="https://en.wikipedia.org/wiki/Uttar_Pradesh" TargetMode="External"/><Relationship Id="rId949" Type="http://schemas.openxmlformats.org/officeDocument/2006/relationships/hyperlink" Target="http://en.wikipedia.org/wiki/Crore" TargetMode="External"/><Relationship Id="rId1134" Type="http://schemas.openxmlformats.org/officeDocument/2006/relationships/hyperlink" Target="https://www.livelaw.in/columns/munawar-faruquis-case-section-295a-ipc-insult-free-speech-168809" TargetMode="External"/><Relationship Id="rId78" Type="http://schemas.openxmlformats.org/officeDocument/2006/relationships/hyperlink" Target="https://en.wikipedia.org/wiki/2020_Delhi_riots" TargetMode="External"/><Relationship Id="rId143" Type="http://schemas.openxmlformats.org/officeDocument/2006/relationships/hyperlink" Target="https://www.aljazeera.com/news/2023/1/5/india-top-court-stays-demolition-of-over-4000-homes-in-haldwani" TargetMode="External"/><Relationship Id="rId350" Type="http://schemas.openxmlformats.org/officeDocument/2006/relationships/hyperlink" Target="https://en.wikipedia.org/wiki/List_of_incidents_of_cow_vigilante_violence_in_India" TargetMode="External"/><Relationship Id="rId588" Type="http://schemas.openxmlformats.org/officeDocument/2006/relationships/hyperlink" Target="https://en.wikipedia.org/wiki/1984_anti-Sikh_riots" TargetMode="External"/><Relationship Id="rId795" Type="http://schemas.openxmlformats.org/officeDocument/2006/relationships/hyperlink" Target="http://creative.sulekha.com/hindu-terrorism-versus-muslim-terrorism-in-india_497274_blog" TargetMode="External"/><Relationship Id="rId809" Type="http://schemas.openxmlformats.org/officeDocument/2006/relationships/hyperlink" Target="http://en.wikipedia.org/wiki/Chaitanya_Charitamrita" TargetMode="External"/><Relationship Id="rId9" Type="http://schemas.openxmlformats.org/officeDocument/2006/relationships/hyperlink" Target="http://en.wikipedia.org/wiki/Delimitation" TargetMode="External"/><Relationship Id="rId210" Type="http://schemas.openxmlformats.org/officeDocument/2006/relationships/hyperlink" Target="https://en.wikipedia.org/wiki/List_of_incidents_of_cow_vigilante_violence_in_India" TargetMode="External"/><Relationship Id="rId448" Type="http://schemas.openxmlformats.org/officeDocument/2006/relationships/hyperlink" Target="https://www.thehindu.com/news/national/delhi-violence-death-toll-rises-to-53/article30992113.ece" TargetMode="External"/><Relationship Id="rId655" Type="http://schemas.openxmlformats.org/officeDocument/2006/relationships/hyperlink" Target="https://en.wikipedia.org/wiki/1998_Chamba_massacre" TargetMode="External"/><Relationship Id="rId862" Type="http://schemas.openxmlformats.org/officeDocument/2006/relationships/hyperlink" Target="http://money.cnn.com/magazines/fortune/global500/2009/industries/179/index.html" TargetMode="External"/><Relationship Id="rId1078" Type="http://schemas.openxmlformats.org/officeDocument/2006/relationships/hyperlink" Target="https://www.slideshare.net/sabrangsabrang/delhiriotsfactfinding2020?ref=https://sabrangindia.in/article/north-east-delhi-riots-minorities-commission-investigations-reveal-role-delhi-police" TargetMode="External"/><Relationship Id="rId294" Type="http://schemas.openxmlformats.org/officeDocument/2006/relationships/hyperlink" Target="https://en.wikipedia.org/wiki/Seoni,_Madhya_Pradesh" TargetMode="External"/><Relationship Id="rId308" Type="http://schemas.openxmlformats.org/officeDocument/2006/relationships/hyperlink" Target="https://en.wikipedia.org/wiki/List_of_incidents_of_cow_vigilante_violence_in_India" TargetMode="External"/><Relationship Id="rId515" Type="http://schemas.openxmlformats.org/officeDocument/2006/relationships/hyperlink" Target="https://indiankanoon.org/doc/2982624/" TargetMode="External"/><Relationship Id="rId722" Type="http://schemas.openxmlformats.org/officeDocument/2006/relationships/hyperlink" Target="https://en.wikipedia.org/wiki/Wikipedia:Citation_needed" TargetMode="External"/><Relationship Id="rId1145" Type="http://schemas.openxmlformats.org/officeDocument/2006/relationships/hyperlink" Target="https://www.livelaw.in/top-stories/tandav-supreme-court-interim-protection-religious-sentiments-arrest-multiple-fir-168975" TargetMode="External"/><Relationship Id="rId89" Type="http://schemas.openxmlformats.org/officeDocument/2006/relationships/hyperlink" Target="https://en.wikipedia.org/wiki/2022_Shivamogga_riots" TargetMode="External"/><Relationship Id="rId154" Type="http://schemas.openxmlformats.org/officeDocument/2006/relationships/hyperlink" Target="https://indianexpress.com/article/cities/kolkata/howrah-violence-bjp-says-police-crackdown-was-selective-fear-and-grief-cut-across-divide-8532878/" TargetMode="External"/><Relationship Id="rId361" Type="http://schemas.openxmlformats.org/officeDocument/2006/relationships/hyperlink" Target="https://en.wikipedia.org/wiki/Medak" TargetMode="External"/><Relationship Id="rId599" Type="http://schemas.openxmlformats.org/officeDocument/2006/relationships/hyperlink" Target="https://en.wikipedia.org/wiki/List_of_terrorist_incidents_in_Punjab_(India)" TargetMode="External"/><Relationship Id="rId1005" Type="http://schemas.openxmlformats.org/officeDocument/2006/relationships/hyperlink" Target="http://en.wikipedia.org/wiki/Mizoram" TargetMode="External"/><Relationship Id="rId459" Type="http://schemas.openxmlformats.org/officeDocument/2006/relationships/hyperlink" Target="https://scroll.in/article/973400/delhi-police-your-bias-is-showing-look-at-your-own-data-on-the-riots-investigation" TargetMode="External"/><Relationship Id="rId666" Type="http://schemas.openxmlformats.org/officeDocument/2006/relationships/hyperlink" Target="https://en.wikipedia.org/wiki/Tripura" TargetMode="External"/><Relationship Id="rId873" Type="http://schemas.openxmlformats.org/officeDocument/2006/relationships/hyperlink" Target="http://money.cnn.com/magazines/fortune/global500/2009/industries/192/index.html" TargetMode="External"/><Relationship Id="rId1089" Type="http://schemas.openxmlformats.org/officeDocument/2006/relationships/hyperlink" Target="https://www.nytimes.com/2020/02/28/world/asia/india-new-delhi-violence.html" TargetMode="External"/><Relationship Id="rId16" Type="http://schemas.openxmlformats.org/officeDocument/2006/relationships/hyperlink" Target="https://en.wikipedia.org/wiki/Centrally_Sponsored_Scheme" TargetMode="External"/><Relationship Id="rId221" Type="http://schemas.openxmlformats.org/officeDocument/2006/relationships/hyperlink" Target="https://en.wikipedia.org/wiki/Muzaffarnagar" TargetMode="External"/><Relationship Id="rId319" Type="http://schemas.openxmlformats.org/officeDocument/2006/relationships/hyperlink" Target="https://en.wikipedia.org/wiki/Bihar" TargetMode="External"/><Relationship Id="rId526" Type="http://schemas.openxmlformats.org/officeDocument/2006/relationships/image" Target="media/image7.jpeg"/><Relationship Id="rId1156" Type="http://schemas.openxmlformats.org/officeDocument/2006/relationships/hyperlink" Target="https://www.indiatoday.in/india/story/assam-video-captures-horrific-police-brutality-dholpur-clashes-reporter-beats-man-1856429-2021-09-23" TargetMode="External"/><Relationship Id="rId733" Type="http://schemas.openxmlformats.org/officeDocument/2006/relationships/hyperlink" Target="https://en.wikipedia.org/wiki/West_Bengal" TargetMode="External"/><Relationship Id="rId940" Type="http://schemas.openxmlformats.org/officeDocument/2006/relationships/hyperlink" Target="http://en.wikipedia.org/wiki/Crore" TargetMode="External"/><Relationship Id="rId1016" Type="http://schemas.openxmlformats.org/officeDocument/2006/relationships/hyperlink" Target="http://en.wikipedia.org/wiki/Vodafone" TargetMode="External"/><Relationship Id="rId165" Type="http://schemas.openxmlformats.org/officeDocument/2006/relationships/hyperlink" Target="https://en.wikipedia.org/wiki/Vishva_Hindu_Parishad" TargetMode="External"/><Relationship Id="rId372" Type="http://schemas.openxmlformats.org/officeDocument/2006/relationships/hyperlink" Target="https://en.wikipedia.org/wiki/List_of_incidents_of_cow_vigilante_violence_in_India" TargetMode="External"/><Relationship Id="rId677" Type="http://schemas.openxmlformats.org/officeDocument/2006/relationships/hyperlink" Target="https://en.wikipedia.org/wiki/Jammu_and_Kashmir" TargetMode="External"/><Relationship Id="rId800" Type="http://schemas.openxmlformats.org/officeDocument/2006/relationships/hyperlink" Target="http://en.wikipedia.org/wiki/Indus_River" TargetMode="External"/><Relationship Id="rId232" Type="http://schemas.openxmlformats.org/officeDocument/2006/relationships/hyperlink" Target="https://en.wikipedia.org/wiki/List_of_incidents_of_cow_vigilante_violence_in_India" TargetMode="External"/><Relationship Id="rId884" Type="http://schemas.openxmlformats.org/officeDocument/2006/relationships/hyperlink" Target="http://money.cnn.com/magazines/fortune/global500/2009/industries/182/index.html" TargetMode="External"/><Relationship Id="rId27" Type="http://schemas.openxmlformats.org/officeDocument/2006/relationships/hyperlink" Target="https://en.wikipedia.org/wiki/2006_Vadodara_riots" TargetMode="External"/><Relationship Id="rId537" Type="http://schemas.openxmlformats.org/officeDocument/2006/relationships/hyperlink" Target="http://en.wikipedia.org/wiki/Income" TargetMode="External"/><Relationship Id="rId744" Type="http://schemas.openxmlformats.org/officeDocument/2006/relationships/hyperlink" Target="http://en.wikipedia.org/wiki/National_Democratic_Front_of_Bodoland" TargetMode="External"/><Relationship Id="rId951" Type="http://schemas.openxmlformats.org/officeDocument/2006/relationships/hyperlink" Target="http://en.wikipedia.org/wiki/Kerala" TargetMode="External"/><Relationship Id="rId1167" Type="http://schemas.openxmlformats.org/officeDocument/2006/relationships/hyperlink" Target="https://www.news18.com/news/opinion/what-the-indian-law-says-on-conversion-religious-identity-of-scs-4317197.html" TargetMode="External"/><Relationship Id="rId80" Type="http://schemas.openxmlformats.org/officeDocument/2006/relationships/hyperlink" Target="https://en.wikipedia.org/wiki/List_of_riots_in_India" TargetMode="External"/><Relationship Id="rId176" Type="http://schemas.openxmlformats.org/officeDocument/2006/relationships/hyperlink" Target="https://en.wikipedia.org/wiki/List_of_incidents_of_cow_vigilante_violence_in_India" TargetMode="External"/><Relationship Id="rId383" Type="http://schemas.openxmlformats.org/officeDocument/2006/relationships/hyperlink" Target="http://en.wikipedia.org/wiki/Maharashtra" TargetMode="External"/><Relationship Id="rId590" Type="http://schemas.openxmlformats.org/officeDocument/2006/relationships/hyperlink" Target="https://en.wikipedia.org/wiki/Assassination_of_Indira_Gandhi" TargetMode="External"/><Relationship Id="rId604" Type="http://schemas.openxmlformats.org/officeDocument/2006/relationships/hyperlink" Target="https://en.wikipedia.org/wiki/Punjab" TargetMode="External"/><Relationship Id="rId811" Type="http://schemas.openxmlformats.org/officeDocument/2006/relationships/hyperlink" Target="http://en.wikipedia.org/wiki/Mlecchas" TargetMode="External"/><Relationship Id="rId1027" Type="http://schemas.openxmlformats.org/officeDocument/2006/relationships/hyperlink" Target="https://www.aljazeera.com/news/2023/1/5/india-top-court-stays-demolition-of-over-4000-homes-in-haldwani" TargetMode="External"/><Relationship Id="rId243" Type="http://schemas.openxmlformats.org/officeDocument/2006/relationships/hyperlink" Target="https://en.wikipedia.org/wiki/List_of_incidents_of_cow_vigilante_violence_in_India" TargetMode="External"/><Relationship Id="rId450" Type="http://schemas.openxmlformats.org/officeDocument/2006/relationships/hyperlink" Target="https://www.hrw.org/news/2020/07/17/indias-police-found-complicit-anti-muslim-mob-violence" TargetMode="External"/><Relationship Id="rId688" Type="http://schemas.openxmlformats.org/officeDocument/2006/relationships/hyperlink" Target="https://en.wikipedia.org/wiki/Naroda_Patiya_massacre" TargetMode="External"/><Relationship Id="rId895" Type="http://schemas.openxmlformats.org/officeDocument/2006/relationships/hyperlink" Target="http://articles.economictimes.indiatimes.com/2011-05-20/news/29564859_1_private-hospitals-usd-market-size" TargetMode="External"/><Relationship Id="rId909" Type="http://schemas.openxmlformats.org/officeDocument/2006/relationships/hyperlink" Target="https://en.wikipedia.org/wiki/Standards_of_living" TargetMode="External"/><Relationship Id="rId1080" Type="http://schemas.openxmlformats.org/officeDocument/2006/relationships/hyperlink" Target="https://www.huffpost.com/archive/in/entry/delhi-riots-police-national-anthem-video-faizan_in_5e5bb8e1c5b6010221126276" TargetMode="External"/><Relationship Id="rId38" Type="http://schemas.openxmlformats.org/officeDocument/2006/relationships/hyperlink" Target="https://en.wikipedia.org/wiki/2012_Assam_violence" TargetMode="External"/><Relationship Id="rId103" Type="http://schemas.openxmlformats.org/officeDocument/2006/relationships/hyperlink" Target="https://en.wikipedia.org/wiki/Gurgaon" TargetMode="External"/><Relationship Id="rId310" Type="http://schemas.openxmlformats.org/officeDocument/2006/relationships/hyperlink" Target="https://en.wikipedia.org/wiki/Bihar" TargetMode="External"/><Relationship Id="rId548" Type="http://schemas.openxmlformats.org/officeDocument/2006/relationships/image" Target="media/image11.png"/><Relationship Id="rId755" Type="http://schemas.openxmlformats.org/officeDocument/2006/relationships/hyperlink" Target="http://en.wikipedia.org/wiki/Logging" TargetMode="External"/><Relationship Id="rId962" Type="http://schemas.openxmlformats.org/officeDocument/2006/relationships/hyperlink" Target="http://en.wikipedia.org/wiki/United_States_dollar" TargetMode="External"/><Relationship Id="rId91" Type="http://schemas.openxmlformats.org/officeDocument/2006/relationships/hyperlink" Target="https://en.wikipedia.org/wiki/2022_Kanpur_violence" TargetMode="External"/><Relationship Id="rId187" Type="http://schemas.openxmlformats.org/officeDocument/2006/relationships/hyperlink" Target="https://en.wikipedia.org/w/index.php?title=List_of_incidents_of_cow_vigilante_violence_in_India&amp;action=edit&amp;section=12" TargetMode="External"/><Relationship Id="rId394" Type="http://schemas.openxmlformats.org/officeDocument/2006/relationships/hyperlink" Target="http://en.wikipedia.org/wiki/Haryana" TargetMode="External"/><Relationship Id="rId408" Type="http://schemas.openxmlformats.org/officeDocument/2006/relationships/hyperlink" Target="http://en.wikipedia.org/wiki/Puducherry" TargetMode="External"/><Relationship Id="rId615" Type="http://schemas.openxmlformats.org/officeDocument/2006/relationships/hyperlink" Target="https://en.wikipedia.org/wiki/List_of_terrorist_incidents_in_Punjab_(India)" TargetMode="External"/><Relationship Id="rId822" Type="http://schemas.openxmlformats.org/officeDocument/2006/relationships/hyperlink" Target="http://en.wikipedia.org/wiki/Youth_rights" TargetMode="External"/><Relationship Id="rId1038" Type="http://schemas.openxmlformats.org/officeDocument/2006/relationships/hyperlink" Target="https://www.hrw.org/news/2024/01/31/india-violence-marks-ram-temple-inauguration" TargetMode="External"/><Relationship Id="rId254" Type="http://schemas.openxmlformats.org/officeDocument/2006/relationships/hyperlink" Target="https://en.wikipedia.org/wiki/Alwar" TargetMode="External"/><Relationship Id="rId699" Type="http://schemas.openxmlformats.org/officeDocument/2006/relationships/hyperlink" Target="https://en.wikipedia.org/wiki/Jammu_and_Kashmir" TargetMode="External"/><Relationship Id="rId1091" Type="http://schemas.openxmlformats.org/officeDocument/2006/relationships/hyperlink" Target="https://www.hrw.org/news/2020/06/15/india-end-bias-prosecuting-delhi-violence" TargetMode="External"/><Relationship Id="rId1105" Type="http://schemas.openxmlformats.org/officeDocument/2006/relationships/hyperlink" Target="https://thewire.in/communalism/delhi-riots-court-questions-police-probe" TargetMode="External"/><Relationship Id="rId49" Type="http://schemas.openxmlformats.org/officeDocument/2006/relationships/hyperlink" Target="https://en.wikipedia.org/wiki/2016_Kaliachak_riots" TargetMode="External"/><Relationship Id="rId114" Type="http://schemas.openxmlformats.org/officeDocument/2006/relationships/hyperlink" Target="https://en.wikipedia.org/wiki/2024_Sandeshkhali_violence" TargetMode="External"/><Relationship Id="rId461" Type="http://schemas.openxmlformats.org/officeDocument/2006/relationships/hyperlink" Target="https://caravanmagazine.in/politics/the-bjp-and-delhi-police-hand-in-the-delhi-violence" TargetMode="External"/><Relationship Id="rId559" Type="http://schemas.openxmlformats.org/officeDocument/2006/relationships/hyperlink" Target="http://en.wikipedia.org/wiki/Epidemic" TargetMode="External"/><Relationship Id="rId766" Type="http://schemas.openxmlformats.org/officeDocument/2006/relationships/hyperlink" Target="http://en.wikipedia.org/wiki/National_Democratic_Front_of_Bodoland" TargetMode="External"/><Relationship Id="rId198" Type="http://schemas.openxmlformats.org/officeDocument/2006/relationships/hyperlink" Target="https://en.wikipedia.org/wiki/List_of_incidents_of_cow_vigilante_violence_in_India" TargetMode="External"/><Relationship Id="rId321" Type="http://schemas.openxmlformats.org/officeDocument/2006/relationships/hyperlink" Target="https://en.wikipedia.org/wiki/List_of_incidents_of_cow_vigilante_violence_in_India" TargetMode="External"/><Relationship Id="rId419" Type="http://schemas.openxmlformats.org/officeDocument/2006/relationships/hyperlink" Target="http://www.openthemagazine.com/article/nation/remember-sachar" TargetMode="External"/><Relationship Id="rId626" Type="http://schemas.openxmlformats.org/officeDocument/2006/relationships/hyperlink" Target="https://en.wikipedia.org/wiki/Kashmir" TargetMode="External"/><Relationship Id="rId973" Type="http://schemas.openxmlformats.org/officeDocument/2006/relationships/hyperlink" Target="http://en.wikipedia.org/wiki/Crore" TargetMode="External"/><Relationship Id="rId1049" Type="http://schemas.openxmlformats.org/officeDocument/2006/relationships/hyperlink" Target="https://www.hrw.org/news/2020/04/09/india-protests-attacks-over-new-citizenship-law?" TargetMode="External"/><Relationship Id="rId833" Type="http://schemas.openxmlformats.org/officeDocument/2006/relationships/hyperlink" Target="http://www.minorityaffairs.gov.in/grantinaid" TargetMode="External"/><Relationship Id="rId1116" Type="http://schemas.openxmlformats.org/officeDocument/2006/relationships/hyperlink" Target="https://www.hrw.org/news/2019/02/19/india-vigilante-cow-protection-groups-attack-minorities" TargetMode="External"/><Relationship Id="rId265" Type="http://schemas.openxmlformats.org/officeDocument/2006/relationships/hyperlink" Target="https://en.wikipedia.org/wiki/List_of_incidents_of_cow_vigilante_violence_in_India" TargetMode="External"/><Relationship Id="rId472" Type="http://schemas.openxmlformats.org/officeDocument/2006/relationships/hyperlink" Target="https://scroll.in/article/966460/i-stand-with-kapil-mishra-bjp-leader-features-prominently-in-whatsapp-group-of-delhi-rioters" TargetMode="External"/><Relationship Id="rId900" Type="http://schemas.openxmlformats.org/officeDocument/2006/relationships/hyperlink" Target="http://www.halalinindia.com/halalshampoo.php" TargetMode="External"/><Relationship Id="rId125" Type="http://schemas.openxmlformats.org/officeDocument/2006/relationships/hyperlink" Target="https://en.wikipedia.org/wiki/2024_Sambhal_violence" TargetMode="External"/><Relationship Id="rId332" Type="http://schemas.openxmlformats.org/officeDocument/2006/relationships/hyperlink" Target="https://en.wikipedia.org/wiki/Cooch_Behar" TargetMode="External"/><Relationship Id="rId777" Type="http://schemas.openxmlformats.org/officeDocument/2006/relationships/hyperlink" Target="http://en.wikipedia.org/wiki/Crore" TargetMode="External"/><Relationship Id="rId984" Type="http://schemas.openxmlformats.org/officeDocument/2006/relationships/hyperlink" Target="http://en.wikipedia.org/wiki/Himachal_Pradesh" TargetMode="External"/><Relationship Id="rId637" Type="http://schemas.openxmlformats.org/officeDocument/2006/relationships/hyperlink" Target="https://en.wikipedia.org/wiki/Bombay_Riots" TargetMode="External"/><Relationship Id="rId844" Type="http://schemas.openxmlformats.org/officeDocument/2006/relationships/hyperlink" Target="http://www.minorityaffairs.gov.in/sites/upload_files/moma/files/USTTAD.pdf" TargetMode="External"/><Relationship Id="rId276" Type="http://schemas.openxmlformats.org/officeDocument/2006/relationships/hyperlink" Target="https://en.wikipedia.org/wiki/List_of_incidents_of_cow_vigilante_violence_in_India" TargetMode="External"/><Relationship Id="rId483" Type="http://schemas.openxmlformats.org/officeDocument/2006/relationships/hyperlink" Target="https://www.indiatoday.in/india/story/social-media-mobile-internet-access-2g-jammu-kashmir-1652376-2020-03-04" TargetMode="External"/><Relationship Id="rId690" Type="http://schemas.openxmlformats.org/officeDocument/2006/relationships/hyperlink" Target="https://en.wikipedia.org/wiki/Naroda" TargetMode="External"/><Relationship Id="rId704" Type="http://schemas.openxmlformats.org/officeDocument/2006/relationships/hyperlink" Target="https://en.wikipedia.org/wiki/2003_Nadimarg_Massacre" TargetMode="External"/><Relationship Id="rId911" Type="http://schemas.openxmlformats.org/officeDocument/2006/relationships/hyperlink" Target="https://en.wikipedia.org/wiki/Direct_Imports" TargetMode="External"/><Relationship Id="rId1127" Type="http://schemas.openxmlformats.org/officeDocument/2006/relationships/hyperlink" Target="https://thewire.in/law/tablighi-jamaat-delhi-high-court-quash-fir-scapegoats" TargetMode="External"/><Relationship Id="rId40" Type="http://schemas.openxmlformats.org/officeDocument/2006/relationships/hyperlink" Target="https://en.wikipedia.org/wiki/2013_Canning_riots" TargetMode="External"/><Relationship Id="rId136" Type="http://schemas.openxmlformats.org/officeDocument/2006/relationships/hyperlink" Target="https://csss-isla.com/secular-perspective/hegemony-and-demolitions-the-tale-of-communal-riots-in-india-in-2024/" TargetMode="External"/><Relationship Id="rId343" Type="http://schemas.openxmlformats.org/officeDocument/2006/relationships/hyperlink" Target="https://en.wikipedia.org/wiki/Mathura" TargetMode="External"/><Relationship Id="rId550" Type="http://schemas.openxmlformats.org/officeDocument/2006/relationships/image" Target="media/image13.png"/><Relationship Id="rId788" Type="http://schemas.openxmlformats.org/officeDocument/2006/relationships/hyperlink" Target="http://en.wikipedia.org/wiki/National_Democratic_Front_of_Bodoland" TargetMode="External"/><Relationship Id="rId995" Type="http://schemas.openxmlformats.org/officeDocument/2006/relationships/hyperlink" Target="http://en.wikipedia.org/wiki/United_States_dollar" TargetMode="External"/><Relationship Id="rId203" Type="http://schemas.openxmlformats.org/officeDocument/2006/relationships/hyperlink" Target="https://en.wikipedia.org/wiki/List_of_incidents_of_cow_vigilante_violence_in_India" TargetMode="External"/><Relationship Id="rId648" Type="http://schemas.openxmlformats.org/officeDocument/2006/relationships/hyperlink" Target="https://en.wikipedia.org/wiki/Dalits" TargetMode="External"/><Relationship Id="rId855" Type="http://schemas.openxmlformats.org/officeDocument/2006/relationships/hyperlink" Target="http://money.cnn.com/magazines/fortune/global500/2009/industries/20/index.html" TargetMode="External"/><Relationship Id="rId1040" Type="http://schemas.openxmlformats.org/officeDocument/2006/relationships/hyperlink" Target="https://news.un.org/en/story/2019/12/1053511" TargetMode="External"/><Relationship Id="rId287" Type="http://schemas.openxmlformats.org/officeDocument/2006/relationships/hyperlink" Target="https://en.wikipedia.org/wiki/List_of_incidents_of_cow_vigilante_violence_in_India" TargetMode="External"/><Relationship Id="rId410" Type="http://schemas.openxmlformats.org/officeDocument/2006/relationships/hyperlink" Target="http://en.wikipedia.org/wiki/Nagaland" TargetMode="External"/><Relationship Id="rId494" Type="http://schemas.openxmlformats.org/officeDocument/2006/relationships/hyperlink" Target="https://www.article-14.com/post/how-india-s-government-set-off-a-spiral-of-islamophobia" TargetMode="External"/><Relationship Id="rId508" Type="http://schemas.openxmlformats.org/officeDocument/2006/relationships/hyperlink" Target="https://www.ndtv.com/india-news/netflix-officials-charged-over-kissing-scene-in-temple-in-the-series-a-suitable-boy-cops-2329121" TargetMode="External"/><Relationship Id="rId715" Type="http://schemas.openxmlformats.org/officeDocument/2006/relationships/hyperlink" Target="https://en.wikipedia.org/wiki/List_of_massacres_in_India" TargetMode="External"/><Relationship Id="rId922" Type="http://schemas.openxmlformats.org/officeDocument/2006/relationships/hyperlink" Target="http://en.wiktionary.org/wiki/crore" TargetMode="External"/><Relationship Id="rId1138" Type="http://schemas.openxmlformats.org/officeDocument/2006/relationships/hyperlink" Target="https://www.livelaw.in/top-stories/deprivation-for-a-single-day-is-a-day-to-many-courts-must-ensure-that-criminal-law-does-not-become-a-weapon-for-selective-harassment-of-citizens-sc-in-arnab-goswami-judgment-166459" TargetMode="External"/><Relationship Id="rId147" Type="http://schemas.openxmlformats.org/officeDocument/2006/relationships/hyperlink" Target="https://www.nytimes.com/interactive/2014/04/06/world/asia/modi-gujarat-riots-timeline.html" TargetMode="External"/><Relationship Id="rId354" Type="http://schemas.openxmlformats.org/officeDocument/2006/relationships/hyperlink" Target="https://en.wikipedia.org/wiki/Nashik" TargetMode="External"/><Relationship Id="rId799" Type="http://schemas.openxmlformats.org/officeDocument/2006/relationships/hyperlink" Target="http://en.wikipedia.org/wiki/Sanskrit" TargetMode="External"/><Relationship Id="rId51" Type="http://schemas.openxmlformats.org/officeDocument/2006/relationships/hyperlink" Target="https://en.wikipedia.org/wiki/Malda_district" TargetMode="External"/><Relationship Id="rId561" Type="http://schemas.openxmlformats.org/officeDocument/2006/relationships/hyperlink" Target="http://en.wikipedia.org/wiki/Occupational_disease" TargetMode="External"/><Relationship Id="rId659" Type="http://schemas.openxmlformats.org/officeDocument/2006/relationships/hyperlink" Target="https://en.wikipedia.org/wiki/Chittisinghpura" TargetMode="External"/><Relationship Id="rId866" Type="http://schemas.openxmlformats.org/officeDocument/2006/relationships/hyperlink" Target="http://money.cnn.com/magazines/fortune/global500/2009/industries/156/index.html" TargetMode="External"/><Relationship Id="rId214" Type="http://schemas.openxmlformats.org/officeDocument/2006/relationships/hyperlink" Target="https://en.wikipedia.org/wiki/Gujarat" TargetMode="External"/><Relationship Id="rId298" Type="http://schemas.openxmlformats.org/officeDocument/2006/relationships/hyperlink" Target="https://en.wikipedia.org/wiki/List_of_incidents_of_cow_vigilante_violence_in_India" TargetMode="External"/><Relationship Id="rId421" Type="http://schemas.openxmlformats.org/officeDocument/2006/relationships/hyperlink" Target="https://www.hrw.org/news/2019/08/06/india-basic-freedoms-risk-kashmir" TargetMode="External"/><Relationship Id="rId519" Type="http://schemas.openxmlformats.org/officeDocument/2006/relationships/hyperlink" Target="http://indianexpress.com/article/india/india-others/4-months-on-no-movement-on-kundu-committee-report/" TargetMode="External"/><Relationship Id="rId1051" Type="http://schemas.openxmlformats.org/officeDocument/2006/relationships/hyperlink" Target="https://www.hrw.org/news/2020/08/04/india-abuses-persist-jammu-and-kashmir" TargetMode="External"/><Relationship Id="rId1149" Type="http://schemas.openxmlformats.org/officeDocument/2006/relationships/hyperlink" Target="https://www.project-syndicate.org/columnist/shashi-tharoor" TargetMode="External"/><Relationship Id="rId158" Type="http://schemas.openxmlformats.org/officeDocument/2006/relationships/hyperlink" Target="https://www.ndtv.com/india-news/viral-video-garba-stone-pelting-accused-tied-to-pole-flogged-by-gujarat-cops-3402932" TargetMode="External"/><Relationship Id="rId726" Type="http://schemas.openxmlformats.org/officeDocument/2006/relationships/hyperlink" Target="https://en.wikipedia.org/wiki/2010_Deganga_riots" TargetMode="External"/><Relationship Id="rId933" Type="http://schemas.openxmlformats.org/officeDocument/2006/relationships/hyperlink" Target="http://en.wikipedia.org/wiki/Uttar_Pradesh" TargetMode="External"/><Relationship Id="rId1009" Type="http://schemas.openxmlformats.org/officeDocument/2006/relationships/hyperlink" Target="http://en.wikipedia.org/wiki/Crore" TargetMode="External"/><Relationship Id="rId62" Type="http://schemas.openxmlformats.org/officeDocument/2006/relationships/hyperlink" Target="https://en.wikipedia.org/wiki/Baduria" TargetMode="External"/><Relationship Id="rId365" Type="http://schemas.openxmlformats.org/officeDocument/2006/relationships/hyperlink" Target="https://en.wikipedia.org/wiki/List_of_incidents_of_cow_vigilante_violence_in_India" TargetMode="External"/><Relationship Id="rId572" Type="http://schemas.openxmlformats.org/officeDocument/2006/relationships/hyperlink" Target="https://en.wikipedia.org/wiki/1969_Gujarat_riots" TargetMode="External"/><Relationship Id="rId225" Type="http://schemas.openxmlformats.org/officeDocument/2006/relationships/hyperlink" Target="https://en.wikipedia.org/wiki/2017_Alwar_mob_lynching" TargetMode="External"/><Relationship Id="rId432" Type="http://schemas.openxmlformats.org/officeDocument/2006/relationships/hyperlink" Target="https://www.nationalheraldindia.com/india/entire-families-of-muslims-booked-by-up-police-under-love-jihad-law-women-minor-girls-not-spared" TargetMode="External"/><Relationship Id="rId877" Type="http://schemas.openxmlformats.org/officeDocument/2006/relationships/hyperlink" Target="http://money.cnn.com/magazines/fortune/global500/2009/industries/169/index.html" TargetMode="External"/><Relationship Id="rId1062" Type="http://schemas.openxmlformats.org/officeDocument/2006/relationships/hyperlink" Target="https://indianexpress.com/article/india/love-jihad-law-up-police-7124001/" TargetMode="External"/><Relationship Id="rId737" Type="http://schemas.openxmlformats.org/officeDocument/2006/relationships/hyperlink" Target="https://en.wikipedia.org/wiki/Muzaffarnagar_district" TargetMode="External"/><Relationship Id="rId944" Type="http://schemas.openxmlformats.org/officeDocument/2006/relationships/hyperlink" Target="http://en.wikipedia.org/wiki/United_States_dollar" TargetMode="External"/><Relationship Id="rId73" Type="http://schemas.openxmlformats.org/officeDocument/2006/relationships/hyperlink" Target="https://en.wikipedia.org/wiki/2018_Bihar_riots" TargetMode="External"/><Relationship Id="rId169" Type="http://schemas.openxmlformats.org/officeDocument/2006/relationships/hyperlink" Target="https://en.wikipedia.org/wiki/Madhya_Pradesh" TargetMode="External"/><Relationship Id="rId376" Type="http://schemas.openxmlformats.org/officeDocument/2006/relationships/hyperlink" Target="https://en.wikipedia.org/wiki/Kalyan" TargetMode="External"/><Relationship Id="rId583" Type="http://schemas.openxmlformats.org/officeDocument/2006/relationships/hyperlink" Target="https://en.wikipedia.org/wiki/Assam" TargetMode="External"/><Relationship Id="rId790" Type="http://schemas.openxmlformats.org/officeDocument/2006/relationships/hyperlink" Target="http://en.wikipedia.org/wiki/December_2014_Assam_violence" TargetMode="External"/><Relationship Id="rId804" Type="http://schemas.openxmlformats.org/officeDocument/2006/relationships/hyperlink" Target="http://en.wikipedia.org/wiki/Hindu" TargetMode="External"/><Relationship Id="rId4" Type="http://schemas.openxmlformats.org/officeDocument/2006/relationships/webSettings" Target="webSettings.xml"/><Relationship Id="rId236" Type="http://schemas.openxmlformats.org/officeDocument/2006/relationships/hyperlink" Target="https://en.wikipedia.org/wiki/List_of_incidents_of_cow_vigilante_violence_in_India" TargetMode="External"/><Relationship Id="rId443" Type="http://schemas.openxmlformats.org/officeDocument/2006/relationships/hyperlink" Target="https://www.hrw.org/news/2020/01/07/india-police-fail-protect-students" TargetMode="External"/><Relationship Id="rId650" Type="http://schemas.openxmlformats.org/officeDocument/2006/relationships/hyperlink" Target="https://en.wikipedia.org/wiki/Jammu_and_Kashmir" TargetMode="External"/><Relationship Id="rId888" Type="http://schemas.openxmlformats.org/officeDocument/2006/relationships/hyperlink" Target="http://articles.economictimes.indiatimes.com/2012-12-23/news/35982844_1_leather-industry-flat-growth-market-size" TargetMode="External"/><Relationship Id="rId1073" Type="http://schemas.openxmlformats.org/officeDocument/2006/relationships/hyperlink" Target="https://www.hrw.org/news/2019/12/23/india-deadly-force-used-against-protesters" TargetMode="External"/><Relationship Id="rId303" Type="http://schemas.openxmlformats.org/officeDocument/2006/relationships/hyperlink" Target="https://en.wikipedia.org/wiki/List_of_incidents_of_cow_vigilante_violence_in_India" TargetMode="External"/><Relationship Id="rId748" Type="http://schemas.openxmlformats.org/officeDocument/2006/relationships/hyperlink" Target="http://en.wikipedia.org/wiki/Kokrajhar_District" TargetMode="External"/><Relationship Id="rId955" Type="http://schemas.openxmlformats.org/officeDocument/2006/relationships/hyperlink" Target="http://en.wikipedia.org/wiki/Crore" TargetMode="External"/><Relationship Id="rId1140" Type="http://schemas.openxmlformats.org/officeDocument/2006/relationships/hyperlink" Target="https://www.bbc.com/news/world-asia-india-55797053" TargetMode="External"/><Relationship Id="rId84" Type="http://schemas.openxmlformats.org/officeDocument/2006/relationships/hyperlink" Target="https://en.wikipedia.org/wiki/2020_Bangalore_riots" TargetMode="External"/><Relationship Id="rId387" Type="http://schemas.openxmlformats.org/officeDocument/2006/relationships/hyperlink" Target="http://en.wikipedia.org/wiki/Gujarat" TargetMode="External"/><Relationship Id="rId510" Type="http://schemas.openxmlformats.org/officeDocument/2006/relationships/hyperlink" Target="https://www.hrw.org/news/2021/02/02/india-journalists-covering-farmer-protests-charged" TargetMode="External"/><Relationship Id="rId594" Type="http://schemas.openxmlformats.org/officeDocument/2006/relationships/hyperlink" Target="https://en.wikipedia.org/wiki/Haryana" TargetMode="External"/><Relationship Id="rId608" Type="http://schemas.openxmlformats.org/officeDocument/2006/relationships/hyperlink" Target="https://en.wikipedia.org/wiki/Meerut" TargetMode="External"/><Relationship Id="rId815" Type="http://schemas.openxmlformats.org/officeDocument/2006/relationships/hyperlink" Target="http://en.wiktionary.org/wiki/India" TargetMode="External"/><Relationship Id="rId247" Type="http://schemas.openxmlformats.org/officeDocument/2006/relationships/hyperlink" Target="https://en.wikipedia.org/wiki/West_Bengal" TargetMode="External"/><Relationship Id="rId899" Type="http://schemas.openxmlformats.org/officeDocument/2006/relationships/hyperlink" Target="http://articles.economictimes.indiatimes.com/keyword/market-size" TargetMode="External"/><Relationship Id="rId1000" Type="http://schemas.openxmlformats.org/officeDocument/2006/relationships/hyperlink" Target="http://en.wikipedia.org/wiki/Crore" TargetMode="External"/><Relationship Id="rId1084" Type="http://schemas.openxmlformats.org/officeDocument/2006/relationships/hyperlink" Target="https://scroll.in/article/974904/backgrounder-what-is-delhi-polices-riots-conspiracy-case" TargetMode="External"/><Relationship Id="rId107" Type="http://schemas.openxmlformats.org/officeDocument/2006/relationships/hyperlink" Target="https://en.wikipedia.org/wiki/List_of_riots_in_India" TargetMode="External"/><Relationship Id="rId454" Type="http://schemas.openxmlformats.org/officeDocument/2006/relationships/hyperlink" Target="https://www.hrw.org/news/2020/09/16/india-arrests-activists-politically-motivated" TargetMode="External"/><Relationship Id="rId661" Type="http://schemas.openxmlformats.org/officeDocument/2006/relationships/hyperlink" Target="https://en.wikipedia.org/wiki/Jammu_and_Kashmir" TargetMode="External"/><Relationship Id="rId759" Type="http://schemas.openxmlformats.org/officeDocument/2006/relationships/hyperlink" Target="http://en.wikipedia.org/wiki/Encounter_killings_by_police" TargetMode="External"/><Relationship Id="rId966" Type="http://schemas.openxmlformats.org/officeDocument/2006/relationships/hyperlink" Target="http://en.wikipedia.org/wiki/Jharkhand" TargetMode="External"/><Relationship Id="rId11" Type="http://schemas.openxmlformats.org/officeDocument/2006/relationships/hyperlink" Target="http://en.wikipedia.org/wiki/Urdu" TargetMode="External"/><Relationship Id="rId314" Type="http://schemas.openxmlformats.org/officeDocument/2006/relationships/hyperlink" Target="https://en.wikipedia.org/wiki/Gurgaon" TargetMode="External"/><Relationship Id="rId398" Type="http://schemas.openxmlformats.org/officeDocument/2006/relationships/hyperlink" Target="http://en.wikipedia.org/wiki/Chattisgarh" TargetMode="External"/><Relationship Id="rId521" Type="http://schemas.openxmlformats.org/officeDocument/2006/relationships/hyperlink" Target="https://www.hindustantimes.com/author/abhishek-jha-101610147904936" TargetMode="External"/><Relationship Id="rId619" Type="http://schemas.openxmlformats.org/officeDocument/2006/relationships/hyperlink" Target="https://en.wikipedia.org/wiki/Bihar" TargetMode="External"/><Relationship Id="rId1151" Type="http://schemas.openxmlformats.org/officeDocument/2006/relationships/image" Target="media/image17.jpeg"/><Relationship Id="rId95" Type="http://schemas.openxmlformats.org/officeDocument/2006/relationships/hyperlink" Target="https://en.wikipedia.org/wiki/List_of_riots_in_India" TargetMode="External"/><Relationship Id="rId160" Type="http://schemas.openxmlformats.org/officeDocument/2006/relationships/hyperlink" Target="https://www.hrw.org/report/2020/04/09/shoot-traitors/discrimination-against-muslims-under-indias-new-citizenship-policy" TargetMode="External"/><Relationship Id="rId826" Type="http://schemas.openxmlformats.org/officeDocument/2006/relationships/hyperlink" Target="http://www.minorityaffairs.gov.in/msdp" TargetMode="External"/><Relationship Id="rId1011" Type="http://schemas.openxmlformats.org/officeDocument/2006/relationships/hyperlink" Target="http://www.mailtribune.com/apps/pbcs.dll/article?AID=/20090208/BIZ/902080304" TargetMode="External"/><Relationship Id="rId1109" Type="http://schemas.openxmlformats.org/officeDocument/2006/relationships/hyperlink" Target="https://www.hrw.org/news/2020/08/04/india-abuses-persist-jammu-and-kashmir" TargetMode="External"/><Relationship Id="rId258" Type="http://schemas.openxmlformats.org/officeDocument/2006/relationships/hyperlink" Target="https://en.wikipedia.org/w/index.php?title=List_of_incidents_of_cow_vigilante_violence_in_India&amp;action=edit&amp;section=15" TargetMode="External"/><Relationship Id="rId465" Type="http://schemas.openxmlformats.org/officeDocument/2006/relationships/hyperlink" Target="https://www.aljazeera.com/news/2021/1/8/delhi-violence-lawyers-victims-allege-police-pressure" TargetMode="External"/><Relationship Id="rId672" Type="http://schemas.openxmlformats.org/officeDocument/2006/relationships/hyperlink" Target="https://en.wikipedia.org/wiki/List_of_massacres_in_India" TargetMode="External"/><Relationship Id="rId1095" Type="http://schemas.openxmlformats.org/officeDocument/2006/relationships/hyperlink" Target="https://www.livelaw.in/news-updates/mehmood-pracha-raid-press-conference-violation-attorney-client-communications-bushan-168373" TargetMode="External"/><Relationship Id="rId22" Type="http://schemas.openxmlformats.org/officeDocument/2006/relationships/hyperlink" Target="https://en.wikipedia.org/wiki/Ayodhya" TargetMode="External"/><Relationship Id="rId118" Type="http://schemas.openxmlformats.org/officeDocument/2006/relationships/hyperlink" Target="https://en.wikipedia.org/wiki/List_of_riots_in_India" TargetMode="External"/><Relationship Id="rId325" Type="http://schemas.openxmlformats.org/officeDocument/2006/relationships/hyperlink" Target="https://en.wikipedia.org/wiki/List_of_incidents_of_cow_vigilante_violence_in_India" TargetMode="External"/><Relationship Id="rId532" Type="http://schemas.openxmlformats.org/officeDocument/2006/relationships/hyperlink" Target="https://www.newsclick.in/poor-economic-condition-religious-minorities-quota-or-affirmative-action" TargetMode="External"/><Relationship Id="rId977" Type="http://schemas.openxmlformats.org/officeDocument/2006/relationships/hyperlink" Target="http://en.wikipedia.org/wiki/United_States_dollar" TargetMode="External"/><Relationship Id="rId1162" Type="http://schemas.openxmlformats.org/officeDocument/2006/relationships/hyperlink" Target="https://www.bbc.com/news/world-asia-india-56290116" TargetMode="External"/><Relationship Id="rId171" Type="http://schemas.openxmlformats.org/officeDocument/2006/relationships/hyperlink" Target="https://en.wikipedia.org/wiki/Rewari" TargetMode="External"/><Relationship Id="rId837" Type="http://schemas.openxmlformats.org/officeDocument/2006/relationships/hyperlink" Target="http://minorityaffairs.gov.in/jiyo_parsis" TargetMode="External"/><Relationship Id="rId1022" Type="http://schemas.openxmlformats.org/officeDocument/2006/relationships/hyperlink" Target="https://www.statista.com/chart/21025/muslim-representation-lok-sabha-parliament-india/" TargetMode="External"/><Relationship Id="rId269" Type="http://schemas.openxmlformats.org/officeDocument/2006/relationships/hyperlink" Target="https://en.wikipedia.org/wiki/Rajasthan" TargetMode="External"/><Relationship Id="rId476" Type="http://schemas.openxmlformats.org/officeDocument/2006/relationships/hyperlink" Target="https://thewire.in/communalism/delhi-riots-court-questions-police-probe" TargetMode="External"/><Relationship Id="rId683" Type="http://schemas.openxmlformats.org/officeDocument/2006/relationships/hyperlink" Target="https://en.wikipedia.org/wiki/2002_Gujarat_Violence" TargetMode="External"/><Relationship Id="rId890" Type="http://schemas.openxmlformats.org/officeDocument/2006/relationships/hyperlink" Target="http://articles.economictimes.indiatimes.com/2013-03-12/news/37651536_1_small-car-executive-director-mohit-arora-market" TargetMode="External"/><Relationship Id="rId904" Type="http://schemas.openxmlformats.org/officeDocument/2006/relationships/hyperlink" Target="https://en.wikipedia.org/wiki/Cash_on_delivery" TargetMode="External"/><Relationship Id="rId33" Type="http://schemas.openxmlformats.org/officeDocument/2006/relationships/hyperlink" Target="https://en.wikipedia.org/wiki/List_of_riots_in_India" TargetMode="External"/><Relationship Id="rId129" Type="http://schemas.openxmlformats.org/officeDocument/2006/relationships/hyperlink" Target="https://en.wikipedia.org/wiki/Nagpur" TargetMode="External"/><Relationship Id="rId336" Type="http://schemas.openxmlformats.org/officeDocument/2006/relationships/hyperlink" Target="https://en.wikipedia.org/wiki/Mangalore" TargetMode="External"/><Relationship Id="rId543" Type="http://schemas.openxmlformats.org/officeDocument/2006/relationships/hyperlink" Target="http://en.wikipedia.org/wiki/Gini_coefficient" TargetMode="External"/><Relationship Id="rId988" Type="http://schemas.openxmlformats.org/officeDocument/2006/relationships/hyperlink" Target="http://en.wikipedia.org/wiki/Crore" TargetMode="External"/><Relationship Id="rId1173" Type="http://schemas.openxmlformats.org/officeDocument/2006/relationships/hyperlink" Target="https://www.nytimes.com/2020/04/02/world/asia/modi-india-press-media.html" TargetMode="External"/><Relationship Id="rId182" Type="http://schemas.openxmlformats.org/officeDocument/2006/relationships/hyperlink" Target="https://en.wikipedia.org/wiki/Bihar" TargetMode="External"/><Relationship Id="rId403" Type="http://schemas.openxmlformats.org/officeDocument/2006/relationships/hyperlink" Target="http://en.wikipedia.org/wiki/Jammu_%26_Kashmir" TargetMode="External"/><Relationship Id="rId750" Type="http://schemas.openxmlformats.org/officeDocument/2006/relationships/hyperlink" Target="http://en.wikipedia.org/wiki/Bharatiya_Janata_Party" TargetMode="External"/><Relationship Id="rId848" Type="http://schemas.openxmlformats.org/officeDocument/2006/relationships/hyperlink" Target="http://minoritywelfare.up.nic.in/go/168252-3-07sa(4)07TC.pdf" TargetMode="External"/><Relationship Id="rId1033" Type="http://schemas.openxmlformats.org/officeDocument/2006/relationships/hyperlink" Target="https://www.cnn.com/2023/12/11/india/india-supreme-court-article-370-kashmir-intl-hnk/index.html" TargetMode="External"/><Relationship Id="rId487" Type="http://schemas.openxmlformats.org/officeDocument/2006/relationships/hyperlink" Target="https://www.hrw.org/news/2019/02/19/india-vigilante-cow-protection-groups-attack-minorities" TargetMode="External"/><Relationship Id="rId610" Type="http://schemas.openxmlformats.org/officeDocument/2006/relationships/hyperlink" Target="https://en.wikipedia.org/wiki/List_of_terrorist_incidents_in_Punjab_(India)" TargetMode="External"/><Relationship Id="rId694" Type="http://schemas.openxmlformats.org/officeDocument/2006/relationships/hyperlink" Target="https://en.wikipedia.org/wiki/List_of_massacres_in_India" TargetMode="External"/><Relationship Id="rId708" Type="http://schemas.openxmlformats.org/officeDocument/2006/relationships/hyperlink" Target="https://en.wikipedia.org/wiki/Marad_Massacre" TargetMode="External"/><Relationship Id="rId915" Type="http://schemas.openxmlformats.org/officeDocument/2006/relationships/hyperlink" Target="http://www.indg.in/social-sector/unorganised-labour/informal_sector_in_india_-_approaches_for_social_security.pdf" TargetMode="External"/><Relationship Id="rId347" Type="http://schemas.openxmlformats.org/officeDocument/2006/relationships/hyperlink" Target="https://en.wikipedia.org/wiki/List_of_incidents_of_cow_vigilante_violence_in_India" TargetMode="External"/><Relationship Id="rId999" Type="http://schemas.openxmlformats.org/officeDocument/2006/relationships/hyperlink" Target="http://en.wikipedia.org/wiki/Manipur" TargetMode="External"/><Relationship Id="rId1100" Type="http://schemas.openxmlformats.org/officeDocument/2006/relationships/hyperlink" Target="https://scroll.in/article/966775/from-planning-murder-to-praising-modi-whatsapp-chats-offer-a-window-into-the-minds-of-delhi-rioters" TargetMode="External"/><Relationship Id="rId44" Type="http://schemas.openxmlformats.org/officeDocument/2006/relationships/hyperlink" Target="https://en.wikipedia.org/wiki/List_of_riots_in_India" TargetMode="External"/><Relationship Id="rId554" Type="http://schemas.openxmlformats.org/officeDocument/2006/relationships/hyperlink" Target="http://en.wikipedia.org/wiki/Prostitution_in_India" TargetMode="External"/><Relationship Id="rId761" Type="http://schemas.openxmlformats.org/officeDocument/2006/relationships/hyperlink" Target="http://en.wikipedia.org/wiki/North_East_Express" TargetMode="External"/><Relationship Id="rId859" Type="http://schemas.openxmlformats.org/officeDocument/2006/relationships/hyperlink" Target="http://money.cnn.com/magazines/fortune/global500/2009/industries/18/index.html" TargetMode="External"/><Relationship Id="rId193" Type="http://schemas.openxmlformats.org/officeDocument/2006/relationships/hyperlink" Target="https://en.wikipedia.org/wiki/2015_Dadri_lynching" TargetMode="External"/><Relationship Id="rId207" Type="http://schemas.openxmlformats.org/officeDocument/2006/relationships/hyperlink" Target="https://en.wikipedia.org/wiki/List_of_incidents_of_cow_vigilante_violence_in_India" TargetMode="External"/><Relationship Id="rId414" Type="http://schemas.openxmlformats.org/officeDocument/2006/relationships/hyperlink" Target="http://en.wikipedia.org/wiki/Sikkim" TargetMode="External"/><Relationship Id="rId498" Type="http://schemas.openxmlformats.org/officeDocument/2006/relationships/hyperlink" Target="https://thewire.in/law/tablighi-jamaat-delhi-high-court-quash-fir-scapegoats" TargetMode="External"/><Relationship Id="rId621" Type="http://schemas.openxmlformats.org/officeDocument/2006/relationships/hyperlink" Target="https://en.wikipedia.org/wiki/List_of_massacres_in_India" TargetMode="External"/><Relationship Id="rId1044" Type="http://schemas.openxmlformats.org/officeDocument/2006/relationships/hyperlink" Target="https://www.cfr.org/timeline/us-india-relations" TargetMode="External"/><Relationship Id="rId260" Type="http://schemas.openxmlformats.org/officeDocument/2006/relationships/hyperlink" Target="https://en.wikipedia.org/wiki/List_of_incidents_of_cow_vigilante_violence_in_India" TargetMode="External"/><Relationship Id="rId719" Type="http://schemas.openxmlformats.org/officeDocument/2006/relationships/hyperlink" Target="https://en.wikipedia.org/wiki/List_of_massacres_in_India" TargetMode="External"/><Relationship Id="rId926" Type="http://schemas.openxmlformats.org/officeDocument/2006/relationships/hyperlink" Target="http://en.wikipedia.org/wiki/United_States_dollar" TargetMode="External"/><Relationship Id="rId1111" Type="http://schemas.openxmlformats.org/officeDocument/2006/relationships/hyperlink" Target="https://thewire.in/rights/kashmir-internet-white-list-net-neutrality" TargetMode="External"/><Relationship Id="rId55" Type="http://schemas.openxmlformats.org/officeDocument/2006/relationships/hyperlink" Target="https://en.wikipedia.org/wiki/Tamils" TargetMode="External"/><Relationship Id="rId120" Type="http://schemas.openxmlformats.org/officeDocument/2006/relationships/hyperlink" Target="https://en.wikipedia.org/wiki/Haldwani" TargetMode="External"/><Relationship Id="rId358" Type="http://schemas.openxmlformats.org/officeDocument/2006/relationships/hyperlink" Target="https://en.wikipedia.org/w/index.php?title=List_of_incidents_of_cow_vigilante_violence_in_India&amp;action=edit&amp;section=20" TargetMode="External"/><Relationship Id="rId565" Type="http://schemas.openxmlformats.org/officeDocument/2006/relationships/hyperlink" Target="https://en.wikipedia.org/w/index.php?title=List_of_massacres_in_India&amp;action=edit&amp;section=1" TargetMode="External"/><Relationship Id="rId772" Type="http://schemas.openxmlformats.org/officeDocument/2006/relationships/hyperlink" Target="http://en.wikipedia.org/wiki/Kokrajhar_District" TargetMode="External"/><Relationship Id="rId218" Type="http://schemas.openxmlformats.org/officeDocument/2006/relationships/hyperlink" Target="https://en.wikipedia.org/wiki/Bajrang_Dal" TargetMode="External"/><Relationship Id="rId425" Type="http://schemas.openxmlformats.org/officeDocument/2006/relationships/hyperlink" Target="https://www.hrw.org/news/2019/02/19/india-vigilante-cow-protection-groups-attack-minorities" TargetMode="External"/><Relationship Id="rId632" Type="http://schemas.openxmlformats.org/officeDocument/2006/relationships/hyperlink" Target="https://en.wikipedia.org/wiki/1991_Punjab_killings" TargetMode="External"/><Relationship Id="rId1055" Type="http://schemas.openxmlformats.org/officeDocument/2006/relationships/hyperlink" Target="https://indianexpress.com/article/explained/religion-conversion-bill-bjp-7129285/" TargetMode="External"/><Relationship Id="rId271" Type="http://schemas.openxmlformats.org/officeDocument/2006/relationships/hyperlink" Target="https://en.wikipedia.org/wiki/List_of_incidents_of_cow_vigilante_violence_in_India" TargetMode="External"/><Relationship Id="rId937" Type="http://schemas.openxmlformats.org/officeDocument/2006/relationships/hyperlink" Target="http://en.wikipedia.org/wiki/Crore" TargetMode="External"/><Relationship Id="rId1122" Type="http://schemas.openxmlformats.org/officeDocument/2006/relationships/hyperlink" Target="https://time.com/5815264/coronavirus-india-islamophobia-coronajihad/" TargetMode="External"/><Relationship Id="rId66" Type="http://schemas.openxmlformats.org/officeDocument/2006/relationships/hyperlink" Target="https://en.wikipedia.org/wiki/Punjab,_India" TargetMode="External"/><Relationship Id="rId131" Type="http://schemas.openxmlformats.org/officeDocument/2006/relationships/hyperlink" Target="https://en.wikipedia.org/wiki/Murshidabad_violence" TargetMode="External"/><Relationship Id="rId369" Type="http://schemas.openxmlformats.org/officeDocument/2006/relationships/hyperlink" Target="https://en.wikipedia.org/wiki/List_of_incidents_of_cow_vigilante_violence_in_India" TargetMode="External"/><Relationship Id="rId576" Type="http://schemas.openxmlformats.org/officeDocument/2006/relationships/hyperlink" Target="https://en.wikipedia.org/wiki/Marichjhapi_incident" TargetMode="External"/><Relationship Id="rId783" Type="http://schemas.openxmlformats.org/officeDocument/2006/relationships/hyperlink" Target="http://en.wikipedia.org/wiki/National_Democratic_Front_of_Bodoland" TargetMode="External"/><Relationship Id="rId990" Type="http://schemas.openxmlformats.org/officeDocument/2006/relationships/hyperlink" Target="http://en.wikipedia.org/wiki/Tripura" TargetMode="External"/><Relationship Id="rId229" Type="http://schemas.openxmlformats.org/officeDocument/2006/relationships/hyperlink" Target="https://en.wikipedia.org/wiki/Assam" TargetMode="External"/><Relationship Id="rId436" Type="http://schemas.openxmlformats.org/officeDocument/2006/relationships/hyperlink" Target="https://www.barandbench.com/apprentice-lawyer/criminalizing-religious-conversions-for-better-or-for-worse" TargetMode="External"/><Relationship Id="rId643" Type="http://schemas.openxmlformats.org/officeDocument/2006/relationships/hyperlink" Target="https://en.wikipedia.org/wiki/Bijbehara" TargetMode="External"/><Relationship Id="rId1066" Type="http://schemas.openxmlformats.org/officeDocument/2006/relationships/hyperlink" Target="https://www.prsindia.org/theprsblog/anti-conversion-legislation-comparison-up-ordinance-other-state-laws" TargetMode="External"/><Relationship Id="rId850" Type="http://schemas.openxmlformats.org/officeDocument/2006/relationships/hyperlink" Target="http://www.multimediaquran.com/quran/004/004-005.htm" TargetMode="External"/><Relationship Id="rId948" Type="http://schemas.openxmlformats.org/officeDocument/2006/relationships/hyperlink" Target="http://en.wikipedia.org/wiki/Rajasthan" TargetMode="External"/><Relationship Id="rId1133" Type="http://schemas.openxmlformats.org/officeDocument/2006/relationships/hyperlink" Target="https://www.hrw.org/report/2016/05/24/stifling-dissent/criminalization-peaceful-expression-india" TargetMode="External"/><Relationship Id="rId77" Type="http://schemas.openxmlformats.org/officeDocument/2006/relationships/hyperlink" Target="https://en.wikipedia.org/wiki/List_of_riots_in_India" TargetMode="External"/><Relationship Id="rId282" Type="http://schemas.openxmlformats.org/officeDocument/2006/relationships/hyperlink" Target="https://en.wikipedia.org/wiki/Bishwanath_Chariali" TargetMode="External"/><Relationship Id="rId503" Type="http://schemas.openxmlformats.org/officeDocument/2006/relationships/hyperlink" Target="https://indiankanoon.org/doc/1803184/" TargetMode="External"/><Relationship Id="rId587" Type="http://schemas.openxmlformats.org/officeDocument/2006/relationships/hyperlink" Target="https://en.wikipedia.org/wiki/Amritsar" TargetMode="External"/><Relationship Id="rId710" Type="http://schemas.openxmlformats.org/officeDocument/2006/relationships/hyperlink" Target="https://en.wikipedia.org/wiki/2006_Varanasi_bombings" TargetMode="External"/><Relationship Id="rId808" Type="http://schemas.openxmlformats.org/officeDocument/2006/relationships/hyperlink" Target="http://en.wikipedia.org/wiki/Bengali_language" TargetMode="External"/><Relationship Id="rId8" Type="http://schemas.openxmlformats.org/officeDocument/2006/relationships/hyperlink" Target="http://en.wikipedia.org/wiki/Indian_Muslim" TargetMode="External"/><Relationship Id="rId142" Type="http://schemas.openxmlformats.org/officeDocument/2006/relationships/hyperlink" Target="https://www.cbsnews.com/news/india-muslims-uttar-pradesh-home-demolitions-bulldozer-justice-supreme-court/" TargetMode="External"/><Relationship Id="rId447" Type="http://schemas.openxmlformats.org/officeDocument/2006/relationships/hyperlink" Target="https://www.theguardian.com/world/2020/mar/01/india-delhi-after-hindu-mob-riot-religious-hatred-nationalists" TargetMode="External"/><Relationship Id="rId794" Type="http://schemas.openxmlformats.org/officeDocument/2006/relationships/hyperlink" Target="http://en.wikipedia.org/wiki/Religious_violence_in_India" TargetMode="External"/><Relationship Id="rId1077" Type="http://schemas.openxmlformats.org/officeDocument/2006/relationships/hyperlink" Target="https://www.thehindu.com/news/national/delhi-violence-death-toll-rises-to-53/article30992113.ece" TargetMode="External"/><Relationship Id="rId654" Type="http://schemas.openxmlformats.org/officeDocument/2006/relationships/hyperlink" Target="https://en.wikipedia.org/wiki/Jammu_and_Kashmir" TargetMode="External"/><Relationship Id="rId861" Type="http://schemas.openxmlformats.org/officeDocument/2006/relationships/hyperlink" Target="http://money.cnn.com/magazines/fortune/global500/2009/industries/5/index.html" TargetMode="External"/><Relationship Id="rId959" Type="http://schemas.openxmlformats.org/officeDocument/2006/relationships/hyperlink" Target="http://en.wikipedia.org/wiki/United_States_dollar" TargetMode="External"/><Relationship Id="rId293" Type="http://schemas.openxmlformats.org/officeDocument/2006/relationships/hyperlink" Target="https://en.wikipedia.org/wiki/List_of_incidents_of_cow_vigilante_violence_in_India" TargetMode="External"/><Relationship Id="rId307" Type="http://schemas.openxmlformats.org/officeDocument/2006/relationships/hyperlink" Target="https://en.wikipedia.org/wiki/List_of_incidents_of_cow_vigilante_violence_in_India" TargetMode="External"/><Relationship Id="rId514" Type="http://schemas.openxmlformats.org/officeDocument/2006/relationships/hyperlink" Target="https://www.hindustantimes.com/india-news/supreme-court-grants-interim-bail-to-comedian-munawar-faruqui-101612505003674.html" TargetMode="External"/><Relationship Id="rId721" Type="http://schemas.openxmlformats.org/officeDocument/2006/relationships/hyperlink" Target="https://en.wikipedia.org/wiki/Mumbai" TargetMode="External"/><Relationship Id="rId1144" Type="http://schemas.openxmlformats.org/officeDocument/2006/relationships/hyperlink" Target="https://indiankanoon.org/doc/2982624/" TargetMode="External"/><Relationship Id="rId88" Type="http://schemas.openxmlformats.org/officeDocument/2006/relationships/hyperlink" Target="https://en.wikipedia.org/wiki/List_of_riots_in_India" TargetMode="External"/><Relationship Id="rId153" Type="http://schemas.openxmlformats.org/officeDocument/2006/relationships/hyperlink" Target="https://indiahatelab.com/2024/02/25/hate-speech-events-in-india-2023-annual-report/" TargetMode="External"/><Relationship Id="rId360" Type="http://schemas.openxmlformats.org/officeDocument/2006/relationships/hyperlink" Target="https://en.wikipedia.org/wiki/List_of_incidents_of_cow_vigilante_violence_in_India" TargetMode="External"/><Relationship Id="rId598" Type="http://schemas.openxmlformats.org/officeDocument/2006/relationships/hyperlink" Target="https://en.wikipedia.org/wiki/Punjab" TargetMode="External"/><Relationship Id="rId819" Type="http://schemas.openxmlformats.org/officeDocument/2006/relationships/hyperlink" Target="http://en.wikipedia.org/wiki/Civic_engagement" TargetMode="External"/><Relationship Id="rId1004" Type="http://schemas.openxmlformats.org/officeDocument/2006/relationships/hyperlink" Target="http://en.wikipedia.org/wiki/United_States_dollar" TargetMode="External"/><Relationship Id="rId220" Type="http://schemas.openxmlformats.org/officeDocument/2006/relationships/hyperlink" Target="https://en.wikipedia.org/wiki/Uttar_Pradesh" TargetMode="External"/><Relationship Id="rId458" Type="http://schemas.openxmlformats.org/officeDocument/2006/relationships/hyperlink" Target="https://www.hindustantimes.com/delhi-news/probe-into-violence-unbiased-say-cops/story-nV5GOYu7WXwu7R9kiTnJUJ.html" TargetMode="External"/><Relationship Id="rId665" Type="http://schemas.openxmlformats.org/officeDocument/2006/relationships/hyperlink" Target="https://en.wikipedia.org/wiki/Bagber_massacre" TargetMode="External"/><Relationship Id="rId872" Type="http://schemas.openxmlformats.org/officeDocument/2006/relationships/hyperlink" Target="http://money.cnn.com/magazines/fortune/global500/2009/industries/6/index.html" TargetMode="External"/><Relationship Id="rId1088" Type="http://schemas.openxmlformats.org/officeDocument/2006/relationships/hyperlink" Target="https://scroll.in/article/973400/delhi-police-your-bias-is-showing-look-at-your-own-data-on-the-riots-investigation" TargetMode="External"/><Relationship Id="rId15" Type="http://schemas.openxmlformats.org/officeDocument/2006/relationships/hyperlink" Target="https://en.wikipedia.org/wiki/Rashtriya_Madhyamik_Shiksha_Abhiyan" TargetMode="External"/><Relationship Id="rId318" Type="http://schemas.openxmlformats.org/officeDocument/2006/relationships/hyperlink" Target="https://en.wikipedia.org/wiki/Baniapur_(Vidhan_Sabha_constituency)" TargetMode="External"/><Relationship Id="rId525" Type="http://schemas.openxmlformats.org/officeDocument/2006/relationships/image" Target="media/image6.jpeg"/><Relationship Id="rId732" Type="http://schemas.openxmlformats.org/officeDocument/2006/relationships/hyperlink" Target="https://en.wikipedia.org/wiki/Canning_subdivision" TargetMode="External"/><Relationship Id="rId1155" Type="http://schemas.openxmlformats.org/officeDocument/2006/relationships/hyperlink" Target="https://www.project-syndicate.org/columnist/jayati-ghosh" TargetMode="External"/><Relationship Id="rId99" Type="http://schemas.openxmlformats.org/officeDocument/2006/relationships/hyperlink" Target="https://en.wikipedia.org/wiki/List_of_riots_in_India" TargetMode="External"/><Relationship Id="rId164" Type="http://schemas.openxmlformats.org/officeDocument/2006/relationships/hyperlink" Target="https://en.wikipedia.org/wiki/Punjab_Province_(British_India)" TargetMode="External"/><Relationship Id="rId371" Type="http://schemas.openxmlformats.org/officeDocument/2006/relationships/hyperlink" Target="https://en.wikipedia.org/wiki/Charkhi_Dadri" TargetMode="External"/><Relationship Id="rId1015" Type="http://schemas.openxmlformats.org/officeDocument/2006/relationships/hyperlink" Target="http://en.wikipedia.org/wiki/Reliance_Communications" TargetMode="External"/><Relationship Id="rId469" Type="http://schemas.openxmlformats.org/officeDocument/2006/relationships/hyperlink" Target="https://www.hindustantimes.com/india-news/no-actionable-evidence-against-politicians-in-delhi-riots-police/story-l5JDjra4BdUS1fmYLk32FP.html" TargetMode="External"/><Relationship Id="rId676" Type="http://schemas.openxmlformats.org/officeDocument/2006/relationships/hyperlink" Target="https://en.wikipedia.org/wiki/2000_Amarnath_pilgrimage_massacre" TargetMode="External"/><Relationship Id="rId883" Type="http://schemas.openxmlformats.org/officeDocument/2006/relationships/hyperlink" Target="http://money.cnn.com/magazines/fortune/global500/2009/industries/9/index.html" TargetMode="External"/><Relationship Id="rId1099" Type="http://schemas.openxmlformats.org/officeDocument/2006/relationships/hyperlink" Target="https://www.ndtv.com/india-news/in-8-delhi-riots-cases-complaints-naming-bjp-leaders-buried-2266374" TargetMode="External"/><Relationship Id="rId26" Type="http://schemas.openxmlformats.org/officeDocument/2006/relationships/hyperlink" Target="https://en.wikipedia.org/wiki/List_of_riots_in_India" TargetMode="External"/><Relationship Id="rId231" Type="http://schemas.openxmlformats.org/officeDocument/2006/relationships/hyperlink" Target="https://en.wikipedia.org/wiki/Jammu_and_Kashmir_(state)" TargetMode="External"/><Relationship Id="rId329" Type="http://schemas.openxmlformats.org/officeDocument/2006/relationships/hyperlink" Target="https://en.wikipedia.org/wiki/List_of_incidents_of_cow_vigilante_violence_in_India" TargetMode="External"/><Relationship Id="rId536" Type="http://schemas.openxmlformats.org/officeDocument/2006/relationships/hyperlink" Target="http://en.wikipedia.org/wiki/Assets" TargetMode="External"/><Relationship Id="rId1166" Type="http://schemas.openxmlformats.org/officeDocument/2006/relationships/hyperlink" Target="https://www.foreignaffairs.com/articles/india/2020-12-23/hindu-nationalist-myth-love-jihad" TargetMode="External"/><Relationship Id="rId175" Type="http://schemas.openxmlformats.org/officeDocument/2006/relationships/hyperlink" Target="https://en.wikipedia.org/wiki/Haryana" TargetMode="External"/><Relationship Id="rId743" Type="http://schemas.openxmlformats.org/officeDocument/2006/relationships/hyperlink" Target="http://en.wikipedia.org/wiki/Adivasi" TargetMode="External"/><Relationship Id="rId950" Type="http://schemas.openxmlformats.org/officeDocument/2006/relationships/hyperlink" Target="http://en.wikipedia.org/wiki/United_States_dollar" TargetMode="External"/><Relationship Id="rId1026" Type="http://schemas.openxmlformats.org/officeDocument/2006/relationships/hyperlink" Target="https://www.cbsnews.com/news/india-muslims-uttar-pradesh-home-demolitions-bulldozer-justice-supreme-court/" TargetMode="External"/><Relationship Id="rId382" Type="http://schemas.openxmlformats.org/officeDocument/2006/relationships/image" Target="media/image3.png"/><Relationship Id="rId603" Type="http://schemas.openxmlformats.org/officeDocument/2006/relationships/hyperlink" Target="https://en.wikipedia.org/wiki/Mukatsar" TargetMode="External"/><Relationship Id="rId687" Type="http://schemas.openxmlformats.org/officeDocument/2006/relationships/hyperlink" Target="https://en.wikipedia.org/wiki/Ahmedabad" TargetMode="External"/><Relationship Id="rId810" Type="http://schemas.openxmlformats.org/officeDocument/2006/relationships/hyperlink" Target="http://en.wikipedia.org/wiki/Chaitanya_Bhagavata" TargetMode="External"/><Relationship Id="rId908" Type="http://schemas.openxmlformats.org/officeDocument/2006/relationships/hyperlink" Target="https://en.wikipedia.org/wiki/Smartphone" TargetMode="External"/><Relationship Id="rId242" Type="http://schemas.openxmlformats.org/officeDocument/2006/relationships/hyperlink" Target="https://en.wikipedia.org/wiki/Nagaon_district" TargetMode="External"/><Relationship Id="rId894" Type="http://schemas.openxmlformats.org/officeDocument/2006/relationships/hyperlink" Target="http://articles.economictimes.indiatimes.com/2012-05-02/news/31538658_1_idsa-oriflame-and-tupperware-consumer-spending" TargetMode="External"/><Relationship Id="rId37" Type="http://schemas.openxmlformats.org/officeDocument/2006/relationships/hyperlink" Target="https://en.wikipedia.org/wiki/Miraj" TargetMode="External"/><Relationship Id="rId102" Type="http://schemas.openxmlformats.org/officeDocument/2006/relationships/hyperlink" Target="https://en.wikipedia.org/wiki/Nuh_district" TargetMode="External"/><Relationship Id="rId547" Type="http://schemas.openxmlformats.org/officeDocument/2006/relationships/hyperlink" Target="https://en.wikipedia.org/wiki/Oxfam" TargetMode="External"/><Relationship Id="rId754" Type="http://schemas.openxmlformats.org/officeDocument/2006/relationships/hyperlink" Target="http://en.wikipedia.org/wiki/National_Democratic_Front_of_Bodoland" TargetMode="External"/><Relationship Id="rId961" Type="http://schemas.openxmlformats.org/officeDocument/2006/relationships/hyperlink" Target="http://en.wikipedia.org/wiki/Crore" TargetMode="External"/><Relationship Id="rId90" Type="http://schemas.openxmlformats.org/officeDocument/2006/relationships/hyperlink" Target="https://en.wikipedia.org/wiki/List_of_riots_in_India" TargetMode="External"/><Relationship Id="rId186" Type="http://schemas.openxmlformats.org/officeDocument/2006/relationships/hyperlink" Target="https://en.wikipedia.org/wiki/List_of_incidents_of_cow_vigilante_violence_in_India" TargetMode="External"/><Relationship Id="rId393" Type="http://schemas.openxmlformats.org/officeDocument/2006/relationships/hyperlink" Target="http://en.wikipedia.org/wiki/Madhya_Pradesh" TargetMode="External"/><Relationship Id="rId407" Type="http://schemas.openxmlformats.org/officeDocument/2006/relationships/hyperlink" Target="http://en.wikipedia.org/wiki/Meghalaya" TargetMode="External"/><Relationship Id="rId614" Type="http://schemas.openxmlformats.org/officeDocument/2006/relationships/hyperlink" Target="https://en.wikipedia.org/wiki/Punjab" TargetMode="External"/><Relationship Id="rId821" Type="http://schemas.openxmlformats.org/officeDocument/2006/relationships/hyperlink" Target="http://en.wikipedia.org/wiki/Youth-led_media" TargetMode="External"/><Relationship Id="rId1037" Type="http://schemas.openxmlformats.org/officeDocument/2006/relationships/hyperlink" Target="https://www.hrw.org/news/2021/02/19/india-government-policies-actions-target-minorities" TargetMode="External"/><Relationship Id="rId253" Type="http://schemas.openxmlformats.org/officeDocument/2006/relationships/hyperlink" Target="https://en.wikipedia.org/wiki/List_of_incidents_of_cow_vigilante_violence_in_India" TargetMode="External"/><Relationship Id="rId460" Type="http://schemas.openxmlformats.org/officeDocument/2006/relationships/hyperlink" Target="https://www.nytimes.com/2020/02/28/world/asia/india-new-delhi-violence.html" TargetMode="External"/><Relationship Id="rId698" Type="http://schemas.openxmlformats.org/officeDocument/2006/relationships/hyperlink" Target="https://en.wikipedia.org/wiki/2002_Qasim_Nagar_massacre" TargetMode="External"/><Relationship Id="rId919" Type="http://schemas.openxmlformats.org/officeDocument/2006/relationships/hyperlink" Target="http://twocircles.net/2011apr19/why_muslimdominated_seats_are_reserved_scs.html" TargetMode="External"/><Relationship Id="rId1090" Type="http://schemas.openxmlformats.org/officeDocument/2006/relationships/hyperlink" Target="https://caravanmagazine.in/politics/the-bjp-and-delhi-police-hand-in-the-delhi-violence" TargetMode="External"/><Relationship Id="rId1104" Type="http://schemas.openxmlformats.org/officeDocument/2006/relationships/hyperlink" Target="https://www.livelaw.in/top-stories/situation-not-conducive-for-fir-on-hate-speech-says-solicitor-general-delhi-hc-adjourns-plea-until-april-13-153208" TargetMode="External"/><Relationship Id="rId48" Type="http://schemas.openxmlformats.org/officeDocument/2006/relationships/hyperlink" Target="https://en.wikipedia.org/wiki/List_of_riots_in_India" TargetMode="External"/><Relationship Id="rId113" Type="http://schemas.openxmlformats.org/officeDocument/2006/relationships/hyperlink" Target="https://en.wikipedia.org/wiki/List_of_riots_in_India" TargetMode="External"/><Relationship Id="rId320" Type="http://schemas.openxmlformats.org/officeDocument/2006/relationships/hyperlink" Target="https://en.wikipedia.org/wiki/Chhapra" TargetMode="External"/><Relationship Id="rId558" Type="http://schemas.openxmlformats.org/officeDocument/2006/relationships/hyperlink" Target="http://en.wikipedia.org/wiki/International_Covenant_on_Economic,_Social_and_Cultural_Rights" TargetMode="External"/><Relationship Id="rId765" Type="http://schemas.openxmlformats.org/officeDocument/2006/relationships/hyperlink" Target="http://en.wikipedia.org/w/index.php?title=Dhburi_District&amp;action=edit&amp;redlink=1" TargetMode="External"/><Relationship Id="rId972" Type="http://schemas.openxmlformats.org/officeDocument/2006/relationships/hyperlink" Target="http://en.wikipedia.org/wiki/Bihar" TargetMode="External"/><Relationship Id="rId197" Type="http://schemas.openxmlformats.org/officeDocument/2006/relationships/hyperlink" Target="https://en.wikipedia.org/wiki/List_of_Hindu_organisations" TargetMode="External"/><Relationship Id="rId418" Type="http://schemas.openxmlformats.org/officeDocument/2006/relationships/hyperlink" Target="http://www.openthemagazine.com/category/author/dhirendra-k-jha-0" TargetMode="External"/><Relationship Id="rId625" Type="http://schemas.openxmlformats.org/officeDocument/2006/relationships/hyperlink" Target="https://en.wikipedia.org/wiki/Srinagar" TargetMode="External"/><Relationship Id="rId832" Type="http://schemas.openxmlformats.org/officeDocument/2006/relationships/hyperlink" Target="http://www.minorityaffairs.gov.in/maulana-azad-fellow" TargetMode="External"/><Relationship Id="rId1048" Type="http://schemas.openxmlformats.org/officeDocument/2006/relationships/hyperlink" Target="https://www.cfr.org/backgrounder/india-muslims-marginalized-population-bjp-modi" TargetMode="External"/><Relationship Id="rId264" Type="http://schemas.openxmlformats.org/officeDocument/2006/relationships/hyperlink" Target="https://en.wikipedia.org/wiki/Hapur" TargetMode="External"/><Relationship Id="rId471" Type="http://schemas.openxmlformats.org/officeDocument/2006/relationships/hyperlink" Target="https://scroll.in/article/966775/from-planning-murder-to-praising-modi-whatsapp-chats-offer-a-window-into-the-minds-of-delhi-rioters" TargetMode="External"/><Relationship Id="rId1115" Type="http://schemas.openxmlformats.org/officeDocument/2006/relationships/hyperlink" Target="https://www.hrw.org/news/2020/10/30/india-counterterrorism-raids-targeting-peaceful-critics" TargetMode="External"/><Relationship Id="rId59" Type="http://schemas.openxmlformats.org/officeDocument/2006/relationships/hyperlink" Target="https://en.wikipedia.org/wiki/2016_Dhulagarh_riots" TargetMode="External"/><Relationship Id="rId124" Type="http://schemas.openxmlformats.org/officeDocument/2006/relationships/hyperlink" Target="https://en.wikipedia.org/wiki/List_of_riots_in_India" TargetMode="External"/><Relationship Id="rId569" Type="http://schemas.openxmlformats.org/officeDocument/2006/relationships/hyperlink" Target="https://en.wikipedia.org/wiki/Hyderabad" TargetMode="External"/><Relationship Id="rId776" Type="http://schemas.openxmlformats.org/officeDocument/2006/relationships/hyperlink" Target="http://en.wikipedia.org/wiki/Bhalukpong" TargetMode="External"/><Relationship Id="rId983" Type="http://schemas.openxmlformats.org/officeDocument/2006/relationships/hyperlink" Target="http://en.wikipedia.org/wiki/United_States_dollar" TargetMode="External"/><Relationship Id="rId331" Type="http://schemas.openxmlformats.org/officeDocument/2006/relationships/hyperlink" Target="https://en.wikipedia.org/wiki/List_of_incidents_of_cow_vigilante_violence_in_India" TargetMode="External"/><Relationship Id="rId429" Type="http://schemas.openxmlformats.org/officeDocument/2006/relationships/hyperlink" Target="https://images.assettype.com/barandbench/2020-11/091266ee-6a3b-46e3-ae24-f4dbc9770456/Uttar_Pradesh_Interfaith_ordinance_2020.pdf" TargetMode="External"/><Relationship Id="rId636" Type="http://schemas.openxmlformats.org/officeDocument/2006/relationships/hyperlink" Target="https://en.wikipedia.org/wiki/Jammu_and_Kashmir" TargetMode="External"/><Relationship Id="rId1059" Type="http://schemas.openxmlformats.org/officeDocument/2006/relationships/hyperlink" Target="https://www.hindustantimes.com/india-news/79-of-86-booked-under-new-law-are-muslims-101610162090746.html" TargetMode="External"/><Relationship Id="rId843" Type="http://schemas.openxmlformats.org/officeDocument/2006/relationships/hyperlink" Target="http://www.minorityaffairs.gov.in/sites/upload_files/moma/files/Scheme-Strengthening-StateWaqfBoards.PDF" TargetMode="External"/><Relationship Id="rId1126" Type="http://schemas.openxmlformats.org/officeDocument/2006/relationships/hyperlink" Target="https://www.livelaw.in/pdf_upload/pdf_upload-380282.pdf" TargetMode="External"/><Relationship Id="rId275" Type="http://schemas.openxmlformats.org/officeDocument/2006/relationships/hyperlink" Target="https://en.wikipedia.org/wiki/Bulandshahr" TargetMode="External"/><Relationship Id="rId482" Type="http://schemas.openxmlformats.org/officeDocument/2006/relationships/hyperlink" Target="https://thewire.in/rights/kashmir-internet-white-list-net-neutrality" TargetMode="External"/><Relationship Id="rId703" Type="http://schemas.openxmlformats.org/officeDocument/2006/relationships/hyperlink" Target="https://en.wikipedia.org/wiki/Jammu_%26_Kashmir" TargetMode="External"/><Relationship Id="rId910" Type="http://schemas.openxmlformats.org/officeDocument/2006/relationships/hyperlink" Target="https://en.wikipedia.org/wiki/Long_tail" TargetMode="External"/><Relationship Id="rId135" Type="http://schemas.openxmlformats.org/officeDocument/2006/relationships/hyperlink" Target="https://csss-isla.com/secular-perspective/hegemony-and-demolitions-the-tale-of-communal-riots-in-india-in-2024/" TargetMode="External"/><Relationship Id="rId342" Type="http://schemas.openxmlformats.org/officeDocument/2006/relationships/hyperlink" Target="https://en.wikipedia.org/wiki/List_of_incidents_of_cow_vigilante_violence_in_India" TargetMode="External"/><Relationship Id="rId787" Type="http://schemas.openxmlformats.org/officeDocument/2006/relationships/hyperlink" Target="http://en.wikipedia.org/wiki/National_Democratic_Front_of_Bodoland" TargetMode="External"/><Relationship Id="rId994" Type="http://schemas.openxmlformats.org/officeDocument/2006/relationships/hyperlink" Target="http://en.wikipedia.org/wiki/Crore" TargetMode="External"/><Relationship Id="rId202" Type="http://schemas.openxmlformats.org/officeDocument/2006/relationships/hyperlink" Target="https://en.wikipedia.org/wiki/Karnal" TargetMode="External"/><Relationship Id="rId647" Type="http://schemas.openxmlformats.org/officeDocument/2006/relationships/hyperlink" Target="https://en.wikipedia.org/wiki/Ranvir_Sena" TargetMode="External"/><Relationship Id="rId854" Type="http://schemas.openxmlformats.org/officeDocument/2006/relationships/hyperlink" Target="http://money.cnn.com/magazines/fortune/global500/2009/industries/165/index.html" TargetMode="External"/><Relationship Id="rId286" Type="http://schemas.openxmlformats.org/officeDocument/2006/relationships/hyperlink" Target="https://en.wikipedia.org/wiki/Jharkhand" TargetMode="External"/><Relationship Id="rId493" Type="http://schemas.openxmlformats.org/officeDocument/2006/relationships/hyperlink" Target="https://time.com/5815264/coronavirus-india-islamophobia-coronajihad/" TargetMode="External"/><Relationship Id="rId507" Type="http://schemas.openxmlformats.org/officeDocument/2006/relationships/hyperlink" Target="https://thewire.in/communalism/love-jihad-madhya-pradesh-home-minister-legal-action-against-netflix-a-suitable-boy" TargetMode="External"/><Relationship Id="rId714" Type="http://schemas.openxmlformats.org/officeDocument/2006/relationships/hyperlink" Target="https://en.wikipedia.org/wiki/Jammu_%26_Kashmir" TargetMode="External"/><Relationship Id="rId921" Type="http://schemas.openxmlformats.org/officeDocument/2006/relationships/hyperlink" Target="http://fincomindia.nic.in/writereaddata/html_en_files/tfc/Annex7.pdf" TargetMode="External"/><Relationship Id="rId1137" Type="http://schemas.openxmlformats.org/officeDocument/2006/relationships/hyperlink" Target="https://www.ndtv.com/india-news/netflix-officials-charged-over-kissing-scene-in-temple-in-the-series-a-suitable-boy-cops-2329121" TargetMode="External"/><Relationship Id="rId50" Type="http://schemas.openxmlformats.org/officeDocument/2006/relationships/hyperlink" Target="https://en.wikipedia.org/wiki/Kaliachak" TargetMode="External"/><Relationship Id="rId146" Type="http://schemas.openxmlformats.org/officeDocument/2006/relationships/hyperlink" Target="https://www.amnesty.org/en/latest/news/2022/06/india-increase-in-unlawful-killings-in-jammu-kashmir-highlights-governments-failure-to-protect-its-minorities/" TargetMode="External"/><Relationship Id="rId353" Type="http://schemas.openxmlformats.org/officeDocument/2006/relationships/hyperlink" Target="https://en.wikipedia.org/wiki/List_of_incidents_of_cow_vigilante_violence_in_India" TargetMode="External"/><Relationship Id="rId560" Type="http://schemas.openxmlformats.org/officeDocument/2006/relationships/hyperlink" Target="http://en.wikipedia.org/wiki/Endemic" TargetMode="External"/><Relationship Id="rId798" Type="http://schemas.openxmlformats.org/officeDocument/2006/relationships/hyperlink" Target="http://en.wikipedia.org/wiki/Persian_language" TargetMode="External"/><Relationship Id="rId213" Type="http://schemas.openxmlformats.org/officeDocument/2006/relationships/hyperlink" Target="https://en.wikipedia.org/wiki/List_of_incidents_of_cow_vigilante_violence_in_India" TargetMode="External"/><Relationship Id="rId420" Type="http://schemas.openxmlformats.org/officeDocument/2006/relationships/hyperlink" Target="https://www.hrw.org/news/2020/04/09/india-protests-attacks-over-new-citizenship-law?" TargetMode="External"/><Relationship Id="rId658" Type="http://schemas.openxmlformats.org/officeDocument/2006/relationships/hyperlink" Target="https://en.wikipedia.org/wiki/Chittisinghpura_massacre" TargetMode="External"/><Relationship Id="rId865" Type="http://schemas.openxmlformats.org/officeDocument/2006/relationships/hyperlink" Target="http://money.cnn.com/magazines/fortune/global500/2009/industries/231/index.html" TargetMode="External"/><Relationship Id="rId1050" Type="http://schemas.openxmlformats.org/officeDocument/2006/relationships/hyperlink" Target="https://www.hrw.org/news/2019/08/06/india-basic-freedoms-risk-kashmir" TargetMode="External"/><Relationship Id="rId297" Type="http://schemas.openxmlformats.org/officeDocument/2006/relationships/hyperlink" Target="https://en.wikipedia.org/wiki/List_of_incidents_of_cow_vigilante_violence_in_India" TargetMode="External"/><Relationship Id="rId518" Type="http://schemas.openxmlformats.org/officeDocument/2006/relationships/hyperlink" Target="https://www.livelaw.in/top-stories/tandav-supreme-court-interim-protection-religious-sentiments-arrest-multiple-fir-168975" TargetMode="External"/><Relationship Id="rId725" Type="http://schemas.openxmlformats.org/officeDocument/2006/relationships/hyperlink" Target="https://en.wikipedia.org/wiki/Chhattisgarh" TargetMode="External"/><Relationship Id="rId932" Type="http://schemas.openxmlformats.org/officeDocument/2006/relationships/hyperlink" Target="http://en.wikipedia.org/wiki/United_States_dollar" TargetMode="External"/><Relationship Id="rId1148" Type="http://schemas.openxmlformats.org/officeDocument/2006/relationships/hyperlink" Target="https://www.hrw.org/news/2021/02/19/india-government-policies-actions-target-minorities" TargetMode="External"/><Relationship Id="rId157" Type="http://schemas.openxmlformats.org/officeDocument/2006/relationships/hyperlink" Target="https://www.hindustantimes.com/cities/bhopal-news/in-mp-houses-of-3-men-accused-of-throwing-stones-on-garba-pandal-demolished-101664888485327.html" TargetMode="External"/><Relationship Id="rId364" Type="http://schemas.openxmlformats.org/officeDocument/2006/relationships/hyperlink" Target="https://en.wikipedia.org/wiki/List_of_incidents_of_cow_vigilante_violence_in_India" TargetMode="External"/><Relationship Id="rId1008" Type="http://schemas.openxmlformats.org/officeDocument/2006/relationships/hyperlink" Target="http://en.wikipedia.org/wiki/Sikkim" TargetMode="External"/><Relationship Id="rId61" Type="http://schemas.openxmlformats.org/officeDocument/2006/relationships/hyperlink" Target="https://en.wikipedia.org/wiki/2017_Baduria_riots" TargetMode="External"/><Relationship Id="rId571" Type="http://schemas.openxmlformats.org/officeDocument/2006/relationships/hyperlink" Target="https://en.wikipedia.org/wiki/List_of_massacres_in_India" TargetMode="External"/><Relationship Id="rId669" Type="http://schemas.openxmlformats.org/officeDocument/2006/relationships/hyperlink" Target="https://en.wikipedia.org/wiki/Christian_terrorism" TargetMode="External"/><Relationship Id="rId876" Type="http://schemas.openxmlformats.org/officeDocument/2006/relationships/hyperlink" Target="http://money.cnn.com/magazines/fortune/global500/2009/industries/212/index.html" TargetMode="External"/><Relationship Id="rId19" Type="http://schemas.openxmlformats.org/officeDocument/2006/relationships/hyperlink" Target="https://en.wikipedia.org/wiki/2002_Gujarat_riots" TargetMode="External"/><Relationship Id="rId224" Type="http://schemas.openxmlformats.org/officeDocument/2006/relationships/hyperlink" Target="https://en.wikipedia.org/wiki/Rajasthan" TargetMode="External"/><Relationship Id="rId431" Type="http://schemas.openxmlformats.org/officeDocument/2006/relationships/hyperlink" Target="https://theprint.in/india/3-of-ups-5-love-jihad-cases-are-old-unconstitutional-to-prosecute-them-under-new-law/565218/" TargetMode="External"/><Relationship Id="rId529" Type="http://schemas.openxmlformats.org/officeDocument/2006/relationships/hyperlink" Target="https://southasiamonitor.org/index.php/perspective/improving-economic-condition-indias-religious-minorities-affirmative-action-need-hour" TargetMode="External"/><Relationship Id="rId736" Type="http://schemas.openxmlformats.org/officeDocument/2006/relationships/hyperlink" Target="https://en.wikipedia.org/wiki/2013_Muzaffarnagar_riots" TargetMode="External"/><Relationship Id="rId1061" Type="http://schemas.openxmlformats.org/officeDocument/2006/relationships/hyperlink" Target="https://www.nationalheraldindia.com/india/entire-families-of-muslims-booked-by-up-police-under-love-jihad-law-women-minor-girls-not-spared" TargetMode="External"/><Relationship Id="rId1159" Type="http://schemas.openxmlformats.org/officeDocument/2006/relationships/hyperlink" Target="https://www.siasat.com/new-india-3-muslims-thrashed-gau-rakshaks-forced-chant-jai-shri-ram-1500346/" TargetMode="External"/><Relationship Id="rId168" Type="http://schemas.openxmlformats.org/officeDocument/2006/relationships/hyperlink" Target="https://en.wikipedia.org/wiki/Chandan_Nagar,_Indore" TargetMode="External"/><Relationship Id="rId943" Type="http://schemas.openxmlformats.org/officeDocument/2006/relationships/hyperlink" Target="http://en.wikipedia.org/wiki/Crore" TargetMode="External"/><Relationship Id="rId1019" Type="http://schemas.openxmlformats.org/officeDocument/2006/relationships/hyperlink" Target="http://cms.thewire.in/author/aakar-patel" TargetMode="External"/><Relationship Id="rId72" Type="http://schemas.openxmlformats.org/officeDocument/2006/relationships/hyperlink" Target="https://en.wikipedia.org/wiki/List_of_riots_in_India" TargetMode="External"/><Relationship Id="rId375" Type="http://schemas.openxmlformats.org/officeDocument/2006/relationships/hyperlink" Target="https://en.wikipedia.org/wiki/Jalgaon_district" TargetMode="External"/><Relationship Id="rId582" Type="http://schemas.openxmlformats.org/officeDocument/2006/relationships/hyperlink" Target="https://en.wikipedia.org/wiki/Nellie_massacre" TargetMode="External"/><Relationship Id="rId803" Type="http://schemas.openxmlformats.org/officeDocument/2006/relationships/hyperlink" Target="http://en.wikipedia.org/wiki/Northern_India" TargetMode="External"/><Relationship Id="rId3" Type="http://schemas.openxmlformats.org/officeDocument/2006/relationships/settings" Target="settings.xml"/><Relationship Id="rId235" Type="http://schemas.openxmlformats.org/officeDocument/2006/relationships/hyperlink" Target="https://en.wikipedia.org/wiki/People_for_Animals" TargetMode="External"/><Relationship Id="rId442" Type="http://schemas.openxmlformats.org/officeDocument/2006/relationships/hyperlink" Target="https://www.ndtv.com/india-news/amit-shah-termite-remark-on-immigrants-unwanted-says-bangladesh-1921088" TargetMode="External"/><Relationship Id="rId887" Type="http://schemas.openxmlformats.org/officeDocument/2006/relationships/hyperlink" Target="http://money.cnn.com/magazines/fortune/global500/2009/performers/industries/fastgrowers/" TargetMode="External"/><Relationship Id="rId1072" Type="http://schemas.openxmlformats.org/officeDocument/2006/relationships/hyperlink" Target="https://www.hrw.org/news/2020/01/07/india-police-fail-protect-students" TargetMode="External"/><Relationship Id="rId302" Type="http://schemas.openxmlformats.org/officeDocument/2006/relationships/hyperlink" Target="https://en.wikipedia.org/wiki/List_of_incidents_of_cow_vigilante_violence_in_India" TargetMode="External"/><Relationship Id="rId747" Type="http://schemas.openxmlformats.org/officeDocument/2006/relationships/hyperlink" Target="http://en.wikipedia.org/wiki/Gossaigaon" TargetMode="External"/><Relationship Id="rId954" Type="http://schemas.openxmlformats.org/officeDocument/2006/relationships/hyperlink" Target="http://en.wikipedia.org/wiki/Haryana" TargetMode="External"/><Relationship Id="rId83" Type="http://schemas.openxmlformats.org/officeDocument/2006/relationships/hyperlink" Target="https://en.wikipedia.org/wiki/List_of_riots_in_India" TargetMode="External"/><Relationship Id="rId179" Type="http://schemas.openxmlformats.org/officeDocument/2006/relationships/hyperlink" Target="https://en.wikipedia.org/wiki/List_of_incidents_of_cow_vigilante_violence_in_India" TargetMode="External"/><Relationship Id="rId386" Type="http://schemas.openxmlformats.org/officeDocument/2006/relationships/hyperlink" Target="http://en.wikipedia.org/wiki/Tamil_Nadu" TargetMode="External"/><Relationship Id="rId593" Type="http://schemas.openxmlformats.org/officeDocument/2006/relationships/hyperlink" Target="https://en.wikipedia.org/wiki/Hondh-Chillar" TargetMode="External"/><Relationship Id="rId607" Type="http://schemas.openxmlformats.org/officeDocument/2006/relationships/hyperlink" Target="https://en.wikipedia.org/wiki/Hashimpura_massacre" TargetMode="External"/><Relationship Id="rId814" Type="http://schemas.openxmlformats.org/officeDocument/2006/relationships/hyperlink" Target="http://en.wikipedia.org/wiki/Arabic" TargetMode="External"/><Relationship Id="rId246" Type="http://schemas.openxmlformats.org/officeDocument/2006/relationships/hyperlink" Target="https://en.wikipedia.org/wiki/List_of_incidents_of_cow_vigilante_violence_in_India" TargetMode="External"/><Relationship Id="rId453" Type="http://schemas.openxmlformats.org/officeDocument/2006/relationships/hyperlink" Target="https://www.amnestyusa.org/wp-content/uploads/2020/08/Investigative-Briefing.pdf" TargetMode="External"/><Relationship Id="rId660" Type="http://schemas.openxmlformats.org/officeDocument/2006/relationships/hyperlink" Target="https://en.wikipedia.org/wiki/Anantnag_district" TargetMode="External"/><Relationship Id="rId898" Type="http://schemas.openxmlformats.org/officeDocument/2006/relationships/hyperlink" Target="http://articles.economictimes.indiatimes.com/2012-07-22/news/32788545_1_online-education-career-education-corp-india" TargetMode="External"/><Relationship Id="rId1083" Type="http://schemas.openxmlformats.org/officeDocument/2006/relationships/hyperlink" Target="https://www.hrw.org/news/2020/09/16/india-arrests-activists-politically-motivated" TargetMode="External"/><Relationship Id="rId106" Type="http://schemas.openxmlformats.org/officeDocument/2006/relationships/hyperlink" Target="https://en.wikipedia.org/wiki/List_of_riots_in_India" TargetMode="External"/><Relationship Id="rId313" Type="http://schemas.openxmlformats.org/officeDocument/2006/relationships/hyperlink" Target="https://en.wikipedia.org/wiki/Haryana" TargetMode="External"/><Relationship Id="rId758" Type="http://schemas.openxmlformats.org/officeDocument/2006/relationships/hyperlink" Target="http://en.wikipedia.org/wiki/Arunachal_Express" TargetMode="External"/><Relationship Id="rId965" Type="http://schemas.openxmlformats.org/officeDocument/2006/relationships/hyperlink" Target="http://en.wikipedia.org/wiki/United_States_dollar" TargetMode="External"/><Relationship Id="rId1150" Type="http://schemas.openxmlformats.org/officeDocument/2006/relationships/hyperlink" Target="https://scroll.in/field/1008548/t20-world-cup-mohammed-shami-receives-online-abuse-after-indias-loss-to-pakistan" TargetMode="External"/><Relationship Id="rId10" Type="http://schemas.openxmlformats.org/officeDocument/2006/relationships/hyperlink" Target="http://en.wikipedia.org/wiki/Integrated_Child_Development_Services" TargetMode="External"/><Relationship Id="rId94" Type="http://schemas.openxmlformats.org/officeDocument/2006/relationships/hyperlink" Target="https://en.wikipedia.org/wiki/2022_Muhammad_remarks_controversy" TargetMode="External"/><Relationship Id="rId397" Type="http://schemas.openxmlformats.org/officeDocument/2006/relationships/hyperlink" Target="http://en.wikipedia.org/wiki/Orissa" TargetMode="External"/><Relationship Id="rId520" Type="http://schemas.openxmlformats.org/officeDocument/2006/relationships/hyperlink" Target="http://indianexpress.com/" TargetMode="External"/><Relationship Id="rId618" Type="http://schemas.openxmlformats.org/officeDocument/2006/relationships/hyperlink" Target="https://en.wikipedia.org/wiki/Bhagalpur" TargetMode="External"/><Relationship Id="rId825" Type="http://schemas.openxmlformats.org/officeDocument/2006/relationships/hyperlink" Target="http://www.darul-arqam.org.sg/charity/empowering-our-youth/" TargetMode="External"/><Relationship Id="rId257" Type="http://schemas.openxmlformats.org/officeDocument/2006/relationships/hyperlink" Target="https://en.wikipedia.org/wiki/List_of_incidents_of_cow_vigilante_violence_in_India" TargetMode="External"/><Relationship Id="rId464" Type="http://schemas.openxmlformats.org/officeDocument/2006/relationships/hyperlink" Target="https://caravanmagazine.in/politics/senior-police-officers-accused-in-delhi-violence-complainants-face-intimidation" TargetMode="External"/><Relationship Id="rId1010" Type="http://schemas.openxmlformats.org/officeDocument/2006/relationships/hyperlink" Target="http://en.wikipedia.org/wiki/United_States_dollar" TargetMode="External"/><Relationship Id="rId1094" Type="http://schemas.openxmlformats.org/officeDocument/2006/relationships/hyperlink" Target="https://www.aljazeera.com/news/2021/1/8/delhi-violence-lawyers-victims-allege-police-pressure" TargetMode="External"/><Relationship Id="rId1108" Type="http://schemas.openxmlformats.org/officeDocument/2006/relationships/hyperlink" Target="https://www.article-14.com/post/the-judicial-abrogation-of-rights-liberties-in-kashmir" TargetMode="External"/><Relationship Id="rId117" Type="http://schemas.openxmlformats.org/officeDocument/2006/relationships/hyperlink" Target="https://en.wikipedia.org/wiki/Trinamool_Congress" TargetMode="External"/><Relationship Id="rId671" Type="http://schemas.openxmlformats.org/officeDocument/2006/relationships/hyperlink" Target="https://en.wikipedia.org/wiki/Shanti_Kali" TargetMode="External"/><Relationship Id="rId769" Type="http://schemas.openxmlformats.org/officeDocument/2006/relationships/hyperlink" Target="http://en.wikipedia.org/wiki/Darrang_District" TargetMode="External"/><Relationship Id="rId976" Type="http://schemas.openxmlformats.org/officeDocument/2006/relationships/hyperlink" Target="http://en.wikipedia.org/wiki/Crore" TargetMode="External"/><Relationship Id="rId324" Type="http://schemas.openxmlformats.org/officeDocument/2006/relationships/hyperlink" Target="https://en.wikipedia.org/wiki/Uttar_Pradesh" TargetMode="External"/><Relationship Id="rId531" Type="http://schemas.openxmlformats.org/officeDocument/2006/relationships/hyperlink" Target="https://indianexpress.com/article/explained/report-india-muslims-status-9883312/" TargetMode="External"/><Relationship Id="rId629" Type="http://schemas.openxmlformats.org/officeDocument/2006/relationships/hyperlink" Target="https://en.wikipedia.org/wiki/1991_Punjab_killings" TargetMode="External"/><Relationship Id="rId1161" Type="http://schemas.openxmlformats.org/officeDocument/2006/relationships/hyperlink" Target="https://www.ndtv.com/india-news/madhya-pradesh-garba-event-4-muslim-men-targeted-by-bajrang-dal-arrested-at-indore-garba-event-2573624" TargetMode="External"/><Relationship Id="rId836" Type="http://schemas.openxmlformats.org/officeDocument/2006/relationships/hyperlink" Target="http://minorityaffairs.gov.in/skill_development" TargetMode="External"/><Relationship Id="rId1021" Type="http://schemas.openxmlformats.org/officeDocument/2006/relationships/hyperlink" Target="https://www.stimson.org/wp-content/files/file-attachments/Muslim_Indians-Complete_1.pdf" TargetMode="External"/><Relationship Id="rId1119" Type="http://schemas.openxmlformats.org/officeDocument/2006/relationships/hyperlink" Target="https://www.theweek.in/news/india/2020/04/01/covid-19-centre-blames-tablighi-jamath-for-sudden-spike-in-cases.html" TargetMode="External"/><Relationship Id="rId903" Type="http://schemas.openxmlformats.org/officeDocument/2006/relationships/hyperlink" Target="http://www.hccindia.com/hcc_admin/data.../HCC_Annual_Report_2011-12.pdf" TargetMode="External"/><Relationship Id="rId32" Type="http://schemas.openxmlformats.org/officeDocument/2006/relationships/hyperlink" Target="https://en.wikipedia.org/wiki/2008_Kandhamal_violence" TargetMode="External"/><Relationship Id="rId181" Type="http://schemas.openxmlformats.org/officeDocument/2006/relationships/hyperlink" Target="https://en.wikipedia.org/wiki/List_of_incidents_of_cow_vigilante_violence_in_India" TargetMode="External"/><Relationship Id="rId279" Type="http://schemas.openxmlformats.org/officeDocument/2006/relationships/hyperlink" Target="https://en.wikipedia.org/wiki/Uttar_Pradesh" TargetMode="External"/><Relationship Id="rId486" Type="http://schemas.openxmlformats.org/officeDocument/2006/relationships/hyperlink" Target="https://www.hrw.org/news/2020/10/30/india-counterterrorism-raids-targeting-peaceful-critics" TargetMode="External"/><Relationship Id="rId693" Type="http://schemas.openxmlformats.org/officeDocument/2006/relationships/hyperlink" Target="https://en.wikipedia.org/wiki/List_of_massacres_in_India" TargetMode="External"/><Relationship Id="rId139" Type="http://schemas.openxmlformats.org/officeDocument/2006/relationships/hyperlink" Target="https://www.commoncause.in/uploadimage/page/Status_of_Policing_in_India_Report_2019_by_Common_Cause_and_CSDS.pdf" TargetMode="External"/><Relationship Id="rId346" Type="http://schemas.openxmlformats.org/officeDocument/2006/relationships/hyperlink" Target="https://en.wikipedia.org/wiki/List_of_incidents_of_cow_vigilante_violence_in_India" TargetMode="External"/><Relationship Id="rId553" Type="http://schemas.openxmlformats.org/officeDocument/2006/relationships/image" Target="media/image14.png"/><Relationship Id="rId760" Type="http://schemas.openxmlformats.org/officeDocument/2006/relationships/hyperlink" Target="http://en.wikipedia.org/wiki/National_Democratic_Front_of_Bodoland" TargetMode="External"/><Relationship Id="rId998" Type="http://schemas.openxmlformats.org/officeDocument/2006/relationships/hyperlink" Target="http://en.wikipedia.org/wiki/United_States_dollar" TargetMode="External"/><Relationship Id="rId206" Type="http://schemas.openxmlformats.org/officeDocument/2006/relationships/hyperlink" Target="https://en.wikipedia.org/wiki/Harda" TargetMode="External"/><Relationship Id="rId413" Type="http://schemas.openxmlformats.org/officeDocument/2006/relationships/hyperlink" Target="http://en.wikipedia.org/wiki/Andaman_and_Nicobar_Islands" TargetMode="External"/><Relationship Id="rId858" Type="http://schemas.openxmlformats.org/officeDocument/2006/relationships/hyperlink" Target="http://money.cnn.com/magazines/fortune/global500/2009/industries/144/index.html" TargetMode="External"/><Relationship Id="rId1043" Type="http://schemas.openxmlformats.org/officeDocument/2006/relationships/hyperlink" Target="https://www.economist.com/asia/2024/02/14/indias-unprecedented-love-in-with-the-middle-east" TargetMode="External"/><Relationship Id="rId620" Type="http://schemas.openxmlformats.org/officeDocument/2006/relationships/hyperlink" Target="https://en.wikipedia.org/wiki/Kashmir" TargetMode="External"/><Relationship Id="rId718" Type="http://schemas.openxmlformats.org/officeDocument/2006/relationships/hyperlink" Target="https://en.wikipedia.org/wiki/Orissa" TargetMode="External"/><Relationship Id="rId925" Type="http://schemas.openxmlformats.org/officeDocument/2006/relationships/hyperlink" Target="http://en.wikipedia.org/wiki/Crore" TargetMode="External"/><Relationship Id="rId1110" Type="http://schemas.openxmlformats.org/officeDocument/2006/relationships/hyperlink" Target="https://www.hrw.org/news/2019/08/28/india-restore-kashmirs-internet-phones" TargetMode="External"/><Relationship Id="rId54" Type="http://schemas.openxmlformats.org/officeDocument/2006/relationships/hyperlink" Target="https://en.wikipedia.org/wiki/Kannada_people" TargetMode="External"/><Relationship Id="rId270" Type="http://schemas.openxmlformats.org/officeDocument/2006/relationships/hyperlink" Target="https://en.wikipedia.org/wiki/Alwar" TargetMode="External"/><Relationship Id="rId130" Type="http://schemas.openxmlformats.org/officeDocument/2006/relationships/hyperlink" Target="https://en.wikipedia.org/wiki/List_of_riots_in_India" TargetMode="External"/><Relationship Id="rId368" Type="http://schemas.openxmlformats.org/officeDocument/2006/relationships/hyperlink" Target="https://en.wikipedia.org/wiki/Haryana" TargetMode="External"/><Relationship Id="rId575" Type="http://schemas.openxmlformats.org/officeDocument/2006/relationships/hyperlink" Target="https://en.wikipedia.org/wiki/Delhi" TargetMode="External"/><Relationship Id="rId782" Type="http://schemas.openxmlformats.org/officeDocument/2006/relationships/hyperlink" Target="http://en.wikipedia.org/wiki/Border_Security_Force" TargetMode="External"/><Relationship Id="rId228" Type="http://schemas.openxmlformats.org/officeDocument/2006/relationships/hyperlink" Target="https://en.wikipedia.org/wiki/List_of_incidents_of_cow_vigilante_violence_in_India" TargetMode="External"/><Relationship Id="rId435" Type="http://schemas.openxmlformats.org/officeDocument/2006/relationships/hyperlink" Target="https://indianexpress.com/article/explained/religion-conversion-bill-bjp-7129285/" TargetMode="External"/><Relationship Id="rId642" Type="http://schemas.openxmlformats.org/officeDocument/2006/relationships/hyperlink" Target="https://en.wikipedia.org/wiki/Bijbehara_Massacre" TargetMode="External"/><Relationship Id="rId1065" Type="http://schemas.openxmlformats.org/officeDocument/2006/relationships/hyperlink" Target="https://www.barandbench.com/apprentice-lawyer/criminalizing-religious-conversions-for-better-or-for-worse" TargetMode="External"/><Relationship Id="rId502" Type="http://schemas.openxmlformats.org/officeDocument/2006/relationships/hyperlink" Target="https://www.ndtv.com/india-news/threats-made-at-tanishq-store-in-gujarat-police-patrolling-area-cops-2309886" TargetMode="External"/><Relationship Id="rId947" Type="http://schemas.openxmlformats.org/officeDocument/2006/relationships/hyperlink" Target="http://en.wikipedia.org/wiki/United_States_dollar" TargetMode="External"/><Relationship Id="rId1132" Type="http://schemas.openxmlformats.org/officeDocument/2006/relationships/hyperlink" Target="https://indiankanoon.org/doc/1803184/" TargetMode="External"/><Relationship Id="rId76" Type="http://schemas.openxmlformats.org/officeDocument/2006/relationships/hyperlink" Target="https://en.wikipedia.org/wiki/Nalanda" TargetMode="External"/><Relationship Id="rId807" Type="http://schemas.openxmlformats.org/officeDocument/2006/relationships/hyperlink" Target="http://en.wikipedia.org/wiki/Hindu" TargetMode="External"/><Relationship Id="rId292" Type="http://schemas.openxmlformats.org/officeDocument/2006/relationships/hyperlink" Target="https://en.wikipedia.org/wiki/List_of_incidents_of_cow_vigilante_violence_in_India" TargetMode="External"/><Relationship Id="rId597" Type="http://schemas.openxmlformats.org/officeDocument/2006/relationships/hyperlink" Target="https://en.wikipedia.org/wiki/Ludhiana" TargetMode="External"/><Relationship Id="rId152" Type="http://schemas.openxmlformats.org/officeDocument/2006/relationships/hyperlink" Target="https://article-14.com/post/to-demolish-gyanvapi-a-deluge-of-copy-paste-petitions-aims-to-overwhelm-muslim-defendants-india-s-judiciary--62942636cb6fd" TargetMode="External"/><Relationship Id="rId457" Type="http://schemas.openxmlformats.org/officeDocument/2006/relationships/hyperlink" Target="https://www.thequint.com/news/india/delhi-high-court-grants-bail-faizan-khan-delhi-riots-accused-uapa-no-embargo-43d5" TargetMode="External"/><Relationship Id="rId1087" Type="http://schemas.openxmlformats.org/officeDocument/2006/relationships/hyperlink" Target="https://www.hindustantimes.com/delhi-news/probe-into-violence-unbiased-say-cops/story-nV5GOYu7WXwu7R9kiTnJUJ.html" TargetMode="External"/><Relationship Id="rId664" Type="http://schemas.openxmlformats.org/officeDocument/2006/relationships/hyperlink" Target="https://en.wikipedia.org/wiki/List_of_massacres_in_India" TargetMode="External"/><Relationship Id="rId871" Type="http://schemas.openxmlformats.org/officeDocument/2006/relationships/hyperlink" Target="http://money.cnn.com/magazines/fortune/global500/2009/industries/223/index.html" TargetMode="External"/><Relationship Id="rId969" Type="http://schemas.openxmlformats.org/officeDocument/2006/relationships/hyperlink" Target="http://en.wikipedia.org/wiki/Orissa" TargetMode="External"/><Relationship Id="rId317" Type="http://schemas.openxmlformats.org/officeDocument/2006/relationships/hyperlink" Target="https://en.wikipedia.org/wiki/List_of_incidents_of_cow_vigilante_violence_in_India" TargetMode="External"/><Relationship Id="rId524" Type="http://schemas.openxmlformats.org/officeDocument/2006/relationships/image" Target="media/image5.jpeg"/><Relationship Id="rId731" Type="http://schemas.openxmlformats.org/officeDocument/2006/relationships/hyperlink" Target="https://en.wikipedia.org/wiki/2013_Canning_riots" TargetMode="External"/><Relationship Id="rId1154" Type="http://schemas.openxmlformats.org/officeDocument/2006/relationships/hyperlink" Target="https://www.project-syndicate.org/commentary/trump-modi-data-manipulation-against-democracy-by-jayati-ghosh-2025-02" TargetMode="External"/><Relationship Id="rId98" Type="http://schemas.openxmlformats.org/officeDocument/2006/relationships/hyperlink" Target="https://en.wikipedia.org/wiki/List_of_riots_in_India" TargetMode="External"/><Relationship Id="rId829" Type="http://schemas.openxmlformats.org/officeDocument/2006/relationships/hyperlink" Target="http://www.minorityaffairs.gov.in/comp_wakf" TargetMode="External"/><Relationship Id="rId1014" Type="http://schemas.openxmlformats.org/officeDocument/2006/relationships/hyperlink" Target="http://en.wikipedia.org/wiki/Bharti_Airtel" TargetMode="External"/><Relationship Id="rId25" Type="http://schemas.openxmlformats.org/officeDocument/2006/relationships/hyperlink" Target="https://en.wikipedia.org/wiki/List_of_riots_in_India" TargetMode="External"/><Relationship Id="rId174" Type="http://schemas.openxmlformats.org/officeDocument/2006/relationships/hyperlink" Target="https://en.wikipedia.org/w/index.php?title=List_of_incidents_of_cow_vigilante_violence_in_India&amp;action=edit&amp;section=11" TargetMode="External"/><Relationship Id="rId381" Type="http://schemas.openxmlformats.org/officeDocument/2006/relationships/image" Target="media/image2.png"/><Relationship Id="rId241" Type="http://schemas.openxmlformats.org/officeDocument/2006/relationships/hyperlink" Target="https://en.wikipedia.org/wiki/Assam" TargetMode="External"/><Relationship Id="rId479" Type="http://schemas.openxmlformats.org/officeDocument/2006/relationships/hyperlink" Target="https://www.article-14.com/post/the-judicial-abrogation-of-rights-liberties-in-kashmir" TargetMode="External"/><Relationship Id="rId686" Type="http://schemas.openxmlformats.org/officeDocument/2006/relationships/hyperlink" Target="https://en.wikipedia.org/wiki/2002_Gujarat_violence" TargetMode="External"/><Relationship Id="rId893" Type="http://schemas.openxmlformats.org/officeDocument/2006/relationships/hyperlink" Target="http://articles.economictimes.indiatimes.com/2011-07-03/news/29733118_1_online-shopping-online-retail-industry-internet-penetration" TargetMode="External"/><Relationship Id="rId339" Type="http://schemas.openxmlformats.org/officeDocument/2006/relationships/hyperlink" Target="https://en.wikipedia.org/wiki/List_of_incidents_of_cow_vigilante_violence_in_India" TargetMode="External"/><Relationship Id="rId546" Type="http://schemas.openxmlformats.org/officeDocument/2006/relationships/hyperlink" Target="http://en.wikipedia.org/wiki/Economic_inequality" TargetMode="External"/><Relationship Id="rId753" Type="http://schemas.openxmlformats.org/officeDocument/2006/relationships/hyperlink" Target="http://en.wikipedia.org/wiki/Barpeta_District" TargetMode="External"/><Relationship Id="rId1176" Type="http://schemas.openxmlformats.org/officeDocument/2006/relationships/theme" Target="theme/theme1.xml"/><Relationship Id="rId101" Type="http://schemas.openxmlformats.org/officeDocument/2006/relationships/hyperlink" Target="https://en.wikipedia.org/wiki/2023_Haryana_riots" TargetMode="External"/><Relationship Id="rId406" Type="http://schemas.openxmlformats.org/officeDocument/2006/relationships/hyperlink" Target="http://en.wikipedia.org/wiki/Tripura" TargetMode="External"/><Relationship Id="rId960" Type="http://schemas.openxmlformats.org/officeDocument/2006/relationships/hyperlink" Target="http://en.wikipedia.org/wiki/Punjab,_India" TargetMode="External"/><Relationship Id="rId1036" Type="http://schemas.openxmlformats.org/officeDocument/2006/relationships/hyperlink" Target="https://www.theguardian.com/world/2022/jan/21/they-cut-him-into-pieces-indias-love-jihad-conspiracy-theory-turns-lethal" TargetMode="External"/><Relationship Id="rId613" Type="http://schemas.openxmlformats.org/officeDocument/2006/relationships/hyperlink" Target="https://en.wikipedia.org/wiki/List_of_terrorist_incidents_in_Punjab_(India)" TargetMode="External"/><Relationship Id="rId820" Type="http://schemas.openxmlformats.org/officeDocument/2006/relationships/hyperlink" Target="http://en.wikipedia.org/wiki/Democracy_building" TargetMode="External"/><Relationship Id="rId918" Type="http://schemas.openxmlformats.org/officeDocument/2006/relationships/hyperlink" Target="https://bangalorecitynewsforyou.wordpress.com/author/bangalorecitynewsforyou/" TargetMode="External"/><Relationship Id="rId1103" Type="http://schemas.openxmlformats.org/officeDocument/2006/relationships/hyperlink" Target="https://www.bbc.com/news/world-asia-india-51644861" TargetMode="External"/><Relationship Id="rId47" Type="http://schemas.openxmlformats.org/officeDocument/2006/relationships/hyperlink" Target="https://en.wikipedia.org/wiki/Nadia_district" TargetMode="External"/><Relationship Id="rId196" Type="http://schemas.openxmlformats.org/officeDocument/2006/relationships/hyperlink" Target="https://en.wikipedia.org/wiki/Jammu_and_Kashmir_(state)" TargetMode="External"/><Relationship Id="rId263" Type="http://schemas.openxmlformats.org/officeDocument/2006/relationships/hyperlink" Target="https://en.wikipedia.org/wiki/List_of_incidents_of_cow_vigilante_violence_in_India" TargetMode="External"/><Relationship Id="rId470" Type="http://schemas.openxmlformats.org/officeDocument/2006/relationships/hyperlink" Target="https://www.ndtv.com/india-news/in-8-delhi-riots-cases-complaints-naming-bjp-leaders-buried-2266374" TargetMode="External"/><Relationship Id="rId123" Type="http://schemas.openxmlformats.org/officeDocument/2006/relationships/hyperlink" Target="https://en.wikipedia.org/wiki/Bahraich" TargetMode="External"/><Relationship Id="rId330" Type="http://schemas.openxmlformats.org/officeDocument/2006/relationships/hyperlink" Target="https://en.wikipedia.org/wiki/List_of_incidents_of_cow_vigilante_violence_in_India" TargetMode="External"/><Relationship Id="rId568" Type="http://schemas.openxmlformats.org/officeDocument/2006/relationships/hyperlink" Target="https://en.wikipedia.org/wiki/Hyderabad_State" TargetMode="External"/><Relationship Id="rId775" Type="http://schemas.openxmlformats.org/officeDocument/2006/relationships/hyperlink" Target="http://en.wikipedia.org/wiki/Dhubri_district" TargetMode="External"/><Relationship Id="rId982" Type="http://schemas.openxmlformats.org/officeDocument/2006/relationships/hyperlink" Target="http://en.wikipedia.org/wiki/Crore" TargetMode="External"/><Relationship Id="rId428" Type="http://schemas.openxmlformats.org/officeDocument/2006/relationships/hyperlink" Target="https://www.theguardian.com/world/2020/dec/14/muslims-targeted-under-indian-states-love-jihad-law" TargetMode="External"/><Relationship Id="rId635" Type="http://schemas.openxmlformats.org/officeDocument/2006/relationships/hyperlink" Target="https://en.wikipedia.org/wiki/Gawakadal_massacre" TargetMode="External"/><Relationship Id="rId842" Type="http://schemas.openxmlformats.org/officeDocument/2006/relationships/hyperlink" Target="http://minorityaffairs.gov.in/cyber_gram" TargetMode="External"/><Relationship Id="rId1058" Type="http://schemas.openxmlformats.org/officeDocument/2006/relationships/hyperlink" Target="https://images.assettype.com/barandbench/2020-11/091266ee-6a3b-46e3-ae24-f4dbc9770456/Uttar_Pradesh_Interfaith_ordinance_20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3065</TotalTime>
  <Pages>647</Pages>
  <Words>213517</Words>
  <Characters>1129508</Characters>
  <Application>Microsoft Office Word</Application>
  <DocSecurity>0</DocSecurity>
  <Lines>32271</Lines>
  <Paragraphs>8341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Javed Jamil</cp:lastModifiedBy>
  <cp:revision>207</cp:revision>
  <dcterms:created xsi:type="dcterms:W3CDTF">2019-08-13T04:09:00Z</dcterms:created>
  <dcterms:modified xsi:type="dcterms:W3CDTF">2026-05-27T06:31:00Z</dcterms:modified>
</cp:coreProperties>
</file>